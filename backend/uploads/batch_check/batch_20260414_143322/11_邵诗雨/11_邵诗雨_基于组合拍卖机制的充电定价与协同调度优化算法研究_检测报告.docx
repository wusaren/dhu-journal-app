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7"/>
        <w:tblW w:w="4305" w:type="dxa"/>
        <w:tblInd w:w="5070" w:type="dxa"/>
        <w:tblLayout w:type="autofit"/>
        <w:tblCellMar>
          <w:top w:w="0" w:type="dxa"/>
          <w:left w:w="108" w:type="dxa"/>
          <w:bottom w:w="0" w:type="dxa"/>
          <w:right w:w="108" w:type="dxa"/>
        </w:tblCellMar>
      </w:tblPr>
      <w:tblGrid>
        <w:gridCol w:w="1862"/>
        <w:gridCol w:w="2443"/>
      </w:tblGrid>
      <w:tr w14:paraId="1AFE0A9F">
        <w:trPr>
          <w:trHeight w:val="401" w:hRule="atLeast"/>
        </w:trPr>
        <w:tc>
          <w:tcPr>
            <w:tcW w:w="1862" w:type="dxa"/>
            <w:shd w:val="clear" w:color="auto" w:fill="auto"/>
            <w:noWrap/>
            <w:vAlign w:val="center"/>
          </w:tcPr>
          <w:p w14:paraId="779BDC32">
            <w:pPr>
              <w:widowControl/>
              <w:jc w:val="right"/>
              <w:rPr>
                <w:rFonts w:ascii="宋体" w:hAnsi="宋体" w:cs="宋体"/>
                <w:color w:val="000000"/>
                <w:kern w:val="0"/>
                <w:sz w:val="24"/>
              </w:rPr>
            </w:pPr>
            <w:bookmarkStart w:id="0" w:name="OLE_LINK1"/>
            <w:r>
              <w:rPr>
                <w:rFonts w:hint="eastAsia" w:ascii="宋体" w:hAnsi="宋体" w:cs="宋体"/>
                <w:color w:val="000000"/>
                <w:kern w:val="0"/>
                <w:sz w:val="24"/>
              </w:rPr>
              <w:t>学校代码：</w:t>
            </w:r>
          </w:p>
        </w:tc>
        <w:tc>
          <w:tcPr>
            <w:tcW w:w="2443" w:type="dxa"/>
            <w:shd w:val="clear" w:color="auto" w:fill="auto"/>
            <w:noWrap/>
            <w:vAlign w:val="center"/>
          </w:tcPr>
          <w:p w14:paraId="315B69FE">
            <w:pPr>
              <w:widowControl/>
              <w:jc w:val="left"/>
              <w:rPr>
                <w:rFonts w:ascii="宋体" w:hAnsi="宋体" w:cs="宋体"/>
                <w:color w:val="000000"/>
                <w:kern w:val="0"/>
                <w:sz w:val="24"/>
              </w:rPr>
            </w:pPr>
            <w:r>
              <w:rPr>
                <w:rFonts w:hint="eastAsia" w:ascii="宋体" w:hAnsi="宋体" w:cs="宋体"/>
                <w:color w:val="000000"/>
                <w:kern w:val="0"/>
                <w:sz w:val="24"/>
              </w:rPr>
              <w:t>10255</w:t>
            </w:r>
          </w:p>
        </w:tc>
      </w:tr>
      <w:tr w14:paraId="63F66300">
        <w:trPr>
          <w:trHeight w:val="401" w:hRule="atLeast"/>
        </w:trPr>
        <w:tc>
          <w:tcPr>
            <w:tcW w:w="1862" w:type="dxa"/>
            <w:shd w:val="clear" w:color="auto" w:fill="auto"/>
            <w:noWrap/>
            <w:vAlign w:val="center"/>
          </w:tcPr>
          <w:p w14:paraId="1EEA24F8">
            <w:pPr>
              <w:widowControl/>
              <w:jc w:val="right"/>
              <w:rPr>
                <w:rFonts w:ascii="宋体" w:hAnsi="宋体" w:cs="宋体"/>
                <w:color w:val="000000"/>
                <w:kern w:val="0"/>
                <w:sz w:val="24"/>
              </w:rPr>
            </w:pPr>
            <w:r>
              <w:rPr>
                <w:rFonts w:hint="eastAsia" w:ascii="宋体" w:hAnsi="宋体" w:cs="宋体"/>
                <w:color w:val="000000"/>
                <w:kern w:val="0"/>
                <w:sz w:val="24"/>
              </w:rPr>
              <w:t xml:space="preserve">学 </w:t>
            </w:r>
            <w:r>
              <w:rPr>
                <w:rFonts w:ascii="宋体" w:hAnsi="宋体" w:cs="宋体"/>
                <w:color w:val="000000"/>
                <w:kern w:val="0"/>
                <w:sz w:val="24"/>
              </w:rPr>
              <w:t xml:space="preserve">   </w:t>
            </w:r>
            <w:r>
              <w:rPr>
                <w:rFonts w:hint="eastAsia" w:ascii="宋体" w:hAnsi="宋体" w:cs="宋体"/>
                <w:color w:val="000000"/>
                <w:kern w:val="0"/>
                <w:sz w:val="24"/>
              </w:rPr>
              <w:t>号：</w:t>
            </w:r>
          </w:p>
        </w:tc>
        <w:tc>
          <w:tcPr>
            <w:tcW w:w="2443" w:type="dxa"/>
            <w:shd w:val="clear" w:color="auto" w:fill="auto"/>
            <w:noWrap/>
            <w:vAlign w:val="center"/>
          </w:tcPr>
          <w:p w14:paraId="17990235">
            <w:pPr>
              <w:widowControl/>
              <w:jc w:val="left"/>
              <w:rPr>
                <w:rFonts w:ascii="宋体" w:hAnsi="宋体" w:cs="宋体"/>
                <w:kern w:val="0"/>
                <w:sz w:val="24"/>
              </w:rPr>
            </w:pPr>
            <w:r>
              <w:rPr>
                <w:rFonts w:hint="eastAsia" w:ascii="宋体" w:hAnsi="宋体" w:cs="宋体"/>
                <w:kern w:val="0"/>
                <w:sz w:val="24"/>
              </w:rPr>
              <w:t>2</w:t>
            </w:r>
            <w:r>
              <w:rPr>
                <w:rFonts w:ascii="宋体" w:hAnsi="宋体" w:cs="宋体"/>
                <w:kern w:val="0"/>
                <w:sz w:val="24"/>
              </w:rPr>
              <w:t>2</w:t>
            </w:r>
            <w:r>
              <w:rPr>
                <w:rFonts w:hint="eastAsia" w:ascii="宋体" w:hAnsi="宋体" w:cs="宋体"/>
                <w:kern w:val="0"/>
                <w:sz w:val="24"/>
              </w:rPr>
              <w:t>32998</w:t>
            </w:r>
          </w:p>
        </w:tc>
      </w:tr>
      <w:tr w14:paraId="581E08F5">
        <w:trPr>
          <w:trHeight w:val="401" w:hRule="atLeast"/>
        </w:trPr>
        <w:tc>
          <w:tcPr>
            <w:tcW w:w="1862" w:type="dxa"/>
            <w:shd w:val="clear" w:color="auto" w:fill="auto"/>
            <w:noWrap/>
            <w:vAlign w:val="center"/>
          </w:tcPr>
          <w:p w14:paraId="7E40D63B">
            <w:pPr>
              <w:pStyle w:val="47"/>
              <w:jc w:val="right"/>
              <w:rPr>
                <w:rFonts w:ascii="宋体" w:hAnsi="宋体"/>
                <w:color w:val="000000"/>
                <w:kern w:val="0"/>
                <w:sz w:val="24"/>
              </w:rPr>
            </w:pPr>
            <w:r>
              <w:rPr>
                <w:rFonts w:hint="eastAsia" w:ascii="宋体" w:hAnsi="宋体"/>
                <w:color w:val="000000"/>
                <w:kern w:val="0"/>
                <w:sz w:val="24"/>
                <w:szCs w:val="24"/>
              </w:rPr>
              <w:t>中图分类法：</w:t>
            </w:r>
          </w:p>
        </w:tc>
        <w:tc>
          <w:tcPr>
            <w:tcW w:w="2443" w:type="dxa"/>
            <w:shd w:val="clear" w:color="auto" w:fill="auto"/>
            <w:noWrap/>
            <w:vAlign w:val="center"/>
          </w:tcPr>
          <w:p w14:paraId="18679078">
            <w:pPr>
              <w:widowControl/>
              <w:jc w:val="left"/>
              <w:rPr>
                <w:rFonts w:ascii="宋体" w:hAnsi="宋体" w:cs="宋体"/>
                <w:kern w:val="0"/>
                <w:sz w:val="24"/>
              </w:rPr>
            </w:pPr>
            <w:r>
              <w:rPr>
                <w:rFonts w:hint="eastAsia" w:ascii="宋体" w:hAnsi="宋体" w:cs="宋体"/>
                <w:kern w:val="0"/>
                <w:sz w:val="24"/>
              </w:rPr>
              <w:t>T</w:t>
            </w:r>
            <w:r>
              <w:rPr>
                <w:rFonts w:ascii="宋体" w:hAnsi="宋体" w:cs="宋体"/>
                <w:kern w:val="0"/>
                <w:sz w:val="24"/>
              </w:rPr>
              <w:t>P389.1</w:t>
            </w:r>
          </w:p>
        </w:tc>
      </w:tr>
    </w:tbl>
    <w:p w14:paraId="134A9625">
      <w:pPr>
        <w:pStyle w:val="47"/>
      </w:pPr>
    </w:p>
    <w:p w14:paraId="2F6EB593">
      <w:pPr>
        <w:pStyle w:val="47"/>
      </w:pPr>
      <w:r>
        <w:rPr>
          <w:sz w:val="28"/>
        </w:rPr>
        <mc:AlternateContent>
          <mc:Choice Requires="wpg">
            <w:drawing>
              <wp:inline distT="0" distB="0" distL="0" distR="0">
                <wp:extent cx="2693670" cy="1151890"/>
                <wp:effectExtent l="0" t="0" r="3175" b="635"/>
                <wp:docPr id="108446518"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96411409" name="Picture 50" descr="Untitled-3"/>
                          <pic:cNvPicPr>
                            <a:picLocks noChangeAspect="1" noChangeArrowheads="1"/>
                          </pic:cNvPicPr>
                        </pic:nvPicPr>
                        <pic:blipFill>
                          <a:blip r:embed="rId36"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1930584926" name="Picture 51" descr="Untitled-2"/>
                          <pic:cNvPicPr>
                            <a:picLocks noChangeAspect="1" noChangeArrowheads="1"/>
                          </pic:cNvPicPr>
                        </pic:nvPicPr>
                        <pic:blipFill>
                          <a:blip r:embed="rId37"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Group 10"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aNWwBL8AAADi&#10;AAAADwAAAGRycy9kb3ducmV2LnhtbEVPz2vCMBS+D/Y/hDfYbSaRItoZPQiitzE33PXZPJti89I1&#10;adX/fhkMdvz4fi/XN9+KkfrYBDagJwoEcRVsw7WBz4/tyxxETMgW28Bk4E4R1qvHhyWWNlz5ncZD&#10;qkUO4ViiAZdSV0oZK0ce4yR0xJk7h95jyrCvpe3xmsN9K6dKzaTHhnODw442jqrLYfAGtqfitHvb&#10;2+H+fZy68TL/GrTcGfP8pNUriES39C/+c+9tnr+YFVoXagG/lzIG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VsAS/&#10;AAAA4gAAAA8AAAAAAAAAAQAgAAAAIgAAAGRycy9kb3ducmV2LnhtbFBLAQIUABQAAAAIAIdO4kAz&#10;LwWeOwAAADkAAAAQAAAAAAAAAAEAIAAAAA4BAABkcnMvc2hhcGV4bWwueG1sUEsFBgAAAAAGAAYA&#10;WwEAALgDAAAAAA==&#10;">
                  <v:fill on="f" focussize="0,0"/>
                  <v:stroke on="f"/>
                  <v:imagedata r:id="rId36"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vRmdZsEAAADj&#10;AAAADwAAAGRycy9kb3ducmV2LnhtbEVPzWoCMRC+F3yHMEJvNdG2i65GD4uClxaqvfQ2bMbN4may&#10;JHHVPn1TKPQ43/+sNjfXiYFCbD1rmE4UCOLam5YbDZ/H3dMcREzIBjvPpOFOETbr0cMKS+Ov/EHD&#10;ITUih3AsUYNNqS+ljLUlh3Hie+LMnXxwmPIZGmkCXnO46+RMqUI6bDk3WOypslSfDxenoX/f7ofm&#10;qwrV8FZcCrk92jt/a/04nqoliES39C/+c+9Nnr94Vq/zl8WsgN+fMgBy/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Rmd&#10;ZsEAAADjAAAADwAAAAAAAAABACAAAAAiAAAAZHJzL2Rvd25yZXYueG1sUEsBAhQAFAAAAAgAh07i&#10;QDMvBZ47AAAAOQAAABAAAAAAAAAAAQAgAAAAEAEAAGRycy9zaGFwZXhtbC54bWxQSwUGAAAAAAYA&#10;BgBbAQAAugMAAAAA&#10;">
                  <v:fill on="f" focussize="0,0"/>
                  <v:stroke on="f"/>
                  <v:imagedata r:id="rId37" gain="68266f" blacklevel="-32768f" grayscale="t" bilevel="t" o:title=""/>
                  <o:lock v:ext="edit" aspectratio="t"/>
                </v:shape>
                <w10:wrap type="none"/>
                <w10:anchorlock/>
              </v:group>
            </w:pict>
          </mc:Fallback>
        </mc:AlternateContent>
      </w:r>
    </w:p>
    <w:p w14:paraId="4538A1B8">
      <w:pPr>
        <w:pStyle w:val="47"/>
        <w:rPr>
          <w:rFonts w:ascii="黑体" w:hAnsi="黑体" w:eastAsia="黑体"/>
          <w:b/>
          <w:bCs/>
          <w:sz w:val="44"/>
          <w:szCs w:val="22"/>
        </w:rPr>
      </w:pPr>
      <w:r>
        <w:rPr>
          <w:rFonts w:hint="eastAsia" w:ascii="黑体" w:hAnsi="黑体" w:eastAsia="黑体"/>
          <w:b/>
          <w:bCs/>
          <w:sz w:val="44"/>
          <w:szCs w:val="22"/>
        </w:rPr>
        <w:t>专业学位</w:t>
      </w:r>
      <w:r>
        <w:rPr>
          <w:rFonts w:ascii="黑体" w:hAnsi="黑体" w:eastAsia="黑体"/>
          <w:b/>
          <w:bCs/>
          <w:sz w:val="44"/>
          <w:szCs w:val="22"/>
        </w:rPr>
        <w:t>硕士学位论文</w:t>
      </w:r>
    </w:p>
    <w:p w14:paraId="28A0D71A">
      <w:pPr>
        <w:spacing w:line="300" w:lineRule="auto"/>
      </w:pPr>
    </w:p>
    <w:p w14:paraId="3D68D052">
      <w:pPr>
        <w:spacing w:line="300" w:lineRule="auto"/>
      </w:pPr>
    </w:p>
    <w:p w14:paraId="790CA563"/>
    <w:p w14:paraId="1347DC10">
      <w:pPr>
        <w:spacing w:line="300" w:lineRule="auto"/>
        <w:jc w:val="center"/>
      </w:pPr>
      <w:r>
        <w:rPr>
          <w:rFonts w:hint="eastAsia" w:ascii="黑体" w:hAnsi="黑体" w:eastAsia="黑体"/>
          <w:sz w:val="44"/>
          <w:szCs w:val="44"/>
        </w:rPr>
        <w:t>基于组合拍卖机制的充电定价与协同调度优化算法研究</w:t>
      </w:r>
    </w:p>
    <w:p w14:paraId="46D1FF4B">
      <w:pPr>
        <w:spacing w:line="300" w:lineRule="auto"/>
      </w:pPr>
    </w:p>
    <w:p w14:paraId="013BC3E8">
      <w:pPr>
        <w:spacing w:line="300" w:lineRule="auto"/>
      </w:pPr>
    </w:p>
    <w:p w14:paraId="6CD73EB8">
      <w:pPr>
        <w:spacing w:line="300" w:lineRule="auto"/>
      </w:pPr>
      <w:r>
        <w:rPr>
          <w:rStyle w:val="49"/>
          <w:rFonts w:hint="eastAsia"/>
        </w:rPr>
        <w:tab/>
      </w:r>
      <w:r>
        <w:rPr>
          <w:rStyle w:val="49"/>
          <w:rFonts w:hint="eastAsia"/>
        </w:rPr>
        <w:tab/>
      </w:r>
      <w:r>
        <w:rPr>
          <w:rStyle w:val="49"/>
          <w:rFonts w:hint="eastAsia"/>
        </w:rPr>
        <w:tab/>
      </w:r>
      <w:r>
        <w:rPr>
          <w:rStyle w:val="49"/>
          <w:rFonts w:hint="eastAsia"/>
        </w:rPr>
        <w:tab/>
      </w:r>
      <w:r>
        <w:rPr>
          <w:rStyle w:val="49"/>
          <w:rFonts w:hint="eastAsia"/>
        </w:rPr>
        <w:tab/>
      </w:r>
    </w:p>
    <w:tbl>
      <w:tblPr>
        <w:tblStyle w:val="37"/>
        <w:tblW w:w="5058" w:type="dxa"/>
        <w:jc w:val="center"/>
        <w:tblLayout w:type="fixed"/>
        <w:tblCellMar>
          <w:top w:w="0" w:type="dxa"/>
          <w:left w:w="0" w:type="dxa"/>
          <w:bottom w:w="0" w:type="dxa"/>
          <w:right w:w="0" w:type="dxa"/>
        </w:tblCellMar>
      </w:tblPr>
      <w:tblGrid>
        <w:gridCol w:w="1806"/>
        <w:gridCol w:w="186"/>
        <w:gridCol w:w="3066"/>
      </w:tblGrid>
      <w:tr w14:paraId="51F35347">
        <w:trPr>
          <w:cantSplit/>
          <w:trHeight w:val="540" w:hRule="atLeast"/>
          <w:jc w:val="center"/>
        </w:trPr>
        <w:tc>
          <w:tcPr>
            <w:tcW w:w="1806" w:type="dxa"/>
            <w:tcMar>
              <w:left w:w="0" w:type="dxa"/>
              <w:right w:w="0" w:type="dxa"/>
            </w:tcMar>
          </w:tcPr>
          <w:p w14:paraId="188E15D4">
            <w:pPr>
              <w:adjustRightInd w:val="0"/>
              <w:spacing w:line="400" w:lineRule="exact"/>
              <w:jc w:val="distribute"/>
              <w:rPr>
                <w:rStyle w:val="49"/>
              </w:rPr>
            </w:pPr>
            <w:bookmarkStart w:id="1" w:name="_Hlk71534830"/>
            <w:r>
              <w:rPr>
                <w:rStyle w:val="49"/>
                <w:rFonts w:hint="eastAsia"/>
              </w:rPr>
              <w:t>学位申请人</w:t>
            </w:r>
          </w:p>
        </w:tc>
        <w:tc>
          <w:tcPr>
            <w:tcW w:w="186" w:type="dxa"/>
          </w:tcPr>
          <w:p w14:paraId="1DE82422">
            <w:pPr>
              <w:adjustRightInd w:val="0"/>
              <w:spacing w:line="400" w:lineRule="exact"/>
              <w:rPr>
                <w:rStyle w:val="49"/>
              </w:rPr>
            </w:pPr>
            <w:r>
              <w:rPr>
                <w:rStyle w:val="49"/>
                <w:rFonts w:hint="eastAsia"/>
              </w:rPr>
              <w:t>：</w:t>
            </w:r>
          </w:p>
        </w:tc>
        <w:tc>
          <w:tcPr>
            <w:tcW w:w="3066" w:type="dxa"/>
          </w:tcPr>
          <w:p w14:paraId="6DBEF614">
            <w:pPr>
              <w:adjustRightInd w:val="0"/>
              <w:spacing w:line="400" w:lineRule="exact"/>
              <w:rPr>
                <w:rStyle w:val="50"/>
              </w:rPr>
            </w:pPr>
            <w:r>
              <w:rPr>
                <w:rStyle w:val="50"/>
                <w:rFonts w:hint="eastAsia"/>
              </w:rPr>
              <w:t>邵诗雨</w:t>
            </w:r>
          </w:p>
        </w:tc>
      </w:tr>
      <w:tr w14:paraId="1B7E8B6E">
        <w:trPr>
          <w:cantSplit/>
          <w:trHeight w:val="540" w:hRule="atLeast"/>
          <w:jc w:val="center"/>
        </w:trPr>
        <w:tc>
          <w:tcPr>
            <w:tcW w:w="1806" w:type="dxa"/>
            <w:tcMar>
              <w:left w:w="0" w:type="dxa"/>
              <w:right w:w="0" w:type="dxa"/>
            </w:tcMar>
          </w:tcPr>
          <w:p w14:paraId="7ECEA7ED">
            <w:pPr>
              <w:adjustRightInd w:val="0"/>
              <w:spacing w:line="400" w:lineRule="exact"/>
              <w:jc w:val="distribute"/>
              <w:rPr>
                <w:rStyle w:val="49"/>
              </w:rPr>
            </w:pPr>
            <w:r>
              <w:rPr>
                <w:rStyle w:val="49"/>
                <w:rFonts w:hint="eastAsia"/>
              </w:rPr>
              <w:t>指导教师</w:t>
            </w:r>
          </w:p>
        </w:tc>
        <w:tc>
          <w:tcPr>
            <w:tcW w:w="186" w:type="dxa"/>
          </w:tcPr>
          <w:p w14:paraId="590D26D5">
            <w:pPr>
              <w:adjustRightInd w:val="0"/>
              <w:spacing w:line="400" w:lineRule="exact"/>
              <w:rPr>
                <w:rStyle w:val="49"/>
              </w:rPr>
            </w:pPr>
            <w:r>
              <w:rPr>
                <w:rStyle w:val="49"/>
                <w:rFonts w:hint="eastAsia"/>
              </w:rPr>
              <w:t>：</w:t>
            </w:r>
          </w:p>
        </w:tc>
        <w:tc>
          <w:tcPr>
            <w:tcW w:w="3066" w:type="dxa"/>
          </w:tcPr>
          <w:p w14:paraId="68979D68">
            <w:pPr>
              <w:adjustRightInd w:val="0"/>
              <w:spacing w:line="400" w:lineRule="exact"/>
              <w:rPr>
                <w:rStyle w:val="50"/>
              </w:rPr>
            </w:pPr>
            <w:r>
              <w:rPr>
                <w:rStyle w:val="50"/>
                <w:rFonts w:hint="eastAsia"/>
              </w:rPr>
              <w:t>冯珍妮</w:t>
            </w:r>
          </w:p>
        </w:tc>
      </w:tr>
      <w:tr w14:paraId="402FEB20">
        <w:trPr>
          <w:cantSplit/>
          <w:trHeight w:val="540" w:hRule="atLeast"/>
          <w:jc w:val="center"/>
        </w:trPr>
        <w:tc>
          <w:tcPr>
            <w:tcW w:w="1806" w:type="dxa"/>
            <w:tcMar>
              <w:left w:w="0" w:type="dxa"/>
              <w:right w:w="0" w:type="dxa"/>
            </w:tcMar>
          </w:tcPr>
          <w:p w14:paraId="60B7BCF9">
            <w:pPr>
              <w:adjustRightInd w:val="0"/>
              <w:spacing w:line="400" w:lineRule="exact"/>
              <w:jc w:val="distribute"/>
              <w:rPr>
                <w:rStyle w:val="49"/>
              </w:rPr>
            </w:pPr>
            <w:r>
              <w:rPr>
                <w:rStyle w:val="49"/>
                <w:rFonts w:hint="eastAsia"/>
              </w:rPr>
              <w:t>专业学位类别</w:t>
            </w:r>
          </w:p>
        </w:tc>
        <w:tc>
          <w:tcPr>
            <w:tcW w:w="186" w:type="dxa"/>
          </w:tcPr>
          <w:p w14:paraId="03D97746">
            <w:pPr>
              <w:adjustRightInd w:val="0"/>
              <w:spacing w:line="400" w:lineRule="exact"/>
              <w:jc w:val="distribute"/>
              <w:rPr>
                <w:rStyle w:val="49"/>
              </w:rPr>
            </w:pPr>
            <w:r>
              <w:rPr>
                <w:rStyle w:val="49"/>
                <w:rFonts w:hint="eastAsia"/>
              </w:rPr>
              <w:t>：</w:t>
            </w:r>
          </w:p>
        </w:tc>
        <w:tc>
          <w:tcPr>
            <w:tcW w:w="3066" w:type="dxa"/>
          </w:tcPr>
          <w:p w14:paraId="48C1719A">
            <w:pPr>
              <w:adjustRightInd w:val="0"/>
              <w:spacing w:line="400" w:lineRule="exact"/>
              <w:rPr>
                <w:rStyle w:val="50"/>
              </w:rPr>
            </w:pPr>
            <w:r>
              <w:rPr>
                <w:rStyle w:val="50"/>
                <w:rFonts w:hint="eastAsia"/>
              </w:rPr>
              <w:t>软件工程</w:t>
            </w:r>
          </w:p>
        </w:tc>
      </w:tr>
      <w:tr w14:paraId="01B717AE">
        <w:trPr>
          <w:cantSplit/>
          <w:trHeight w:val="540" w:hRule="atLeast"/>
          <w:jc w:val="center"/>
        </w:trPr>
        <w:tc>
          <w:tcPr>
            <w:tcW w:w="1806" w:type="dxa"/>
            <w:tcMar>
              <w:left w:w="0" w:type="dxa"/>
              <w:right w:w="0" w:type="dxa"/>
            </w:tcMar>
          </w:tcPr>
          <w:p w14:paraId="095BFDB9">
            <w:pPr>
              <w:adjustRightInd w:val="0"/>
              <w:spacing w:line="400" w:lineRule="exact"/>
              <w:jc w:val="distribute"/>
              <w:rPr>
                <w:rStyle w:val="49"/>
              </w:rPr>
            </w:pPr>
            <w:r>
              <w:rPr>
                <w:rStyle w:val="49"/>
                <w:rFonts w:hint="eastAsia"/>
              </w:rPr>
              <w:t>研 究 方 向</w:t>
            </w:r>
          </w:p>
        </w:tc>
        <w:tc>
          <w:tcPr>
            <w:tcW w:w="186" w:type="dxa"/>
          </w:tcPr>
          <w:p w14:paraId="2921668B">
            <w:pPr>
              <w:adjustRightInd w:val="0"/>
              <w:spacing w:line="400" w:lineRule="exact"/>
              <w:jc w:val="distribute"/>
              <w:rPr>
                <w:rStyle w:val="49"/>
              </w:rPr>
            </w:pPr>
            <w:r>
              <w:rPr>
                <w:rStyle w:val="49"/>
                <w:rFonts w:hint="eastAsia"/>
              </w:rPr>
              <w:t>：</w:t>
            </w:r>
          </w:p>
        </w:tc>
        <w:tc>
          <w:tcPr>
            <w:tcW w:w="3066" w:type="dxa"/>
          </w:tcPr>
          <w:p w14:paraId="0167AF27">
            <w:pPr>
              <w:adjustRightInd w:val="0"/>
              <w:spacing w:line="400" w:lineRule="exact"/>
              <w:rPr>
                <w:rStyle w:val="50"/>
              </w:rPr>
            </w:pPr>
            <w:r>
              <w:rPr>
                <w:rStyle w:val="50"/>
                <w:rFonts w:hint="eastAsia"/>
              </w:rPr>
              <w:t>机制设计</w:t>
            </w:r>
          </w:p>
        </w:tc>
      </w:tr>
      <w:tr w14:paraId="06A1EEF2">
        <w:trPr>
          <w:cantSplit/>
          <w:trHeight w:val="540" w:hRule="atLeast"/>
          <w:jc w:val="center"/>
        </w:trPr>
        <w:tc>
          <w:tcPr>
            <w:tcW w:w="1806" w:type="dxa"/>
            <w:tcMar>
              <w:left w:w="0" w:type="dxa"/>
              <w:right w:w="0" w:type="dxa"/>
            </w:tcMar>
          </w:tcPr>
          <w:p w14:paraId="68141DA4">
            <w:pPr>
              <w:adjustRightInd w:val="0"/>
              <w:spacing w:line="400" w:lineRule="exact"/>
              <w:jc w:val="distribute"/>
              <w:rPr>
                <w:rStyle w:val="49"/>
              </w:rPr>
            </w:pPr>
            <w:r>
              <w:rPr>
                <w:rStyle w:val="49"/>
                <w:rFonts w:hint="eastAsia"/>
              </w:rPr>
              <w:t>所在学院</w:t>
            </w:r>
          </w:p>
        </w:tc>
        <w:tc>
          <w:tcPr>
            <w:tcW w:w="186" w:type="dxa"/>
          </w:tcPr>
          <w:p w14:paraId="66C20117">
            <w:pPr>
              <w:adjustRightInd w:val="0"/>
              <w:spacing w:line="400" w:lineRule="exact"/>
              <w:jc w:val="distribute"/>
              <w:rPr>
                <w:rStyle w:val="49"/>
              </w:rPr>
            </w:pPr>
            <w:r>
              <w:rPr>
                <w:rStyle w:val="49"/>
                <w:rFonts w:hint="eastAsia"/>
              </w:rPr>
              <w:t>：</w:t>
            </w:r>
          </w:p>
        </w:tc>
        <w:tc>
          <w:tcPr>
            <w:tcW w:w="3066" w:type="dxa"/>
          </w:tcPr>
          <w:p w14:paraId="3BB0BF26">
            <w:pPr>
              <w:adjustRightInd w:val="0"/>
              <w:spacing w:line="400" w:lineRule="exact"/>
              <w:rPr>
                <w:rStyle w:val="50"/>
              </w:rPr>
            </w:pPr>
            <w:r>
              <w:rPr>
                <w:rStyle w:val="50"/>
                <w:rFonts w:hint="eastAsia"/>
              </w:rPr>
              <w:t>信息与智能科学学院</w:t>
            </w:r>
          </w:p>
        </w:tc>
      </w:tr>
      <w:tr w14:paraId="6B2FE3E1">
        <w:trPr>
          <w:cantSplit/>
          <w:trHeight w:val="540" w:hRule="atLeast"/>
          <w:jc w:val="center"/>
        </w:trPr>
        <w:tc>
          <w:tcPr>
            <w:tcW w:w="1806" w:type="dxa"/>
            <w:tcMar>
              <w:left w:w="0" w:type="dxa"/>
              <w:right w:w="0" w:type="dxa"/>
            </w:tcMar>
          </w:tcPr>
          <w:p w14:paraId="0D588119">
            <w:pPr>
              <w:adjustRightInd w:val="0"/>
              <w:spacing w:line="400" w:lineRule="exact"/>
              <w:jc w:val="distribute"/>
              <w:rPr>
                <w:rStyle w:val="49"/>
              </w:rPr>
            </w:pPr>
            <w:r>
              <w:rPr>
                <w:rStyle w:val="49"/>
                <w:rFonts w:hint="eastAsia"/>
              </w:rPr>
              <w:t>提交日期</w:t>
            </w:r>
          </w:p>
        </w:tc>
        <w:tc>
          <w:tcPr>
            <w:tcW w:w="186" w:type="dxa"/>
          </w:tcPr>
          <w:p w14:paraId="175D64FD">
            <w:pPr>
              <w:adjustRightInd w:val="0"/>
              <w:spacing w:line="400" w:lineRule="exact"/>
              <w:rPr>
                <w:rStyle w:val="49"/>
              </w:rPr>
            </w:pPr>
            <w:r>
              <w:rPr>
                <w:rStyle w:val="49"/>
                <w:rFonts w:hint="eastAsia"/>
              </w:rPr>
              <w:t>：</w:t>
            </w:r>
          </w:p>
        </w:tc>
        <w:tc>
          <w:tcPr>
            <w:tcW w:w="3066" w:type="dxa"/>
          </w:tcPr>
          <w:p w14:paraId="74F80DA2">
            <w:pPr>
              <w:adjustRightInd w:val="0"/>
              <w:spacing w:line="400" w:lineRule="exact"/>
              <w:rPr>
                <w:rStyle w:val="50"/>
              </w:rPr>
            </w:pPr>
            <w:r>
              <w:rPr>
                <w:rStyle w:val="50"/>
                <w:rFonts w:hint="eastAsia"/>
              </w:rPr>
              <w:t>20</w:t>
            </w:r>
            <w:r>
              <w:rPr>
                <w:rStyle w:val="50"/>
              </w:rPr>
              <w:t>2</w:t>
            </w:r>
            <w:r>
              <w:rPr>
                <w:rStyle w:val="50"/>
                <w:rFonts w:hint="eastAsia"/>
              </w:rPr>
              <w:t>6年3月</w:t>
            </w:r>
          </w:p>
        </w:tc>
      </w:tr>
      <w:bookmarkEnd w:id="1"/>
    </w:tbl>
    <w:p w14:paraId="27461B76">
      <w:pPr>
        <w:pStyle w:val="52"/>
        <w:sectPr>
          <w:headerReference r:id="rId5" w:type="even"/>
          <w:footerReference r:id="rId6" w:type="even"/>
          <w:pgSz w:w="11906" w:h="16838"/>
          <w:pgMar w:top="1985" w:right="1588" w:bottom="2268" w:left="1588" w:header="1418" w:footer="1701" w:gutter="284"/>
          <w:cols w:space="425" w:num="1"/>
          <w:docGrid w:linePitch="395" w:charSpace="0"/>
        </w:sectPr>
      </w:pPr>
    </w:p>
    <w:tbl>
      <w:tblPr>
        <w:tblStyle w:val="37"/>
        <w:tblW w:w="4569" w:type="dxa"/>
        <w:tblInd w:w="5070" w:type="dxa"/>
        <w:tblLayout w:type="autofit"/>
        <w:tblCellMar>
          <w:top w:w="0" w:type="dxa"/>
          <w:left w:w="108" w:type="dxa"/>
          <w:bottom w:w="0" w:type="dxa"/>
          <w:right w:w="108" w:type="dxa"/>
        </w:tblCellMar>
      </w:tblPr>
      <w:tblGrid>
        <w:gridCol w:w="2126"/>
        <w:gridCol w:w="2443"/>
      </w:tblGrid>
      <w:tr w14:paraId="00A0637C">
        <w:trPr>
          <w:trHeight w:val="401" w:hRule="atLeast"/>
        </w:trPr>
        <w:tc>
          <w:tcPr>
            <w:tcW w:w="2126" w:type="dxa"/>
            <w:shd w:val="clear" w:color="auto" w:fill="auto"/>
            <w:noWrap/>
            <w:vAlign w:val="center"/>
          </w:tcPr>
          <w:p w14:paraId="479846EC">
            <w:pPr>
              <w:widowControl/>
              <w:jc w:val="right"/>
              <w:rPr>
                <w:kern w:val="0"/>
                <w:sz w:val="24"/>
              </w:rPr>
            </w:pPr>
            <w:r>
              <w:rPr>
                <w:kern w:val="0"/>
                <w:sz w:val="24"/>
              </w:rPr>
              <w:t>University Code</w:t>
            </w:r>
            <w:r>
              <w:rPr>
                <w:rFonts w:hint="eastAsia"/>
                <w:kern w:val="0"/>
                <w:sz w:val="24"/>
              </w:rPr>
              <w:t>:</w:t>
            </w:r>
          </w:p>
        </w:tc>
        <w:tc>
          <w:tcPr>
            <w:tcW w:w="2443" w:type="dxa"/>
            <w:shd w:val="clear" w:color="auto" w:fill="auto"/>
            <w:noWrap/>
            <w:vAlign w:val="center"/>
          </w:tcPr>
          <w:p w14:paraId="37E5A965">
            <w:pPr>
              <w:widowControl/>
              <w:jc w:val="left"/>
              <w:rPr>
                <w:kern w:val="0"/>
                <w:sz w:val="24"/>
              </w:rPr>
            </w:pPr>
            <w:r>
              <w:rPr>
                <w:kern w:val="0"/>
                <w:sz w:val="24"/>
              </w:rPr>
              <w:t>10255</w:t>
            </w:r>
          </w:p>
        </w:tc>
      </w:tr>
      <w:tr w14:paraId="3E599408">
        <w:trPr>
          <w:trHeight w:val="401" w:hRule="atLeast"/>
        </w:trPr>
        <w:tc>
          <w:tcPr>
            <w:tcW w:w="2126" w:type="dxa"/>
            <w:shd w:val="clear" w:color="auto" w:fill="auto"/>
            <w:noWrap/>
            <w:vAlign w:val="center"/>
          </w:tcPr>
          <w:p w14:paraId="24152CB8">
            <w:pPr>
              <w:widowControl/>
              <w:ind w:firstLine="600" w:firstLineChars="250"/>
              <w:jc w:val="right"/>
              <w:rPr>
                <w:kern w:val="0"/>
                <w:sz w:val="24"/>
              </w:rPr>
            </w:pPr>
            <w:r>
              <w:rPr>
                <w:kern w:val="0"/>
                <w:sz w:val="24"/>
              </w:rPr>
              <w:t>Student ID:</w:t>
            </w:r>
          </w:p>
        </w:tc>
        <w:tc>
          <w:tcPr>
            <w:tcW w:w="2443" w:type="dxa"/>
            <w:shd w:val="clear" w:color="auto" w:fill="auto"/>
            <w:noWrap/>
            <w:vAlign w:val="center"/>
          </w:tcPr>
          <w:p w14:paraId="5B6149D0">
            <w:pPr>
              <w:widowControl/>
              <w:jc w:val="left"/>
              <w:rPr>
                <w:kern w:val="0"/>
                <w:sz w:val="24"/>
              </w:rPr>
            </w:pPr>
            <w:r>
              <w:rPr>
                <w:rFonts w:hint="eastAsia"/>
                <w:kern w:val="0"/>
                <w:sz w:val="24"/>
              </w:rPr>
              <w:t>2</w:t>
            </w:r>
            <w:r>
              <w:rPr>
                <w:kern w:val="0"/>
                <w:sz w:val="24"/>
              </w:rPr>
              <w:t>2</w:t>
            </w:r>
            <w:r>
              <w:rPr>
                <w:rFonts w:hint="eastAsia"/>
                <w:kern w:val="0"/>
                <w:sz w:val="24"/>
              </w:rPr>
              <w:t>32998</w:t>
            </w:r>
          </w:p>
        </w:tc>
      </w:tr>
      <w:tr w14:paraId="199D74BA">
        <w:trPr>
          <w:trHeight w:val="401" w:hRule="atLeast"/>
        </w:trPr>
        <w:tc>
          <w:tcPr>
            <w:tcW w:w="2126" w:type="dxa"/>
            <w:shd w:val="clear" w:color="auto" w:fill="auto"/>
            <w:noWrap/>
            <w:vAlign w:val="center"/>
          </w:tcPr>
          <w:p w14:paraId="0D90C270">
            <w:pPr>
              <w:widowControl/>
              <w:ind w:firstLine="600" w:firstLineChars="250"/>
              <w:jc w:val="right"/>
              <w:rPr>
                <w:kern w:val="0"/>
                <w:sz w:val="24"/>
              </w:rPr>
            </w:pPr>
            <w:r>
              <w:rPr>
                <w:kern w:val="0"/>
                <w:sz w:val="24"/>
              </w:rPr>
              <w:t>CLC Index:</w:t>
            </w:r>
          </w:p>
        </w:tc>
        <w:tc>
          <w:tcPr>
            <w:tcW w:w="2443" w:type="dxa"/>
            <w:shd w:val="clear" w:color="auto" w:fill="auto"/>
            <w:noWrap/>
            <w:vAlign w:val="center"/>
          </w:tcPr>
          <w:p w14:paraId="057FF9C4">
            <w:pPr>
              <w:widowControl/>
              <w:jc w:val="left"/>
              <w:rPr>
                <w:kern w:val="0"/>
                <w:sz w:val="24"/>
              </w:rPr>
            </w:pPr>
            <w:r>
              <w:rPr>
                <w:kern w:val="0"/>
                <w:sz w:val="24"/>
              </w:rPr>
              <w:t>TP389.1</w:t>
            </w:r>
          </w:p>
        </w:tc>
      </w:tr>
    </w:tbl>
    <w:p w14:paraId="4893B09A">
      <w:pPr>
        <w:pStyle w:val="51"/>
      </w:pPr>
    </w:p>
    <w:p w14:paraId="64EAE427">
      <w:pPr>
        <w:pStyle w:val="51"/>
        <w:ind w:right="2633" w:rightChars="1254"/>
      </w:pPr>
      <w:r>
        <mc:AlternateContent>
          <mc:Choice Requires="wpg">
            <w:drawing>
              <wp:inline distT="0" distB="0" distL="0" distR="0">
                <wp:extent cx="2365375" cy="1011555"/>
                <wp:effectExtent l="3175" t="0" r="3175" b="0"/>
                <wp:docPr id="1621400918" name="Group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365375" cy="1011555"/>
                          <a:chOff x="0" y="0"/>
                          <a:chExt cx="5419" cy="2316"/>
                        </a:xfrm>
                      </wpg:grpSpPr>
                      <pic:pic xmlns:pic="http://schemas.openxmlformats.org/drawingml/2006/picture">
                        <pic:nvPicPr>
                          <pic:cNvPr id="580533423" name="Picture 50" descr="Untitled-3"/>
                          <pic:cNvPicPr>
                            <a:picLocks noChangeAspect="1" noChangeArrowheads="1"/>
                          </pic:cNvPicPr>
                        </pic:nvPicPr>
                        <pic:blipFill>
                          <a:blip r:embed="rId36"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42052713" name="Picture 51" descr="Untitled-2"/>
                          <pic:cNvPicPr>
                            <a:picLocks noChangeAspect="1" noChangeArrowheads="1"/>
                          </pic:cNvPicPr>
                        </pic:nvPicPr>
                        <pic:blipFill>
                          <a:blip r:embed="rId37"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Group 13" o:spid="_x0000_s1026" o:spt="203" style="height:79.65pt;width:186.25pt;" coordsize="5419,2316" o:gfxdata="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dwAoscMAAADi&#10;AAAADwAAAGRycy9kb3ducmV2LnhtbEWPwWrDMBBE74X+g9hCb41kOynGiZJDISS30rS01421sUys&#10;lWvJTvL3VaHQ4zAzb5jV5uo6MdEQWs8aspkCQVx703Kj4eN9+1SCCBHZYOeZNNwowGZ9f7fCyvgL&#10;v9F0iI1IEA4VarAx9pWUobbkMMx8T5y8kx8cxiSHRpoBLwnuOpkr9SwdtpwWLPb0Yqk+H0anYXuc&#10;H3evezPevj9zO53LrzGTO60fHzK1BBHpGv/Df+290bAo1aIo5nkBv5fSHZD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3&#10;ACixwwAAAOIAAAAPAAAAAAAAAAEAIAAAACIAAABkcnMvZG93bnJldi54bWxQSwECFAAUAAAACACH&#10;TuJAMy8FnjsAAAA5AAAAEAAAAAAAAAABACAAAAASAQAAZHJzL3NoYXBleG1sLnhtbFBLBQYAAAAA&#10;BgAGAFsBAAC8AwAAAAA=&#10;">
                  <v:fill on="f" focussize="0,0"/>
                  <v:stroke on="f"/>
                  <v:imagedata r:id="rId36"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UliEiMQAAADi&#10;AAAADwAAAGRycy9kb3ducmV2LnhtbEWPQUsDMRSE74L/ITzBm012q6tsm/awVOhFwbYXb4/Nc7N0&#10;87Ik6bb11xtB8DjMzDfMcn1xg5goxN6zhmKmQBC33vTcaTjsXx9eQMSEbHDwTBquFGG9ur1ZYm38&#10;mT9o2qVOZAjHGjXYlMZaythachhnfiTO3pcPDlOWoZMm4DnD3SBLpSrpsOe8YHGkxlJ73J2chvF9&#10;s526zyY001t1quRmb6/8rfX9XaEWIBJd0n/4r701GuaPpXoqn4s5/F7Kd0C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liEiMQAAADiAAAADwAAAAAAAAABACAAAAAiAAAAZHJzL2Rvd25yZXYueG1sUEsBAhQAFAAAAAgA&#10;h07iQDMvBZ47AAAAOQAAABAAAAAAAAAAAQAgAAAAEwEAAGRycy9zaGFwZXhtbC54bWxQSwUGAAAA&#10;AAYABgBbAQAAvQMAAAAA&#10;">
                  <v:fill on="f" focussize="0,0"/>
                  <v:stroke on="f"/>
                  <v:imagedata r:id="rId37" gain="68266f" blacklevel="-32768f" grayscale="t" bilevel="t" o:title=""/>
                  <o:lock v:ext="edit" aspectratio="t"/>
                </v:shape>
                <w10:wrap type="none"/>
                <w10:anchorlock/>
              </v:group>
            </w:pict>
          </mc:Fallback>
        </mc:AlternateContent>
      </w:r>
    </w:p>
    <w:p w14:paraId="223F8EB3">
      <w:pPr>
        <w:jc w:val="center"/>
        <w:rPr>
          <w:b/>
          <w:sz w:val="44"/>
          <w:szCs w:val="44"/>
        </w:rPr>
      </w:pPr>
      <w:commentRangeStart w:id="50"/>
      <w:r>
        <w:rPr>
          <w:b/>
          <w:sz w:val="44"/>
          <w:szCs w:val="44"/>
        </w:rPr>
        <w:t xml:space="preserve">PROFESSIONAL </w:t>
      </w:r>
      <w:r>
        <w:rPr>
          <w:rFonts w:hint="eastAsia"/>
          <w:b/>
          <w:sz w:val="44"/>
          <w:szCs w:val="44"/>
        </w:rPr>
        <w:t>MASTER DISSERTATION</w:t>
      </w:r>
      <w:commentRangeEnd w:id="50"/>
      <w:r>
        <w:rPr>
          <w:rStyle w:val="CommentReference"/>
        </w:rPr>
        <w:commentReference w:id="50"/>
      </w:r>
    </w:p>
    <w:p w14:paraId="7B523D65">
      <w:pPr>
        <w:pStyle w:val="53"/>
        <w:rPr>
          <w:rFonts w:eastAsia="宋体"/>
        </w:rPr>
      </w:pPr>
    </w:p>
    <w:p w14:paraId="1D0A39C3">
      <w:pPr>
        <w:adjustRightInd w:val="0"/>
        <w:snapToGrid w:val="0"/>
        <w:jc w:val="center"/>
        <w:rPr>
          <w:rFonts w:eastAsia="Times New Roman"/>
          <w:b/>
          <w:bCs/>
          <w:sz w:val="44"/>
          <w:szCs w:val="44"/>
        </w:rPr>
      </w:pPr>
      <w:r>
        <w:t xml:space="preserve"> </w:t>
      </w:r>
      <w:commentRangeStart w:id="0"/>
      <w:r>
        <w:rPr>
          <w:rFonts w:hint="eastAsia" w:eastAsia="Times New Roman"/>
          <w:b/>
          <w:bCs/>
          <w:sz w:val="44"/>
          <w:szCs w:val="44"/>
        </w:rPr>
        <w:t>Research on Optimization Algorithms for Charging Pricing and Coordinated Scheduling Based on Combinatorial Auction Mechanisms</w:t>
      </w:r>
      <w:commentRangeEnd w:id="0"/>
      <w:r>
        <w:rPr>
          <w:rStyle w:val="45"/>
        </w:rPr>
        <w:commentReference w:id="0"/>
      </w:r>
      <w:r>
        <w:rPr>
          <w:rFonts w:eastAsia="Times New Roman"/>
          <w:b/>
          <w:bCs/>
          <w:sz w:val="44"/>
          <w:szCs w:val="44"/>
        </w:rPr>
        <w:t xml:space="preserve"> </w:t>
      </w:r>
    </w:p>
    <w:p w14:paraId="2C56C13D">
      <w:pPr>
        <w:spacing w:line="300" w:lineRule="auto"/>
      </w:pPr>
    </w:p>
    <w:p w14:paraId="173FFB02">
      <w:pPr>
        <w:spacing w:line="300" w:lineRule="auto"/>
      </w:pPr>
    </w:p>
    <w:p w14:paraId="0C8D37E6">
      <w:pPr>
        <w:spacing w:line="300" w:lineRule="auto"/>
      </w:pPr>
    </w:p>
    <w:p w14:paraId="20A62090">
      <w:pPr>
        <w:spacing w:line="300" w:lineRule="auto"/>
      </w:pPr>
    </w:p>
    <w:p w14:paraId="203BFC05">
      <w:pPr>
        <w:spacing w:line="300" w:lineRule="auto"/>
      </w:pPr>
    </w:p>
    <w:tbl>
      <w:tblPr>
        <w:tblStyle w:val="37"/>
        <w:tblW w:w="0" w:type="auto"/>
        <w:jc w:val="center"/>
        <w:tblLayout w:type="autofit"/>
        <w:tblCellMar>
          <w:top w:w="0" w:type="dxa"/>
          <w:left w:w="108" w:type="dxa"/>
          <w:bottom w:w="0" w:type="dxa"/>
          <w:right w:w="108" w:type="dxa"/>
        </w:tblCellMar>
      </w:tblPr>
      <w:tblGrid>
        <w:gridCol w:w="2720"/>
        <w:gridCol w:w="5434"/>
      </w:tblGrid>
      <w:tr w14:paraId="4269294B">
        <w:trPr>
          <w:jc w:val="center"/>
        </w:trPr>
        <w:tc>
          <w:tcPr>
            <w:tcW w:w="0" w:type="auto"/>
            <w:vAlign w:val="center"/>
          </w:tcPr>
          <w:p w14:paraId="38401F23">
            <w:pPr>
              <w:adjustRightInd w:val="0"/>
              <w:spacing w:line="440" w:lineRule="exact"/>
              <w:rPr>
                <w:rStyle w:val="54"/>
              </w:rPr>
            </w:pPr>
            <w:r>
              <w:rPr>
                <w:rStyle w:val="54"/>
                <w:rFonts w:hint="eastAsia"/>
              </w:rPr>
              <w:t>Candidate：</w:t>
            </w:r>
          </w:p>
        </w:tc>
        <w:tc>
          <w:tcPr>
            <w:tcW w:w="0" w:type="auto"/>
            <w:vAlign w:val="center"/>
          </w:tcPr>
          <w:p w14:paraId="0EF75AF5">
            <w:pPr>
              <w:pStyle w:val="77"/>
            </w:pPr>
            <w:r>
              <w:t>Sh</w:t>
            </w:r>
            <w:r>
              <w:rPr>
                <w:rFonts w:hint="eastAsia"/>
              </w:rPr>
              <w:t xml:space="preserve">iyu </w:t>
            </w:r>
            <w:r>
              <w:t>S</w:t>
            </w:r>
            <w:r>
              <w:rPr>
                <w:rFonts w:hint="eastAsia"/>
              </w:rPr>
              <w:t>hao</w:t>
            </w:r>
          </w:p>
        </w:tc>
      </w:tr>
      <w:tr w14:paraId="31D574AD">
        <w:trPr>
          <w:jc w:val="center"/>
        </w:trPr>
        <w:tc>
          <w:tcPr>
            <w:tcW w:w="0" w:type="auto"/>
            <w:vAlign w:val="center"/>
          </w:tcPr>
          <w:p w14:paraId="5761F63D">
            <w:pPr>
              <w:adjustRightInd w:val="0"/>
              <w:spacing w:line="440" w:lineRule="exact"/>
              <w:rPr>
                <w:rStyle w:val="54"/>
              </w:rPr>
            </w:pPr>
            <w:r>
              <w:rPr>
                <w:rStyle w:val="54"/>
                <w:rFonts w:hint="eastAsia"/>
              </w:rPr>
              <w:t>Supervisor：</w:t>
            </w:r>
          </w:p>
        </w:tc>
        <w:tc>
          <w:tcPr>
            <w:tcW w:w="0" w:type="auto"/>
            <w:vAlign w:val="center"/>
          </w:tcPr>
          <w:p w14:paraId="643073C0">
            <w:pPr>
              <w:pStyle w:val="77"/>
            </w:pPr>
            <w:r>
              <w:rPr>
                <w:rFonts w:hint="eastAsia"/>
              </w:rPr>
              <w:t>Prof.</w:t>
            </w:r>
            <w:r>
              <w:t xml:space="preserve"> Z</w:t>
            </w:r>
            <w:r>
              <w:rPr>
                <w:rFonts w:hint="eastAsia"/>
              </w:rPr>
              <w:t xml:space="preserve">henni </w:t>
            </w:r>
            <w:r>
              <w:t>F</w:t>
            </w:r>
            <w:r>
              <w:rPr>
                <w:rFonts w:hint="eastAsia"/>
              </w:rPr>
              <w:t>eng</w:t>
            </w:r>
          </w:p>
        </w:tc>
      </w:tr>
      <w:tr w14:paraId="15FE1AAC">
        <w:trPr>
          <w:jc w:val="center"/>
        </w:trPr>
        <w:tc>
          <w:tcPr>
            <w:tcW w:w="0" w:type="auto"/>
            <w:vAlign w:val="center"/>
          </w:tcPr>
          <w:p w14:paraId="64E9E836">
            <w:pPr>
              <w:adjustRightInd w:val="0"/>
              <w:spacing w:line="440" w:lineRule="exact"/>
              <w:rPr>
                <w:rStyle w:val="54"/>
              </w:rPr>
            </w:pPr>
            <w:r>
              <w:rPr>
                <w:rFonts w:hint="eastAsia"/>
                <w:b/>
                <w:bCs/>
                <w:sz w:val="28"/>
                <w:szCs w:val="28"/>
              </w:rPr>
              <w:t>Major</w:t>
            </w:r>
            <w:r>
              <w:rPr>
                <w:rStyle w:val="54"/>
                <w:rFonts w:hint="eastAsia"/>
              </w:rPr>
              <w:t>：</w:t>
            </w:r>
          </w:p>
        </w:tc>
        <w:tc>
          <w:tcPr>
            <w:tcW w:w="0" w:type="auto"/>
            <w:vAlign w:val="center"/>
          </w:tcPr>
          <w:p w14:paraId="7C7E57E0">
            <w:pPr>
              <w:pStyle w:val="77"/>
            </w:pPr>
            <w:r>
              <w:rPr>
                <w:rFonts w:hint="eastAsia"/>
              </w:rPr>
              <w:t>S</w:t>
            </w:r>
            <w:r>
              <w:t>oftware Engineering</w:t>
            </w:r>
          </w:p>
        </w:tc>
      </w:tr>
      <w:tr w14:paraId="70B4DA07">
        <w:trPr>
          <w:jc w:val="center"/>
        </w:trPr>
        <w:tc>
          <w:tcPr>
            <w:tcW w:w="0" w:type="auto"/>
            <w:vAlign w:val="center"/>
          </w:tcPr>
          <w:p w14:paraId="5051FA58">
            <w:pPr>
              <w:adjustRightInd w:val="0"/>
              <w:spacing w:line="440" w:lineRule="exact"/>
              <w:rPr>
                <w:rStyle w:val="54"/>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Cs w:val="28"/>
              </w:rPr>
              <w:t>：</w:t>
            </w:r>
          </w:p>
        </w:tc>
        <w:tc>
          <w:tcPr>
            <w:tcW w:w="0" w:type="auto"/>
            <w:vAlign w:val="center"/>
          </w:tcPr>
          <w:p w14:paraId="73FDF535">
            <w:pPr>
              <w:pStyle w:val="77"/>
            </w:pPr>
            <w:r>
              <w:t>Mechanism Design</w:t>
            </w:r>
          </w:p>
        </w:tc>
      </w:tr>
      <w:tr w14:paraId="74AB878B">
        <w:trPr>
          <w:jc w:val="center"/>
        </w:trPr>
        <w:tc>
          <w:tcPr>
            <w:tcW w:w="0" w:type="auto"/>
            <w:vAlign w:val="center"/>
          </w:tcPr>
          <w:p w14:paraId="651D2E69">
            <w:pPr>
              <w:adjustRightInd w:val="0"/>
              <w:spacing w:line="440" w:lineRule="exact"/>
              <w:rPr>
                <w:rStyle w:val="54"/>
              </w:rPr>
            </w:pPr>
            <w:r>
              <w:rPr>
                <w:rStyle w:val="54"/>
                <w:rFonts w:hint="eastAsia"/>
              </w:rPr>
              <w:t>Affiliation：</w:t>
            </w:r>
          </w:p>
        </w:tc>
        <w:tc>
          <w:tcPr>
            <w:tcW w:w="0" w:type="auto"/>
            <w:vAlign w:val="center"/>
          </w:tcPr>
          <w:p w14:paraId="2B8A5354">
            <w:pPr>
              <w:pStyle w:val="77"/>
            </w:pPr>
            <w:r>
              <w:rPr>
                <w:rFonts w:hint="eastAsia"/>
              </w:rPr>
              <w:t>College of Information and Intelligent Science</w:t>
            </w:r>
            <w:r>
              <w:rPr>
                <w:rStyle w:val="45"/>
              </w:rPr>
              <w:commentReference w:id="1"/>
            </w:r>
            <w:r>
              <w:t xml:space="preserve"> </w:t>
            </w:r>
          </w:p>
        </w:tc>
      </w:tr>
      <w:tr w14:paraId="77E40D89">
        <w:trPr>
          <w:jc w:val="center"/>
        </w:trPr>
        <w:tc>
          <w:tcPr>
            <w:tcW w:w="0" w:type="auto"/>
            <w:vAlign w:val="center"/>
          </w:tcPr>
          <w:p w14:paraId="737BCB04">
            <w:pPr>
              <w:adjustRightInd w:val="0"/>
              <w:spacing w:line="440" w:lineRule="exact"/>
              <w:rPr>
                <w:rStyle w:val="54"/>
              </w:rPr>
            </w:pPr>
            <w:r>
              <w:rPr>
                <w:rStyle w:val="54"/>
                <w:rFonts w:hint="eastAsia"/>
              </w:rPr>
              <w:t>Date of Submit：</w:t>
            </w:r>
          </w:p>
        </w:tc>
        <w:tc>
          <w:tcPr>
            <w:tcW w:w="0" w:type="auto"/>
            <w:vAlign w:val="center"/>
          </w:tcPr>
          <w:p w14:paraId="6F284B77">
            <w:pPr>
              <w:pStyle w:val="77"/>
            </w:pPr>
            <w:r>
              <w:t>May</w:t>
            </w:r>
            <w:r>
              <w:rPr>
                <w:rFonts w:hint="eastAsia"/>
              </w:rPr>
              <w:t>, 20</w:t>
            </w:r>
            <w:r>
              <w:t>2</w:t>
            </w:r>
            <w:r>
              <w:rPr>
                <w:rFonts w:hint="eastAsia"/>
              </w:rPr>
              <w:t>6</w:t>
            </w:r>
          </w:p>
        </w:tc>
      </w:tr>
    </w:tbl>
    <w:p w14:paraId="02E843F9">
      <w:pPr>
        <w:adjustRightInd w:val="0"/>
        <w:snapToGrid w:val="0"/>
        <w:jc w:val="center"/>
        <w:rPr>
          <w:color w:val="FF0000"/>
        </w:rPr>
      </w:pPr>
    </w:p>
    <w:p w14:paraId="15613F97">
      <w:pPr>
        <w:adjustRightInd w:val="0"/>
        <w:snapToGrid w:val="0"/>
        <w:jc w:val="both"/>
      </w:pPr>
    </w:p>
    <w:p w14:paraId="4ED13EF9">
      <w:pPr>
        <w:spacing w:line="276" w:lineRule="auto"/>
        <w:jc w:val="center"/>
        <w:rPr>
          <w:rFonts w:eastAsia="黑体"/>
          <w:b/>
          <w:sz w:val="32"/>
          <w:szCs w:val="22"/>
        </w:rPr>
      </w:pPr>
      <w:r>
        <w:rPr>
          <w:rFonts w:hint="eastAsia" w:eastAsia="黑体"/>
          <w:b/>
          <w:sz w:val="32"/>
          <w:szCs w:val="22"/>
        </w:rPr>
        <w:t>东华大学</w:t>
      </w:r>
    </w:p>
    <w:p w14:paraId="4C69BC5C">
      <w:pPr>
        <w:spacing w:line="276" w:lineRule="auto"/>
        <w:jc w:val="center"/>
        <w:rPr>
          <w:rFonts w:eastAsia="黑体"/>
          <w:b/>
          <w:sz w:val="32"/>
          <w:szCs w:val="22"/>
        </w:rPr>
      </w:pPr>
      <w:r>
        <w:rPr>
          <w:rFonts w:hint="eastAsia" w:eastAsia="黑体"/>
          <w:b/>
          <w:sz w:val="32"/>
          <w:szCs w:val="22"/>
        </w:rPr>
        <w:t>学位论文原创性声明</w:t>
      </w:r>
    </w:p>
    <w:p w14:paraId="0F6BF077">
      <w:pPr>
        <w:spacing w:line="276" w:lineRule="auto"/>
        <w:ind w:firstLine="510"/>
        <w:jc w:val="center"/>
        <w:rPr>
          <w:rFonts w:eastAsia="黑体"/>
          <w:b/>
          <w:sz w:val="32"/>
          <w:szCs w:val="22"/>
        </w:rPr>
      </w:pPr>
    </w:p>
    <w:p w14:paraId="3AF4ACF1">
      <w:pPr>
        <w:spacing w:line="360" w:lineRule="auto"/>
        <w:ind w:firstLine="480" w:firstLineChars="20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579B7DBB">
      <w:pPr>
        <w:spacing w:line="360" w:lineRule="auto"/>
        <w:rPr>
          <w:sz w:val="24"/>
          <w:szCs w:val="22"/>
        </w:rPr>
      </w:pPr>
      <w:r>
        <w:rPr>
          <w:rFonts w:hint="eastAsia"/>
          <w:sz w:val="24"/>
          <w:szCs w:val="22"/>
        </w:rPr>
        <w:t xml:space="preserve">                            学位论文作者签名：</w:t>
      </w:r>
    </w:p>
    <w:p w14:paraId="03334328">
      <w:pPr>
        <w:spacing w:line="360" w:lineRule="auto"/>
        <w:rPr>
          <w:sz w:val="24"/>
          <w:szCs w:val="22"/>
        </w:rPr>
      </w:pPr>
    </w:p>
    <w:p w14:paraId="60A40F4D">
      <w:pPr>
        <w:spacing w:line="360" w:lineRule="auto"/>
        <w:rPr>
          <w:sz w:val="24"/>
          <w:szCs w:val="22"/>
        </w:rPr>
      </w:pPr>
      <w:r>
        <w:rPr>
          <w:rFonts w:hint="eastAsia"/>
          <w:sz w:val="24"/>
          <w:szCs w:val="22"/>
        </w:rPr>
        <w:t xml:space="preserve">                            日期：     年   月   日</w:t>
      </w:r>
    </w:p>
    <w:p w14:paraId="10EBD88A">
      <w:pPr>
        <w:spacing w:line="360" w:lineRule="auto"/>
        <w:rPr>
          <w:rFonts w:eastAsia="黑体"/>
          <w:b/>
          <w:sz w:val="28"/>
        </w:rPr>
      </w:pPr>
      <w:r>
        <w:rPr>
          <w:rFonts w:hint="eastAsia" w:eastAsia="黑体"/>
          <w:b/>
          <w:sz w:val="28"/>
        </w:rPr>
        <w:t>-----------------------------------------------------------------------------------</w:t>
      </w:r>
    </w:p>
    <w:p w14:paraId="42DEEF43">
      <w:pPr>
        <w:spacing w:line="360" w:lineRule="auto"/>
        <w:jc w:val="center"/>
        <w:rPr>
          <w:rFonts w:eastAsia="黑体"/>
          <w:b/>
          <w:sz w:val="32"/>
          <w:szCs w:val="22"/>
        </w:rPr>
      </w:pPr>
      <w:r>
        <w:rPr>
          <w:rFonts w:hint="eastAsia" w:eastAsia="黑体"/>
          <w:b/>
          <w:sz w:val="32"/>
          <w:szCs w:val="22"/>
        </w:rPr>
        <w:t>东华大学</w:t>
      </w:r>
    </w:p>
    <w:p w14:paraId="7D8DC1F7">
      <w:pPr>
        <w:spacing w:line="360" w:lineRule="auto"/>
        <w:jc w:val="center"/>
        <w:rPr>
          <w:rFonts w:eastAsia="黑体"/>
          <w:b/>
          <w:sz w:val="32"/>
          <w:szCs w:val="22"/>
        </w:rPr>
      </w:pPr>
      <w:r>
        <w:rPr>
          <w:rFonts w:hint="eastAsia" w:eastAsia="黑体"/>
          <w:b/>
          <w:sz w:val="32"/>
          <w:szCs w:val="22"/>
        </w:rPr>
        <w:t>学位论文版权使用授权书</w:t>
      </w:r>
    </w:p>
    <w:p w14:paraId="42571EC3">
      <w:pPr>
        <w:spacing w:line="360" w:lineRule="auto"/>
        <w:ind w:firstLine="480" w:firstLineChars="200"/>
        <w:jc w:val="left"/>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2343E666">
      <w:pPr>
        <w:spacing w:line="360" w:lineRule="auto"/>
        <w:ind w:firstLine="480" w:firstLineChars="200"/>
        <w:jc w:val="left"/>
        <w:rPr>
          <w:kern w:val="0"/>
          <w:sz w:val="24"/>
          <w:szCs w:val="18"/>
        </w:rPr>
      </w:pPr>
    </w:p>
    <w:p w14:paraId="7EEA9C6F">
      <w:pPr>
        <w:spacing w:line="360" w:lineRule="auto"/>
        <w:ind w:firstLine="480" w:firstLineChars="200"/>
        <w:jc w:val="left"/>
        <w:rPr>
          <w:kern w:val="0"/>
          <w:sz w:val="24"/>
          <w:szCs w:val="18"/>
        </w:rPr>
      </w:pPr>
      <w:r>
        <w:rPr>
          <w:rFonts w:hint="eastAsia"/>
          <w:kern w:val="0"/>
          <w:sz w:val="24"/>
          <w:szCs w:val="18"/>
        </w:rPr>
        <w:t xml:space="preserve">                保 </w:t>
      </w:r>
      <w:r>
        <w:rPr>
          <w:kern w:val="0"/>
          <w:sz w:val="24"/>
          <w:szCs w:val="18"/>
        </w:rPr>
        <w:t xml:space="preserve"> </w:t>
      </w:r>
      <w:r>
        <w:rPr>
          <w:rFonts w:hint="eastAsia"/>
          <w:kern w:val="0"/>
          <w:sz w:val="24"/>
          <w:szCs w:val="18"/>
        </w:rPr>
        <w:t>密 □，在      年解密后适用本版权书。</w:t>
      </w:r>
    </w:p>
    <w:p w14:paraId="0980562C">
      <w:pPr>
        <w:spacing w:line="360" w:lineRule="auto"/>
        <w:ind w:firstLine="480" w:firstLineChars="200"/>
        <w:jc w:val="left"/>
        <w:rPr>
          <w:kern w:val="0"/>
          <w:sz w:val="24"/>
          <w:szCs w:val="18"/>
        </w:rPr>
      </w:pPr>
      <w:r>
        <w:rPr>
          <w:rFonts w:hint="eastAsia"/>
          <w:kern w:val="0"/>
          <w:sz w:val="24"/>
          <w:szCs w:val="18"/>
        </w:rPr>
        <w:t>本学位论文属于</w:t>
      </w:r>
    </w:p>
    <w:p w14:paraId="1B76959A">
      <w:pPr>
        <w:spacing w:line="360" w:lineRule="auto"/>
        <w:ind w:firstLine="480" w:firstLineChars="200"/>
        <w:jc w:val="left"/>
        <w:rPr>
          <w:kern w:val="0"/>
          <w:sz w:val="24"/>
          <w:szCs w:val="18"/>
        </w:rPr>
      </w:pPr>
      <w:r>
        <w:rPr>
          <w:rFonts w:hint="eastAsia"/>
          <w:kern w:val="0"/>
          <w:sz w:val="24"/>
          <w:szCs w:val="18"/>
        </w:rPr>
        <w:t xml:space="preserve">                不保密 □。</w:t>
      </w:r>
    </w:p>
    <w:p w14:paraId="2F55F097">
      <w:pPr>
        <w:spacing w:line="360" w:lineRule="auto"/>
        <w:ind w:firstLine="420" w:firstLineChars="200"/>
        <w:jc w:val="left"/>
        <w:rPr>
          <w:szCs w:val="16"/>
        </w:rPr>
      </w:pPr>
    </w:p>
    <w:p w14:paraId="0EFB9AD0">
      <w:pPr>
        <w:spacing w:line="360" w:lineRule="auto"/>
        <w:ind w:firstLine="420" w:firstLineChars="200"/>
        <w:jc w:val="left"/>
        <w:rPr>
          <w:szCs w:val="16"/>
        </w:rPr>
      </w:pPr>
    </w:p>
    <w:p w14:paraId="656EDBC0">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kern w:val="0"/>
          <w:sz w:val="24"/>
          <w:szCs w:val="18"/>
        </w:rPr>
        <w:t xml:space="preserve">                  </w:t>
      </w:r>
      <w:r>
        <w:rPr>
          <w:rFonts w:hint="eastAsia"/>
          <w:sz w:val="24"/>
          <w:szCs w:val="22"/>
        </w:rPr>
        <w:t>学位论文作者签名：</w:t>
      </w:r>
    </w:p>
    <w:p w14:paraId="68F14BCF">
      <w:pPr>
        <w:spacing w:line="360" w:lineRule="auto"/>
        <w:rPr>
          <w:szCs w:val="21"/>
        </w:rPr>
      </w:pPr>
      <w:r>
        <w:rPr>
          <w:kern w:val="0"/>
          <w:sz w:val="24"/>
          <w:szCs w:val="18"/>
        </w:rPr>
        <w:t xml:space="preserve">                   </w:t>
      </w:r>
      <w:r>
        <w:rPr>
          <w:szCs w:val="21"/>
        </w:rPr>
        <w:t xml:space="preserve">                                           </w:t>
      </w:r>
    </w:p>
    <w:p w14:paraId="0BF63618">
      <w:pPr>
        <w:spacing w:line="360" w:lineRule="auto"/>
        <w:rPr>
          <w:sz w:val="24"/>
          <w:szCs w:val="22"/>
        </w:rPr>
      </w:pPr>
      <w:r>
        <w:rPr>
          <w:szCs w:val="21"/>
        </w:rPr>
        <w:t xml:space="preserve">                                 </w:t>
      </w:r>
      <w:r>
        <w:rPr>
          <w:rFonts w:hint="eastAsia"/>
          <w:sz w:val="24"/>
          <w:szCs w:val="22"/>
        </w:rPr>
        <w:t xml:space="preserve">   日期：     年   月   日</w:t>
      </w:r>
    </w:p>
    <w:p w14:paraId="7F85EDCA">
      <w:pPr>
        <w:spacing w:line="360" w:lineRule="auto"/>
        <w:jc w:val="center"/>
        <w:rPr>
          <w:b/>
          <w:bCs/>
          <w:sz w:val="28"/>
          <w:szCs w:val="28"/>
        </w:rPr>
      </w:pPr>
      <w:r>
        <w:rPr>
          <w:szCs w:val="21"/>
        </w:rPr>
        <w:br w:type="page"/>
      </w:r>
      <w:r>
        <w:rPr>
          <w:rFonts w:hint="eastAsia"/>
          <w:b/>
          <w:bCs/>
          <w:sz w:val="32"/>
          <w:szCs w:val="32"/>
        </w:rPr>
        <w:t>硕士学位论文答辩委员会名单</w:t>
      </w:r>
    </w:p>
    <w:p w14:paraId="50004BA1">
      <w:pPr>
        <w:spacing w:line="360" w:lineRule="auto"/>
        <w:jc w:val="center"/>
        <w:rPr>
          <w:sz w:val="24"/>
        </w:rPr>
      </w:pPr>
    </w:p>
    <w:tbl>
      <w:tblPr>
        <w:tblStyle w:val="37"/>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904"/>
        <w:gridCol w:w="3701"/>
        <w:gridCol w:w="1905"/>
      </w:tblGrid>
      <w:tr w14:paraId="13521D27">
        <w:trPr>
          <w:trHeight w:val="850" w:hRule="atLeast"/>
          <w:jc w:val="center"/>
        </w:trPr>
        <w:tc>
          <w:tcPr>
            <w:tcW w:w="1904" w:type="dxa"/>
            <w:vAlign w:val="center"/>
          </w:tcPr>
          <w:p w14:paraId="36623309">
            <w:pPr>
              <w:spacing w:line="360" w:lineRule="auto"/>
              <w:jc w:val="center"/>
              <w:rPr>
                <w:rFonts w:ascii="宋体" w:hAnsi="宋体" w:cs="宋体"/>
                <w:b/>
                <w:bCs/>
                <w:sz w:val="28"/>
                <w:szCs w:val="28"/>
              </w:rPr>
            </w:pPr>
            <w:r>
              <w:rPr>
                <w:rFonts w:hint="eastAsia" w:ascii="宋体" w:hAnsi="宋体" w:cs="宋体"/>
                <w:b/>
                <w:bCs/>
                <w:sz w:val="28"/>
                <w:szCs w:val="28"/>
              </w:rPr>
              <w:t>姓名</w:t>
            </w:r>
          </w:p>
        </w:tc>
        <w:tc>
          <w:tcPr>
            <w:tcW w:w="1904" w:type="dxa"/>
            <w:vAlign w:val="center"/>
          </w:tcPr>
          <w:p w14:paraId="704CA80C">
            <w:pPr>
              <w:spacing w:line="360" w:lineRule="auto"/>
              <w:jc w:val="center"/>
              <w:rPr>
                <w:rFonts w:ascii="宋体" w:hAnsi="宋体" w:cs="宋体"/>
                <w:b/>
                <w:bCs/>
                <w:sz w:val="28"/>
                <w:szCs w:val="28"/>
              </w:rPr>
            </w:pPr>
            <w:r>
              <w:rPr>
                <w:rFonts w:hint="eastAsia" w:ascii="宋体" w:hAnsi="宋体" w:cs="宋体"/>
                <w:b/>
                <w:bCs/>
                <w:sz w:val="28"/>
                <w:szCs w:val="28"/>
              </w:rPr>
              <w:t>职称</w:t>
            </w:r>
          </w:p>
        </w:tc>
        <w:tc>
          <w:tcPr>
            <w:tcW w:w="3701" w:type="dxa"/>
            <w:vAlign w:val="center"/>
          </w:tcPr>
          <w:p w14:paraId="47D7D503">
            <w:pPr>
              <w:spacing w:line="360" w:lineRule="auto"/>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3E13A949">
            <w:pPr>
              <w:spacing w:line="360" w:lineRule="auto"/>
              <w:jc w:val="center"/>
              <w:rPr>
                <w:rFonts w:ascii="宋体" w:hAnsi="宋体" w:cs="宋体"/>
                <w:b/>
                <w:bCs/>
                <w:sz w:val="28"/>
                <w:szCs w:val="28"/>
              </w:rPr>
            </w:pPr>
            <w:r>
              <w:rPr>
                <w:rFonts w:hint="eastAsia" w:ascii="宋体" w:hAnsi="宋体" w:cs="宋体"/>
                <w:b/>
                <w:bCs/>
                <w:sz w:val="28"/>
                <w:szCs w:val="28"/>
              </w:rPr>
              <w:t>备注</w:t>
            </w:r>
          </w:p>
        </w:tc>
      </w:tr>
      <w:tr w14:paraId="6EAFDAE9">
        <w:trPr>
          <w:trHeight w:val="850" w:hRule="atLeast"/>
          <w:jc w:val="center"/>
        </w:trPr>
        <w:tc>
          <w:tcPr>
            <w:tcW w:w="1904" w:type="dxa"/>
            <w:vAlign w:val="center"/>
          </w:tcPr>
          <w:p w14:paraId="50352D85">
            <w:pPr>
              <w:spacing w:line="360" w:lineRule="auto"/>
              <w:jc w:val="center"/>
              <w:rPr>
                <w:rFonts w:ascii="宋体" w:hAnsi="宋体" w:cs="宋体"/>
                <w:sz w:val="28"/>
                <w:szCs w:val="28"/>
              </w:rPr>
            </w:pPr>
          </w:p>
        </w:tc>
        <w:tc>
          <w:tcPr>
            <w:tcW w:w="1904" w:type="dxa"/>
            <w:vAlign w:val="center"/>
          </w:tcPr>
          <w:p w14:paraId="232024AE">
            <w:pPr>
              <w:spacing w:line="360" w:lineRule="auto"/>
              <w:jc w:val="center"/>
              <w:rPr>
                <w:rFonts w:ascii="宋体" w:hAnsi="宋体" w:cs="宋体"/>
                <w:sz w:val="28"/>
                <w:szCs w:val="28"/>
              </w:rPr>
            </w:pPr>
          </w:p>
        </w:tc>
        <w:tc>
          <w:tcPr>
            <w:tcW w:w="3701" w:type="dxa"/>
            <w:vAlign w:val="center"/>
          </w:tcPr>
          <w:p w14:paraId="232BE720">
            <w:pPr>
              <w:spacing w:line="360" w:lineRule="auto"/>
              <w:jc w:val="center"/>
              <w:rPr>
                <w:rFonts w:ascii="宋体" w:hAnsi="宋体" w:cs="宋体"/>
                <w:sz w:val="28"/>
                <w:szCs w:val="28"/>
              </w:rPr>
            </w:pPr>
          </w:p>
        </w:tc>
        <w:tc>
          <w:tcPr>
            <w:tcW w:w="1905" w:type="dxa"/>
            <w:vAlign w:val="center"/>
          </w:tcPr>
          <w:p w14:paraId="664E8E24">
            <w:pPr>
              <w:spacing w:line="360" w:lineRule="auto"/>
              <w:jc w:val="center"/>
              <w:rPr>
                <w:rFonts w:ascii="宋体" w:hAnsi="宋体" w:cs="宋体"/>
                <w:sz w:val="28"/>
                <w:szCs w:val="28"/>
              </w:rPr>
            </w:pPr>
            <w:r>
              <w:rPr>
                <w:rFonts w:hint="eastAsia" w:ascii="宋体" w:hAnsi="宋体" w:cs="宋体"/>
                <w:sz w:val="28"/>
                <w:szCs w:val="28"/>
              </w:rPr>
              <w:t>主席</w:t>
            </w:r>
          </w:p>
        </w:tc>
      </w:tr>
      <w:tr w14:paraId="6E11793E">
        <w:trPr>
          <w:trHeight w:val="816" w:hRule="atLeast"/>
          <w:jc w:val="center"/>
        </w:trPr>
        <w:tc>
          <w:tcPr>
            <w:tcW w:w="1904" w:type="dxa"/>
            <w:vAlign w:val="center"/>
          </w:tcPr>
          <w:p w14:paraId="6B6E02B2">
            <w:pPr>
              <w:spacing w:line="360" w:lineRule="auto"/>
              <w:jc w:val="center"/>
              <w:rPr>
                <w:rFonts w:ascii="宋体" w:hAnsi="宋体" w:cs="宋体"/>
                <w:sz w:val="28"/>
                <w:szCs w:val="28"/>
              </w:rPr>
            </w:pPr>
          </w:p>
        </w:tc>
        <w:tc>
          <w:tcPr>
            <w:tcW w:w="1904" w:type="dxa"/>
            <w:vAlign w:val="center"/>
          </w:tcPr>
          <w:p w14:paraId="766A4FC9">
            <w:pPr>
              <w:spacing w:line="360" w:lineRule="auto"/>
              <w:jc w:val="center"/>
              <w:rPr>
                <w:rFonts w:ascii="宋体" w:hAnsi="宋体" w:cs="宋体"/>
                <w:sz w:val="28"/>
                <w:szCs w:val="28"/>
              </w:rPr>
            </w:pPr>
          </w:p>
        </w:tc>
        <w:tc>
          <w:tcPr>
            <w:tcW w:w="3701" w:type="dxa"/>
            <w:vAlign w:val="center"/>
          </w:tcPr>
          <w:p w14:paraId="6783CC3A">
            <w:pPr>
              <w:spacing w:line="360" w:lineRule="auto"/>
              <w:jc w:val="center"/>
              <w:rPr>
                <w:rFonts w:ascii="宋体" w:hAnsi="宋体" w:cs="宋体"/>
                <w:sz w:val="28"/>
                <w:szCs w:val="28"/>
              </w:rPr>
            </w:pPr>
          </w:p>
        </w:tc>
        <w:tc>
          <w:tcPr>
            <w:tcW w:w="1905" w:type="dxa"/>
            <w:vAlign w:val="center"/>
          </w:tcPr>
          <w:p w14:paraId="463EB0CD">
            <w:pPr>
              <w:spacing w:line="360" w:lineRule="auto"/>
              <w:jc w:val="center"/>
              <w:rPr>
                <w:rFonts w:ascii="宋体" w:hAnsi="宋体" w:cs="宋体"/>
                <w:sz w:val="28"/>
                <w:szCs w:val="28"/>
              </w:rPr>
            </w:pPr>
            <w:r>
              <w:rPr>
                <w:rFonts w:hint="eastAsia" w:ascii="宋体" w:hAnsi="宋体" w:cs="宋体"/>
                <w:sz w:val="28"/>
                <w:szCs w:val="28"/>
              </w:rPr>
              <w:t>委员</w:t>
            </w:r>
          </w:p>
        </w:tc>
      </w:tr>
      <w:tr w14:paraId="4C9B0997">
        <w:trPr>
          <w:trHeight w:val="850" w:hRule="atLeast"/>
          <w:jc w:val="center"/>
        </w:trPr>
        <w:tc>
          <w:tcPr>
            <w:tcW w:w="1904" w:type="dxa"/>
            <w:vAlign w:val="center"/>
          </w:tcPr>
          <w:p w14:paraId="2F653862">
            <w:pPr>
              <w:spacing w:line="360" w:lineRule="auto"/>
              <w:jc w:val="center"/>
              <w:rPr>
                <w:rFonts w:ascii="宋体" w:hAnsi="宋体" w:cs="宋体"/>
                <w:sz w:val="28"/>
                <w:szCs w:val="28"/>
              </w:rPr>
            </w:pPr>
          </w:p>
        </w:tc>
        <w:tc>
          <w:tcPr>
            <w:tcW w:w="1904" w:type="dxa"/>
            <w:vAlign w:val="center"/>
          </w:tcPr>
          <w:p w14:paraId="5930E0FD">
            <w:pPr>
              <w:spacing w:line="360" w:lineRule="auto"/>
              <w:jc w:val="center"/>
              <w:rPr>
                <w:rFonts w:ascii="宋体" w:hAnsi="宋体" w:cs="宋体"/>
                <w:sz w:val="28"/>
                <w:szCs w:val="28"/>
              </w:rPr>
            </w:pPr>
          </w:p>
        </w:tc>
        <w:tc>
          <w:tcPr>
            <w:tcW w:w="3701" w:type="dxa"/>
            <w:vAlign w:val="center"/>
          </w:tcPr>
          <w:p w14:paraId="43343E80">
            <w:pPr>
              <w:spacing w:line="360" w:lineRule="auto"/>
              <w:jc w:val="center"/>
              <w:rPr>
                <w:rFonts w:ascii="宋体" w:hAnsi="宋体" w:cs="宋体"/>
                <w:sz w:val="28"/>
                <w:szCs w:val="28"/>
              </w:rPr>
            </w:pPr>
          </w:p>
        </w:tc>
        <w:tc>
          <w:tcPr>
            <w:tcW w:w="1905" w:type="dxa"/>
            <w:vAlign w:val="center"/>
          </w:tcPr>
          <w:p w14:paraId="464E8041">
            <w:pPr>
              <w:spacing w:line="360" w:lineRule="auto"/>
              <w:jc w:val="center"/>
              <w:rPr>
                <w:rFonts w:ascii="宋体" w:hAnsi="宋体" w:cs="宋体"/>
                <w:sz w:val="28"/>
                <w:szCs w:val="28"/>
              </w:rPr>
            </w:pPr>
            <w:r>
              <w:rPr>
                <w:rFonts w:hint="eastAsia" w:ascii="宋体" w:hAnsi="宋体" w:cs="宋体"/>
                <w:sz w:val="28"/>
                <w:szCs w:val="28"/>
              </w:rPr>
              <w:t>秘书</w:t>
            </w:r>
          </w:p>
        </w:tc>
      </w:tr>
      <w:tr w14:paraId="411B81B4">
        <w:trPr>
          <w:trHeight w:val="850" w:hRule="atLeast"/>
          <w:jc w:val="center"/>
        </w:trPr>
        <w:tc>
          <w:tcPr>
            <w:tcW w:w="1904" w:type="dxa"/>
            <w:vAlign w:val="center"/>
          </w:tcPr>
          <w:p w14:paraId="72CBC6BC">
            <w:pPr>
              <w:spacing w:line="360" w:lineRule="auto"/>
              <w:jc w:val="center"/>
              <w:rPr>
                <w:rFonts w:ascii="宋体" w:hAnsi="宋体" w:cs="宋体"/>
                <w:sz w:val="28"/>
                <w:szCs w:val="28"/>
              </w:rPr>
            </w:pPr>
          </w:p>
        </w:tc>
        <w:tc>
          <w:tcPr>
            <w:tcW w:w="1904" w:type="dxa"/>
            <w:vAlign w:val="center"/>
          </w:tcPr>
          <w:p w14:paraId="0E94152F">
            <w:pPr>
              <w:spacing w:line="360" w:lineRule="auto"/>
              <w:jc w:val="center"/>
              <w:rPr>
                <w:rFonts w:ascii="宋体" w:hAnsi="宋体" w:cs="宋体"/>
                <w:sz w:val="28"/>
                <w:szCs w:val="28"/>
              </w:rPr>
            </w:pPr>
          </w:p>
        </w:tc>
        <w:tc>
          <w:tcPr>
            <w:tcW w:w="3701" w:type="dxa"/>
            <w:vAlign w:val="center"/>
          </w:tcPr>
          <w:p w14:paraId="61FD5B5A">
            <w:pPr>
              <w:spacing w:line="360" w:lineRule="auto"/>
              <w:jc w:val="center"/>
              <w:rPr>
                <w:rFonts w:ascii="宋体" w:hAnsi="宋体" w:cs="宋体"/>
                <w:sz w:val="28"/>
                <w:szCs w:val="28"/>
              </w:rPr>
            </w:pPr>
          </w:p>
        </w:tc>
        <w:tc>
          <w:tcPr>
            <w:tcW w:w="1905" w:type="dxa"/>
            <w:vAlign w:val="center"/>
          </w:tcPr>
          <w:p w14:paraId="4FA67D23">
            <w:pPr>
              <w:spacing w:line="360" w:lineRule="auto"/>
              <w:jc w:val="center"/>
              <w:rPr>
                <w:rFonts w:ascii="宋体" w:hAnsi="宋体" w:cs="宋体"/>
                <w:sz w:val="28"/>
                <w:szCs w:val="28"/>
              </w:rPr>
            </w:pPr>
          </w:p>
        </w:tc>
      </w:tr>
      <w:tr w14:paraId="0447B348">
        <w:trPr>
          <w:trHeight w:val="850" w:hRule="atLeast"/>
          <w:jc w:val="center"/>
        </w:trPr>
        <w:tc>
          <w:tcPr>
            <w:tcW w:w="1904" w:type="dxa"/>
            <w:vAlign w:val="center"/>
          </w:tcPr>
          <w:p w14:paraId="574BB5FF">
            <w:pPr>
              <w:spacing w:line="360" w:lineRule="auto"/>
              <w:jc w:val="center"/>
              <w:rPr>
                <w:rFonts w:ascii="宋体" w:hAnsi="宋体" w:cs="宋体"/>
                <w:sz w:val="28"/>
                <w:szCs w:val="28"/>
              </w:rPr>
            </w:pPr>
          </w:p>
        </w:tc>
        <w:tc>
          <w:tcPr>
            <w:tcW w:w="1904" w:type="dxa"/>
            <w:vAlign w:val="center"/>
          </w:tcPr>
          <w:p w14:paraId="0E91EF27">
            <w:pPr>
              <w:spacing w:line="360" w:lineRule="auto"/>
              <w:jc w:val="center"/>
              <w:rPr>
                <w:rFonts w:ascii="宋体" w:hAnsi="宋体" w:cs="宋体"/>
                <w:sz w:val="28"/>
                <w:szCs w:val="28"/>
              </w:rPr>
            </w:pPr>
          </w:p>
        </w:tc>
        <w:tc>
          <w:tcPr>
            <w:tcW w:w="3701" w:type="dxa"/>
            <w:vAlign w:val="center"/>
          </w:tcPr>
          <w:p w14:paraId="0F9053C8">
            <w:pPr>
              <w:spacing w:line="360" w:lineRule="auto"/>
              <w:jc w:val="center"/>
              <w:rPr>
                <w:rFonts w:ascii="宋体" w:hAnsi="宋体" w:cs="宋体"/>
                <w:sz w:val="28"/>
                <w:szCs w:val="28"/>
              </w:rPr>
            </w:pPr>
          </w:p>
        </w:tc>
        <w:tc>
          <w:tcPr>
            <w:tcW w:w="1905" w:type="dxa"/>
            <w:vAlign w:val="center"/>
          </w:tcPr>
          <w:p w14:paraId="2EEAE45E">
            <w:pPr>
              <w:spacing w:line="360" w:lineRule="auto"/>
              <w:jc w:val="center"/>
              <w:rPr>
                <w:rFonts w:ascii="宋体" w:hAnsi="宋体" w:cs="宋体"/>
                <w:sz w:val="28"/>
                <w:szCs w:val="28"/>
              </w:rPr>
            </w:pPr>
          </w:p>
        </w:tc>
      </w:tr>
      <w:tr w14:paraId="699BEA17">
        <w:trPr>
          <w:trHeight w:val="850" w:hRule="atLeast"/>
          <w:jc w:val="center"/>
        </w:trPr>
        <w:tc>
          <w:tcPr>
            <w:tcW w:w="1904" w:type="dxa"/>
            <w:vAlign w:val="center"/>
          </w:tcPr>
          <w:p w14:paraId="4DB58F6C">
            <w:pPr>
              <w:spacing w:line="360" w:lineRule="auto"/>
              <w:jc w:val="center"/>
              <w:rPr>
                <w:rFonts w:ascii="宋体" w:hAnsi="宋体" w:cs="宋体"/>
                <w:sz w:val="28"/>
                <w:szCs w:val="28"/>
              </w:rPr>
            </w:pPr>
          </w:p>
        </w:tc>
        <w:tc>
          <w:tcPr>
            <w:tcW w:w="1904" w:type="dxa"/>
            <w:vAlign w:val="center"/>
          </w:tcPr>
          <w:p w14:paraId="494BF9E6">
            <w:pPr>
              <w:spacing w:line="360" w:lineRule="auto"/>
              <w:jc w:val="center"/>
              <w:rPr>
                <w:rFonts w:ascii="宋体" w:hAnsi="宋体" w:cs="宋体"/>
                <w:sz w:val="28"/>
                <w:szCs w:val="28"/>
              </w:rPr>
            </w:pPr>
          </w:p>
        </w:tc>
        <w:tc>
          <w:tcPr>
            <w:tcW w:w="3701" w:type="dxa"/>
            <w:vAlign w:val="center"/>
          </w:tcPr>
          <w:p w14:paraId="02BEDA54">
            <w:pPr>
              <w:spacing w:line="360" w:lineRule="auto"/>
              <w:jc w:val="center"/>
              <w:rPr>
                <w:rFonts w:ascii="宋体" w:hAnsi="宋体" w:cs="宋体"/>
                <w:sz w:val="28"/>
                <w:szCs w:val="28"/>
              </w:rPr>
            </w:pPr>
          </w:p>
        </w:tc>
        <w:tc>
          <w:tcPr>
            <w:tcW w:w="1905" w:type="dxa"/>
            <w:vAlign w:val="center"/>
          </w:tcPr>
          <w:p w14:paraId="6ECA7FF6">
            <w:pPr>
              <w:spacing w:line="360" w:lineRule="auto"/>
              <w:jc w:val="center"/>
              <w:rPr>
                <w:rFonts w:ascii="宋体" w:hAnsi="宋体" w:cs="宋体"/>
                <w:sz w:val="28"/>
                <w:szCs w:val="28"/>
              </w:rPr>
            </w:pPr>
          </w:p>
        </w:tc>
      </w:tr>
      <w:tr w14:paraId="437E7277">
        <w:trPr>
          <w:trHeight w:val="816" w:hRule="atLeast"/>
          <w:jc w:val="center"/>
        </w:trPr>
        <w:tc>
          <w:tcPr>
            <w:tcW w:w="1904" w:type="dxa"/>
            <w:vAlign w:val="center"/>
          </w:tcPr>
          <w:p w14:paraId="1D707084">
            <w:pPr>
              <w:spacing w:line="360" w:lineRule="auto"/>
              <w:jc w:val="center"/>
              <w:rPr>
                <w:rFonts w:ascii="宋体" w:hAnsi="宋体" w:cs="宋体"/>
                <w:sz w:val="28"/>
                <w:szCs w:val="28"/>
              </w:rPr>
            </w:pPr>
          </w:p>
        </w:tc>
        <w:tc>
          <w:tcPr>
            <w:tcW w:w="1904" w:type="dxa"/>
            <w:vAlign w:val="center"/>
          </w:tcPr>
          <w:p w14:paraId="7D992A9A">
            <w:pPr>
              <w:spacing w:line="360" w:lineRule="auto"/>
              <w:jc w:val="center"/>
              <w:rPr>
                <w:rFonts w:ascii="宋体" w:hAnsi="宋体" w:cs="宋体"/>
                <w:sz w:val="28"/>
                <w:szCs w:val="28"/>
              </w:rPr>
            </w:pPr>
          </w:p>
        </w:tc>
        <w:tc>
          <w:tcPr>
            <w:tcW w:w="3701" w:type="dxa"/>
            <w:vAlign w:val="center"/>
          </w:tcPr>
          <w:p w14:paraId="78044E0D">
            <w:pPr>
              <w:spacing w:line="360" w:lineRule="auto"/>
              <w:jc w:val="center"/>
              <w:rPr>
                <w:rFonts w:ascii="宋体" w:hAnsi="宋体" w:cs="宋体"/>
                <w:sz w:val="28"/>
                <w:szCs w:val="28"/>
              </w:rPr>
            </w:pPr>
          </w:p>
        </w:tc>
        <w:tc>
          <w:tcPr>
            <w:tcW w:w="1905" w:type="dxa"/>
            <w:vAlign w:val="center"/>
          </w:tcPr>
          <w:p w14:paraId="58334F84">
            <w:pPr>
              <w:spacing w:line="360" w:lineRule="auto"/>
              <w:jc w:val="center"/>
              <w:rPr>
                <w:rFonts w:ascii="宋体" w:hAnsi="宋体" w:cs="宋体"/>
                <w:sz w:val="28"/>
                <w:szCs w:val="28"/>
              </w:rPr>
            </w:pPr>
          </w:p>
        </w:tc>
      </w:tr>
    </w:tbl>
    <w:p w14:paraId="64FA0E34">
      <w:pPr>
        <w:spacing w:line="320" w:lineRule="exact"/>
        <w:ind w:left="479" w:leftChars="228"/>
        <w:jc w:val="left"/>
        <w:rPr>
          <w:b/>
          <w:sz w:val="28"/>
        </w:rPr>
      </w:pPr>
    </w:p>
    <w:p w14:paraId="67FFCBF6">
      <w:pPr>
        <w:spacing w:line="320" w:lineRule="exact"/>
        <w:ind w:left="479" w:leftChars="228"/>
        <w:jc w:val="left"/>
        <w:rPr>
          <w:b/>
          <w:sz w:val="28"/>
        </w:rPr>
      </w:pPr>
    </w:p>
    <w:p w14:paraId="5B408BDC">
      <w:pPr>
        <w:spacing w:line="320" w:lineRule="exact"/>
        <w:ind w:left="479" w:leftChars="228"/>
        <w:jc w:val="left"/>
        <w:rPr>
          <w:b/>
          <w:sz w:val="28"/>
        </w:rPr>
      </w:pPr>
    </w:p>
    <w:p w14:paraId="56425B8D">
      <w:pPr>
        <w:spacing w:line="320" w:lineRule="exact"/>
        <w:ind w:left="479" w:leftChars="228"/>
        <w:jc w:val="left"/>
        <w:rPr>
          <w:b/>
          <w:sz w:val="28"/>
        </w:rPr>
      </w:pPr>
      <w:r>
        <w:rPr>
          <w:rFonts w:hint="eastAsia"/>
          <w:b/>
          <w:sz w:val="28"/>
        </w:rPr>
        <w:t>答 辩 人：</w:t>
      </w:r>
    </w:p>
    <w:p w14:paraId="4ABF07E3">
      <w:pPr>
        <w:spacing w:line="320" w:lineRule="exact"/>
        <w:ind w:left="479" w:leftChars="228"/>
        <w:jc w:val="left"/>
        <w:rPr>
          <w:b/>
          <w:sz w:val="28"/>
        </w:rPr>
      </w:pPr>
    </w:p>
    <w:p w14:paraId="1D9E7D3D">
      <w:pPr>
        <w:spacing w:line="320" w:lineRule="exact"/>
        <w:ind w:left="479" w:leftChars="228"/>
        <w:jc w:val="left"/>
        <w:rPr>
          <w:b/>
          <w:sz w:val="28"/>
        </w:rPr>
      </w:pPr>
      <w:r>
        <w:rPr>
          <w:rFonts w:hint="eastAsia"/>
          <w:b/>
          <w:sz w:val="28"/>
        </w:rPr>
        <w:t>答辩地点：</w:t>
      </w:r>
    </w:p>
    <w:p w14:paraId="6437449B">
      <w:pPr>
        <w:spacing w:line="320" w:lineRule="exact"/>
        <w:ind w:left="479" w:leftChars="228"/>
        <w:jc w:val="left"/>
        <w:rPr>
          <w:b/>
          <w:sz w:val="28"/>
        </w:rPr>
      </w:pPr>
    </w:p>
    <w:p w14:paraId="374FD809">
      <w:pPr>
        <w:spacing w:line="320" w:lineRule="exact"/>
        <w:ind w:left="479" w:leftChars="228"/>
        <w:jc w:val="left"/>
        <w:rPr>
          <w:b/>
          <w:sz w:val="28"/>
        </w:rPr>
      </w:pPr>
      <w:r>
        <w:rPr>
          <w:rFonts w:hint="eastAsia"/>
          <w:b/>
          <w:sz w:val="28"/>
        </w:rPr>
        <w:t>答辩日期：</w:t>
      </w:r>
    </w:p>
    <w:p w14:paraId="0D1F9010">
      <w:pPr>
        <w:adjustRightInd w:val="0"/>
        <w:snapToGrid w:val="0"/>
        <w:jc w:val="center"/>
      </w:pPr>
    </w:p>
    <w:p w14:paraId="0EE67189">
      <w:pPr>
        <w:pStyle w:val="56"/>
        <w:sectPr>
          <w:headerReference r:id="rId7" w:type="default"/>
          <w:footerReference r:id="rId9" w:type="default"/>
          <w:headerReference r:id="rId8" w:type="even"/>
          <w:footerReference r:id="rId10" w:type="even"/>
          <w:pgSz w:w="11906" w:h="16838"/>
          <w:pgMar w:top="1985" w:right="1588" w:bottom="2268" w:left="1588" w:header="1418" w:footer="1701" w:gutter="284"/>
          <w:pgNumType w:fmt="upperRoman" w:start="1"/>
          <w:cols w:space="425" w:num="1"/>
          <w:docGrid w:linePitch="395" w:charSpace="0"/>
        </w:sectPr>
      </w:pPr>
      <w:bookmarkStart w:id="2" w:name="_Toc85561533"/>
      <w:bookmarkStart w:id="3" w:name="_Toc85554914"/>
      <w:bookmarkStart w:id="4" w:name="_Toc85901080"/>
    </w:p>
    <w:p w14:paraId="4B05EB89">
      <w:pPr>
        <w:jc w:val="center"/>
        <w:rPr>
          <w:rFonts w:ascii="黑体" w:hAnsi="黑体" w:eastAsia="黑体" w:cs="黑体"/>
        </w:rPr>
      </w:pPr>
      <w:bookmarkStart w:id="5" w:name="_Toc291359941"/>
      <w:bookmarkStart w:id="6" w:name="_Toc251145514"/>
      <w:bookmarkStart w:id="7" w:name="_Toc251145350"/>
      <w:bookmarkStart w:id="8" w:name="_Toc251162499"/>
      <w:bookmarkStart w:id="9" w:name="_Toc251346980"/>
      <w:bookmarkStart w:id="10" w:name="_Toc324704635"/>
      <w:bookmarkStart w:id="11" w:name="_Toc86781265"/>
      <w:bookmarkStart w:id="12" w:name="_Toc86781558"/>
      <w:bookmarkStart w:id="13" w:name="_Toc251590706"/>
      <w:bookmarkStart w:id="14" w:name="_Toc251338634"/>
      <w:bookmarkStart w:id="15" w:name="_Toc251338721"/>
      <w:commentRangeStart w:id="49"/>
      <w:r>
        <w:rPr>
          <w:rFonts w:hint="eastAsia" w:ascii="黑体" w:hAnsi="黑体" w:eastAsia="黑体" w:cs="黑体"/>
          <w:sz w:val="32"/>
          <w:szCs w:val="32"/>
        </w:rPr>
        <w:t>基于组合拍卖机制的充电定价与协同调度优化算法研究</w:t>
      </w:r>
      <w:commentRangeEnd w:id="49"/>
      <w:r>
        <w:rPr>
          <w:rStyle w:val="CommentReference"/>
        </w:rPr>
        <w:commentReference w:id="49"/>
      </w:r>
      <w:bookmarkEnd w:id="5"/>
    </w:p>
    <w:p w14:paraId="06F059F4">
      <w:pPr>
        <w:pStyle w:val="35"/>
        <w:ind w:firstLine="420"/>
        <w:rPr>
          <w:rFonts w:ascii="黑体" w:hAnsi="黑体" w:eastAsia="黑体"/>
        </w:rPr>
      </w:pPr>
      <w:commentRangeStart w:id="2"/>
      <w:bookmarkStart w:id="16" w:name="_Toc623813227"/>
      <w:bookmarkStart w:id="17" w:name="_Toc878167383"/>
      <w:r>
        <w:rPr>
          <w:rFonts w:hint="eastAsia" w:ascii="黑体" w:hAnsi="黑体" w:eastAsia="黑体"/>
        </w:rPr>
        <w:t>摘</w:t>
      </w:r>
      <w:r>
        <w:rPr>
          <w:rFonts w:ascii="黑体" w:hAnsi="黑体" w:eastAsia="黑体"/>
        </w:rPr>
        <w:t xml:space="preserve"> </w:t>
      </w:r>
      <w:r>
        <w:rPr>
          <w:rFonts w:hint="eastAsia" w:ascii="黑体" w:hAnsi="黑体" w:eastAsia="黑体"/>
        </w:rPr>
        <w:t>要</w:t>
      </w:r>
      <w:commentRangeEnd w:id="2"/>
      <w:bookmarkEnd w:id="2"/>
      <w:bookmarkEnd w:id="3"/>
      <w:bookmarkEnd w:id="4"/>
      <w:bookmarkEnd w:id="6"/>
      <w:bookmarkEnd w:id="7"/>
      <w:bookmarkEnd w:id="8"/>
      <w:bookmarkEnd w:id="9"/>
      <w:bookmarkEnd w:id="10"/>
      <w:bookmarkEnd w:id="11"/>
      <w:bookmarkEnd w:id="12"/>
      <w:bookmarkEnd w:id="13"/>
      <w:bookmarkEnd w:id="14"/>
      <w:bookmarkEnd w:id="15"/>
      <w:bookmarkEnd w:id="16"/>
      <w:r>
        <w:rPr>
          <w:rStyle w:val="45"/>
          <w:rFonts w:ascii="Times New Roman" w:hAnsi="Times New Roman" w:cs="Times New Roman"/>
          <w:b w:val="0"/>
          <w:bCs w:val="0"/>
        </w:rPr>
        <w:commentReference w:id="2"/>
      </w:r>
      <w:bookmarkEnd w:id="17"/>
    </w:p>
    <w:p w14:paraId="4DB79059">
      <w:pPr>
        <w:pStyle w:val="35"/>
        <w:rPr>
          <w:rFonts w:ascii="黑体" w:hAnsi="黑体" w:eastAsia="黑体"/>
        </w:rPr>
      </w:pPr>
    </w:p>
    <w:p w14:paraId="162994B4">
      <w:pPr>
        <w:pStyle w:val="59"/>
      </w:pPr>
      <w:r>
        <w:rPr>
          <w:rFonts w:hint="eastAsia"/>
        </w:rPr>
        <w:t>在智能电网与智慧城市建设的背景下，通过科学的充电调度与动态定价策略来引导用户行为、优化资源配置已成为提升系统整体效率的核心手段。</w:t>
      </w:r>
      <w:commentRangeStart w:id="3"/>
      <w:r>
        <w:rPr>
          <w:rFonts w:hint="eastAsia"/>
        </w:rPr>
        <w:t>针对城市级多充电站场景下的资源分配与动态定价问题，本文深入研究了在信息不对称条件下的充电需求预测、智能调度与定价优化机制。</w:t>
      </w:r>
      <w:commentRangeEnd w:id="3"/>
      <w:r>
        <w:rPr>
          <w:rStyle w:val="45"/>
        </w:rPr>
        <w:commentReference w:id="3"/>
      </w:r>
      <w:r>
        <w:rPr>
          <w:rFonts w:hint="eastAsia"/>
        </w:rPr>
        <w:t>本文旨在通过引入联邦学习与迭代组合拍卖理论，并结合机器学习技术优化计算效率，提出一套兼顾充电站收益最大化与系统社会福利的高效协同调度算法。</w:t>
      </w:r>
    </w:p>
    <w:p w14:paraId="543A8638">
      <w:pPr>
        <w:pStyle w:val="59"/>
      </w:pPr>
      <w:r>
        <w:rPr>
          <w:rFonts w:hint="eastAsia"/>
        </w:rPr>
        <w:t>本文的主要工作和贡献如下：</w:t>
      </w:r>
    </w:p>
    <w:p w14:paraId="643C0176">
      <w:pPr>
        <w:pStyle w:val="59"/>
        <w:numPr>
          <w:ilvl w:val="0"/>
          <w:numId w:val="3"/>
        </w:numPr>
        <w:ind w:firstLineChars="0"/>
      </w:pPr>
      <w:r>
        <w:rPr>
          <w:rFonts w:hint="eastAsia"/>
        </w:rPr>
        <w:t>面向隐私保护的充电需求预测与保留电价设定：针对单个充电站数据量有限且存在隐私泄露风险的问题，本文提出了一种基于联邦学习框架的时空充电需求多步预测模型。该模型通过聚合区域内聚类充电站的本地更新，在不共享用户真实交易数据的前提下，实现了对未来充电需求的高精度预测。基于预测结果，充电站能够为其各个充电时段科学设定保留电价，在保障基础设施基本收益的同时，为引导用户行为和削峰填谷奠定基础。</w:t>
      </w:r>
    </w:p>
    <w:p w14:paraId="6D10F404">
      <w:pPr>
        <w:pStyle w:val="59"/>
        <w:numPr>
          <w:ilvl w:val="0"/>
          <w:numId w:val="3"/>
        </w:numPr>
        <w:ind w:firstLineChars="0"/>
      </w:pPr>
      <w:r>
        <w:rPr>
          <w:rFonts w:hint="eastAsia"/>
        </w:rPr>
        <w:t>信息不对称下的迭代组合拍卖调度与动态定价机制：针对用户真实估值为私有信息（即信息不对称）的挑战，本文设计了一种基于迭代组合拍卖的充电站定价与调度算法（CSPMBICA）。该机制将充电站视为拍卖方，电动车视为竞标方。通过多轮询价与基于最优响应的竞标策略，算法在不要求用户直接披露真实估值的条件下，逐步收敛至最优资源分配与出清价格。理论分析与仿真实验表明，该机制不仅满足个体理性，且能在保证高服务质量（QoS）的前提下，有效实现充电站收益的最大化。</w:t>
      </w:r>
    </w:p>
    <w:p w14:paraId="3E6E29BA">
      <w:pPr>
        <w:pStyle w:val="59"/>
        <w:numPr>
          <w:ilvl w:val="0"/>
          <w:numId w:val="3"/>
        </w:numPr>
        <w:ind w:firstLineChars="0"/>
      </w:pPr>
      <w:r>
        <w:rPr>
          <w:rFonts w:hint="eastAsia"/>
        </w:rPr>
        <w:t>面向城市级大规模调度的机器学习驱动组合时钟拍卖算法：针对随着充电站和车辆规模扩大而引发的组合爆炸与传统优化算法计算效率低下问题，本文提出了一种适用于城市级规模的电动车机器学习驱动组合时钟拍卖算法（EV-MLCCA）。该算法创新性地利用单调价值神经网络（MVNNs）从用户的需求查询中精准学习并拟合其高维私有估值函数，突破了传统时钟拍卖仅能单调升价的限制，EV-MLCCA在连续空间中沿学习到的凸势函数进行次梯度下降，实现了非单调的动态价格发现。实验结果证明，该算法能够显著降低计算复杂度，加快收敛速度，并相较于传统组合时钟拍卖最高提升了10%的分配效率与系统社会福利。</w:t>
      </w:r>
    </w:p>
    <w:p w14:paraId="23438A2E">
      <w:pPr>
        <w:pStyle w:val="59"/>
      </w:pPr>
      <w:r>
        <w:rPr>
          <w:rFonts w:hint="eastAsia"/>
        </w:rPr>
        <w:t>本文的研究成果不仅为充电站的可持续运营和电网负载均衡提供了创新性的理论支撑，也为智慧城市基础设施的精细化管理和数据驱动的交易机制提供了极具应用价值的解决方案。</w:t>
      </w:r>
    </w:p>
    <w:p w14:paraId="7118D6BB">
      <w:pPr>
        <w:pStyle w:val="59"/>
      </w:pPr>
    </w:p>
    <w:p w14:paraId="60F2C3D6">
      <w:pPr>
        <w:ind w:left="2" w:leftChars="1" w:firstLine="0" w:firstLineChars="0"/>
        <w:rPr>
          <w:rStyle w:val="80"/>
          <w:rFonts w:ascii="宋体" w:hAnsi="宋体" w:cs="宋体"/>
          <w:color w:val="FF0000"/>
          <w:sz w:val="24"/>
          <w:szCs w:val="24"/>
        </w:rPr>
      </w:pPr>
      <w:commentRangeStart w:id="14"/>
      <w:commentRangeStart w:id="15"/>
      <w:r>
        <w:rPr>
          <w:rStyle w:val="60"/>
          <w:rFonts w:hint="eastAsia" w:ascii="宋体" w:hAnsi="宋体" w:eastAsia="宋体" w:cs="宋体"/>
          <w:b/>
          <w:bCs w:val="0"/>
          <w:sz w:val="24"/>
        </w:rPr>
        <w:t>关键词：</w:t>
      </w:r>
      <w:r>
        <w:rPr>
          <w:rStyle w:val="60"/>
          <w:rFonts w:hint="eastAsia" w:ascii="宋体" w:hAnsi="宋体" w:eastAsia="宋体" w:cs="宋体"/>
          <w:sz w:val="24"/>
        </w:rPr>
        <w:t>充电调度；动态定价；迭代组合拍卖；联邦学习；机器学习；社会福利最大化</w:t>
      </w:r>
      <w:commentRangeEnd w:id="14"/>
      <w:r>
        <w:rPr>
          <w:rStyle w:val="CommentReference"/>
        </w:rPr>
        <w:commentReference w:id="14"/>
      </w:r>
      <w:commentRangeEnd w:id="15"/>
      <w:r>
        <w:rPr>
          <w:rStyle w:val="CommentReference"/>
        </w:rPr>
        <w:commentReference w:id="15"/>
      </w:r>
    </w:p>
    <w:p w14:paraId="5C4FC4FA">
      <w:pPr>
        <w:spacing w:line="300" w:lineRule="auto"/>
        <w:ind w:left="990" w:leftChars="1" w:hanging="988" w:hangingChars="353"/>
        <w:rPr>
          <w:rStyle w:val="80"/>
          <w:color w:val="FF0000"/>
        </w:rPr>
      </w:pPr>
    </w:p>
    <w:p w14:paraId="7B449BA9">
      <w:pPr>
        <w:pStyle w:val="76"/>
      </w:pPr>
      <w:bookmarkStart w:id="18" w:name="_Toc251145351"/>
      <w:bookmarkStart w:id="19" w:name="_Toc251145515"/>
      <w:bookmarkStart w:id="20" w:name="_Toc251162500"/>
      <w:r>
        <w:rPr>
          <w:color w:val="FF0000"/>
        </w:rPr>
        <w:br w:type="page"/>
      </w:r>
      <w:r>
        <w:rPr>
          <w:rFonts w:hint="eastAsia"/>
          <w:color w:val="auto"/>
        </w:rPr>
        <w:t>Research on Optimization Algorithms for Charging Pricing and Coordinated Scheduling Based on Combinatorial Auction Mechanisms</w:t>
      </w:r>
    </w:p>
    <w:p w14:paraId="1214915E">
      <w:pPr>
        <w:pStyle w:val="35"/>
        <w:rPr>
          <w:rFonts w:ascii="Times New Roman" w:hAnsi="Times New Roman" w:cs="Times New Roman"/>
        </w:rPr>
      </w:pPr>
      <w:bookmarkStart w:id="21" w:name="_Toc251590707"/>
      <w:bookmarkStart w:id="22" w:name="_Toc413741535"/>
      <w:bookmarkStart w:id="23" w:name="_Toc251338722"/>
      <w:bookmarkStart w:id="24" w:name="_Toc554853418"/>
      <w:bookmarkStart w:id="25" w:name="_Toc86781559"/>
      <w:bookmarkStart w:id="26" w:name="_Toc86781266"/>
      <w:bookmarkStart w:id="27" w:name="_Toc251346981"/>
      <w:bookmarkStart w:id="28" w:name="_Toc1851583897"/>
      <w:commentRangeStart w:id="4"/>
      <w:r>
        <w:rPr>
          <w:rFonts w:ascii="Times New Roman" w:hAnsi="Times New Roman" w:cs="Times New Roman"/>
        </w:rPr>
        <w:t>ABSTRACT</w:t>
      </w:r>
      <w:commentRangeEnd w:id="4"/>
      <w:bookmarkEnd w:id="18"/>
      <w:bookmarkEnd w:id="19"/>
      <w:bookmarkEnd w:id="20"/>
      <w:bookmarkEnd w:id="21"/>
      <w:bookmarkEnd w:id="22"/>
      <w:bookmarkEnd w:id="23"/>
      <w:bookmarkEnd w:id="24"/>
      <w:bookmarkEnd w:id="25"/>
      <w:bookmarkEnd w:id="26"/>
      <w:bookmarkEnd w:id="27"/>
      <w:r>
        <w:rPr>
          <w:rStyle w:val="45"/>
          <w:rFonts w:ascii="Times New Roman" w:hAnsi="Times New Roman" w:cs="Times New Roman"/>
          <w:b w:val="0"/>
          <w:bCs w:val="0"/>
        </w:rPr>
        <w:commentReference w:id="4"/>
      </w:r>
      <w:bookmarkEnd w:id="28"/>
    </w:p>
    <w:p w14:paraId="3A197713">
      <w:pPr>
        <w:pStyle w:val="35"/>
        <w:rPr>
          <w:rFonts w:ascii="Times New Roman" w:hAnsi="Times New Roman" w:cs="Times New Roman"/>
        </w:rPr>
      </w:pPr>
    </w:p>
    <w:p w14:paraId="776D4BD7">
      <w:pPr>
        <w:pStyle w:val="62"/>
        <w:tabs>
          <w:tab w:val="left" w:pos="500"/>
        </w:tabs>
        <w:ind w:firstLine="440"/>
        <w:rPr>
          <w:rFonts w:eastAsia="宋体"/>
          <w:sz w:val="22"/>
          <w:szCs w:val="22"/>
        </w:rPr>
      </w:pPr>
      <w:commentRangeStart w:id="13"/>
      <w:r>
        <w:rPr>
          <w:rFonts w:hint="eastAsia" w:eastAsia="宋体"/>
          <w:sz w:val="22"/>
          <w:szCs w:val="22"/>
        </w:rPr>
        <w:t>Within the context of smart grid and smart city development, leveraging scientific charging scheduling and dynamic pricing strategies to guide user behavior and optimize resource allocation has become a core method for improving overall system efficiency. Addressing the resource allocation and dynamic pricing problem in urban-scale, multi-charging-station scenarios, this paper conducts an in-depth study of charging demand forecasting, intelligent scheduling, and pricing optimization mechanisms under conditions of information asymmetry. By introducing federated learning and iterative combinatorial auction theory, and combining machine learning techniques to optimize computational efficiency, this paper proposes an efficient collaborative scheduling algorithm that balances charging station revenue maximization with system social welfare.</w:t>
      </w:r>
      <w:commentRangeEnd w:id="13"/>
      <w:r>
        <w:rPr>
          <w:rStyle w:val="CommentReference"/>
        </w:rPr>
        <w:commentReference w:id="13"/>
      </w:r>
    </w:p>
    <w:p w14:paraId="37036E04">
      <w:pPr>
        <w:pStyle w:val="62"/>
        <w:tabs>
          <w:tab w:val="left" w:pos="500"/>
        </w:tabs>
        <w:ind w:firstLine="440"/>
        <w:rPr>
          <w:rFonts w:eastAsia="宋体"/>
          <w:sz w:val="22"/>
          <w:szCs w:val="22"/>
        </w:rPr>
      </w:pPr>
      <w:r>
        <w:rPr>
          <w:rFonts w:hint="eastAsia" w:eastAsia="宋体"/>
          <w:sz w:val="22"/>
          <w:szCs w:val="22"/>
        </w:rPr>
        <w:t>The main work and contributions of this paper are as follows:</w:t>
      </w:r>
    </w:p>
    <w:p w14:paraId="19A0737C">
      <w:pPr>
        <w:pStyle w:val="62"/>
        <w:numPr>
          <w:ilvl w:val="0"/>
          <w:numId w:val="4"/>
        </w:numPr>
        <w:tabs>
          <w:tab w:val="left" w:pos="500"/>
        </w:tabs>
        <w:ind w:left="500" w:firstLine="0" w:firstLineChars="0"/>
        <w:rPr>
          <w:rFonts w:eastAsia="宋体"/>
          <w:sz w:val="22"/>
          <w:szCs w:val="22"/>
        </w:rPr>
      </w:pPr>
      <w:r>
        <w:rPr>
          <w:rFonts w:hint="eastAsia" w:eastAsia="宋体"/>
          <w:sz w:val="22"/>
          <w:szCs w:val="22"/>
        </w:rPr>
        <w:t>Privacy-Preserving Charging Demand Forecasting and Reservation Pricing: To address the issues of limited data volume and privacy leakage risks at individual charging stations, this paper proposes a spatiotemporal multi-step charging demand forecasting model based on a federated learning framework. By aggregating local updates from clustered charging stations within a region without sharing users' true transaction data, this model achieves high-precision predictions of future charging demand. Based on the prediction results, charging stations can scientifically set reservation prices for their various charging time slots, laying a foundation for guiding user behavior and peak shaving/valley filling while securing basic infrastructure revenue.</w:t>
      </w:r>
    </w:p>
    <w:p w14:paraId="3B7B2255">
      <w:pPr>
        <w:pStyle w:val="62"/>
        <w:numPr>
          <w:ilvl w:val="0"/>
          <w:numId w:val="4"/>
        </w:numPr>
        <w:tabs>
          <w:tab w:val="left" w:pos="500"/>
        </w:tabs>
        <w:ind w:left="500" w:firstLine="0" w:firstLineChars="0"/>
        <w:rPr>
          <w:rFonts w:eastAsia="宋体"/>
        </w:rPr>
      </w:pPr>
      <w:r>
        <w:rPr>
          <w:rFonts w:hint="eastAsia" w:eastAsia="宋体"/>
          <w:sz w:val="22"/>
          <w:szCs w:val="22"/>
        </w:rPr>
        <w:t>Iterative Combinatorial Auction Scheduling and Dynamic Pricing under Information Asymmetry: To tackle the challenge of users' true valuations being private information (i.e., information asymmetry), this paper designs an Iterative Combinatorial Auction-based charging station pricing and scheduling algorithm (CSPMBICA). The mechanism treats charging stations as auctioneers and EVs as bidders. Through multiple rounds of inquiries and bidding strategies based on best responses, the algorithm converges to optimal resource allocation and clearing prices without requiring users to disclose their true valuations. Theoretical analysis and simulation experiments demonstrate that this mechanism satisfies individual rationality and effectively maximizes charging station revenue while ensuring a high Quality of Service (QoS).</w:t>
      </w:r>
    </w:p>
    <w:p w14:paraId="7DE0D8E3">
      <w:pPr>
        <w:pStyle w:val="62"/>
        <w:numPr>
          <w:ilvl w:val="0"/>
          <w:numId w:val="4"/>
        </w:numPr>
        <w:tabs>
          <w:tab w:val="left" w:pos="500"/>
        </w:tabs>
        <w:ind w:left="500" w:firstLine="0" w:firstLineChars="0"/>
        <w:rPr>
          <w:rFonts w:eastAsia="宋体"/>
          <w:sz w:val="22"/>
          <w:szCs w:val="22"/>
        </w:rPr>
      </w:pPr>
      <w:r>
        <w:rPr>
          <w:rFonts w:hint="eastAsia" w:eastAsia="宋体"/>
          <w:sz w:val="22"/>
          <w:szCs w:val="22"/>
        </w:rPr>
        <w:t>Machine Learning-Driven Combinatorial Clock Auction for Urban-Scale Scheduling: Addressing the "curse of dimensionality" and computational inefficiencies of traditional optimization algorithms at scale, this paper proposes a Machine Learning-driven Combinatorial Clock Auction for EVs (EV-MLCCA). This algorithm innovatively utilizes Monotonic Value Neural Networks (MVNNs) to accurately learn and fit users' high-dimensional private valuation functions from their demand queries. Breaking the limitation of traditional clock auctions—which typically only support monotonic price increases—EV-MLCCA implements non-monotonic dynamic price discovery by performing subgradient descent along learned convex potential functions in continuous space. Experimental results show that this algorithm significantly reduces computational complexity, accelerates convergence, and improves allocation efficiency and system social welfare by up to 10% compared to traditional combinatorial clock auctions.</w:t>
      </w:r>
    </w:p>
    <w:p w14:paraId="35ED7DA4">
      <w:pPr>
        <w:pStyle w:val="62"/>
        <w:tabs>
          <w:tab w:val="left" w:pos="500"/>
        </w:tabs>
        <w:ind w:firstLine="440"/>
        <w:rPr>
          <w:rFonts w:eastAsia="宋体"/>
          <w:sz w:val="22"/>
          <w:szCs w:val="22"/>
        </w:rPr>
      </w:pPr>
      <w:r>
        <w:rPr>
          <w:rFonts w:hint="default" w:eastAsia="宋体"/>
          <w:sz w:val="22"/>
          <w:szCs w:val="22"/>
          <w:lang w:val="en-US"/>
        </w:rPr>
        <w:t>T</w:t>
      </w:r>
      <w:r>
        <w:rPr>
          <w:rFonts w:hint="eastAsia" w:eastAsia="宋体"/>
          <w:sz w:val="22"/>
          <w:szCs w:val="22"/>
        </w:rPr>
        <w:t>he research findings of this paper not only provide innovative theoretical support for sustainable charging station operations and power grid load balancing, but also offer highly practical solutions for the refined management and data-driven transaction mechanisms of smart city infrastructure.</w:t>
      </w:r>
    </w:p>
    <w:p w14:paraId="72F9DC1C">
      <w:pPr>
        <w:pStyle w:val="62"/>
        <w:spacing w:line="360" w:lineRule="auto"/>
        <w:ind w:firstLine="480"/>
        <w:rPr>
          <w:rFonts w:eastAsia="宋体"/>
          <w:sz w:val="24"/>
          <w:szCs w:val="24"/>
        </w:rPr>
      </w:pPr>
    </w:p>
    <w:p w14:paraId="767E0EB6">
      <w:pPr>
        <w:pStyle w:val="62"/>
        <w:spacing w:line="360" w:lineRule="auto"/>
        <w:ind w:firstLine="4008" w:firstLineChars="1670"/>
        <w:rPr>
          <w:rFonts w:eastAsia="宋体"/>
          <w:sz w:val="24"/>
          <w:szCs w:val="24"/>
        </w:rPr>
      </w:pPr>
      <w:r>
        <w:rPr>
          <w:rFonts w:eastAsia="宋体"/>
          <w:sz w:val="24"/>
          <w:szCs w:val="24"/>
        </w:rPr>
        <w:t>S</w:t>
      </w:r>
      <w:r>
        <w:rPr>
          <w:rFonts w:hint="eastAsia" w:eastAsia="宋体"/>
          <w:sz w:val="24"/>
          <w:szCs w:val="24"/>
        </w:rPr>
        <w:t>hiyu</w:t>
      </w:r>
      <w:r>
        <w:rPr>
          <w:rFonts w:eastAsia="宋体"/>
          <w:sz w:val="24"/>
          <w:szCs w:val="24"/>
        </w:rPr>
        <w:t xml:space="preserve"> S</w:t>
      </w:r>
      <w:r>
        <w:rPr>
          <w:rFonts w:hint="eastAsia" w:eastAsia="宋体"/>
          <w:sz w:val="24"/>
          <w:szCs w:val="24"/>
        </w:rPr>
        <w:t>hao</w:t>
      </w:r>
    </w:p>
    <w:p w14:paraId="5D0755B9">
      <w:pPr>
        <w:pStyle w:val="62"/>
        <w:spacing w:line="360" w:lineRule="auto"/>
        <w:ind w:firstLine="4008" w:firstLineChars="1670"/>
        <w:rPr>
          <w:rFonts w:eastAsia="宋体"/>
          <w:sz w:val="24"/>
          <w:szCs w:val="24"/>
        </w:rPr>
      </w:pPr>
      <w:r>
        <w:rPr>
          <w:sz w:val="24"/>
          <w:szCs w:val="24"/>
        </w:rPr>
        <w:t>Supervised by: Z</w:t>
      </w:r>
      <w:r>
        <w:rPr>
          <w:rFonts w:hint="eastAsia" w:eastAsia="宋体"/>
          <w:sz w:val="24"/>
          <w:szCs w:val="24"/>
        </w:rPr>
        <w:t xml:space="preserve">henni </w:t>
      </w:r>
      <w:r>
        <w:rPr>
          <w:rFonts w:eastAsia="宋体"/>
          <w:sz w:val="24"/>
          <w:szCs w:val="24"/>
        </w:rPr>
        <w:t>F</w:t>
      </w:r>
      <w:r>
        <w:rPr>
          <w:rFonts w:hint="eastAsia" w:eastAsia="宋体"/>
          <w:sz w:val="24"/>
          <w:szCs w:val="24"/>
        </w:rPr>
        <w:t>eng</w:t>
      </w:r>
    </w:p>
    <w:p w14:paraId="7D7092EA">
      <w:pPr>
        <w:pStyle w:val="62"/>
        <w:spacing w:line="360" w:lineRule="auto"/>
        <w:ind w:firstLine="480"/>
        <w:rPr>
          <w:rFonts w:eastAsia="宋体"/>
          <w:sz w:val="24"/>
          <w:szCs w:val="24"/>
        </w:rPr>
      </w:pPr>
    </w:p>
    <w:p w14:paraId="62C10CBF">
      <w:pPr>
        <w:pStyle w:val="62"/>
        <w:spacing w:line="360" w:lineRule="auto"/>
        <w:ind w:firstLine="480"/>
        <w:rPr>
          <w:rFonts w:eastAsia="宋体"/>
          <w:sz w:val="24"/>
          <w:szCs w:val="24"/>
        </w:rPr>
      </w:pPr>
    </w:p>
    <w:p w14:paraId="2312F167">
      <w:pPr>
        <w:spacing w:line="360" w:lineRule="auto"/>
        <w:ind w:left="1800" w:hanging="1795" w:hangingChars="747"/>
      </w:pPr>
      <w:commentRangeStart w:id="16"/>
      <w:commentRangeStart w:id="17"/>
      <w:r>
        <w:rPr>
          <w:rStyle w:val="63"/>
          <w:sz w:val="24"/>
          <w:szCs w:val="24"/>
        </w:rPr>
        <w:t>K</w:t>
      </w:r>
      <w:r>
        <w:rPr>
          <w:rStyle w:val="63"/>
          <w:rFonts w:hint="eastAsia"/>
          <w:sz w:val="24"/>
          <w:szCs w:val="24"/>
        </w:rPr>
        <w:t>EY WORDS</w:t>
      </w:r>
      <w:r>
        <w:rPr>
          <w:rStyle w:val="63"/>
          <w:sz w:val="24"/>
          <w:szCs w:val="24"/>
        </w:rPr>
        <w:t>:</w:t>
      </w:r>
      <w:r>
        <w:rPr>
          <w:rStyle w:val="63"/>
          <w:b w:val="0"/>
          <w:sz w:val="24"/>
          <w:szCs w:val="24"/>
        </w:rPr>
        <w:t xml:space="preserve"> </w:t>
      </w:r>
      <w:r>
        <w:rPr>
          <w:rStyle w:val="63"/>
          <w:rFonts w:hint="eastAsia"/>
          <w:b w:val="0"/>
          <w:sz w:val="24"/>
          <w:szCs w:val="24"/>
        </w:rPr>
        <w:t>Charging scheduling; Dynamic pricing; Iterative combinatorial auction; Federated learning; Machine learning; Social welfare maximization</w:t>
      </w:r>
      <w:commentRangeEnd w:id="16"/>
      <w:r>
        <w:rPr>
          <w:rStyle w:val="CommentReference"/>
        </w:rPr>
        <w:commentReference w:id="16"/>
      </w:r>
      <w:commentRangeEnd w:id="17"/>
      <w:r>
        <w:rPr>
          <w:rStyle w:val="CommentReference"/>
        </w:rPr>
        <w:commentReference w:id="17"/>
      </w:r>
    </w:p>
    <w:p w14:paraId="28C3B31E">
      <w:pPr>
        <w:pStyle w:val="62"/>
        <w:ind w:firstLine="560"/>
        <w:sectPr>
          <w:headerReference r:id="rId11" w:type="default"/>
          <w:footerReference r:id="rId13" w:type="default"/>
          <w:headerReference r:id="rId12" w:type="even"/>
          <w:footerReference r:id="rId14" w:type="even"/>
          <w:pgSz w:w="11906" w:h="16838"/>
          <w:pgMar w:top="1985" w:right="1588" w:bottom="2268" w:left="1588" w:header="1418" w:footer="1701" w:gutter="284"/>
          <w:pgNumType w:fmt="upperRoman" w:start="1"/>
          <w:cols w:space="425" w:num="1"/>
          <w:docGrid w:linePitch="395" w:charSpace="0"/>
        </w:sectPr>
      </w:pPr>
    </w:p>
    <w:p w14:paraId="76BB504D">
      <w:pPr>
        <w:adjustRightInd w:val="0"/>
        <w:spacing w:line="360" w:lineRule="auto"/>
        <w:jc w:val="center"/>
        <w:rPr>
          <w:rFonts w:ascii="黑体" w:hAnsi="黑体" w:eastAsia="黑体"/>
          <w:b/>
          <w:bCs/>
          <w:sz w:val="32"/>
          <w:szCs w:val="32"/>
        </w:rPr>
      </w:pPr>
      <w:commentRangeStart w:id="61"/>
      <w:commentRangeStart w:id="62"/>
      <w:r>
        <w:rPr>
          <w:rFonts w:hint="eastAsia" w:ascii="黑体" w:hAnsi="黑体" w:eastAsia="黑体"/>
          <w:b/>
          <w:bCs/>
          <w:sz w:val="32"/>
          <w:szCs w:val="32"/>
        </w:rPr>
        <w:t>目录</w:t>
      </w:r>
      <w:commentRangeEnd w:id="61"/>
      <w:r>
        <w:rPr>
          <w:rStyle w:val="CommentReference"/>
        </w:rPr>
        <w:commentReference w:id="61"/>
      </w:r>
      <w:commentRangeEnd w:id="62"/>
      <w:r>
        <w:rPr>
          <w:rStyle w:val="CommentReference"/>
        </w:rPr>
        <w:commentReference w:id="62"/>
      </w:r>
    </w:p>
    <w:p w14:paraId="0B0481FA">
      <w:pPr>
        <w:adjustRightInd w:val="0"/>
        <w:spacing w:line="360" w:lineRule="auto"/>
        <w:jc w:val="center"/>
        <w:rPr>
          <w:rFonts w:ascii="黑体" w:hAnsi="黑体" w:eastAsia="黑体"/>
          <w:b/>
          <w:bCs/>
          <w:sz w:val="32"/>
          <w:szCs w:val="32"/>
        </w:rPr>
      </w:pPr>
    </w:p>
    <w:p w14:paraId="087F6CDF">
      <w:pPr>
        <w:pStyle w:val="26"/>
        <w:tabs>
          <w:tab w:val="right" w:leader="dot" w:pos="8446"/>
          <w:tab w:val="clear" w:pos="8437"/>
        </w:tabs>
      </w:pP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r>
        <w:rPr>
          <w:rFonts w:ascii="黑体" w:hAnsi="黑体" w:eastAsia="黑体"/>
          <w:bCs w:val="0"/>
          <w:szCs w:val="32"/>
        </w:rPr>
        <w:fldChar w:fldCharType="begin"/>
      </w:r>
      <w:r>
        <w:rPr>
          <w:rFonts w:ascii="黑体" w:hAnsi="黑体" w:eastAsia="黑体"/>
          <w:bCs w:val="0"/>
          <w:szCs w:val="32"/>
        </w:rPr>
        <w:instrText xml:space="preserve"> HYPERLINK \l _Toc878167383 </w:instrText>
      </w:r>
      <w:r>
        <w:rPr>
          <w:rFonts w:ascii="黑体" w:hAnsi="黑体" w:eastAsia="黑体"/>
          <w:bCs w:val="0"/>
          <w:szCs w:val="32"/>
        </w:rPr>
        <w:fldChar w:fldCharType="separate"/>
      </w:r>
      <w:r>
        <w:rPr>
          <w:rFonts w:hint="eastAsia" w:ascii="黑体" w:hAnsi="黑体" w:eastAsia="黑体"/>
        </w:rPr>
        <w:t>摘</w:t>
      </w:r>
      <w:r>
        <w:rPr>
          <w:rFonts w:ascii="黑体" w:hAnsi="黑体" w:eastAsia="黑体"/>
        </w:rPr>
        <w:t xml:space="preserve"> </w:t>
      </w:r>
      <w:r>
        <w:rPr>
          <w:rFonts w:hint="eastAsia" w:ascii="黑体" w:hAnsi="黑体" w:eastAsia="黑体"/>
        </w:rPr>
        <w:t>要</w:t>
      </w:r>
      <w:r>
        <w:tab/>
      </w:r>
      <w:r>
        <w:fldChar w:fldCharType="begin"/>
      </w:r>
      <w:r>
        <w:instrText xml:space="preserve"> PAGEREF _Toc878167383 \h </w:instrText>
      </w:r>
      <w:r>
        <w:fldChar w:fldCharType="separate"/>
      </w:r>
      <w:r>
        <w:t>I</w:t>
      </w:r>
      <w:r>
        <w:fldChar w:fldCharType="end"/>
      </w:r>
      <w:r>
        <w:rPr>
          <w:rFonts w:ascii="黑体" w:hAnsi="黑体" w:eastAsia="黑体"/>
          <w:bCs w:val="0"/>
          <w:szCs w:val="32"/>
        </w:rPr>
        <w:fldChar w:fldCharType="end"/>
      </w:r>
    </w:p>
    <w:p w14:paraId="730AFF30">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_Toc1851583897 </w:instrText>
      </w:r>
      <w:r>
        <w:rPr>
          <w:rFonts w:ascii="黑体" w:hAnsi="黑体" w:eastAsia="黑体"/>
          <w:bCs/>
          <w:szCs w:val="32"/>
        </w:rPr>
        <w:fldChar w:fldCharType="separate"/>
      </w:r>
      <w:r>
        <w:rPr>
          <w:rFonts w:ascii="Times New Roman" w:hAnsi="Times New Roman" w:cs="Times New Roman"/>
        </w:rPr>
        <w:t>ABSTRACT</w:t>
      </w:r>
      <w:r>
        <w:tab/>
      </w:r>
      <w:r>
        <w:fldChar w:fldCharType="begin"/>
      </w:r>
      <w:r>
        <w:instrText xml:space="preserve"> PAGEREF _Toc1851583897 \h </w:instrText>
      </w:r>
      <w:r>
        <w:fldChar w:fldCharType="separate"/>
      </w:r>
      <w:r>
        <w:t>III</w:t>
      </w:r>
      <w:r>
        <w:fldChar w:fldCharType="end"/>
      </w:r>
      <w:r>
        <w:rPr>
          <w:rFonts w:ascii="黑体" w:hAnsi="黑体" w:eastAsia="黑体"/>
          <w:bCs/>
          <w:szCs w:val="32"/>
        </w:rPr>
        <w:fldChar w:fldCharType="end"/>
      </w:r>
    </w:p>
    <w:p w14:paraId="09409249">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_Toc385028202 </w:instrText>
      </w:r>
      <w:r>
        <w:rPr>
          <w:rFonts w:ascii="黑体" w:hAnsi="黑体" w:eastAsia="黑体"/>
          <w:bCs/>
          <w:szCs w:val="32"/>
        </w:rPr>
        <w:fldChar w:fldCharType="separate"/>
      </w:r>
      <w:r>
        <w:rPr>
          <w:rFonts w:hint="eastAsia"/>
        </w:rPr>
        <w:t>第一章 绪论</w:t>
      </w:r>
      <w:r>
        <w:tab/>
      </w:r>
      <w:r>
        <w:fldChar w:fldCharType="begin"/>
      </w:r>
      <w:r>
        <w:instrText xml:space="preserve"> PAGEREF _Toc385028202 \h </w:instrText>
      </w:r>
      <w:r>
        <w:fldChar w:fldCharType="separate"/>
      </w:r>
      <w:r>
        <w:t>10</w:t>
      </w:r>
      <w:r>
        <w:fldChar w:fldCharType="end"/>
      </w:r>
      <w:r>
        <w:rPr>
          <w:rFonts w:ascii="黑体" w:hAnsi="黑体" w:eastAsia="黑体"/>
          <w:bCs/>
          <w:szCs w:val="32"/>
        </w:rPr>
        <w:fldChar w:fldCharType="end"/>
      </w:r>
    </w:p>
    <w:p w14:paraId="54DF69C4">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_Toc800762603 </w:instrText>
      </w:r>
      <w:r>
        <w:rPr>
          <w:rFonts w:ascii="黑体" w:hAnsi="黑体" w:eastAsia="黑体"/>
          <w:bCs/>
          <w:szCs w:val="32"/>
        </w:rPr>
        <w:fldChar w:fldCharType="separate"/>
      </w:r>
      <w:r>
        <w:rPr>
          <w:rFonts w:hint="eastAsia"/>
        </w:rPr>
        <w:t>1.1. 研究背景及意义</w:t>
      </w:r>
      <w:r>
        <w:tab/>
      </w:r>
      <w:r>
        <w:fldChar w:fldCharType="begin"/>
      </w:r>
      <w:r>
        <w:instrText xml:space="preserve"> PAGEREF _Toc800762603 \h </w:instrText>
      </w:r>
      <w:r>
        <w:fldChar w:fldCharType="separate"/>
      </w:r>
      <w:r>
        <w:t>10</w:t>
      </w:r>
      <w:r>
        <w:fldChar w:fldCharType="end"/>
      </w:r>
      <w:r>
        <w:rPr>
          <w:rFonts w:ascii="黑体" w:hAnsi="黑体" w:eastAsia="黑体"/>
          <w:bCs/>
          <w:szCs w:val="32"/>
        </w:rPr>
        <w:fldChar w:fldCharType="end"/>
      </w:r>
    </w:p>
    <w:p w14:paraId="1021954C">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_Toc137052872 </w:instrText>
      </w:r>
      <w:r>
        <w:rPr>
          <w:rFonts w:ascii="黑体" w:hAnsi="黑体" w:eastAsia="黑体"/>
          <w:bCs/>
          <w:szCs w:val="32"/>
        </w:rPr>
        <w:fldChar w:fldCharType="separate"/>
      </w:r>
      <w:r>
        <w:rPr>
          <w:rFonts w:hint="eastAsia"/>
        </w:rPr>
        <w:t>1.2. 国内外研究现状</w:t>
      </w:r>
      <w:r>
        <w:tab/>
      </w:r>
      <w:r>
        <w:fldChar w:fldCharType="begin"/>
      </w:r>
      <w:r>
        <w:instrText xml:space="preserve"> PAGEREF _Toc137052872 \h </w:instrText>
      </w:r>
      <w:r>
        <w:fldChar w:fldCharType="separate"/>
      </w:r>
      <w:r>
        <w:t>11</w:t>
      </w:r>
      <w:r>
        <w:fldChar w:fldCharType="end"/>
      </w:r>
      <w:r>
        <w:rPr>
          <w:rFonts w:ascii="黑体" w:hAnsi="黑体" w:eastAsia="黑体"/>
          <w:bCs/>
          <w:szCs w:val="32"/>
        </w:rPr>
        <w:fldChar w:fldCharType="end"/>
      </w:r>
    </w:p>
    <w:p w14:paraId="0732A65B">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_Toc1345150120 </w:instrText>
      </w:r>
      <w:r>
        <w:rPr>
          <w:rFonts w:ascii="黑体" w:hAnsi="黑体" w:eastAsia="黑体"/>
          <w:bCs/>
          <w:szCs w:val="32"/>
        </w:rPr>
        <w:fldChar w:fldCharType="separate"/>
      </w:r>
      <w:r>
        <w:rPr>
          <w:rFonts w:hint="default" w:ascii="Times New Roman Bold" w:hAnsi="Times New Roman Bold" w:cs="Times New Roman Bold"/>
          <w:bCs/>
        </w:rPr>
        <w:t xml:space="preserve">1.2.1. </w:t>
      </w:r>
      <w:r>
        <w:rPr>
          <w:rFonts w:hint="eastAsia"/>
        </w:rPr>
        <w:t>充电站电能需求预测研究</w:t>
      </w:r>
      <w:r>
        <w:tab/>
      </w:r>
      <w:r>
        <w:fldChar w:fldCharType="begin"/>
      </w:r>
      <w:r>
        <w:instrText xml:space="preserve"> PAGEREF _Toc1345150120 \h </w:instrText>
      </w:r>
      <w:r>
        <w:fldChar w:fldCharType="separate"/>
      </w:r>
      <w:r>
        <w:t>11</w:t>
      </w:r>
      <w:r>
        <w:fldChar w:fldCharType="end"/>
      </w:r>
      <w:r>
        <w:rPr>
          <w:rFonts w:ascii="黑体" w:hAnsi="黑体" w:eastAsia="黑体"/>
          <w:bCs/>
          <w:szCs w:val="32"/>
        </w:rPr>
        <w:fldChar w:fldCharType="end"/>
      </w:r>
    </w:p>
    <w:p w14:paraId="3139B20D">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_Toc1377714871 </w:instrText>
      </w:r>
      <w:r>
        <w:rPr>
          <w:rFonts w:ascii="黑体" w:hAnsi="黑体" w:eastAsia="黑体"/>
          <w:bCs/>
          <w:szCs w:val="32"/>
        </w:rPr>
        <w:fldChar w:fldCharType="separate"/>
      </w:r>
      <w:r>
        <w:rPr>
          <w:rFonts w:hint="default" w:ascii="Times New Roman Bold" w:hAnsi="Times New Roman Bold" w:cs="Times New Roman Bold"/>
          <w:bCs/>
        </w:rPr>
        <w:t xml:space="preserve">1.2.2. </w:t>
      </w:r>
      <w:r>
        <w:rPr>
          <w:rFonts w:hint="eastAsia"/>
        </w:rPr>
        <w:t>电动车充电调度算法研究</w:t>
      </w:r>
      <w:r>
        <w:tab/>
      </w:r>
      <w:r>
        <w:fldChar w:fldCharType="begin"/>
      </w:r>
      <w:r>
        <w:instrText xml:space="preserve"> PAGEREF _Toc1377714871 \h </w:instrText>
      </w:r>
      <w:r>
        <w:fldChar w:fldCharType="separate"/>
      </w:r>
      <w:r>
        <w:t>12</w:t>
      </w:r>
      <w:r>
        <w:fldChar w:fldCharType="end"/>
      </w:r>
      <w:r>
        <w:rPr>
          <w:rFonts w:ascii="黑体" w:hAnsi="黑体" w:eastAsia="黑体"/>
          <w:bCs/>
          <w:szCs w:val="32"/>
        </w:rPr>
        <w:fldChar w:fldCharType="end"/>
      </w:r>
    </w:p>
    <w:p w14:paraId="04678D55">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_Toc1085154943 </w:instrText>
      </w:r>
      <w:r>
        <w:rPr>
          <w:rFonts w:ascii="黑体" w:hAnsi="黑体" w:eastAsia="黑体"/>
          <w:bCs/>
          <w:szCs w:val="32"/>
        </w:rPr>
        <w:fldChar w:fldCharType="separate"/>
      </w:r>
      <w:r>
        <w:rPr>
          <w:rFonts w:hint="default" w:ascii="Times New Roman Bold" w:hAnsi="Times New Roman Bold" w:cs="Times New Roman Bold"/>
          <w:bCs/>
        </w:rPr>
        <w:t xml:space="preserve">1.2.3. </w:t>
      </w:r>
      <w:r>
        <w:rPr>
          <w:rFonts w:hint="eastAsia"/>
        </w:rPr>
        <w:t>充电站定价与拍卖机制研究</w:t>
      </w:r>
      <w:r>
        <w:tab/>
      </w:r>
      <w:r>
        <w:fldChar w:fldCharType="begin"/>
      </w:r>
      <w:r>
        <w:instrText xml:space="preserve"> PAGEREF _Toc1085154943 \h </w:instrText>
      </w:r>
      <w:r>
        <w:fldChar w:fldCharType="separate"/>
      </w:r>
      <w:r>
        <w:t>13</w:t>
      </w:r>
      <w:r>
        <w:fldChar w:fldCharType="end"/>
      </w:r>
      <w:r>
        <w:rPr>
          <w:rFonts w:ascii="黑体" w:hAnsi="黑体" w:eastAsia="黑体"/>
          <w:bCs/>
          <w:szCs w:val="32"/>
        </w:rPr>
        <w:fldChar w:fldCharType="end"/>
      </w:r>
    </w:p>
    <w:p w14:paraId="010B7E46">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_Toc1767996677 </w:instrText>
      </w:r>
      <w:r>
        <w:rPr>
          <w:rFonts w:ascii="黑体" w:hAnsi="黑体" w:eastAsia="黑体"/>
          <w:bCs/>
          <w:szCs w:val="32"/>
        </w:rPr>
        <w:fldChar w:fldCharType="separate"/>
      </w:r>
      <w:r>
        <w:rPr>
          <w:rFonts w:hint="default" w:ascii="Times New Roman Bold" w:hAnsi="Times New Roman Bold" w:cs="Times New Roman Bold"/>
          <w:bCs/>
        </w:rPr>
        <w:t xml:space="preserve">1.2.4. </w:t>
      </w:r>
      <w:r>
        <w:rPr>
          <w:rFonts w:hint="eastAsia"/>
        </w:rPr>
        <w:t>国内外研究现状总结</w:t>
      </w:r>
      <w:r>
        <w:tab/>
      </w:r>
      <w:r>
        <w:fldChar w:fldCharType="begin"/>
      </w:r>
      <w:r>
        <w:instrText xml:space="preserve"> PAGEREF _Toc1767996677 \h </w:instrText>
      </w:r>
      <w:r>
        <w:fldChar w:fldCharType="separate"/>
      </w:r>
      <w:r>
        <w:t>14</w:t>
      </w:r>
      <w:r>
        <w:fldChar w:fldCharType="end"/>
      </w:r>
      <w:r>
        <w:rPr>
          <w:rFonts w:ascii="黑体" w:hAnsi="黑体" w:eastAsia="黑体"/>
          <w:bCs/>
          <w:szCs w:val="32"/>
        </w:rPr>
        <w:fldChar w:fldCharType="end"/>
      </w:r>
    </w:p>
    <w:p w14:paraId="18744E34">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_Toc2136410447 </w:instrText>
      </w:r>
      <w:r>
        <w:rPr>
          <w:rFonts w:ascii="黑体" w:hAnsi="黑体" w:eastAsia="黑体"/>
          <w:bCs/>
          <w:szCs w:val="32"/>
        </w:rPr>
        <w:fldChar w:fldCharType="separate"/>
      </w:r>
      <w:r>
        <w:rPr>
          <w:rFonts w:hint="eastAsia"/>
        </w:rPr>
        <w:t>1.3. 研究内容与贡献</w:t>
      </w:r>
      <w:r>
        <w:tab/>
      </w:r>
      <w:r>
        <w:fldChar w:fldCharType="begin"/>
      </w:r>
      <w:r>
        <w:instrText xml:space="preserve"> PAGEREF _Toc2136410447 \h </w:instrText>
      </w:r>
      <w:r>
        <w:fldChar w:fldCharType="separate"/>
      </w:r>
      <w:r>
        <w:t>15</w:t>
      </w:r>
      <w:r>
        <w:fldChar w:fldCharType="end"/>
      </w:r>
      <w:r>
        <w:rPr>
          <w:rFonts w:ascii="黑体" w:hAnsi="黑体" w:eastAsia="黑体"/>
          <w:bCs/>
          <w:szCs w:val="32"/>
        </w:rPr>
        <w:fldChar w:fldCharType="end"/>
      </w:r>
    </w:p>
    <w:p w14:paraId="705AF9D8">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_Toc723804889 </w:instrText>
      </w:r>
      <w:r>
        <w:rPr>
          <w:rFonts w:ascii="黑体" w:hAnsi="黑体" w:eastAsia="黑体"/>
          <w:bCs/>
          <w:szCs w:val="32"/>
        </w:rPr>
        <w:fldChar w:fldCharType="separate"/>
      </w:r>
      <w:r>
        <w:rPr>
          <w:rFonts w:hint="default" w:ascii="Times New Roman Bold" w:hAnsi="Times New Roman Bold" w:cs="Times New Roman Bold"/>
          <w:bCs/>
        </w:rPr>
        <w:t xml:space="preserve">1.3.1. </w:t>
      </w:r>
      <w:r>
        <w:rPr>
          <w:rFonts w:hint="eastAsia"/>
        </w:rPr>
        <w:t>研究问题</w:t>
      </w:r>
      <w:r>
        <w:tab/>
      </w:r>
      <w:r>
        <w:fldChar w:fldCharType="begin"/>
      </w:r>
      <w:r>
        <w:instrText xml:space="preserve"> PAGEREF _Toc723804889 \h </w:instrText>
      </w:r>
      <w:r>
        <w:fldChar w:fldCharType="separate"/>
      </w:r>
      <w:r>
        <w:t>15</w:t>
      </w:r>
      <w:r>
        <w:fldChar w:fldCharType="end"/>
      </w:r>
      <w:r>
        <w:rPr>
          <w:rFonts w:ascii="黑体" w:hAnsi="黑体" w:eastAsia="黑体"/>
          <w:bCs/>
          <w:szCs w:val="32"/>
        </w:rPr>
        <w:fldChar w:fldCharType="end"/>
      </w:r>
    </w:p>
    <w:p w14:paraId="3860E0EA">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_Toc1641392815 </w:instrText>
      </w:r>
      <w:r>
        <w:rPr>
          <w:rFonts w:ascii="黑体" w:hAnsi="黑体" w:eastAsia="黑体"/>
          <w:bCs/>
          <w:szCs w:val="32"/>
        </w:rPr>
        <w:fldChar w:fldCharType="separate"/>
      </w:r>
      <w:r>
        <w:rPr>
          <w:rFonts w:hint="default" w:ascii="Times New Roman Bold" w:hAnsi="Times New Roman Bold" w:cs="Times New Roman Bold"/>
          <w:bCs/>
        </w:rPr>
        <w:t xml:space="preserve">1.3.2. </w:t>
      </w:r>
      <w:r>
        <w:rPr>
          <w:rFonts w:hint="eastAsia"/>
        </w:rPr>
        <w:t>研究内容</w:t>
      </w:r>
      <w:r>
        <w:tab/>
      </w:r>
      <w:r>
        <w:fldChar w:fldCharType="begin"/>
      </w:r>
      <w:r>
        <w:instrText xml:space="preserve"> PAGEREF _Toc1641392815 \h </w:instrText>
      </w:r>
      <w:r>
        <w:fldChar w:fldCharType="separate"/>
      </w:r>
      <w:r>
        <w:t>16</w:t>
      </w:r>
      <w:r>
        <w:fldChar w:fldCharType="end"/>
      </w:r>
      <w:r>
        <w:rPr>
          <w:rFonts w:ascii="黑体" w:hAnsi="黑体" w:eastAsia="黑体"/>
          <w:bCs/>
          <w:szCs w:val="32"/>
        </w:rPr>
        <w:fldChar w:fldCharType="end"/>
      </w:r>
    </w:p>
    <w:p w14:paraId="1BE5FFBF">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_Toc314112343 </w:instrText>
      </w:r>
      <w:r>
        <w:rPr>
          <w:rFonts w:ascii="黑体" w:hAnsi="黑体" w:eastAsia="黑体"/>
          <w:bCs/>
          <w:szCs w:val="32"/>
        </w:rPr>
        <w:fldChar w:fldCharType="separate"/>
      </w:r>
      <w:r>
        <w:rPr>
          <w:rFonts w:hint="default" w:ascii="Times New Roman Bold" w:hAnsi="Times New Roman Bold" w:cs="Times New Roman Bold"/>
          <w:bCs/>
        </w:rPr>
        <w:t xml:space="preserve">1.3.3. </w:t>
      </w:r>
      <w:r>
        <w:rPr>
          <w:rFonts w:hint="eastAsia"/>
        </w:rPr>
        <w:t>主要贡献</w:t>
      </w:r>
      <w:r>
        <w:tab/>
      </w:r>
      <w:r>
        <w:fldChar w:fldCharType="begin"/>
      </w:r>
      <w:r>
        <w:instrText xml:space="preserve"> PAGEREF _Toc314112343 \h </w:instrText>
      </w:r>
      <w:r>
        <w:fldChar w:fldCharType="separate"/>
      </w:r>
      <w:r>
        <w:t>17</w:t>
      </w:r>
      <w:r>
        <w:fldChar w:fldCharType="end"/>
      </w:r>
      <w:r>
        <w:rPr>
          <w:rFonts w:ascii="黑体" w:hAnsi="黑体" w:eastAsia="黑体"/>
          <w:bCs/>
          <w:szCs w:val="32"/>
        </w:rPr>
        <w:fldChar w:fldCharType="end"/>
      </w:r>
    </w:p>
    <w:p w14:paraId="5A1D9134">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_Toc771344475 </w:instrText>
      </w:r>
      <w:r>
        <w:rPr>
          <w:rFonts w:ascii="黑体" w:hAnsi="黑体" w:eastAsia="黑体"/>
          <w:bCs/>
          <w:szCs w:val="32"/>
        </w:rPr>
        <w:fldChar w:fldCharType="separate"/>
      </w:r>
      <w:r>
        <w:rPr>
          <w:rFonts w:hint="eastAsia"/>
        </w:rPr>
        <w:t>1.4. 论文组织架构</w:t>
      </w:r>
      <w:r>
        <w:tab/>
      </w:r>
      <w:r>
        <w:fldChar w:fldCharType="begin"/>
      </w:r>
      <w:r>
        <w:instrText xml:space="preserve"> PAGEREF _Toc771344475 \h </w:instrText>
      </w:r>
      <w:r>
        <w:fldChar w:fldCharType="separate"/>
      </w:r>
      <w:r>
        <w:t>18</w:t>
      </w:r>
      <w:r>
        <w:fldChar w:fldCharType="end"/>
      </w:r>
      <w:r>
        <w:rPr>
          <w:rFonts w:ascii="黑体" w:hAnsi="黑体" w:eastAsia="黑体"/>
          <w:bCs/>
          <w:szCs w:val="32"/>
        </w:rPr>
        <w:fldChar w:fldCharType="end"/>
      </w:r>
    </w:p>
    <w:p w14:paraId="2E3ABB1B">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_Toc1775298033 </w:instrText>
      </w:r>
      <w:r>
        <w:rPr>
          <w:rFonts w:ascii="黑体" w:hAnsi="黑体" w:eastAsia="黑体"/>
          <w:bCs/>
          <w:szCs w:val="32"/>
        </w:rPr>
        <w:fldChar w:fldCharType="separate"/>
      </w:r>
      <w:r>
        <w:rPr>
          <w:rFonts w:hint="eastAsia"/>
        </w:rPr>
        <w:t>1.5. 本章小结</w:t>
      </w:r>
      <w:r>
        <w:tab/>
      </w:r>
      <w:r>
        <w:fldChar w:fldCharType="begin"/>
      </w:r>
      <w:r>
        <w:instrText xml:space="preserve"> PAGEREF _Toc1775298033 \h </w:instrText>
      </w:r>
      <w:r>
        <w:fldChar w:fldCharType="separate"/>
      </w:r>
      <w:r>
        <w:t>19</w:t>
      </w:r>
      <w:r>
        <w:fldChar w:fldCharType="end"/>
      </w:r>
      <w:r>
        <w:rPr>
          <w:rFonts w:ascii="黑体" w:hAnsi="黑体" w:eastAsia="黑体"/>
          <w:bCs/>
          <w:szCs w:val="32"/>
        </w:rPr>
        <w:fldChar w:fldCharType="end"/>
      </w:r>
    </w:p>
    <w:p w14:paraId="1EBD87C9">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_Toc296249213 </w:instrText>
      </w:r>
      <w:r>
        <w:rPr>
          <w:rFonts w:ascii="黑体" w:hAnsi="黑体" w:eastAsia="黑体"/>
          <w:bCs/>
          <w:szCs w:val="32"/>
        </w:rPr>
        <w:fldChar w:fldCharType="separate"/>
      </w:r>
      <w:r>
        <w:rPr>
          <w:rFonts w:hint="eastAsia"/>
        </w:rPr>
        <w:t>第二章 相关理论与技术</w:t>
      </w:r>
      <w:r>
        <w:tab/>
      </w:r>
      <w:r>
        <w:fldChar w:fldCharType="begin"/>
      </w:r>
      <w:r>
        <w:instrText xml:space="preserve"> PAGEREF _Toc296249213 \h </w:instrText>
      </w:r>
      <w:r>
        <w:fldChar w:fldCharType="separate"/>
      </w:r>
      <w:r>
        <w:t>21</w:t>
      </w:r>
      <w:r>
        <w:fldChar w:fldCharType="end"/>
      </w:r>
      <w:r>
        <w:rPr>
          <w:rFonts w:ascii="黑体" w:hAnsi="黑体" w:eastAsia="黑体"/>
          <w:bCs/>
          <w:szCs w:val="32"/>
        </w:rPr>
        <w:fldChar w:fldCharType="end"/>
      </w:r>
    </w:p>
    <w:p w14:paraId="611BA64B">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_Toc1193429145 </w:instrText>
      </w:r>
      <w:r>
        <w:rPr>
          <w:rFonts w:ascii="黑体" w:hAnsi="黑体" w:eastAsia="黑体"/>
          <w:bCs/>
          <w:szCs w:val="32"/>
        </w:rPr>
        <w:fldChar w:fldCharType="separate"/>
      </w:r>
      <w:r>
        <w:rPr>
          <w:rFonts w:hint="eastAsia"/>
        </w:rPr>
        <w:t>2.1. 联邦学习与隐私保护</w:t>
      </w:r>
      <w:r>
        <w:tab/>
      </w:r>
      <w:r>
        <w:fldChar w:fldCharType="begin"/>
      </w:r>
      <w:r>
        <w:instrText xml:space="preserve"> PAGEREF _Toc1193429145 \h </w:instrText>
      </w:r>
      <w:r>
        <w:fldChar w:fldCharType="separate"/>
      </w:r>
      <w:r>
        <w:t>21</w:t>
      </w:r>
      <w:r>
        <w:fldChar w:fldCharType="end"/>
      </w:r>
      <w:r>
        <w:rPr>
          <w:rFonts w:ascii="黑体" w:hAnsi="黑体" w:eastAsia="黑体"/>
          <w:bCs/>
          <w:szCs w:val="32"/>
        </w:rPr>
        <w:fldChar w:fldCharType="end"/>
      </w:r>
    </w:p>
    <w:p w14:paraId="08B54690">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_Toc466377035 </w:instrText>
      </w:r>
      <w:r>
        <w:rPr>
          <w:rFonts w:ascii="黑体" w:hAnsi="黑体" w:eastAsia="黑体"/>
          <w:bCs/>
          <w:szCs w:val="32"/>
        </w:rPr>
        <w:fldChar w:fldCharType="separate"/>
      </w:r>
      <w:r>
        <w:rPr>
          <w:rFonts w:hint="eastAsia"/>
        </w:rPr>
        <w:t>2.2. 深度学习时序预测模型</w:t>
      </w:r>
      <w:r>
        <w:tab/>
      </w:r>
      <w:r>
        <w:fldChar w:fldCharType="begin"/>
      </w:r>
      <w:r>
        <w:instrText xml:space="preserve"> PAGEREF _Toc466377035 \h </w:instrText>
      </w:r>
      <w:r>
        <w:fldChar w:fldCharType="separate"/>
      </w:r>
      <w:r>
        <w:t>21</w:t>
      </w:r>
      <w:r>
        <w:fldChar w:fldCharType="end"/>
      </w:r>
      <w:r>
        <w:rPr>
          <w:rFonts w:ascii="黑体" w:hAnsi="黑体" w:eastAsia="黑体"/>
          <w:bCs/>
          <w:szCs w:val="32"/>
        </w:rPr>
        <w:fldChar w:fldCharType="end"/>
      </w:r>
    </w:p>
    <w:p w14:paraId="1542CBF9">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_Toc83515695 </w:instrText>
      </w:r>
      <w:r>
        <w:rPr>
          <w:rFonts w:ascii="黑体" w:hAnsi="黑体" w:eastAsia="黑体"/>
          <w:bCs/>
          <w:szCs w:val="32"/>
        </w:rPr>
        <w:fldChar w:fldCharType="separate"/>
      </w:r>
      <w:r>
        <w:rPr>
          <w:rFonts w:hint="default" w:ascii="Times New Roman Bold" w:hAnsi="Times New Roman Bold" w:cs="Times New Roman Bold"/>
          <w:bCs/>
        </w:rPr>
        <w:t xml:space="preserve">2.2.1. </w:t>
      </w:r>
      <w:r>
        <w:rPr>
          <w:rFonts w:hint="eastAsia"/>
        </w:rPr>
        <w:t>长短期记忆网络（LSTM）</w:t>
      </w:r>
      <w:r>
        <w:tab/>
      </w:r>
      <w:r>
        <w:fldChar w:fldCharType="begin"/>
      </w:r>
      <w:r>
        <w:instrText xml:space="preserve"> PAGEREF _Toc83515695 \h </w:instrText>
      </w:r>
      <w:r>
        <w:fldChar w:fldCharType="separate"/>
      </w:r>
      <w:r>
        <w:t>21</w:t>
      </w:r>
      <w:r>
        <w:fldChar w:fldCharType="end"/>
      </w:r>
      <w:r>
        <w:rPr>
          <w:rFonts w:ascii="黑体" w:hAnsi="黑体" w:eastAsia="黑体"/>
          <w:bCs/>
          <w:szCs w:val="32"/>
        </w:rPr>
        <w:fldChar w:fldCharType="end"/>
      </w:r>
    </w:p>
    <w:p w14:paraId="684D2264">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_Toc1341464374 </w:instrText>
      </w:r>
      <w:r>
        <w:rPr>
          <w:rFonts w:ascii="黑体" w:hAnsi="黑体" w:eastAsia="黑体"/>
          <w:bCs/>
          <w:szCs w:val="32"/>
        </w:rPr>
        <w:fldChar w:fldCharType="separate"/>
      </w:r>
      <w:r>
        <w:rPr>
          <w:rFonts w:hint="default" w:ascii="Times New Roman Bold" w:hAnsi="Times New Roman Bold" w:cs="Times New Roman Bold"/>
          <w:bCs/>
        </w:rPr>
        <w:t xml:space="preserve">2.2.2. </w:t>
      </w:r>
      <w:r>
        <w:rPr>
          <w:rFonts w:hint="eastAsia"/>
        </w:rPr>
        <w:t>Seq2Seq 架构</w:t>
      </w:r>
      <w:r>
        <w:tab/>
      </w:r>
      <w:r>
        <w:fldChar w:fldCharType="begin"/>
      </w:r>
      <w:r>
        <w:instrText xml:space="preserve"> PAGEREF _Toc1341464374 \h </w:instrText>
      </w:r>
      <w:r>
        <w:fldChar w:fldCharType="separate"/>
      </w:r>
      <w:r>
        <w:t>22</w:t>
      </w:r>
      <w:r>
        <w:fldChar w:fldCharType="end"/>
      </w:r>
      <w:r>
        <w:rPr>
          <w:rFonts w:ascii="黑体" w:hAnsi="黑体" w:eastAsia="黑体"/>
          <w:bCs/>
          <w:szCs w:val="32"/>
        </w:rPr>
        <w:fldChar w:fldCharType="end"/>
      </w:r>
    </w:p>
    <w:p w14:paraId="530CA9B5">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_Toc1708407612 </w:instrText>
      </w:r>
      <w:r>
        <w:rPr>
          <w:rFonts w:ascii="黑体" w:hAnsi="黑体" w:eastAsia="黑体"/>
          <w:bCs/>
          <w:szCs w:val="32"/>
        </w:rPr>
        <w:fldChar w:fldCharType="separate"/>
      </w:r>
      <w:r>
        <w:rPr>
          <w:rFonts w:hint="eastAsia"/>
        </w:rPr>
        <w:t>2.3. 机制设计与组合拍卖理论</w:t>
      </w:r>
      <w:r>
        <w:tab/>
      </w:r>
      <w:r>
        <w:fldChar w:fldCharType="begin"/>
      </w:r>
      <w:r>
        <w:instrText xml:space="preserve"> PAGEREF _Toc1708407612 \h </w:instrText>
      </w:r>
      <w:r>
        <w:fldChar w:fldCharType="separate"/>
      </w:r>
      <w:r>
        <w:t>23</w:t>
      </w:r>
      <w:r>
        <w:fldChar w:fldCharType="end"/>
      </w:r>
      <w:r>
        <w:rPr>
          <w:rFonts w:ascii="黑体" w:hAnsi="黑体" w:eastAsia="黑体"/>
          <w:bCs/>
          <w:szCs w:val="32"/>
        </w:rPr>
        <w:fldChar w:fldCharType="end"/>
      </w:r>
    </w:p>
    <w:p w14:paraId="1AC344D7">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_Toc1350374494 </w:instrText>
      </w:r>
      <w:r>
        <w:rPr>
          <w:rFonts w:ascii="黑体" w:hAnsi="黑体" w:eastAsia="黑体"/>
          <w:bCs/>
          <w:szCs w:val="32"/>
        </w:rPr>
        <w:fldChar w:fldCharType="separate"/>
      </w:r>
      <w:r>
        <w:rPr>
          <w:rFonts w:hint="default" w:ascii="Times New Roman Bold" w:hAnsi="Times New Roman Bold" w:cs="Times New Roman Bold"/>
          <w:bCs/>
        </w:rPr>
        <w:t xml:space="preserve">2.3.1. </w:t>
      </w:r>
      <w:r>
        <w:rPr>
          <w:rFonts w:hint="eastAsia"/>
        </w:rPr>
        <w:t>组合拍卖基本概念</w:t>
      </w:r>
      <w:r>
        <w:tab/>
      </w:r>
      <w:r>
        <w:fldChar w:fldCharType="begin"/>
      </w:r>
      <w:r>
        <w:instrText xml:space="preserve"> PAGEREF _Toc1350374494 \h </w:instrText>
      </w:r>
      <w:r>
        <w:fldChar w:fldCharType="separate"/>
      </w:r>
      <w:r>
        <w:t>23</w:t>
      </w:r>
      <w:r>
        <w:fldChar w:fldCharType="end"/>
      </w:r>
      <w:r>
        <w:rPr>
          <w:rFonts w:ascii="黑体" w:hAnsi="黑体" w:eastAsia="黑体"/>
          <w:bCs/>
          <w:szCs w:val="32"/>
        </w:rPr>
        <w:fldChar w:fldCharType="end"/>
      </w:r>
    </w:p>
    <w:p w14:paraId="694A6694">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_Toc1136939162 </w:instrText>
      </w:r>
      <w:r>
        <w:rPr>
          <w:rFonts w:ascii="黑体" w:hAnsi="黑体" w:eastAsia="黑体"/>
          <w:bCs/>
          <w:szCs w:val="32"/>
        </w:rPr>
        <w:fldChar w:fldCharType="separate"/>
      </w:r>
      <w:r>
        <w:rPr>
          <w:rFonts w:hint="default" w:ascii="Times New Roman Bold" w:hAnsi="Times New Roman Bold" w:cs="Times New Roman Bold"/>
          <w:bCs/>
        </w:rPr>
        <w:t xml:space="preserve">2.3.2. </w:t>
      </w:r>
      <w:r>
        <w:rPr>
          <w:rFonts w:hint="eastAsia"/>
        </w:rPr>
        <w:t>迭代组合拍卖与时钟拍卖</w:t>
      </w:r>
      <w:r>
        <w:tab/>
      </w:r>
      <w:r>
        <w:fldChar w:fldCharType="begin"/>
      </w:r>
      <w:r>
        <w:instrText xml:space="preserve"> PAGEREF _Toc1136939162 \h </w:instrText>
      </w:r>
      <w:r>
        <w:fldChar w:fldCharType="separate"/>
      </w:r>
      <w:r>
        <w:t>24</w:t>
      </w:r>
      <w:r>
        <w:fldChar w:fldCharType="end"/>
      </w:r>
      <w:r>
        <w:rPr>
          <w:rFonts w:ascii="黑体" w:hAnsi="黑体" w:eastAsia="黑体"/>
          <w:bCs/>
          <w:szCs w:val="32"/>
        </w:rPr>
        <w:fldChar w:fldCharType="end"/>
      </w:r>
    </w:p>
    <w:p w14:paraId="5963041B">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_Toc227004728 </w:instrText>
      </w:r>
      <w:r>
        <w:rPr>
          <w:rFonts w:ascii="黑体" w:hAnsi="黑体" w:eastAsia="黑体"/>
          <w:bCs/>
          <w:szCs w:val="32"/>
        </w:rPr>
        <w:fldChar w:fldCharType="separate"/>
      </w:r>
      <w:r>
        <w:rPr>
          <w:rFonts w:hint="default" w:ascii="Times New Roman Bold" w:hAnsi="Times New Roman Bold" w:cs="Times New Roman Bold"/>
          <w:bCs/>
        </w:rPr>
        <w:t xml:space="preserve">2.3.3. </w:t>
      </w:r>
      <w:r>
        <w:rPr>
          <w:rFonts w:hint="eastAsia"/>
        </w:rPr>
        <w:t>机制的经济学属性</w:t>
      </w:r>
      <w:r>
        <w:tab/>
      </w:r>
      <w:r>
        <w:fldChar w:fldCharType="begin"/>
      </w:r>
      <w:r>
        <w:instrText xml:space="preserve"> PAGEREF _Toc227004728 \h </w:instrText>
      </w:r>
      <w:r>
        <w:fldChar w:fldCharType="separate"/>
      </w:r>
      <w:r>
        <w:t>24</w:t>
      </w:r>
      <w:r>
        <w:fldChar w:fldCharType="end"/>
      </w:r>
      <w:r>
        <w:rPr>
          <w:rFonts w:ascii="黑体" w:hAnsi="黑体" w:eastAsia="黑体"/>
          <w:bCs/>
          <w:szCs w:val="32"/>
        </w:rPr>
        <w:fldChar w:fldCharType="end"/>
      </w:r>
    </w:p>
    <w:p w14:paraId="4E59CE0C">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_Toc1337506424 </w:instrText>
      </w:r>
      <w:r>
        <w:rPr>
          <w:rFonts w:ascii="黑体" w:hAnsi="黑体" w:eastAsia="黑体"/>
          <w:bCs/>
          <w:szCs w:val="32"/>
        </w:rPr>
        <w:fldChar w:fldCharType="separate"/>
      </w:r>
      <w:r>
        <w:rPr>
          <w:rFonts w:hint="eastAsia"/>
        </w:rPr>
        <w:t>2.4. 机器学习在经济学中的应用</w:t>
      </w:r>
      <w:r>
        <w:tab/>
      </w:r>
      <w:r>
        <w:fldChar w:fldCharType="begin"/>
      </w:r>
      <w:r>
        <w:instrText xml:space="preserve"> PAGEREF _Toc1337506424 \h </w:instrText>
      </w:r>
      <w:r>
        <w:fldChar w:fldCharType="separate"/>
      </w:r>
      <w:r>
        <w:t>25</w:t>
      </w:r>
      <w:r>
        <w:fldChar w:fldCharType="end"/>
      </w:r>
      <w:r>
        <w:rPr>
          <w:rFonts w:ascii="黑体" w:hAnsi="黑体" w:eastAsia="黑体"/>
          <w:bCs/>
          <w:szCs w:val="32"/>
        </w:rPr>
        <w:fldChar w:fldCharType="end"/>
      </w:r>
    </w:p>
    <w:p w14:paraId="00312657">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_Toc1759135019 </w:instrText>
      </w:r>
      <w:r>
        <w:rPr>
          <w:rFonts w:ascii="黑体" w:hAnsi="黑体" w:eastAsia="黑体"/>
          <w:bCs/>
          <w:szCs w:val="32"/>
        </w:rPr>
        <w:fldChar w:fldCharType="separate"/>
      </w:r>
      <w:r>
        <w:rPr>
          <w:rFonts w:hint="eastAsia"/>
        </w:rPr>
        <w:t>2.5. 本章小结</w:t>
      </w:r>
      <w:r>
        <w:tab/>
      </w:r>
      <w:r>
        <w:fldChar w:fldCharType="begin"/>
      </w:r>
      <w:r>
        <w:instrText xml:space="preserve"> PAGEREF _Toc1759135019 \h </w:instrText>
      </w:r>
      <w:r>
        <w:fldChar w:fldCharType="separate"/>
      </w:r>
      <w:r>
        <w:t>27</w:t>
      </w:r>
      <w:r>
        <w:fldChar w:fldCharType="end"/>
      </w:r>
      <w:r>
        <w:rPr>
          <w:rFonts w:ascii="黑体" w:hAnsi="黑体" w:eastAsia="黑体"/>
          <w:bCs/>
          <w:szCs w:val="32"/>
        </w:rPr>
        <w:fldChar w:fldCharType="end"/>
      </w:r>
    </w:p>
    <w:p w14:paraId="7FD8AE39">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_Toc1374896084 </w:instrText>
      </w:r>
      <w:r>
        <w:rPr>
          <w:rFonts w:ascii="黑体" w:hAnsi="黑体" w:eastAsia="黑体"/>
          <w:bCs/>
          <w:szCs w:val="32"/>
        </w:rPr>
        <w:fldChar w:fldCharType="separate"/>
      </w:r>
      <w:r>
        <w:rPr>
          <w:rFonts w:hint="eastAsia"/>
        </w:rPr>
        <w:t>第三章 信息不对称情况下的充电资源组合拍卖机制研究</w:t>
      </w:r>
      <w:r>
        <w:tab/>
      </w:r>
      <w:r>
        <w:fldChar w:fldCharType="begin"/>
      </w:r>
      <w:r>
        <w:instrText xml:space="preserve"> PAGEREF _Toc1374896084 \h </w:instrText>
      </w:r>
      <w:r>
        <w:fldChar w:fldCharType="separate"/>
      </w:r>
      <w:r>
        <w:t>24</w:t>
      </w:r>
      <w:r>
        <w:fldChar w:fldCharType="end"/>
      </w:r>
      <w:r>
        <w:rPr>
          <w:rFonts w:ascii="黑体" w:hAnsi="黑体" w:eastAsia="黑体"/>
          <w:bCs/>
          <w:szCs w:val="32"/>
        </w:rPr>
        <w:fldChar w:fldCharType="end"/>
      </w:r>
    </w:p>
    <w:p w14:paraId="12B3AF05">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_Toc954442068 </w:instrText>
      </w:r>
      <w:r>
        <w:rPr>
          <w:rFonts w:ascii="黑体" w:hAnsi="黑体" w:eastAsia="黑体"/>
          <w:bCs/>
          <w:szCs w:val="32"/>
        </w:rPr>
        <w:fldChar w:fldCharType="separate"/>
      </w:r>
      <w:r>
        <w:rPr>
          <w:rFonts w:hint="eastAsia"/>
        </w:rPr>
        <w:t>3.1. 充电系统模型与问题建模</w:t>
      </w:r>
      <w:r>
        <w:tab/>
      </w:r>
      <w:r>
        <w:fldChar w:fldCharType="begin"/>
      </w:r>
      <w:r>
        <w:instrText xml:space="preserve"> PAGEREF _Toc954442068 \h </w:instrText>
      </w:r>
      <w:r>
        <w:fldChar w:fldCharType="separate"/>
      </w:r>
      <w:r>
        <w:t>24</w:t>
      </w:r>
      <w:r>
        <w:fldChar w:fldCharType="end"/>
      </w:r>
      <w:r>
        <w:rPr>
          <w:rFonts w:ascii="黑体" w:hAnsi="黑体" w:eastAsia="黑体"/>
          <w:bCs/>
          <w:szCs w:val="32"/>
        </w:rPr>
        <w:fldChar w:fldCharType="end"/>
      </w:r>
    </w:p>
    <w:p w14:paraId="7584DFC3">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_Toc1752477433 </w:instrText>
      </w:r>
      <w:r>
        <w:rPr>
          <w:rFonts w:ascii="黑体" w:hAnsi="黑体" w:eastAsia="黑体"/>
          <w:bCs/>
          <w:szCs w:val="32"/>
        </w:rPr>
        <w:fldChar w:fldCharType="separate"/>
      </w:r>
      <w:r>
        <w:rPr>
          <w:rFonts w:hint="eastAsia"/>
        </w:rPr>
        <w:t>3.2. 基于聚类联邦学习的充电需求预测</w:t>
      </w:r>
      <w:r>
        <w:tab/>
      </w:r>
      <w:r>
        <w:fldChar w:fldCharType="begin"/>
      </w:r>
      <w:r>
        <w:instrText xml:space="preserve"> PAGEREF _Toc1752477433 \h </w:instrText>
      </w:r>
      <w:r>
        <w:fldChar w:fldCharType="separate"/>
      </w:r>
      <w:r>
        <w:t>26</w:t>
      </w:r>
      <w:r>
        <w:fldChar w:fldCharType="end"/>
      </w:r>
      <w:r>
        <w:rPr>
          <w:rFonts w:ascii="黑体" w:hAnsi="黑体" w:eastAsia="黑体"/>
          <w:bCs/>
          <w:szCs w:val="32"/>
        </w:rPr>
        <w:fldChar w:fldCharType="end"/>
      </w:r>
    </w:p>
    <w:p w14:paraId="3825CDB7">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_Toc1149997826 </w:instrText>
      </w:r>
      <w:r>
        <w:rPr>
          <w:rFonts w:ascii="黑体" w:hAnsi="黑体" w:eastAsia="黑体"/>
          <w:bCs/>
          <w:szCs w:val="32"/>
        </w:rPr>
        <w:fldChar w:fldCharType="separate"/>
      </w:r>
      <w:r>
        <w:rPr>
          <w:rFonts w:hint="eastAsia"/>
        </w:rPr>
        <w:t>3.3. 基于迭代组合拍卖的定价算法（CSPMBICA）</w:t>
      </w:r>
      <w:r>
        <w:tab/>
      </w:r>
      <w:r>
        <w:fldChar w:fldCharType="begin"/>
      </w:r>
      <w:r>
        <w:instrText xml:space="preserve"> PAGEREF _Toc1149997826 \h </w:instrText>
      </w:r>
      <w:r>
        <w:fldChar w:fldCharType="separate"/>
      </w:r>
      <w:r>
        <w:t>28</w:t>
      </w:r>
      <w:r>
        <w:fldChar w:fldCharType="end"/>
      </w:r>
      <w:r>
        <w:rPr>
          <w:rFonts w:ascii="黑体" w:hAnsi="黑体" w:eastAsia="黑体"/>
          <w:bCs/>
          <w:szCs w:val="32"/>
        </w:rPr>
        <w:fldChar w:fldCharType="end"/>
      </w:r>
    </w:p>
    <w:p w14:paraId="62CA91A9">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_Toc660638582 </w:instrText>
      </w:r>
      <w:r>
        <w:rPr>
          <w:rFonts w:ascii="黑体" w:hAnsi="黑体" w:eastAsia="黑体"/>
          <w:bCs/>
          <w:szCs w:val="32"/>
        </w:rPr>
        <w:fldChar w:fldCharType="separate"/>
      </w:r>
      <w:r>
        <w:rPr>
          <w:rFonts w:hint="default" w:ascii="Times New Roman Bold" w:hAnsi="Times New Roman Bold" w:cs="Times New Roman Bold"/>
          <w:bCs/>
        </w:rPr>
        <w:t xml:space="preserve">3.3.1. </w:t>
      </w:r>
      <w:r>
        <w:rPr>
          <w:rFonts w:hint="eastAsia"/>
        </w:rPr>
        <w:t>算法框架概述</w:t>
      </w:r>
      <w:r>
        <w:tab/>
      </w:r>
      <w:r>
        <w:fldChar w:fldCharType="begin"/>
      </w:r>
      <w:r>
        <w:instrText xml:space="preserve"> PAGEREF _Toc660638582 \h </w:instrText>
      </w:r>
      <w:r>
        <w:fldChar w:fldCharType="separate"/>
      </w:r>
      <w:r>
        <w:t>28</w:t>
      </w:r>
      <w:r>
        <w:fldChar w:fldCharType="end"/>
      </w:r>
      <w:r>
        <w:rPr>
          <w:rFonts w:ascii="黑体" w:hAnsi="黑体" w:eastAsia="黑体"/>
          <w:bCs/>
          <w:szCs w:val="32"/>
        </w:rPr>
        <w:fldChar w:fldCharType="end"/>
      </w:r>
    </w:p>
    <w:p w14:paraId="4359D318">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_Toc862192684 </w:instrText>
      </w:r>
      <w:r>
        <w:rPr>
          <w:rFonts w:ascii="黑体" w:hAnsi="黑体" w:eastAsia="黑体"/>
          <w:bCs/>
          <w:szCs w:val="32"/>
        </w:rPr>
        <w:fldChar w:fldCharType="separate"/>
      </w:r>
      <w:r>
        <w:rPr>
          <w:rFonts w:hint="default" w:ascii="Times New Roman Bold" w:hAnsi="Times New Roman Bold" w:cs="Times New Roman Bold"/>
          <w:bCs/>
        </w:rPr>
        <w:t xml:space="preserve">3.3.2. </w:t>
      </w:r>
      <w:r>
        <w:rPr>
          <w:rFonts w:hint="eastAsia"/>
        </w:rPr>
        <w:t>初始化与通知</w:t>
      </w:r>
      <w:r>
        <w:tab/>
      </w:r>
      <w:r>
        <w:fldChar w:fldCharType="begin"/>
      </w:r>
      <w:r>
        <w:instrText xml:space="preserve"> PAGEREF _Toc862192684 \h </w:instrText>
      </w:r>
      <w:r>
        <w:fldChar w:fldCharType="separate"/>
      </w:r>
      <w:r>
        <w:t>31</w:t>
      </w:r>
      <w:r>
        <w:fldChar w:fldCharType="end"/>
      </w:r>
      <w:r>
        <w:rPr>
          <w:rFonts w:ascii="黑体" w:hAnsi="黑体" w:eastAsia="黑体"/>
          <w:bCs/>
          <w:szCs w:val="32"/>
        </w:rPr>
        <w:fldChar w:fldCharType="end"/>
      </w:r>
    </w:p>
    <w:p w14:paraId="1E463319">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_Toc1800273679 </w:instrText>
      </w:r>
      <w:r>
        <w:rPr>
          <w:rFonts w:ascii="黑体" w:hAnsi="黑体" w:eastAsia="黑体"/>
          <w:bCs/>
          <w:szCs w:val="32"/>
        </w:rPr>
        <w:fldChar w:fldCharType="separate"/>
      </w:r>
      <w:r>
        <w:rPr>
          <w:rFonts w:hint="default" w:ascii="Times New Roman Bold" w:hAnsi="Times New Roman Bold" w:cs="Times New Roman Bold"/>
          <w:bCs/>
        </w:rPr>
        <w:t xml:space="preserve">3.3.3. </w:t>
      </w:r>
      <w:r>
        <w:rPr>
          <w:rFonts w:hint="eastAsia"/>
        </w:rPr>
        <w:t>竞标策略</w:t>
      </w:r>
      <w:r>
        <w:tab/>
      </w:r>
      <w:r>
        <w:fldChar w:fldCharType="begin"/>
      </w:r>
      <w:r>
        <w:instrText xml:space="preserve"> PAGEREF _Toc1800273679 \h </w:instrText>
      </w:r>
      <w:r>
        <w:fldChar w:fldCharType="separate"/>
      </w:r>
      <w:r>
        <w:t>32</w:t>
      </w:r>
      <w:r>
        <w:fldChar w:fldCharType="end"/>
      </w:r>
      <w:r>
        <w:rPr>
          <w:rFonts w:ascii="黑体" w:hAnsi="黑体" w:eastAsia="黑体"/>
          <w:bCs/>
          <w:szCs w:val="32"/>
        </w:rPr>
        <w:fldChar w:fldCharType="end"/>
      </w:r>
    </w:p>
    <w:p w14:paraId="17F522C5">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_Toc1302620370 </w:instrText>
      </w:r>
      <w:r>
        <w:rPr>
          <w:rFonts w:ascii="黑体" w:hAnsi="黑体" w:eastAsia="黑体"/>
          <w:bCs/>
          <w:szCs w:val="32"/>
        </w:rPr>
        <w:fldChar w:fldCharType="separate"/>
      </w:r>
      <w:r>
        <w:rPr>
          <w:rFonts w:hint="default" w:ascii="Times New Roman Bold" w:hAnsi="Times New Roman Bold" w:cs="Times New Roman Bold"/>
          <w:bCs/>
        </w:rPr>
        <w:t xml:space="preserve">3.3.4. </w:t>
      </w:r>
      <w:r>
        <w:rPr>
          <w:rFonts w:hint="eastAsia"/>
        </w:rPr>
        <w:t>胜者决定与价格更新</w:t>
      </w:r>
      <w:r>
        <w:tab/>
      </w:r>
      <w:r>
        <w:fldChar w:fldCharType="begin"/>
      </w:r>
      <w:r>
        <w:instrText xml:space="preserve"> PAGEREF _Toc1302620370 \h </w:instrText>
      </w:r>
      <w:r>
        <w:fldChar w:fldCharType="separate"/>
      </w:r>
      <w:r>
        <w:t>33</w:t>
      </w:r>
      <w:r>
        <w:fldChar w:fldCharType="end"/>
      </w:r>
      <w:r>
        <w:rPr>
          <w:rFonts w:ascii="黑体" w:hAnsi="黑体" w:eastAsia="黑体"/>
          <w:bCs/>
          <w:szCs w:val="32"/>
        </w:rPr>
        <w:fldChar w:fldCharType="end"/>
      </w:r>
    </w:p>
    <w:p w14:paraId="1FC91C03">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_Toc1692261072 </w:instrText>
      </w:r>
      <w:r>
        <w:rPr>
          <w:rFonts w:ascii="黑体" w:hAnsi="黑体" w:eastAsia="黑体"/>
          <w:bCs/>
          <w:szCs w:val="32"/>
        </w:rPr>
        <w:fldChar w:fldCharType="separate"/>
      </w:r>
      <w:r>
        <w:rPr>
          <w:rFonts w:hint="eastAsia"/>
        </w:rPr>
        <w:t>3.4. 理论分析</w:t>
      </w:r>
      <w:r>
        <w:tab/>
      </w:r>
      <w:r>
        <w:fldChar w:fldCharType="begin"/>
      </w:r>
      <w:r>
        <w:instrText xml:space="preserve"> PAGEREF _Toc1692261072 \h </w:instrText>
      </w:r>
      <w:r>
        <w:fldChar w:fldCharType="separate"/>
      </w:r>
      <w:r>
        <w:t>33</w:t>
      </w:r>
      <w:r>
        <w:fldChar w:fldCharType="end"/>
      </w:r>
      <w:r>
        <w:rPr>
          <w:rFonts w:ascii="黑体" w:hAnsi="黑体" w:eastAsia="黑体"/>
          <w:bCs/>
          <w:szCs w:val="32"/>
        </w:rPr>
        <w:fldChar w:fldCharType="end"/>
      </w:r>
    </w:p>
    <w:p w14:paraId="5D728A0A">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_Toc558416236 </w:instrText>
      </w:r>
      <w:r>
        <w:rPr>
          <w:rFonts w:ascii="黑体" w:hAnsi="黑体" w:eastAsia="黑体"/>
          <w:bCs/>
          <w:szCs w:val="32"/>
        </w:rPr>
        <w:fldChar w:fldCharType="separate"/>
      </w:r>
      <w:r>
        <w:rPr>
          <w:rFonts w:hint="eastAsia"/>
        </w:rPr>
        <w:t>3.5. 模拟实验与结果分析</w:t>
      </w:r>
      <w:r>
        <w:tab/>
      </w:r>
      <w:r>
        <w:fldChar w:fldCharType="begin"/>
      </w:r>
      <w:r>
        <w:instrText xml:space="preserve"> PAGEREF _Toc558416236 \h </w:instrText>
      </w:r>
      <w:r>
        <w:fldChar w:fldCharType="separate"/>
      </w:r>
      <w:r>
        <w:t>35</w:t>
      </w:r>
      <w:r>
        <w:fldChar w:fldCharType="end"/>
      </w:r>
      <w:r>
        <w:rPr>
          <w:rFonts w:ascii="黑体" w:hAnsi="黑体" w:eastAsia="黑体"/>
          <w:bCs/>
          <w:szCs w:val="32"/>
        </w:rPr>
        <w:fldChar w:fldCharType="end"/>
      </w:r>
    </w:p>
    <w:p w14:paraId="13699F12">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_Toc798141062 </w:instrText>
      </w:r>
      <w:r>
        <w:rPr>
          <w:rFonts w:ascii="黑体" w:hAnsi="黑体" w:eastAsia="黑体"/>
          <w:bCs/>
          <w:szCs w:val="32"/>
        </w:rPr>
        <w:fldChar w:fldCharType="separate"/>
      </w:r>
      <w:r>
        <w:rPr>
          <w:rFonts w:hint="default" w:ascii="Times New Roman Bold" w:hAnsi="Times New Roman Bold" w:cs="Times New Roman Bold"/>
          <w:bCs/>
        </w:rPr>
        <w:t xml:space="preserve">3.5.1. </w:t>
      </w:r>
      <w:r>
        <w:rPr>
          <w:rFonts w:hint="eastAsia"/>
        </w:rPr>
        <w:t>充电需求预测模型的对比实验</w:t>
      </w:r>
      <w:r>
        <w:tab/>
      </w:r>
      <w:r>
        <w:fldChar w:fldCharType="begin"/>
      </w:r>
      <w:r>
        <w:instrText xml:space="preserve"> PAGEREF _Toc798141062 \h </w:instrText>
      </w:r>
      <w:r>
        <w:fldChar w:fldCharType="separate"/>
      </w:r>
      <w:r>
        <w:t>35</w:t>
      </w:r>
      <w:r>
        <w:fldChar w:fldCharType="end"/>
      </w:r>
      <w:r>
        <w:rPr>
          <w:rFonts w:ascii="黑体" w:hAnsi="黑体" w:eastAsia="黑体"/>
          <w:bCs/>
          <w:szCs w:val="32"/>
        </w:rPr>
        <w:fldChar w:fldCharType="end"/>
      </w:r>
    </w:p>
    <w:p w14:paraId="5C8B8C77">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_Toc1173969872 </w:instrText>
      </w:r>
      <w:r>
        <w:rPr>
          <w:rFonts w:ascii="黑体" w:hAnsi="黑体" w:eastAsia="黑体"/>
          <w:bCs/>
          <w:szCs w:val="32"/>
        </w:rPr>
        <w:fldChar w:fldCharType="separate"/>
      </w:r>
      <w:r>
        <w:rPr>
          <w:rFonts w:hint="default" w:ascii="Times New Roman Bold" w:hAnsi="Times New Roman Bold" w:cs="Times New Roman Bold"/>
          <w:bCs/>
        </w:rPr>
        <w:t xml:space="preserve">3.5.2. </w:t>
      </w:r>
      <w:r>
        <w:t>CSPMBICA</w:t>
      </w:r>
      <w:r>
        <w:rPr>
          <w:rFonts w:hint="eastAsia"/>
        </w:rPr>
        <w:t>的实证研究与结果分析</w:t>
      </w:r>
      <w:r>
        <w:tab/>
      </w:r>
      <w:r>
        <w:fldChar w:fldCharType="begin"/>
      </w:r>
      <w:r>
        <w:instrText xml:space="preserve"> PAGEREF _Toc1173969872 \h </w:instrText>
      </w:r>
      <w:r>
        <w:fldChar w:fldCharType="separate"/>
      </w:r>
      <w:r>
        <w:t>36</w:t>
      </w:r>
      <w:r>
        <w:fldChar w:fldCharType="end"/>
      </w:r>
      <w:r>
        <w:rPr>
          <w:rFonts w:ascii="黑体" w:hAnsi="黑体" w:eastAsia="黑体"/>
          <w:bCs/>
          <w:szCs w:val="32"/>
        </w:rPr>
        <w:fldChar w:fldCharType="end"/>
      </w:r>
    </w:p>
    <w:p w14:paraId="6C59B020">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_Toc1979373715 </w:instrText>
      </w:r>
      <w:r>
        <w:rPr>
          <w:rFonts w:ascii="黑体" w:hAnsi="黑体" w:eastAsia="黑体"/>
          <w:bCs/>
          <w:szCs w:val="32"/>
        </w:rPr>
        <w:fldChar w:fldCharType="separate"/>
      </w:r>
      <w:r>
        <w:rPr>
          <w:rFonts w:hint="eastAsia"/>
        </w:rPr>
        <w:t>3.6. 本章小结</w:t>
      </w:r>
      <w:r>
        <w:tab/>
      </w:r>
      <w:r>
        <w:fldChar w:fldCharType="begin"/>
      </w:r>
      <w:r>
        <w:instrText xml:space="preserve"> PAGEREF _Toc1979373715 \h </w:instrText>
      </w:r>
      <w:r>
        <w:fldChar w:fldCharType="separate"/>
      </w:r>
      <w:r>
        <w:t>39</w:t>
      </w:r>
      <w:r>
        <w:fldChar w:fldCharType="end"/>
      </w:r>
      <w:r>
        <w:rPr>
          <w:rFonts w:ascii="黑体" w:hAnsi="黑体" w:eastAsia="黑体"/>
          <w:bCs/>
          <w:szCs w:val="32"/>
        </w:rPr>
        <w:fldChar w:fldCharType="end"/>
      </w:r>
    </w:p>
    <w:p w14:paraId="0D0EF6D2">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_Toc664852328 </w:instrText>
      </w:r>
      <w:r>
        <w:rPr>
          <w:rFonts w:ascii="黑体" w:hAnsi="黑体" w:eastAsia="黑体"/>
          <w:bCs/>
          <w:szCs w:val="32"/>
        </w:rPr>
        <w:fldChar w:fldCharType="separate"/>
      </w:r>
      <w:r>
        <w:rPr>
          <w:rFonts w:hint="eastAsia"/>
        </w:rPr>
        <w:t>第四章 面向社会福利最大化的城市级充电资源拍卖机制研究</w:t>
      </w:r>
      <w:r>
        <w:tab/>
      </w:r>
      <w:r>
        <w:fldChar w:fldCharType="begin"/>
      </w:r>
      <w:r>
        <w:instrText xml:space="preserve"> PAGEREF _Toc664852328 \h </w:instrText>
      </w:r>
      <w:r>
        <w:fldChar w:fldCharType="separate"/>
      </w:r>
      <w:r>
        <w:t>50</w:t>
      </w:r>
      <w:r>
        <w:fldChar w:fldCharType="end"/>
      </w:r>
      <w:r>
        <w:rPr>
          <w:rFonts w:ascii="黑体" w:hAnsi="黑体" w:eastAsia="黑体"/>
          <w:bCs/>
          <w:szCs w:val="32"/>
        </w:rPr>
        <w:fldChar w:fldCharType="end"/>
      </w:r>
    </w:p>
    <w:p w14:paraId="7C3563A4">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_Toc815661355 </w:instrText>
      </w:r>
      <w:r>
        <w:rPr>
          <w:rFonts w:ascii="黑体" w:hAnsi="黑体" w:eastAsia="黑体"/>
          <w:bCs/>
          <w:szCs w:val="32"/>
        </w:rPr>
        <w:fldChar w:fldCharType="separate"/>
      </w:r>
      <w:r>
        <w:rPr>
          <w:rFonts w:hint="eastAsia"/>
        </w:rPr>
        <w:t>4.1. 城市级电动车充电调度问题建模</w:t>
      </w:r>
      <w:r>
        <w:tab/>
      </w:r>
      <w:r>
        <w:fldChar w:fldCharType="begin"/>
      </w:r>
      <w:r>
        <w:instrText xml:space="preserve"> PAGEREF _Toc815661355 \h </w:instrText>
      </w:r>
      <w:r>
        <w:fldChar w:fldCharType="separate"/>
      </w:r>
      <w:r>
        <w:t>50</w:t>
      </w:r>
      <w:r>
        <w:fldChar w:fldCharType="end"/>
      </w:r>
      <w:r>
        <w:rPr>
          <w:rFonts w:ascii="黑体" w:hAnsi="黑体" w:eastAsia="黑体"/>
          <w:bCs/>
          <w:szCs w:val="32"/>
        </w:rPr>
        <w:fldChar w:fldCharType="end"/>
      </w:r>
    </w:p>
    <w:p w14:paraId="37A239F7">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_Toc1432274684 </w:instrText>
      </w:r>
      <w:r>
        <w:rPr>
          <w:rFonts w:ascii="黑体" w:hAnsi="黑体" w:eastAsia="黑体"/>
          <w:bCs/>
          <w:szCs w:val="32"/>
        </w:rPr>
        <w:fldChar w:fldCharType="separate"/>
      </w:r>
      <w:r>
        <w:rPr>
          <w:rFonts w:hint="default" w:ascii="Times New Roman Bold" w:hAnsi="Times New Roman Bold" w:cs="Times New Roman Bold"/>
          <w:bCs/>
        </w:rPr>
        <w:t xml:space="preserve">4.1.1. </w:t>
      </w:r>
      <w:r>
        <w:rPr>
          <w:rFonts w:hint="eastAsia"/>
        </w:rPr>
        <w:t>系统模型</w:t>
      </w:r>
      <w:r>
        <w:tab/>
      </w:r>
      <w:r>
        <w:fldChar w:fldCharType="begin"/>
      </w:r>
      <w:r>
        <w:instrText xml:space="preserve"> PAGEREF _Toc1432274684 \h </w:instrText>
      </w:r>
      <w:r>
        <w:fldChar w:fldCharType="separate"/>
      </w:r>
      <w:r>
        <w:t>50</w:t>
      </w:r>
      <w:r>
        <w:fldChar w:fldCharType="end"/>
      </w:r>
      <w:r>
        <w:rPr>
          <w:rFonts w:ascii="黑体" w:hAnsi="黑体" w:eastAsia="黑体"/>
          <w:bCs/>
          <w:szCs w:val="32"/>
        </w:rPr>
        <w:fldChar w:fldCharType="end"/>
      </w:r>
    </w:p>
    <w:p w14:paraId="55077554">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_Toc1096414765 </w:instrText>
      </w:r>
      <w:r>
        <w:rPr>
          <w:rFonts w:ascii="黑体" w:hAnsi="黑体" w:eastAsia="黑体"/>
          <w:bCs/>
          <w:szCs w:val="32"/>
        </w:rPr>
        <w:fldChar w:fldCharType="separate"/>
      </w:r>
      <w:r>
        <w:rPr>
          <w:rFonts w:hint="default" w:ascii="Times New Roman Bold" w:hAnsi="Times New Roman Bold" w:cs="Times New Roman Bold"/>
          <w:bCs/>
        </w:rPr>
        <w:t xml:space="preserve">4.1.2. </w:t>
      </w:r>
      <w:r>
        <w:rPr>
          <w:rFonts w:hint="eastAsia"/>
        </w:rPr>
        <w:t>社会福利优化问题</w:t>
      </w:r>
      <w:r>
        <w:tab/>
      </w:r>
      <w:r>
        <w:fldChar w:fldCharType="begin"/>
      </w:r>
      <w:r>
        <w:instrText xml:space="preserve"> PAGEREF _Toc1096414765 \h </w:instrText>
      </w:r>
      <w:r>
        <w:fldChar w:fldCharType="separate"/>
      </w:r>
      <w:r>
        <w:t>52</w:t>
      </w:r>
      <w:r>
        <w:fldChar w:fldCharType="end"/>
      </w:r>
      <w:r>
        <w:rPr>
          <w:rFonts w:ascii="黑体" w:hAnsi="黑体" w:eastAsia="黑体"/>
          <w:bCs/>
          <w:szCs w:val="32"/>
        </w:rPr>
        <w:fldChar w:fldCharType="end"/>
      </w:r>
    </w:p>
    <w:p w14:paraId="456C24FA">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_Toc2033264095 </w:instrText>
      </w:r>
      <w:r>
        <w:rPr>
          <w:rFonts w:ascii="黑体" w:hAnsi="黑体" w:eastAsia="黑体"/>
          <w:bCs/>
          <w:szCs w:val="32"/>
        </w:rPr>
        <w:fldChar w:fldCharType="separate"/>
      </w:r>
      <w:r>
        <w:rPr>
          <w:rFonts w:hint="default" w:ascii="Times New Roman Bold" w:hAnsi="Times New Roman Bold" w:cs="Times New Roman Bold"/>
          <w:bCs/>
        </w:rPr>
        <w:t xml:space="preserve">4.1.3. </w:t>
      </w:r>
      <w:r>
        <w:rPr>
          <w:rFonts w:hint="eastAsia"/>
        </w:rPr>
        <w:t>电动汽车估值函数的建模</w:t>
      </w:r>
      <w:r>
        <w:tab/>
      </w:r>
      <w:r>
        <w:fldChar w:fldCharType="begin"/>
      </w:r>
      <w:r>
        <w:instrText xml:space="preserve"> PAGEREF _Toc2033264095 \h </w:instrText>
      </w:r>
      <w:r>
        <w:fldChar w:fldCharType="separate"/>
      </w:r>
      <w:r>
        <w:t>53</w:t>
      </w:r>
      <w:r>
        <w:fldChar w:fldCharType="end"/>
      </w:r>
      <w:r>
        <w:rPr>
          <w:rFonts w:ascii="黑体" w:hAnsi="黑体" w:eastAsia="黑体"/>
          <w:bCs/>
          <w:szCs w:val="32"/>
        </w:rPr>
        <w:fldChar w:fldCharType="end"/>
      </w:r>
    </w:p>
    <w:p w14:paraId="221B9B59">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_Toc162369954 </w:instrText>
      </w:r>
      <w:r>
        <w:rPr>
          <w:rFonts w:ascii="黑体" w:hAnsi="黑体" w:eastAsia="黑体"/>
          <w:bCs/>
          <w:szCs w:val="32"/>
        </w:rPr>
        <w:fldChar w:fldCharType="separate"/>
      </w:r>
      <w:r>
        <w:rPr>
          <w:rFonts w:hint="eastAsia"/>
        </w:rPr>
        <w:t>4.2. 机器学习驱动的组合时钟拍卖机制（EV-MLCCA）</w:t>
      </w:r>
      <w:r>
        <w:tab/>
      </w:r>
      <w:r>
        <w:fldChar w:fldCharType="begin"/>
      </w:r>
      <w:r>
        <w:instrText xml:space="preserve"> PAGEREF _Toc162369954 \h </w:instrText>
      </w:r>
      <w:r>
        <w:fldChar w:fldCharType="separate"/>
      </w:r>
      <w:r>
        <w:t>55</w:t>
      </w:r>
      <w:r>
        <w:fldChar w:fldCharType="end"/>
      </w:r>
      <w:r>
        <w:rPr>
          <w:rFonts w:ascii="黑体" w:hAnsi="黑体" w:eastAsia="黑体"/>
          <w:bCs/>
          <w:szCs w:val="32"/>
        </w:rPr>
        <w:fldChar w:fldCharType="end"/>
      </w:r>
    </w:p>
    <w:p w14:paraId="372AA557">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_Toc1647585188 </w:instrText>
      </w:r>
      <w:r>
        <w:rPr>
          <w:rFonts w:ascii="黑体" w:hAnsi="黑体" w:eastAsia="黑体"/>
          <w:bCs/>
          <w:szCs w:val="32"/>
        </w:rPr>
        <w:fldChar w:fldCharType="separate"/>
      </w:r>
      <w:r>
        <w:rPr>
          <w:rFonts w:hint="default" w:ascii="Times New Roman Bold" w:hAnsi="Times New Roman Bold" w:cs="Times New Roman Bold"/>
          <w:bCs/>
        </w:rPr>
        <w:t xml:space="preserve">4.2.1. </w:t>
      </w:r>
      <w:r>
        <w:rPr>
          <w:rFonts w:hint="eastAsia"/>
        </w:rPr>
        <w:t>机制概述</w:t>
      </w:r>
      <w:r>
        <w:tab/>
      </w:r>
      <w:r>
        <w:fldChar w:fldCharType="begin"/>
      </w:r>
      <w:r>
        <w:instrText xml:space="preserve"> PAGEREF _Toc1647585188 \h </w:instrText>
      </w:r>
      <w:r>
        <w:fldChar w:fldCharType="separate"/>
      </w:r>
      <w:r>
        <w:t>55</w:t>
      </w:r>
      <w:r>
        <w:fldChar w:fldCharType="end"/>
      </w:r>
      <w:r>
        <w:rPr>
          <w:rFonts w:ascii="黑体" w:hAnsi="黑体" w:eastAsia="黑体"/>
          <w:bCs/>
          <w:szCs w:val="32"/>
        </w:rPr>
        <w:fldChar w:fldCharType="end"/>
      </w:r>
    </w:p>
    <w:p w14:paraId="53C8574E">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_Toc1310110298 </w:instrText>
      </w:r>
      <w:r>
        <w:rPr>
          <w:rFonts w:ascii="黑体" w:hAnsi="黑体" w:eastAsia="黑体"/>
          <w:bCs/>
          <w:szCs w:val="32"/>
        </w:rPr>
        <w:fldChar w:fldCharType="separate"/>
      </w:r>
      <w:r>
        <w:rPr>
          <w:rFonts w:hint="default" w:ascii="Times New Roman Bold" w:hAnsi="Times New Roman Bold" w:cs="Times New Roman Bold"/>
          <w:bCs/>
        </w:rPr>
        <w:t xml:space="preserve">4.2.2. </w:t>
      </w:r>
      <w:r>
        <w:rPr>
          <w:rFonts w:hint="eastAsia"/>
        </w:rPr>
        <w:t>通过MVNN进行多维估值建模</w:t>
      </w:r>
      <w:r>
        <w:tab/>
      </w:r>
      <w:r>
        <w:fldChar w:fldCharType="begin"/>
      </w:r>
      <w:r>
        <w:instrText xml:space="preserve"> PAGEREF _Toc1310110298 \h </w:instrText>
      </w:r>
      <w:r>
        <w:fldChar w:fldCharType="separate"/>
      </w:r>
      <w:r>
        <w:t>57</w:t>
      </w:r>
      <w:r>
        <w:fldChar w:fldCharType="end"/>
      </w:r>
      <w:r>
        <w:rPr>
          <w:rFonts w:ascii="黑体" w:hAnsi="黑体" w:eastAsia="黑体"/>
          <w:bCs/>
          <w:szCs w:val="32"/>
        </w:rPr>
        <w:fldChar w:fldCharType="end"/>
      </w:r>
    </w:p>
    <w:p w14:paraId="2A7A9BF1">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_Toc873945795 </w:instrText>
      </w:r>
      <w:r>
        <w:rPr>
          <w:rFonts w:ascii="黑体" w:hAnsi="黑体" w:eastAsia="黑体"/>
          <w:bCs/>
          <w:szCs w:val="32"/>
        </w:rPr>
        <w:fldChar w:fldCharType="separate"/>
      </w:r>
      <w:r>
        <w:rPr>
          <w:rFonts w:hint="default" w:ascii="Times New Roman Bold" w:hAnsi="Times New Roman Bold" w:cs="Times New Roman Bold"/>
          <w:bCs/>
        </w:rPr>
        <w:t xml:space="preserve">4.2.3. </w:t>
      </w:r>
      <w:r>
        <w:rPr>
          <w:rFonts w:hint="eastAsia"/>
        </w:rPr>
        <w:t>从需求查询中训练 MVNN</w:t>
      </w:r>
      <w:r>
        <w:tab/>
      </w:r>
      <w:r>
        <w:fldChar w:fldCharType="begin"/>
      </w:r>
      <w:r>
        <w:instrText xml:space="preserve"> PAGEREF _Toc873945795 \h </w:instrText>
      </w:r>
      <w:r>
        <w:fldChar w:fldCharType="separate"/>
      </w:r>
      <w:r>
        <w:t>60</w:t>
      </w:r>
      <w:r>
        <w:fldChar w:fldCharType="end"/>
      </w:r>
      <w:r>
        <w:rPr>
          <w:rFonts w:ascii="黑体" w:hAnsi="黑体" w:eastAsia="黑体"/>
          <w:bCs/>
          <w:szCs w:val="32"/>
        </w:rPr>
        <w:fldChar w:fldCharType="end"/>
      </w:r>
    </w:p>
    <w:p w14:paraId="5A85355A">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_Toc1766314732 </w:instrText>
      </w:r>
      <w:r>
        <w:rPr>
          <w:rFonts w:ascii="黑体" w:hAnsi="黑体" w:eastAsia="黑体"/>
          <w:bCs/>
          <w:szCs w:val="32"/>
        </w:rPr>
        <w:fldChar w:fldCharType="separate"/>
      </w:r>
      <w:r>
        <w:rPr>
          <w:rFonts w:hint="default" w:ascii="Times New Roman Bold" w:hAnsi="Times New Roman Bold" w:cs="Times New Roman Bold"/>
          <w:bCs/>
        </w:rPr>
        <w:t xml:space="preserve">4.2.4. </w:t>
      </w:r>
      <w:r>
        <w:rPr>
          <w:rFonts w:hint="eastAsia"/>
        </w:rPr>
        <w:t>通过机器学习驱动的需求查询更新市场清算价格</w:t>
      </w:r>
      <w:r>
        <w:tab/>
      </w:r>
      <w:r>
        <w:fldChar w:fldCharType="begin"/>
      </w:r>
      <w:r>
        <w:instrText xml:space="preserve"> PAGEREF _Toc1766314732 \h </w:instrText>
      </w:r>
      <w:r>
        <w:fldChar w:fldCharType="separate"/>
      </w:r>
      <w:r>
        <w:t>62</w:t>
      </w:r>
      <w:r>
        <w:fldChar w:fldCharType="end"/>
      </w:r>
      <w:r>
        <w:rPr>
          <w:rFonts w:ascii="黑体" w:hAnsi="黑体" w:eastAsia="黑体"/>
          <w:bCs/>
          <w:szCs w:val="32"/>
        </w:rPr>
        <w:fldChar w:fldCharType="end"/>
      </w:r>
    </w:p>
    <w:p w14:paraId="03F8D020">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_Toc1785248243 </w:instrText>
      </w:r>
      <w:r>
        <w:rPr>
          <w:rFonts w:ascii="黑体" w:hAnsi="黑体" w:eastAsia="黑体"/>
          <w:bCs/>
          <w:szCs w:val="32"/>
        </w:rPr>
        <w:fldChar w:fldCharType="separate"/>
      </w:r>
      <w:r>
        <w:rPr>
          <w:rFonts w:hint="eastAsia"/>
        </w:rPr>
        <w:t>4.3. 模拟实验与结果分析</w:t>
      </w:r>
      <w:r>
        <w:tab/>
      </w:r>
      <w:r>
        <w:fldChar w:fldCharType="begin"/>
      </w:r>
      <w:r>
        <w:instrText xml:space="preserve"> PAGEREF _Toc1785248243 \h </w:instrText>
      </w:r>
      <w:r>
        <w:fldChar w:fldCharType="separate"/>
      </w:r>
      <w:r>
        <w:t>68</w:t>
      </w:r>
      <w:r>
        <w:fldChar w:fldCharType="end"/>
      </w:r>
      <w:r>
        <w:rPr>
          <w:rFonts w:ascii="黑体" w:hAnsi="黑体" w:eastAsia="黑体"/>
          <w:bCs/>
          <w:szCs w:val="32"/>
        </w:rPr>
        <w:fldChar w:fldCharType="end"/>
      </w:r>
    </w:p>
    <w:p w14:paraId="50C875D9">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_Toc25704217 </w:instrText>
      </w:r>
      <w:r>
        <w:rPr>
          <w:rFonts w:ascii="黑体" w:hAnsi="黑体" w:eastAsia="黑体"/>
          <w:bCs/>
          <w:szCs w:val="32"/>
        </w:rPr>
        <w:fldChar w:fldCharType="separate"/>
      </w:r>
      <w:r>
        <w:rPr>
          <w:rFonts w:hint="default" w:ascii="Times New Roman Bold" w:hAnsi="Times New Roman Bold" w:cs="Times New Roman Bold"/>
          <w:bCs/>
        </w:rPr>
        <w:t xml:space="preserve">4.3.1. </w:t>
      </w:r>
      <w:r>
        <w:rPr>
          <w:rFonts w:hint="eastAsia"/>
        </w:rPr>
        <w:t>实验设置与领域建模</w:t>
      </w:r>
      <w:r>
        <w:tab/>
      </w:r>
      <w:r>
        <w:fldChar w:fldCharType="begin"/>
      </w:r>
      <w:r>
        <w:instrText xml:space="preserve"> PAGEREF _Toc25704217 \h </w:instrText>
      </w:r>
      <w:r>
        <w:fldChar w:fldCharType="separate"/>
      </w:r>
      <w:r>
        <w:t>68</w:t>
      </w:r>
      <w:r>
        <w:fldChar w:fldCharType="end"/>
      </w:r>
      <w:r>
        <w:rPr>
          <w:rFonts w:ascii="黑体" w:hAnsi="黑体" w:eastAsia="黑体"/>
          <w:bCs/>
          <w:szCs w:val="32"/>
        </w:rPr>
        <w:fldChar w:fldCharType="end"/>
      </w:r>
    </w:p>
    <w:p w14:paraId="5D71A3B4">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_Toc366562072 </w:instrText>
      </w:r>
      <w:r>
        <w:rPr>
          <w:rFonts w:ascii="黑体" w:hAnsi="黑体" w:eastAsia="黑体"/>
          <w:bCs/>
          <w:szCs w:val="32"/>
        </w:rPr>
        <w:fldChar w:fldCharType="separate"/>
      </w:r>
      <w:r>
        <w:rPr>
          <w:rFonts w:hint="default" w:ascii="Times New Roman Bold" w:hAnsi="Times New Roman Bold" w:cs="Times New Roman Bold"/>
          <w:bCs/>
        </w:rPr>
        <w:t xml:space="preserve">4.3.2. </w:t>
      </w:r>
      <w:r>
        <w:rPr>
          <w:rFonts w:hint="eastAsia"/>
          <w:bCs w:val="0"/>
        </w:rPr>
        <w:t>评估协议</w:t>
      </w:r>
      <w:r>
        <w:tab/>
      </w:r>
      <w:r>
        <w:fldChar w:fldCharType="begin"/>
      </w:r>
      <w:r>
        <w:instrText xml:space="preserve"> PAGEREF _Toc366562072 \h </w:instrText>
      </w:r>
      <w:r>
        <w:fldChar w:fldCharType="separate"/>
      </w:r>
      <w:r>
        <w:t>69</w:t>
      </w:r>
      <w:r>
        <w:fldChar w:fldCharType="end"/>
      </w:r>
      <w:r>
        <w:rPr>
          <w:rFonts w:ascii="黑体" w:hAnsi="黑体" w:eastAsia="黑体"/>
          <w:bCs/>
          <w:szCs w:val="32"/>
        </w:rPr>
        <w:fldChar w:fldCharType="end"/>
      </w:r>
    </w:p>
    <w:p w14:paraId="659EADE5">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_Toc1825644508 </w:instrText>
      </w:r>
      <w:r>
        <w:rPr>
          <w:rFonts w:ascii="黑体" w:hAnsi="黑体" w:eastAsia="黑体"/>
          <w:bCs/>
          <w:szCs w:val="32"/>
        </w:rPr>
        <w:fldChar w:fldCharType="separate"/>
      </w:r>
      <w:r>
        <w:rPr>
          <w:rFonts w:hint="default" w:ascii="Times New Roman Bold" w:hAnsi="Times New Roman Bold" w:cs="Times New Roman Bold"/>
          <w:bCs/>
        </w:rPr>
        <w:t xml:space="preserve">4.3.3. </w:t>
      </w:r>
      <w:r>
        <w:rPr>
          <w:rFonts w:hint="eastAsia"/>
        </w:rPr>
        <w:t>评估指标</w:t>
      </w:r>
      <w:r>
        <w:tab/>
      </w:r>
      <w:r>
        <w:fldChar w:fldCharType="begin"/>
      </w:r>
      <w:r>
        <w:instrText xml:space="preserve"> PAGEREF _Toc1825644508 \h </w:instrText>
      </w:r>
      <w:r>
        <w:fldChar w:fldCharType="separate"/>
      </w:r>
      <w:r>
        <w:t>70</w:t>
      </w:r>
      <w:r>
        <w:fldChar w:fldCharType="end"/>
      </w:r>
      <w:r>
        <w:rPr>
          <w:rFonts w:ascii="黑体" w:hAnsi="黑体" w:eastAsia="黑体"/>
          <w:bCs/>
          <w:szCs w:val="32"/>
        </w:rPr>
        <w:fldChar w:fldCharType="end"/>
      </w:r>
    </w:p>
    <w:p w14:paraId="71FF37C5">
      <w:pPr>
        <w:pStyle w:val="17"/>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_Toc360897620 </w:instrText>
      </w:r>
      <w:r>
        <w:rPr>
          <w:rFonts w:ascii="黑体" w:hAnsi="黑体" w:eastAsia="黑体"/>
          <w:bCs/>
          <w:szCs w:val="32"/>
        </w:rPr>
        <w:fldChar w:fldCharType="separate"/>
      </w:r>
      <w:r>
        <w:rPr>
          <w:rFonts w:hint="default" w:ascii="Times New Roman Bold" w:hAnsi="Times New Roman Bold" w:cs="Times New Roman Bold"/>
          <w:bCs/>
        </w:rPr>
        <w:t xml:space="preserve">4.3.4. </w:t>
      </w:r>
      <w:r>
        <w:rPr>
          <w:rFonts w:hint="eastAsia"/>
        </w:rPr>
        <w:t>实验结果</w:t>
      </w:r>
      <w:r>
        <w:tab/>
      </w:r>
      <w:r>
        <w:fldChar w:fldCharType="begin"/>
      </w:r>
      <w:r>
        <w:instrText xml:space="preserve"> PAGEREF _Toc360897620 \h </w:instrText>
      </w:r>
      <w:r>
        <w:fldChar w:fldCharType="separate"/>
      </w:r>
      <w:r>
        <w:t>70</w:t>
      </w:r>
      <w:r>
        <w:fldChar w:fldCharType="end"/>
      </w:r>
      <w:r>
        <w:rPr>
          <w:rFonts w:ascii="黑体" w:hAnsi="黑体" w:eastAsia="黑体"/>
          <w:bCs/>
          <w:szCs w:val="32"/>
        </w:rPr>
        <w:fldChar w:fldCharType="end"/>
      </w:r>
    </w:p>
    <w:p w14:paraId="05643C57">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_Toc1112480212 </w:instrText>
      </w:r>
      <w:r>
        <w:rPr>
          <w:rFonts w:ascii="黑体" w:hAnsi="黑体" w:eastAsia="黑体"/>
          <w:bCs/>
          <w:szCs w:val="32"/>
        </w:rPr>
        <w:fldChar w:fldCharType="separate"/>
      </w:r>
      <w:r>
        <w:rPr>
          <w:rFonts w:hint="eastAsia"/>
        </w:rPr>
        <w:t>4.4. 本章小结</w:t>
      </w:r>
      <w:r>
        <w:tab/>
      </w:r>
      <w:r>
        <w:fldChar w:fldCharType="begin"/>
      </w:r>
      <w:r>
        <w:instrText xml:space="preserve"> PAGEREF _Toc1112480212 \h </w:instrText>
      </w:r>
      <w:r>
        <w:fldChar w:fldCharType="separate"/>
      </w:r>
      <w:r>
        <w:t>74</w:t>
      </w:r>
      <w:r>
        <w:fldChar w:fldCharType="end"/>
      </w:r>
      <w:r>
        <w:rPr>
          <w:rFonts w:ascii="黑体" w:hAnsi="黑体" w:eastAsia="黑体"/>
          <w:bCs/>
          <w:szCs w:val="32"/>
        </w:rPr>
        <w:fldChar w:fldCharType="end"/>
      </w:r>
    </w:p>
    <w:p w14:paraId="123C5B2D">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_Toc1462292302 </w:instrText>
      </w:r>
      <w:r>
        <w:rPr>
          <w:rFonts w:ascii="黑体" w:hAnsi="黑体" w:eastAsia="黑体"/>
          <w:bCs/>
          <w:szCs w:val="32"/>
        </w:rPr>
        <w:fldChar w:fldCharType="separate"/>
      </w:r>
      <w:r>
        <w:rPr>
          <w:rFonts w:hint="eastAsia"/>
        </w:rPr>
        <w:t>第五章 结论与展望</w:t>
      </w:r>
      <w:r>
        <w:tab/>
      </w:r>
      <w:r>
        <w:fldChar w:fldCharType="begin"/>
      </w:r>
      <w:r>
        <w:instrText xml:space="preserve"> PAGEREF _Toc1462292302 \h </w:instrText>
      </w:r>
      <w:r>
        <w:fldChar w:fldCharType="separate"/>
      </w:r>
      <w:r>
        <w:t>75</w:t>
      </w:r>
      <w:r>
        <w:fldChar w:fldCharType="end"/>
      </w:r>
      <w:r>
        <w:rPr>
          <w:rFonts w:ascii="黑体" w:hAnsi="黑体" w:eastAsia="黑体"/>
          <w:bCs/>
          <w:szCs w:val="32"/>
        </w:rPr>
        <w:fldChar w:fldCharType="end"/>
      </w:r>
    </w:p>
    <w:p w14:paraId="2B35F899">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_Toc943863446 </w:instrText>
      </w:r>
      <w:r>
        <w:rPr>
          <w:rFonts w:ascii="黑体" w:hAnsi="黑体" w:eastAsia="黑体"/>
          <w:bCs/>
          <w:szCs w:val="32"/>
        </w:rPr>
        <w:fldChar w:fldCharType="separate"/>
      </w:r>
      <w:r>
        <w:rPr>
          <w:rFonts w:hint="eastAsia"/>
        </w:rPr>
        <w:t>5.1. 研究结论</w:t>
      </w:r>
      <w:r>
        <w:tab/>
      </w:r>
      <w:r>
        <w:fldChar w:fldCharType="begin"/>
      </w:r>
      <w:r>
        <w:instrText xml:space="preserve"> PAGEREF _Toc943863446 \h </w:instrText>
      </w:r>
      <w:r>
        <w:fldChar w:fldCharType="separate"/>
      </w:r>
      <w:r>
        <w:t>75</w:t>
      </w:r>
      <w:r>
        <w:fldChar w:fldCharType="end"/>
      </w:r>
      <w:r>
        <w:rPr>
          <w:rFonts w:ascii="黑体" w:hAnsi="黑体" w:eastAsia="黑体"/>
          <w:bCs/>
          <w:szCs w:val="32"/>
        </w:rPr>
        <w:fldChar w:fldCharType="end"/>
      </w:r>
    </w:p>
    <w:p w14:paraId="6DE4BC79">
      <w:pPr>
        <w:pStyle w:val="31"/>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_Toc51236533 </w:instrText>
      </w:r>
      <w:r>
        <w:rPr>
          <w:rFonts w:ascii="黑体" w:hAnsi="黑体" w:eastAsia="黑体"/>
          <w:bCs/>
          <w:szCs w:val="32"/>
        </w:rPr>
        <w:fldChar w:fldCharType="separate"/>
      </w:r>
      <w:r>
        <w:rPr>
          <w:rFonts w:hint="eastAsia"/>
        </w:rPr>
        <w:t>5.2. 研究展望</w:t>
      </w:r>
      <w:r>
        <w:tab/>
      </w:r>
      <w:r>
        <w:fldChar w:fldCharType="begin"/>
      </w:r>
      <w:r>
        <w:instrText xml:space="preserve"> PAGEREF _Toc51236533 \h </w:instrText>
      </w:r>
      <w:r>
        <w:fldChar w:fldCharType="separate"/>
      </w:r>
      <w:r>
        <w:t>76</w:t>
      </w:r>
      <w:r>
        <w:fldChar w:fldCharType="end"/>
      </w:r>
      <w:r>
        <w:rPr>
          <w:rFonts w:ascii="黑体" w:hAnsi="黑体" w:eastAsia="黑体"/>
          <w:bCs/>
          <w:szCs w:val="32"/>
        </w:rPr>
        <w:fldChar w:fldCharType="end"/>
      </w:r>
    </w:p>
    <w:p w14:paraId="7F872216">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_Toc2138951331 </w:instrText>
      </w:r>
      <w:r>
        <w:rPr>
          <w:rFonts w:ascii="黑体" w:hAnsi="黑体" w:eastAsia="黑体"/>
          <w:bCs/>
          <w:szCs w:val="32"/>
        </w:rPr>
        <w:fldChar w:fldCharType="separate"/>
      </w:r>
      <w:r>
        <w:rPr>
          <w:rFonts w:hint="eastAsia" w:ascii="黑体" w:hAnsi="黑体" w:eastAsia="黑体"/>
          <w:bCs w:val="0"/>
        </w:rPr>
        <w:t>参 考 文 献</w:t>
      </w:r>
      <w:r>
        <w:tab/>
      </w:r>
      <w:r>
        <w:fldChar w:fldCharType="begin"/>
      </w:r>
      <w:r>
        <w:instrText xml:space="preserve"> PAGEREF _Toc2138951331 \h </w:instrText>
      </w:r>
      <w:r>
        <w:fldChar w:fldCharType="separate"/>
      </w:r>
      <w:r>
        <w:t>77</w:t>
      </w:r>
      <w:r>
        <w:fldChar w:fldCharType="end"/>
      </w:r>
      <w:r>
        <w:rPr>
          <w:rFonts w:ascii="黑体" w:hAnsi="黑体" w:eastAsia="黑体"/>
          <w:bCs/>
          <w:szCs w:val="32"/>
        </w:rPr>
        <w:fldChar w:fldCharType="end"/>
      </w:r>
    </w:p>
    <w:p w14:paraId="70ED3E1C">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_Toc478769337 </w:instrText>
      </w:r>
      <w:r>
        <w:rPr>
          <w:rFonts w:ascii="黑体" w:hAnsi="黑体" w:eastAsia="黑体"/>
          <w:bCs/>
          <w:szCs w:val="32"/>
        </w:rPr>
        <w:fldChar w:fldCharType="separate"/>
      </w:r>
      <w:r>
        <w:rPr>
          <w:rFonts w:hint="eastAsia" w:ascii="黑体" w:hAnsi="黑体" w:eastAsia="黑体"/>
          <w:bCs w:val="0"/>
        </w:rPr>
        <w:t>作者简历及在学期间所获得的学术成果</w:t>
      </w:r>
      <w:r>
        <w:tab/>
      </w:r>
      <w:r>
        <w:fldChar w:fldCharType="begin"/>
      </w:r>
      <w:r>
        <w:instrText xml:space="preserve"> PAGEREF _Toc478769337 \h </w:instrText>
      </w:r>
      <w:r>
        <w:fldChar w:fldCharType="separate"/>
      </w:r>
      <w:r>
        <w:t>84</w:t>
      </w:r>
      <w:r>
        <w:fldChar w:fldCharType="end"/>
      </w:r>
      <w:r>
        <w:rPr>
          <w:rFonts w:ascii="黑体" w:hAnsi="黑体" w:eastAsia="黑体"/>
          <w:bCs/>
          <w:szCs w:val="32"/>
        </w:rPr>
        <w:fldChar w:fldCharType="end"/>
      </w:r>
    </w:p>
    <w:p w14:paraId="6392CDB4">
      <w:pPr>
        <w:pStyle w:val="26"/>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_Toc55021650 </w:instrText>
      </w:r>
      <w:r>
        <w:rPr>
          <w:rFonts w:ascii="黑体" w:hAnsi="黑体" w:eastAsia="黑体"/>
          <w:bCs/>
          <w:szCs w:val="32"/>
        </w:rPr>
        <w:fldChar w:fldCharType="separate"/>
      </w:r>
      <w:r>
        <w:rPr>
          <w:rFonts w:hint="eastAsia" w:ascii="黑体" w:hAnsi="黑体" w:eastAsia="黑体" w:cs="黑体"/>
          <w:bCs w:val="0"/>
        </w:rPr>
        <w:t>致  谢</w:t>
      </w:r>
      <w:r>
        <w:tab/>
      </w:r>
      <w:r>
        <w:fldChar w:fldCharType="begin"/>
      </w:r>
      <w:r>
        <w:instrText xml:space="preserve"> PAGEREF _Toc55021650 \h </w:instrText>
      </w:r>
      <w:r>
        <w:fldChar w:fldCharType="separate"/>
      </w:r>
      <w:r>
        <w:t>85</w:t>
      </w:r>
      <w:r>
        <w:fldChar w:fldCharType="end"/>
      </w:r>
      <w:r>
        <w:rPr>
          <w:rFonts w:ascii="黑体" w:hAnsi="黑体" w:eastAsia="黑体"/>
          <w:bCs/>
          <w:szCs w:val="32"/>
        </w:rPr>
        <w:fldChar w:fldCharType="end"/>
      </w:r>
    </w:p>
    <w:p w14:paraId="347106CE">
      <w:pPr>
        <w:adjustRightInd w:val="0"/>
        <w:jc w:val="center"/>
      </w:pPr>
      <w:commentRangeStart w:id="63"/>
      <w:r>
        <w:rPr>
          <w:rFonts w:ascii="黑体" w:hAnsi="黑体" w:eastAsia="黑体"/>
          <w:bCs/>
          <w:szCs w:val="32"/>
        </w:rPr>
        <w:fldChar w:fldCharType="end"/>
      </w:r>
      <w:r>
        <w:rPr>
          <w:rFonts w:hint="eastAsia" w:ascii="黑体" w:hAnsi="黑体" w:eastAsia="黑体"/>
          <w:b/>
          <w:bCs/>
          <w:sz w:val="32"/>
          <w:szCs w:val="32"/>
        </w:rPr>
        <w:t>图录</w:t>
      </w:r>
      <w:commentRangeEnd w:id="63"/>
      <w:r>
        <w:rPr>
          <w:rStyle w:val="CommentReference"/>
        </w:rPr>
        <w:commentReference w:id="63"/>
      </w:r>
    </w:p>
    <w:p w14:paraId="6F1ECDDF"/>
    <w:p w14:paraId="4DD54618">
      <w:pPr>
        <w:pStyle w:val="30"/>
        <w:tabs>
          <w:tab w:val="right" w:leader="dot" w:pos="8446"/>
          <w:tab w:val="clear" w:pos="2520"/>
        </w:tabs>
        <w:spacing w:line="300" w:lineRule="auto"/>
        <w:rPr>
          <w:rFonts w:ascii="宋体" w:hAnsi="宋体" w:cs="宋体"/>
          <w:sz w:val="24"/>
        </w:rPr>
      </w:pPr>
      <w:r>
        <w:rPr>
          <w:rFonts w:hint="eastAsia" w:ascii="黑体" w:hAnsi="黑体" w:eastAsia="黑体" w:cs="黑体"/>
          <w:sz w:val="24"/>
        </w:rPr>
        <w:fldChar w:fldCharType="begin"/>
      </w:r>
      <w:r>
        <w:rPr>
          <w:rFonts w:ascii="黑体" w:hAnsi="黑体" w:eastAsia="黑体" w:cs="黑体"/>
          <w:sz w:val="24"/>
        </w:rPr>
        <w:instrText xml:space="preserve">TOC \h \c "图"</w:instrText>
      </w:r>
      <w:r>
        <w:rPr>
          <w:rFonts w:hint="eastAsia" w:ascii="黑体" w:hAnsi="黑体" w:eastAsia="黑体" w:cs="黑体"/>
          <w:sz w:val="24"/>
        </w:rPr>
        <w:fldChar w:fldCharType="separate"/>
      </w:r>
      <w:r>
        <w:rPr>
          <w:rFonts w:hint="eastAsia" w:ascii="宋体" w:hAnsi="宋体" w:cs="宋体"/>
          <w:sz w:val="24"/>
        </w:rPr>
        <w:fldChar w:fldCharType="begin"/>
      </w:r>
      <w:r>
        <w:rPr>
          <w:rFonts w:ascii="宋体" w:hAnsi="宋体" w:cs="宋体"/>
          <w:sz w:val="24"/>
        </w:rPr>
        <w:instrText xml:space="preserve"> HYPERLINK \l _Toc615942402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1 </w:t>
      </w:r>
      <w:r>
        <w:rPr>
          <w:rFonts w:hint="eastAsia" w:ascii="宋体" w:hAnsi="宋体" w:cs="宋体"/>
          <w:sz w:val="24"/>
        </w:rPr>
        <w:t xml:space="preserve"> 面向信息不对称的整体充电系统模型</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_Toc615942402 \h </w:instrText>
      </w:r>
      <w:r>
        <w:rPr>
          <w:rFonts w:ascii="宋体" w:hAnsi="宋体" w:cs="宋体"/>
          <w:sz w:val="24"/>
        </w:rPr>
        <w:fldChar w:fldCharType="separate"/>
      </w:r>
      <w:r>
        <w:rPr>
          <w:rFonts w:ascii="宋体" w:hAnsi="宋体" w:cs="宋体"/>
          <w:sz w:val="24"/>
        </w:rPr>
        <w:t>24</w:t>
      </w:r>
      <w:r>
        <w:rPr>
          <w:rFonts w:ascii="宋体" w:hAnsi="宋体" w:cs="宋体"/>
          <w:sz w:val="24"/>
        </w:rPr>
        <w:fldChar w:fldCharType="end"/>
      </w:r>
      <w:r>
        <w:rPr>
          <w:rFonts w:hint="eastAsia" w:ascii="宋体" w:hAnsi="宋体" w:cs="宋体"/>
          <w:sz w:val="24"/>
        </w:rPr>
        <w:fldChar w:fldCharType="end"/>
      </w:r>
    </w:p>
    <w:p w14:paraId="5705D655">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_Toc392278551 </w:instrText>
      </w:r>
      <w:r>
        <w:rPr>
          <w:rFonts w:hint="eastAsia" w:ascii="宋体" w:hAnsi="宋体" w:cs="宋体"/>
          <w:sz w:val="24"/>
        </w:rPr>
        <w:fldChar w:fldCharType="separate"/>
      </w:r>
      <w:r>
        <w:rPr>
          <w:rFonts w:hint="eastAsia" w:ascii="宋体" w:hAnsi="宋体" w:cs="宋体"/>
          <w:sz w:val="24"/>
        </w:rPr>
        <w:t>图</w:t>
      </w:r>
      <w:r>
        <w:rPr>
          <w:rFonts w:ascii="宋体" w:hAnsi="宋体" w:cs="宋体"/>
          <w:sz w:val="24"/>
        </w:rPr>
        <w:t xml:space="preserve"> 2  </w:t>
      </w:r>
      <w:r>
        <w:rPr>
          <w:rFonts w:hint="eastAsia" w:ascii="宋体" w:hAnsi="宋体" w:cs="宋体"/>
          <w:sz w:val="24"/>
        </w:rPr>
        <w:t>一年中每日每小时充电事件的分布</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_Toc392278551 \h </w:instrText>
      </w:r>
      <w:r>
        <w:rPr>
          <w:rFonts w:ascii="宋体" w:hAnsi="宋体" w:cs="宋体"/>
          <w:sz w:val="24"/>
        </w:rPr>
        <w:fldChar w:fldCharType="separate"/>
      </w:r>
      <w:r>
        <w:rPr>
          <w:rFonts w:ascii="宋体" w:hAnsi="宋体" w:cs="宋体"/>
          <w:sz w:val="24"/>
        </w:rPr>
        <w:t>27</w:t>
      </w:r>
      <w:r>
        <w:rPr>
          <w:rFonts w:ascii="宋体" w:hAnsi="宋体" w:cs="宋体"/>
          <w:sz w:val="24"/>
        </w:rPr>
        <w:fldChar w:fldCharType="end"/>
      </w:r>
      <w:r>
        <w:rPr>
          <w:rFonts w:hint="eastAsia" w:ascii="宋体" w:hAnsi="宋体" w:cs="宋体"/>
          <w:sz w:val="24"/>
        </w:rPr>
        <w:fldChar w:fldCharType="end"/>
      </w:r>
    </w:p>
    <w:p w14:paraId="4EE0E576">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_Toc2006922755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3  </w:t>
      </w:r>
      <w:r>
        <w:rPr>
          <w:rFonts w:hint="eastAsia" w:ascii="宋体" w:hAnsi="宋体" w:cs="宋体"/>
          <w:sz w:val="24"/>
        </w:rPr>
        <w:t>不同电动汽车数量下的整体效率表现</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_Toc2006922755 \h </w:instrText>
      </w:r>
      <w:r>
        <w:rPr>
          <w:rFonts w:ascii="宋体" w:hAnsi="宋体" w:cs="宋体"/>
          <w:sz w:val="24"/>
        </w:rPr>
        <w:fldChar w:fldCharType="separate"/>
      </w:r>
      <w:r>
        <w:rPr>
          <w:rFonts w:ascii="宋体" w:hAnsi="宋体" w:cs="宋体"/>
          <w:sz w:val="24"/>
        </w:rPr>
        <w:t>36</w:t>
      </w:r>
      <w:r>
        <w:rPr>
          <w:rFonts w:ascii="宋体" w:hAnsi="宋体" w:cs="宋体"/>
          <w:sz w:val="24"/>
        </w:rPr>
        <w:fldChar w:fldCharType="end"/>
      </w:r>
      <w:r>
        <w:rPr>
          <w:rFonts w:hint="eastAsia" w:ascii="宋体" w:hAnsi="宋体" w:cs="宋体"/>
          <w:sz w:val="24"/>
        </w:rPr>
        <w:fldChar w:fldCharType="end"/>
      </w:r>
    </w:p>
    <w:p w14:paraId="08928BFE">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_Toc358392535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4 </w:t>
      </w:r>
      <w:r>
        <w:rPr>
          <w:rFonts w:hint="eastAsia" w:ascii="宋体" w:hAnsi="宋体" w:cs="宋体"/>
          <w:sz w:val="24"/>
        </w:rPr>
        <w:t xml:space="preserve"> 不同σ下，收益随电动汽车数量变化的表现</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_Toc358392535 \h </w:instrText>
      </w:r>
      <w:r>
        <w:rPr>
          <w:rFonts w:ascii="宋体" w:hAnsi="宋体" w:cs="宋体"/>
          <w:sz w:val="24"/>
        </w:rPr>
        <w:fldChar w:fldCharType="separate"/>
      </w:r>
      <w:r>
        <w:rPr>
          <w:rFonts w:ascii="宋体" w:hAnsi="宋体" w:cs="宋体"/>
          <w:sz w:val="24"/>
        </w:rPr>
        <w:t>36</w:t>
      </w:r>
      <w:r>
        <w:rPr>
          <w:rFonts w:ascii="宋体" w:hAnsi="宋体" w:cs="宋体"/>
          <w:sz w:val="24"/>
        </w:rPr>
        <w:fldChar w:fldCharType="end"/>
      </w:r>
      <w:r>
        <w:rPr>
          <w:rFonts w:hint="eastAsia" w:ascii="宋体" w:hAnsi="宋体" w:cs="宋体"/>
          <w:sz w:val="24"/>
        </w:rPr>
        <w:fldChar w:fldCharType="end"/>
      </w:r>
    </w:p>
    <w:p w14:paraId="66A62C1A">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_Toc732125048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5  </w:t>
      </w:r>
      <w:r>
        <w:rPr>
          <w:rFonts w:hint="eastAsia" w:ascii="宋体" w:hAnsi="宋体" w:cs="宋体"/>
          <w:sz w:val="24"/>
        </w:rPr>
        <w:t>电动汽车效用的经验累积分布函数</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_Toc732125048 \h </w:instrText>
      </w:r>
      <w:r>
        <w:rPr>
          <w:rFonts w:ascii="宋体" w:hAnsi="宋体" w:cs="宋体"/>
          <w:sz w:val="24"/>
        </w:rPr>
        <w:fldChar w:fldCharType="separate"/>
      </w:r>
      <w:r>
        <w:rPr>
          <w:rFonts w:ascii="宋体" w:hAnsi="宋体" w:cs="宋体"/>
          <w:sz w:val="24"/>
        </w:rPr>
        <w:t>37</w:t>
      </w:r>
      <w:r>
        <w:rPr>
          <w:rFonts w:ascii="宋体" w:hAnsi="宋体" w:cs="宋体"/>
          <w:sz w:val="24"/>
        </w:rPr>
        <w:fldChar w:fldCharType="end"/>
      </w:r>
      <w:r>
        <w:rPr>
          <w:rFonts w:hint="eastAsia" w:ascii="宋体" w:hAnsi="宋体" w:cs="宋体"/>
          <w:sz w:val="24"/>
        </w:rPr>
        <w:fldChar w:fldCharType="end"/>
      </w:r>
    </w:p>
    <w:p w14:paraId="3DB3CE93">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_Toc983825429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6  </w:t>
      </w:r>
      <w:r>
        <w:rPr>
          <w:rFonts w:hint="eastAsia" w:ascii="宋体" w:hAnsi="宋体" w:cs="宋体"/>
          <w:sz w:val="24"/>
        </w:rPr>
        <w:t>城市级电动车充电系统模型</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_Toc983825429 \h </w:instrText>
      </w:r>
      <w:r>
        <w:rPr>
          <w:rFonts w:ascii="宋体" w:hAnsi="宋体" w:cs="宋体"/>
          <w:sz w:val="24"/>
        </w:rPr>
        <w:fldChar w:fldCharType="separate"/>
      </w:r>
      <w:r>
        <w:rPr>
          <w:rFonts w:ascii="宋体" w:hAnsi="宋体" w:cs="宋体"/>
          <w:sz w:val="24"/>
        </w:rPr>
        <w:t>51</w:t>
      </w:r>
      <w:r>
        <w:rPr>
          <w:rFonts w:ascii="宋体" w:hAnsi="宋体" w:cs="宋体"/>
          <w:sz w:val="24"/>
        </w:rPr>
        <w:fldChar w:fldCharType="end"/>
      </w:r>
      <w:r>
        <w:rPr>
          <w:rFonts w:hint="eastAsia" w:ascii="宋体" w:hAnsi="宋体" w:cs="宋体"/>
          <w:sz w:val="24"/>
        </w:rPr>
        <w:fldChar w:fldCharType="end"/>
      </w:r>
    </w:p>
    <w:p w14:paraId="5BE9F9A4">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_Toc1824634481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7  </w:t>
      </w:r>
      <w:r>
        <w:rPr>
          <w:rFonts w:hint="eastAsia" w:ascii="宋体" w:hAnsi="宋体" w:cs="宋体"/>
          <w:sz w:val="24"/>
        </w:rPr>
        <w:t>凸对偶目标价格轨迹的比较</w:t>
      </w:r>
      <w:r>
        <w:rPr>
          <w:rFonts w:ascii="宋体" w:hAnsi="宋体" w:cs="宋体"/>
          <w:sz w:val="24"/>
        </w:rPr>
        <w:t xml:space="preserve"> </w:t>
      </w:r>
      <w:r>
        <w:rPr>
          <w:rFonts w:hint="default" w:ascii="Times New Roman Regular" w:hAnsi="Times New Roman Regular" w:cs="Times New Roman Regular"/>
          <w:sz w:val="24"/>
        </w:rPr>
        <w:t>W(p)</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_Toc1824634481 \h </w:instrText>
      </w:r>
      <w:r>
        <w:rPr>
          <w:rFonts w:ascii="宋体" w:hAnsi="宋体" w:cs="宋体"/>
          <w:sz w:val="24"/>
        </w:rPr>
        <w:fldChar w:fldCharType="separate"/>
      </w:r>
      <w:r>
        <w:rPr>
          <w:rFonts w:ascii="宋体" w:hAnsi="宋体" w:cs="宋体"/>
          <w:sz w:val="24"/>
        </w:rPr>
        <w:t>65</w:t>
      </w:r>
      <w:r>
        <w:rPr>
          <w:rFonts w:ascii="宋体" w:hAnsi="宋体" w:cs="宋体"/>
          <w:sz w:val="24"/>
        </w:rPr>
        <w:fldChar w:fldCharType="end"/>
      </w:r>
      <w:r>
        <w:rPr>
          <w:rFonts w:hint="eastAsia" w:ascii="宋体" w:hAnsi="宋体" w:cs="宋体"/>
          <w:sz w:val="24"/>
        </w:rPr>
        <w:fldChar w:fldCharType="end"/>
      </w:r>
    </w:p>
    <w:p w14:paraId="26B68FEC">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_Toc1719047968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8  </w:t>
      </w:r>
      <w:r>
        <w:rPr>
          <w:rFonts w:hint="eastAsia" w:ascii="宋体" w:hAnsi="宋体" w:cs="宋体"/>
          <w:sz w:val="24"/>
        </w:rPr>
        <w:t>拍卖地图：充电站&amp;电动车，连线代表电动车可达充电站</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_Toc1719047968 \h </w:instrText>
      </w:r>
      <w:r>
        <w:rPr>
          <w:rFonts w:ascii="宋体" w:hAnsi="宋体" w:cs="宋体"/>
          <w:sz w:val="24"/>
        </w:rPr>
        <w:fldChar w:fldCharType="separate"/>
      </w:r>
      <w:r>
        <w:rPr>
          <w:rFonts w:ascii="宋体" w:hAnsi="宋体" w:cs="宋体"/>
          <w:sz w:val="24"/>
        </w:rPr>
        <w:t>69</w:t>
      </w:r>
      <w:r>
        <w:rPr>
          <w:rFonts w:ascii="宋体" w:hAnsi="宋体" w:cs="宋体"/>
          <w:sz w:val="24"/>
        </w:rPr>
        <w:fldChar w:fldCharType="end"/>
      </w:r>
      <w:r>
        <w:rPr>
          <w:rFonts w:hint="eastAsia" w:ascii="宋体" w:hAnsi="宋体" w:cs="宋体"/>
          <w:sz w:val="24"/>
        </w:rPr>
        <w:fldChar w:fldCharType="end"/>
      </w:r>
    </w:p>
    <w:p w14:paraId="3708DFD7">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_Toc907793783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9 </w:t>
      </w:r>
      <w:r>
        <w:rPr>
          <w:rFonts w:hint="eastAsia" w:ascii="宋体" w:hAnsi="宋体" w:cs="宋体"/>
          <w:sz w:val="24"/>
        </w:rPr>
        <w:t xml:space="preserve"> 分配效率与社会福利随拍卖轮次的收敛情况</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_Toc907793783 \h </w:instrText>
      </w:r>
      <w:r>
        <w:rPr>
          <w:rFonts w:ascii="宋体" w:hAnsi="宋体" w:cs="宋体"/>
          <w:sz w:val="24"/>
        </w:rPr>
        <w:fldChar w:fldCharType="separate"/>
      </w:r>
      <w:r>
        <w:rPr>
          <w:rFonts w:ascii="宋体" w:hAnsi="宋体" w:cs="宋体"/>
          <w:sz w:val="24"/>
        </w:rPr>
        <w:t>71</w:t>
      </w:r>
      <w:r>
        <w:rPr>
          <w:rFonts w:ascii="宋体" w:hAnsi="宋体" w:cs="宋体"/>
          <w:sz w:val="24"/>
        </w:rPr>
        <w:fldChar w:fldCharType="end"/>
      </w:r>
      <w:r>
        <w:rPr>
          <w:rFonts w:hint="eastAsia" w:ascii="宋体" w:hAnsi="宋体" w:cs="宋体"/>
          <w:sz w:val="24"/>
        </w:rPr>
        <w:fldChar w:fldCharType="end"/>
      </w:r>
    </w:p>
    <w:p w14:paraId="167EEF42">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_Toc656995625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10 </w:t>
      </w:r>
      <w:r>
        <w:rPr>
          <w:rFonts w:hint="eastAsia" w:ascii="宋体" w:hAnsi="宋体" w:cs="宋体"/>
          <w:sz w:val="24"/>
        </w:rPr>
        <w:t xml:space="preserve"> </w:t>
      </w:r>
      <w:r>
        <w:rPr>
          <w:rFonts w:hint="default" w:ascii="Times New Roman Regular" w:hAnsi="Times New Roman Regular" w:cs="Times New Roman Regular"/>
          <w:sz w:val="24"/>
        </w:rPr>
        <w:t>CCA</w:t>
      </w:r>
      <w:r>
        <w:rPr>
          <w:rFonts w:hint="eastAsia" w:ascii="宋体" w:hAnsi="宋体" w:cs="宋体"/>
          <w:sz w:val="24"/>
        </w:rPr>
        <w:t>与</w:t>
      </w:r>
      <w:r>
        <w:rPr>
          <w:rFonts w:hint="default" w:ascii="Times New Roman Regular" w:hAnsi="Times New Roman Regular" w:cs="Times New Roman Regular"/>
          <w:sz w:val="24"/>
        </w:rPr>
        <w:t>EV-MLCCA</w:t>
      </w:r>
      <w:r>
        <w:rPr>
          <w:rFonts w:hint="eastAsia" w:ascii="宋体" w:hAnsi="宋体" w:cs="宋体"/>
          <w:sz w:val="24"/>
        </w:rPr>
        <w:t>的分配情况。颜色表示站点；数字表示时隙。白色方块代表未服务的电动汽车。</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_Toc656995625 \h </w:instrText>
      </w:r>
      <w:r>
        <w:rPr>
          <w:rFonts w:ascii="宋体" w:hAnsi="宋体" w:cs="宋体"/>
          <w:sz w:val="24"/>
        </w:rPr>
        <w:fldChar w:fldCharType="separate"/>
      </w:r>
      <w:r>
        <w:rPr>
          <w:rFonts w:ascii="宋体" w:hAnsi="宋体" w:cs="宋体"/>
          <w:sz w:val="24"/>
        </w:rPr>
        <w:t>71</w:t>
      </w:r>
      <w:r>
        <w:rPr>
          <w:rFonts w:ascii="宋体" w:hAnsi="宋体" w:cs="宋体"/>
          <w:sz w:val="24"/>
        </w:rPr>
        <w:fldChar w:fldCharType="end"/>
      </w:r>
      <w:r>
        <w:rPr>
          <w:rFonts w:hint="eastAsia" w:ascii="宋体" w:hAnsi="宋体" w:cs="宋体"/>
          <w:sz w:val="24"/>
        </w:rPr>
        <w:fldChar w:fldCharType="end"/>
      </w:r>
    </w:p>
    <w:p w14:paraId="62995B44">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_Toc713473728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11  </w:t>
      </w:r>
      <w:r>
        <w:rPr>
          <w:rFonts w:hint="eastAsia" w:ascii="宋体" w:hAnsi="宋体" w:cs="宋体"/>
          <w:sz w:val="24"/>
        </w:rPr>
        <w:t>聚合的可行需求（每辆电动汽车允许的所有时段）。橙色柱状图表示仅由</w:t>
      </w:r>
      <w:r>
        <w:rPr>
          <w:rFonts w:hint="default" w:ascii="Times New Roman Regular" w:hAnsi="Times New Roman Regular" w:cs="Times New Roman Regular"/>
          <w:sz w:val="24"/>
        </w:rPr>
        <w:t>EV-MLCCA</w:t>
      </w:r>
      <w:r>
        <w:rPr>
          <w:rFonts w:hint="eastAsia" w:ascii="宋体" w:hAnsi="宋体" w:cs="宋体"/>
          <w:sz w:val="24"/>
        </w:rPr>
        <w:t>分配的时段。</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_Toc713473728 \h </w:instrText>
      </w:r>
      <w:r>
        <w:rPr>
          <w:rFonts w:ascii="宋体" w:hAnsi="宋体" w:cs="宋体"/>
          <w:sz w:val="24"/>
        </w:rPr>
        <w:fldChar w:fldCharType="separate"/>
      </w:r>
      <w:r>
        <w:rPr>
          <w:rFonts w:ascii="宋体" w:hAnsi="宋体" w:cs="宋体"/>
          <w:sz w:val="24"/>
        </w:rPr>
        <w:t>71</w:t>
      </w:r>
      <w:r>
        <w:rPr>
          <w:rFonts w:ascii="宋体" w:hAnsi="宋体" w:cs="宋体"/>
          <w:sz w:val="24"/>
        </w:rPr>
        <w:fldChar w:fldCharType="end"/>
      </w:r>
      <w:r>
        <w:rPr>
          <w:rFonts w:hint="eastAsia" w:ascii="宋体" w:hAnsi="宋体" w:cs="宋体"/>
          <w:sz w:val="24"/>
        </w:rPr>
        <w:fldChar w:fldCharType="end"/>
      </w:r>
    </w:p>
    <w:p w14:paraId="0822F241">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_Toc170465140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12 </w:t>
      </w:r>
      <w:r>
        <w:rPr>
          <w:rFonts w:hint="eastAsia" w:ascii="宋体" w:hAnsi="宋体" w:cs="宋体"/>
          <w:sz w:val="24"/>
        </w:rPr>
        <w:t xml:space="preserve"> 根据早期（第1至10轮）和后期（第50轮后）的实际出价得出的有效需求。</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_Toc170465140 \h </w:instrText>
      </w:r>
      <w:r>
        <w:rPr>
          <w:rFonts w:ascii="宋体" w:hAnsi="宋体" w:cs="宋体"/>
          <w:sz w:val="24"/>
        </w:rPr>
        <w:fldChar w:fldCharType="separate"/>
      </w:r>
      <w:r>
        <w:rPr>
          <w:rFonts w:ascii="宋体" w:hAnsi="宋体" w:cs="宋体"/>
          <w:sz w:val="24"/>
        </w:rPr>
        <w:t>72</w:t>
      </w:r>
      <w:r>
        <w:rPr>
          <w:rFonts w:ascii="宋体" w:hAnsi="宋体" w:cs="宋体"/>
          <w:sz w:val="24"/>
        </w:rPr>
        <w:fldChar w:fldCharType="end"/>
      </w:r>
      <w:r>
        <w:rPr>
          <w:rFonts w:hint="eastAsia" w:ascii="宋体" w:hAnsi="宋体" w:cs="宋体"/>
          <w:sz w:val="24"/>
        </w:rPr>
        <w:fldChar w:fldCharType="end"/>
      </w:r>
    </w:p>
    <w:p w14:paraId="58054CFE">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_Toc1011712131 </w:instrText>
      </w:r>
      <w:r>
        <w:rPr>
          <w:rFonts w:hint="eastAsia" w:ascii="宋体" w:hAnsi="宋体" w:cs="宋体"/>
          <w:sz w:val="24"/>
        </w:rPr>
        <w:fldChar w:fldCharType="separate"/>
      </w:r>
      <w:r>
        <w:rPr>
          <w:rFonts w:hint="eastAsia" w:ascii="宋体" w:hAnsi="宋体" w:cs="宋体"/>
          <w:sz w:val="24"/>
        </w:rPr>
        <w:t>图</w:t>
      </w:r>
      <w:r>
        <w:rPr>
          <w:rFonts w:ascii="宋体" w:hAnsi="宋体" w:cs="宋体"/>
          <w:sz w:val="24"/>
        </w:rPr>
        <w:t xml:space="preserve"> 13   </w:t>
      </w:r>
      <w:r>
        <w:rPr>
          <w:rFonts w:hint="default" w:ascii="Times New Roman Regular" w:hAnsi="Times New Roman Regular" w:cs="Times New Roman Regular"/>
          <w:sz w:val="24"/>
        </w:rPr>
        <w:t>CCA</w:t>
      </w:r>
      <w:r>
        <w:rPr>
          <w:rFonts w:ascii="宋体" w:hAnsi="宋体" w:cs="宋体"/>
          <w:sz w:val="24"/>
        </w:rPr>
        <w:t>（蓝色）和</w:t>
      </w:r>
      <w:r>
        <w:rPr>
          <w:rFonts w:hint="default" w:ascii="Times New Roman Regular" w:hAnsi="Times New Roman Regular" w:cs="Times New Roman Regular"/>
          <w:sz w:val="24"/>
        </w:rPr>
        <w:t>EV-MLCCA</w:t>
      </w:r>
      <w:r>
        <w:rPr>
          <w:rFonts w:ascii="宋体" w:hAnsi="宋体" w:cs="宋体"/>
          <w:sz w:val="24"/>
        </w:rPr>
        <w:t>（黄色）下的最终时段价格。橙色突出显示仅由</w:t>
      </w:r>
      <w:r>
        <w:rPr>
          <w:rFonts w:hint="default" w:ascii="Times New Roman Regular" w:hAnsi="Times New Roman Regular" w:cs="Times New Roman Regular"/>
          <w:sz w:val="24"/>
        </w:rPr>
        <w:t>EV-MLCCA</w:t>
      </w:r>
      <w:r>
        <w:rPr>
          <w:rFonts w:ascii="宋体" w:hAnsi="宋体" w:cs="宋体"/>
          <w:sz w:val="24"/>
        </w:rPr>
        <w:t>分配的时段。</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_Toc1011712131 \h </w:instrText>
      </w:r>
      <w:r>
        <w:rPr>
          <w:rFonts w:ascii="宋体" w:hAnsi="宋体" w:cs="宋体"/>
          <w:sz w:val="24"/>
        </w:rPr>
        <w:fldChar w:fldCharType="separate"/>
      </w:r>
      <w:r>
        <w:rPr>
          <w:rFonts w:ascii="宋体" w:hAnsi="宋体" w:cs="宋体"/>
          <w:sz w:val="24"/>
        </w:rPr>
        <w:t>72</w:t>
      </w:r>
      <w:r>
        <w:rPr>
          <w:rFonts w:ascii="宋体" w:hAnsi="宋体" w:cs="宋体"/>
          <w:sz w:val="24"/>
        </w:rPr>
        <w:fldChar w:fldCharType="end"/>
      </w:r>
      <w:r>
        <w:rPr>
          <w:rFonts w:hint="eastAsia" w:ascii="宋体" w:hAnsi="宋体" w:cs="宋体"/>
          <w:sz w:val="24"/>
        </w:rPr>
        <w:fldChar w:fldCharType="end"/>
      </w:r>
    </w:p>
    <w:p w14:paraId="02213D17">
      <w:pPr>
        <w:pStyle w:val="30"/>
        <w:tabs>
          <w:tab w:val="right" w:leader="dot" w:pos="8446"/>
          <w:tab w:val="clear" w:pos="2520"/>
        </w:tabs>
        <w:spacing w:line="300" w:lineRule="auto"/>
        <w:rPr>
          <w:rFonts w:ascii="宋体" w:hAnsi="宋体" w:cs="宋体"/>
          <w:sz w:val="24"/>
        </w:rPr>
      </w:pPr>
      <w:r>
        <w:rPr>
          <w:rFonts w:hint="eastAsia" w:ascii="宋体" w:hAnsi="宋体" w:cs="宋体"/>
          <w:sz w:val="24"/>
        </w:rPr>
        <w:fldChar w:fldCharType="begin"/>
      </w:r>
      <w:r>
        <w:rPr>
          <w:rFonts w:ascii="宋体" w:hAnsi="宋体" w:cs="宋体"/>
          <w:sz w:val="24"/>
        </w:rPr>
        <w:instrText xml:space="preserve"> HYPERLINK \l _Toc2038711994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14  </w:t>
      </w:r>
      <w:r>
        <w:rPr>
          <w:rFonts w:hint="eastAsia" w:ascii="宋体" w:hAnsi="宋体" w:cs="宋体"/>
          <w:sz w:val="24"/>
        </w:rPr>
        <w:t>最终价格与有效需求之间的皮尔逊相关性</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_Toc2038711994 \h </w:instrText>
      </w:r>
      <w:r>
        <w:rPr>
          <w:rFonts w:ascii="宋体" w:hAnsi="宋体" w:cs="宋体"/>
          <w:sz w:val="24"/>
        </w:rPr>
        <w:fldChar w:fldCharType="separate"/>
      </w:r>
      <w:r>
        <w:rPr>
          <w:rFonts w:ascii="宋体" w:hAnsi="宋体" w:cs="宋体"/>
          <w:sz w:val="24"/>
        </w:rPr>
        <w:t>73</w:t>
      </w:r>
      <w:r>
        <w:rPr>
          <w:rFonts w:ascii="宋体" w:hAnsi="宋体" w:cs="宋体"/>
          <w:sz w:val="24"/>
        </w:rPr>
        <w:fldChar w:fldCharType="end"/>
      </w:r>
      <w:r>
        <w:rPr>
          <w:rFonts w:hint="eastAsia" w:ascii="宋体" w:hAnsi="宋体" w:cs="宋体"/>
          <w:sz w:val="24"/>
        </w:rPr>
        <w:fldChar w:fldCharType="end"/>
      </w:r>
    </w:p>
    <w:p w14:paraId="74E33AE3">
      <w:pPr>
        <w:pStyle w:val="30"/>
        <w:tabs>
          <w:tab w:val="right" w:leader="dot" w:pos="8446"/>
          <w:tab w:val="clear" w:pos="2520"/>
        </w:tabs>
        <w:spacing w:line="300" w:lineRule="auto"/>
        <w:rPr>
          <w:rFonts w:ascii="黑体" w:hAnsi="黑体" w:eastAsia="黑体" w:cs="黑体"/>
          <w:sz w:val="24"/>
        </w:rPr>
      </w:pPr>
      <w:r>
        <w:rPr>
          <w:rFonts w:hint="eastAsia" w:ascii="宋体" w:hAnsi="宋体" w:cs="宋体"/>
          <w:sz w:val="24"/>
        </w:rPr>
        <w:fldChar w:fldCharType="begin"/>
      </w:r>
      <w:r>
        <w:rPr>
          <w:rFonts w:ascii="宋体" w:hAnsi="宋体" w:cs="宋体"/>
          <w:sz w:val="24"/>
        </w:rPr>
        <w:instrText xml:space="preserve"> HYPERLINK \l _Toc755278604 </w:instrText>
      </w:r>
      <w:r>
        <w:rPr>
          <w:rFonts w:hint="eastAsia" w:ascii="宋体" w:hAnsi="宋体" w:cs="宋体"/>
          <w:sz w:val="24"/>
        </w:rPr>
        <w:fldChar w:fldCharType="separate"/>
      </w:r>
      <w:r>
        <w:rPr>
          <w:rFonts w:hint="eastAsia" w:ascii="宋体" w:hAnsi="宋体" w:cs="宋体"/>
          <w:sz w:val="24"/>
        </w:rPr>
        <w:t xml:space="preserve">图 </w:t>
      </w:r>
      <w:r>
        <w:rPr>
          <w:rFonts w:ascii="宋体" w:hAnsi="宋体" w:cs="宋体"/>
          <w:sz w:val="24"/>
        </w:rPr>
        <w:t xml:space="preserve">15 </w:t>
      </w:r>
      <w:r>
        <w:rPr>
          <w:rFonts w:hint="eastAsia" w:ascii="宋体" w:hAnsi="宋体" w:cs="宋体"/>
          <w:sz w:val="24"/>
        </w:rPr>
        <w:t xml:space="preserve"> </w:t>
      </w:r>
      <w:r>
        <w:rPr>
          <w:rFonts w:hint="default" w:ascii="Times New Roman Regular" w:hAnsi="Times New Roman Regular" w:cs="Times New Roman Regular"/>
          <w:sz w:val="24"/>
        </w:rPr>
        <w:t>EV-MLCCA</w:t>
      </w:r>
      <w:r>
        <w:rPr>
          <w:rFonts w:hint="eastAsia" w:ascii="宋体" w:hAnsi="宋体" w:cs="宋体"/>
          <w:sz w:val="24"/>
        </w:rPr>
        <w:t>下清算误差的演变</w:t>
      </w:r>
      <w:r>
        <w:rPr>
          <w:rFonts w:ascii="宋体" w:hAnsi="宋体" w:cs="宋体"/>
          <w:sz w:val="24"/>
        </w:rPr>
        <w:tab/>
      </w:r>
      <w:r>
        <w:rPr>
          <w:rFonts w:ascii="宋体" w:hAnsi="宋体" w:cs="宋体"/>
          <w:sz w:val="24"/>
        </w:rPr>
        <w:fldChar w:fldCharType="begin"/>
      </w:r>
      <w:r>
        <w:rPr>
          <w:rFonts w:ascii="宋体" w:hAnsi="宋体" w:cs="宋体"/>
          <w:sz w:val="24"/>
        </w:rPr>
        <w:instrText xml:space="preserve"> PAGEREF _Toc755278604 \h </w:instrText>
      </w:r>
      <w:r>
        <w:rPr>
          <w:rFonts w:ascii="宋体" w:hAnsi="宋体" w:cs="宋体"/>
          <w:sz w:val="24"/>
        </w:rPr>
        <w:fldChar w:fldCharType="separate"/>
      </w:r>
      <w:r>
        <w:rPr>
          <w:rFonts w:ascii="宋体" w:hAnsi="宋体" w:cs="宋体"/>
          <w:sz w:val="24"/>
        </w:rPr>
        <w:t>74</w:t>
      </w:r>
      <w:r>
        <w:rPr>
          <w:rFonts w:ascii="宋体" w:hAnsi="宋体" w:cs="宋体"/>
          <w:sz w:val="24"/>
        </w:rPr>
        <w:fldChar w:fldCharType="end"/>
      </w:r>
      <w:r>
        <w:rPr>
          <w:rFonts w:hint="eastAsia" w:ascii="宋体" w:hAnsi="宋体" w:cs="宋体"/>
          <w:sz w:val="24"/>
        </w:rPr>
        <w:fldChar w:fldCharType="end"/>
      </w:r>
    </w:p>
    <w:p w14:paraId="6E215A65">
      <w:pPr>
        <w:spacing w:line="300" w:lineRule="auto"/>
        <w:sectPr>
          <w:headerReference r:id="rId15" w:type="default"/>
          <w:footerReference r:id="rId17" w:type="default"/>
          <w:headerReference r:id="rId16" w:type="even"/>
          <w:footerReference r:id="rId18" w:type="even"/>
          <w:pgSz w:w="11906" w:h="16838"/>
          <w:pgMar w:top="1985" w:right="1588" w:bottom="2268" w:left="1588" w:header="1418" w:footer="1701" w:gutter="284"/>
          <w:pgNumType w:start="1"/>
          <w:cols w:space="425" w:num="1"/>
          <w:docGrid w:linePitch="395" w:charSpace="0"/>
        </w:sectPr>
      </w:pPr>
      <w:r>
        <w:rPr>
          <w:rFonts w:hint="eastAsia" w:ascii="黑体" w:hAnsi="黑体" w:eastAsia="黑体" w:cs="黑体"/>
          <w:sz w:val="24"/>
        </w:rPr>
        <w:fldChar w:fldCharType="end"/>
      </w:r>
    </w:p>
    <w:p w14:paraId="1095C397">
      <w:pPr>
        <w:adjustRightInd w:val="0"/>
        <w:jc w:val="center"/>
        <w:rPr>
          <w:rFonts w:ascii="黑体" w:hAnsi="黑体" w:eastAsia="黑体"/>
          <w:b/>
          <w:bCs/>
          <w:sz w:val="32"/>
          <w:szCs w:val="32"/>
        </w:rPr>
      </w:pPr>
      <w:commentRangeStart w:id="64"/>
      <w:r>
        <w:rPr>
          <w:rFonts w:hint="eastAsia" w:ascii="黑体" w:hAnsi="黑体" w:eastAsia="黑体"/>
          <w:b/>
          <w:bCs/>
          <w:sz w:val="32"/>
          <w:szCs w:val="32"/>
        </w:rPr>
        <w:t>表录</w:t>
      </w:r>
      <w:commentRangeEnd w:id="64"/>
      <w:r>
        <w:rPr>
          <w:rStyle w:val="CommentReference"/>
        </w:rPr>
        <w:commentReference w:id="64"/>
      </w:r>
    </w:p>
    <w:p w14:paraId="5C7D24BC">
      <w:pPr>
        <w:pStyle w:val="26"/>
      </w:pPr>
    </w:p>
    <w:p w14:paraId="2521D29E">
      <w:pPr>
        <w:pStyle w:val="30"/>
        <w:tabs>
          <w:tab w:val="right" w:leader="dot" w:pos="8446"/>
          <w:tab w:val="clear" w:pos="2520"/>
        </w:tabs>
      </w:pPr>
      <w:r>
        <w:rPr>
          <w:rFonts w:hint="eastAsia" w:ascii="宋体" w:hAnsi="宋体" w:cs="宋体"/>
          <w:sz w:val="24"/>
        </w:rPr>
        <w:fldChar w:fldCharType="begin"/>
      </w:r>
      <w:r>
        <w:rPr>
          <w:rFonts w:hint="eastAsia" w:ascii="宋体" w:hAnsi="宋体" w:cs="宋体"/>
          <w:sz w:val="24"/>
        </w:rPr>
        <w:instrText xml:space="preserve">TOC \h \c "表"</w:instrText>
      </w:r>
      <w:r>
        <w:rPr>
          <w:rFonts w:hint="eastAsia" w:ascii="宋体" w:hAnsi="宋体" w:cs="宋体"/>
          <w:sz w:val="24"/>
        </w:rPr>
        <w:fldChar w:fldCharType="separate"/>
      </w:r>
      <w:r>
        <w:rPr>
          <w:rFonts w:hint="eastAsia" w:ascii="宋体" w:hAnsi="宋体" w:cs="宋体"/>
          <w:sz w:val="24"/>
        </w:rPr>
        <w:fldChar w:fldCharType="begin"/>
      </w:r>
      <w:r>
        <w:rPr>
          <w:rFonts w:ascii="宋体" w:hAnsi="宋体" w:cs="宋体"/>
          <w:sz w:val="24"/>
        </w:rPr>
        <w:instrText xml:space="preserve"> HYPERLINK \l _Toc1846189743 </w:instrText>
      </w:r>
      <w:r>
        <w:rPr>
          <w:rFonts w:hint="eastAsia" w:ascii="宋体" w:hAnsi="宋体" w:cs="宋体"/>
          <w:sz w:val="24"/>
        </w:rPr>
        <w:fldChar w:fldCharType="separate"/>
      </w:r>
      <w:r>
        <w:rPr>
          <w:rFonts w:hint="eastAsia"/>
          <w:sz w:val="24"/>
        </w:rPr>
        <w:t xml:space="preserve">表 </w:t>
      </w:r>
      <w:r>
        <w:rPr>
          <w:sz w:val="24"/>
        </w:rPr>
        <w:t xml:space="preserve">1 </w:t>
      </w:r>
      <w:r>
        <w:rPr>
          <w:rFonts w:hint="eastAsia"/>
          <w:sz w:val="24"/>
        </w:rPr>
        <w:t xml:space="preserve"> 不同模型的性能对比</w:t>
      </w:r>
      <w:r>
        <w:rPr>
          <w:sz w:val="24"/>
        </w:rPr>
        <w:tab/>
      </w:r>
      <w:r>
        <w:rPr>
          <w:sz w:val="24"/>
        </w:rPr>
        <w:fldChar w:fldCharType="begin"/>
      </w:r>
      <w:r>
        <w:rPr>
          <w:sz w:val="24"/>
        </w:rPr>
        <w:instrText xml:space="preserve"> PAGEREF _Toc1846189743 \h </w:instrText>
      </w:r>
      <w:r>
        <w:rPr>
          <w:sz w:val="24"/>
        </w:rPr>
        <w:fldChar w:fldCharType="separate"/>
      </w:r>
      <w:r>
        <w:rPr>
          <w:sz w:val="24"/>
        </w:rPr>
        <w:t>35</w:t>
      </w:r>
      <w:r>
        <w:rPr>
          <w:sz w:val="24"/>
        </w:rPr>
        <w:fldChar w:fldCharType="end"/>
      </w:r>
      <w:r>
        <w:rPr>
          <w:rFonts w:hint="eastAsia" w:ascii="宋体" w:hAnsi="宋体" w:cs="宋体"/>
          <w:sz w:val="24"/>
        </w:rPr>
        <w:fldChar w:fldCharType="end"/>
      </w:r>
    </w:p>
    <w:p w14:paraId="724FED3B">
      <w:pPr>
        <w:pStyle w:val="26"/>
      </w:pPr>
      <w:r>
        <w:rPr>
          <w:rFonts w:hint="eastAsia" w:ascii="宋体" w:hAnsi="宋体" w:cs="宋体"/>
        </w:rPr>
        <w:fldChar w:fldCharType="end"/>
      </w:r>
    </w:p>
    <w:p w14:paraId="7F4CEA6A">
      <w:pPr>
        <w:pStyle w:val="26"/>
      </w:pPr>
    </w:p>
    <w:p w14:paraId="44C9D99F">
      <w:pPr>
        <w:tabs>
          <w:tab w:val="left" w:pos="691"/>
          <w:tab w:val="center" w:pos="4223"/>
        </w:tabs>
        <w:adjustRightInd w:val="0"/>
        <w:jc w:val="left"/>
        <w:rPr>
          <w:rFonts w:eastAsia="黑体"/>
        </w:rPr>
        <w:sectPr>
          <w:pgSz w:w="11906" w:h="16838"/>
          <w:pgMar w:top="1985" w:right="1588" w:bottom="2268" w:left="1588" w:header="1418" w:footer="1701" w:gutter="284"/>
          <w:pgNumType w:start="1"/>
          <w:cols w:space="425" w:num="1"/>
          <w:docGrid w:linePitch="395" w:charSpace="0"/>
        </w:sectPr>
      </w:pPr>
      <w:r>
        <w:rPr>
          <w:rFonts w:ascii="黑体" w:hAnsi="黑体" w:eastAsia="黑体"/>
          <w:b/>
          <w:bCs/>
          <w:sz w:val="32"/>
          <w:szCs w:val="32"/>
        </w:rPr>
        <w:tab/>
      </w:r>
      <w:r>
        <w:rPr>
          <w:rFonts w:hint="eastAsia" w:ascii="黑体" w:hAnsi="黑体" w:eastAsia="黑体"/>
          <w:b/>
          <w:bCs/>
          <w:sz w:val="32"/>
          <w:szCs w:val="32"/>
        </w:rPr>
        <w:tab/>
      </w:r>
    </w:p>
    <w:p w14:paraId="0EAE7F02">
      <w:pPr>
        <w:pStyle w:val="2"/>
      </w:pPr>
      <w:bookmarkStart w:id="29" w:name="_Toc1047401052"/>
      <w:bookmarkStart w:id="30" w:name="_Toc201929759"/>
      <w:bookmarkStart w:id="31" w:name="_Toc385028202"/>
      <w:r>
        <w:rPr>
          <w:rFonts w:hint="eastAsia"/>
        </w:rPr>
        <w:t>绪论</w:t>
      </w:r>
      <w:bookmarkEnd w:id="29"/>
      <w:bookmarkEnd w:id="30"/>
      <w:bookmarkEnd w:id="31"/>
    </w:p>
    <w:p w14:paraId="574B25D3">
      <w:pPr>
        <w:pStyle w:val="3"/>
      </w:pPr>
      <w:r>
        <w:t xml:space="preserve"> </w:t>
      </w:r>
      <w:bookmarkStart w:id="32" w:name="_Toc809297253"/>
      <w:bookmarkStart w:id="33" w:name="_Toc746026505"/>
      <w:bookmarkStart w:id="34" w:name="_Toc800762603"/>
      <w:commentRangeStart w:id="5"/>
      <w:r>
        <w:rPr>
          <w:rFonts w:hint="eastAsia"/>
        </w:rPr>
        <w:t>研究背景及意义</w:t>
      </w:r>
      <w:bookmarkEnd w:id="32"/>
      <w:bookmarkEnd w:id="33"/>
      <w:commentRangeEnd w:id="5"/>
      <w:r>
        <w:rPr>
          <w:rStyle w:val="45"/>
        </w:rPr>
        <w:commentReference w:id="5"/>
      </w:r>
      <w:bookmarkEnd w:id="34"/>
    </w:p>
    <w:p w14:paraId="1AE9E14A">
      <w:pPr>
        <w:pStyle w:val="74"/>
        <w:ind w:firstLine="480" w:firstLineChars="200"/>
        <w:rPr>
          <w:rFonts w:hint="eastAsia"/>
        </w:rPr>
      </w:pPr>
      <w:r>
        <w:rPr>
          <w:rFonts w:hint="eastAsia"/>
        </w:rPr>
        <w:t>智能电网与智慧城市建设的深度融合使得电动汽车（EV）的规模化普及成为实现“双碳”目标的关键路径。 随着交通电气化进程的加速，城市电动汽车保有量激增，但充电基础设施的部署及调度手段相对滞后，导致城市充电网络面临严峻的供需失衡与电网负荷压力。传统的粗放式调度与静态定价策略难以适应复杂的充电需求，极易造成高峰时段拥堵与资源闲置并存的低效局面，亟需引入科学的资源分配机制以提升系统整体运行效率。</w:t>
      </w:r>
    </w:p>
    <w:p w14:paraId="61F11CCD">
      <w:pPr>
        <w:pStyle w:val="74"/>
        <w:ind w:firstLine="480" w:firstLineChars="200"/>
        <w:rPr>
          <w:rFonts w:hint="eastAsia"/>
        </w:rPr>
      </w:pPr>
      <w:r>
        <w:rPr>
          <w:rFonts w:hint="eastAsia"/>
        </w:rPr>
        <w:t>本文面向城市级多充电站场景下的资源分配与动态定价问题，针对参与者估值隐私以及各站点间存在数据孤岛的特点，深入研究了非完美信息条件下的充电需求预测、智能调度与定价优化机制。 研究旨在通过建立精准的需求预测模型与激励相容的资源分配方案，实现充电站运营收益最大化与系统总体社会福利的最优出清。在实际的充电交易市场中，用户具有多维时空耦合偏好且出于自利性不愿暴露真实底价，使得传统的集中式决策与完美信息假设失效。因此，在保护隐私的前提下实现精准需求预测，并设计能够应对大规模计算挑战的机制引导资源高效分配，是当前智慧能源领域突破瓶颈的关键。</w:t>
      </w:r>
    </w:p>
    <w:p w14:paraId="4CCCAE88">
      <w:pPr>
        <w:spacing w:line="360" w:lineRule="auto"/>
        <w:ind w:firstLine="480" w:firstLineChars="200"/>
        <w:rPr>
          <w:sz w:val="24"/>
        </w:rPr>
      </w:pPr>
      <w:r>
        <w:rPr>
          <w:rFonts w:hint="eastAsia"/>
          <w:sz w:val="24"/>
        </w:rPr>
        <w:t>本研究的工作能够为大规模电动汽车接入下的电能资源优化配置提供理论支撑，有利于缓解本地电网调峰压力并提升基础设施的运营效率。 在理论层面，本文一方面探索了隐私计算在微观经济定价中的应用以破解数据壁垒，另一方面利用机器学习增强传统拍卖机制以克服高维空间下的计算瓶颈与单调性限制，为复杂资源分配问题提供了分层解决的新思路。在实际应用层面，研究成果能够显著提升充电站的盈利能力，同时降低用户的排队时间与充电成本，对促进电动汽车产业的可持续健康发展以及智慧城市基础设施的精细化管理具有重要的支撑作用。</w:t>
      </w:r>
    </w:p>
    <w:p w14:paraId="67F07015">
      <w:pPr>
        <w:pStyle w:val="74"/>
        <w:ind w:firstLine="480" w:firstLineChars="200"/>
        <w:rPr>
          <w:rFonts w:hint="eastAsia"/>
        </w:rPr>
      </w:pPr>
      <w:r>
        <w:rPr>
          <w:rFonts w:hint="eastAsia"/>
        </w:rPr>
        <w:t>智能电网与智慧城市建设的深度融合使得电动汽车（EV）的规模化普及成为实现“双碳”目标的关键路径。 随着交通电气化进程的加速，城市电动汽车保有量激增，但充电基础设施的部署及调度手段相对滞后，导致城市充电网络面临严峻的供需失衡与电网负荷压力。传统的粗放式调度与静态定价策略难以适应复杂的充电需求，极易造成高峰时段拥堵与资源闲置并存的低效局面，亟需引入科学的资源分配机制以提升系统整体运行效率。</w:t>
      </w:r>
    </w:p>
    <w:p w14:paraId="1E434893">
      <w:pPr>
        <w:pStyle w:val="74"/>
        <w:ind w:firstLine="480" w:firstLineChars="200"/>
        <w:rPr>
          <w:rFonts w:hint="eastAsia"/>
        </w:rPr>
      </w:pPr>
      <w:r>
        <w:rPr>
          <w:rFonts w:hint="eastAsia"/>
        </w:rPr>
        <w:t>本文面向城市级多充电站场景下的资源分配与动态定价问题，针对参与者估值隐私以及各站点间存在数据孤岛的特点，深入研究了非完美信息条件下的充电需求预测、智能调度与定价优化机制。 研究旨在通过建立精准的需求预测模型与激励相容的资源分配方案，实现充电站运营收益最大化与系统总体社会福利的最优出清。在实际的充电交易市场中，用户具有多维时空耦合偏好且出于自利性不愿暴露真实底价，使得传统的集中式决策与完美信息假设失效。因此，在保护隐私的前提下实现精准需求预测，并设计能够应对大规模计算挑战的机制引导资源高效分配，是当前智慧能源领域突破瓶颈的关键。</w:t>
      </w:r>
    </w:p>
    <w:p w14:paraId="3871CA09">
      <w:pPr>
        <w:pStyle w:val="74"/>
        <w:rPr>
          <w:rFonts w:hint="eastAsia"/>
        </w:rPr>
      </w:pPr>
      <w:r>
        <w:rPr>
          <w:rFonts w:hint="eastAsia"/>
        </w:rPr>
        <w:t>本研究的工作能够为大规模电动汽车接入下的电能资源优化配置提供理论支撑，有利于缓解本地电网调峰压力并提升基础设施的运营效率。 在理论层面，本文一方面探索了隐私计算在微观经济定价中的应用以破解数据壁垒，另一方面利用机器学习增强传统拍卖机制以克服高维空间下的计算瓶颈与单调性限制，为复杂资源分配问题提供了分层解决的新思路。在实际应用层面，研究成果能够显著提升充电站的盈利能力，同时降低用户的排队时间与充电成本，对促进电动汽车产业的可持续健康发展以及智慧城市基础设施的精细化管理具有重要的支撑作用。</w:t>
      </w:r>
    </w:p>
    <w:p w14:paraId="4CDB28FD">
      <w:pPr>
        <w:pStyle w:val="74"/>
        <w:rPr>
          <w:rFonts w:hint="eastAsia"/>
        </w:rPr>
      </w:pPr>
    </w:p>
    <w:p w14:paraId="641BC0FA">
      <w:pPr>
        <w:pStyle w:val="74"/>
      </w:pPr>
      <w:r>
        <w:rPr>
          <w:rFonts w:hint="eastAsia"/>
        </w:rPr>
        <w:t>本文提出的联邦学习预测与动态拍卖定价算法，不仅能够有效保障用户隐私、提升电动车车主的充电服务质量（QoS）并降低其时间与经济成本，还能帮助充电站最大化运营收益、实现资源的削峰填谷，从而缓解本地电网的负荷压力。这对于促进电动汽车产业的健康可持续发展、提升智慧城市基础设施的管理效率，以及助力国家双碳目标的顺利实现均具有有力的支撑作用。</w:t>
      </w:r>
    </w:p>
    <w:p w14:paraId="17C7330E">
      <w:pPr>
        <w:pStyle w:val="3"/>
      </w:pPr>
      <w:bookmarkStart w:id="35" w:name="_Toc1457938349"/>
      <w:bookmarkStart w:id="36" w:name="_Toc1844994720"/>
      <w:bookmarkStart w:id="37" w:name="_Toc137052872"/>
      <w:r>
        <w:rPr>
          <w:rFonts w:hint="eastAsia"/>
        </w:rPr>
        <w:t>国内外研究现状</w:t>
      </w:r>
      <w:bookmarkEnd w:id="35"/>
      <w:bookmarkEnd w:id="36"/>
      <w:bookmarkEnd w:id="37"/>
    </w:p>
    <w:p w14:paraId="4FFE59B5">
      <w:pPr>
        <w:spacing w:line="360" w:lineRule="auto"/>
        <w:ind w:firstLine="480" w:firstLineChars="200"/>
        <w:rPr>
          <w:sz w:val="24"/>
        </w:rPr>
      </w:pPr>
      <w:r>
        <w:rPr>
          <w:rFonts w:hint="eastAsia"/>
          <w:sz w:val="24"/>
        </w:rPr>
        <w:t>在当前数字化与智能化交融的时代，智能电网和智慧交通系统正在深刻改变城市能源的分配与利用方式。随着电动汽车保有量的快速增加，如何高效、合理地分配有限的充电资源，已成为学术界和工业界共同关注的焦点。近年来，围绕这一核心诉求，涌现出了一系列与之相关的研究问题和技术方法。在国内外的研究现状中，针对充电站电能需求预测的研究备受关注，这包括如何利用深度学习与联邦学习技术在保护数据隐私的前提下提升预测精度。与此同时，面对复杂的充电需求，各种电动车充电调度算法被陆续提出，研究重心逐渐从早期的启发式规则向强化学习和宏观博弈模型演进。另外，基于定价策略与拍卖机制的资源分配方法在近年来也得到了快速发展，特别是将机器学习技术引入组合拍卖机制中，为解决大规模数据交易与资源分配提供了全新的思路。本节对以上三个方面的研究现状进行综述和分析。</w:t>
      </w:r>
    </w:p>
    <w:p w14:paraId="6BC44261">
      <w:pPr>
        <w:pStyle w:val="4"/>
        <w:rPr>
          <w:ins w:id="14" w:author="- - [2]" w:date="2026-04-14T01:28:52Z"/>
        </w:rPr>
      </w:pPr>
      <w:bookmarkStart w:id="38" w:name="_Toc781419373"/>
      <w:bookmarkStart w:id="39" w:name="_Toc1309880007"/>
      <w:bookmarkStart w:id="40" w:name="_Toc1345150120"/>
      <w:r>
        <w:rPr>
          <w:rFonts w:hint="eastAsia"/>
        </w:rPr>
        <w:t>充电站电能需求预测研究</w:t>
      </w:r>
      <w:bookmarkEnd w:id="38"/>
      <w:bookmarkEnd w:id="39"/>
      <w:bookmarkEnd w:id="40"/>
    </w:p>
    <w:p w14:paraId="3C1178D6">
      <w:pPr>
        <w:pStyle w:val="74"/>
        <w:rPr>
          <w:ins w:id="15" w:author="- - [2]" w:date="2026-04-14T01:29:17Z"/>
        </w:rPr>
      </w:pPr>
      <w:ins w:id="16" w:author="- - [2]" w:date="2026-04-14T01:29:17Z">
        <w:r>
          <w:rPr>
            <w:rFonts w:hint="eastAsia"/>
          </w:rPr>
          <w:t>充电站的电能需求预测是充电站运营优化的关键环节，特别是对于短期和长期需求预测的精确性要求较高。精准的需求预测不仅有助于充电站提前采购电力以降低成本，还能为后续的动态定价和资源调度提供数据支撑。</w:t>
        </w:r>
      </w:ins>
    </w:p>
    <w:p w14:paraId="34DCA182">
      <w:pPr>
        <w:pStyle w:val="74"/>
        <w:rPr>
          <w:ins w:id="17" w:author="- - [2]" w:date="2026-04-14T01:29:17Z"/>
        </w:rPr>
      </w:pPr>
      <w:ins w:id="18" w:author="- - [2]" w:date="2026-04-14T01:29:17Z">
        <w:r>
          <w:rPr>
            <w:rFonts w:hint="eastAsia"/>
          </w:rPr>
          <w:t>在近期的电动汽车电能需求预测研究中，</w:t>
        </w:r>
      </w:ins>
      <w:ins w:id="19" w:author="- - [2]" w:date="2026-04-14T01:29:17Z">
        <w:r>
          <w:rPr>
            <w:rFonts w:hint="eastAsia"/>
            <w:lang w:val="en-US" w:eastAsia="zh-CN"/>
          </w:rPr>
          <w:t>研究者</w:t>
        </w:r>
      </w:ins>
      <w:ins w:id="20" w:author="- - [2]" w:date="2026-04-14T01:29:17Z">
        <w:r>
          <w:rPr>
            <w:rFonts w:hint="eastAsia"/>
          </w:rPr>
          <w:t>特别关注结合深度学习方法，包括长短期记忆网络（LSTM）、门控循环单元（GRU）和循环神经网络（RNN）等时间序列模型。例如，Wang等人提出了一种基于LSTM的短期充电需求预测方法，通过分析历史充电数据，预测未来1至5小时的充电需求，研究表明LSTM模型在短时间间隔的预测中表现出了较高的精度</w:t>
        </w:r>
      </w:ins>
      <w:ins w:id="21" w:author="- - [2]" w:date="2026-04-14T01:29:17Z">
        <w:r>
          <w:rPr>
            <w:rFonts w:hint="eastAsia"/>
            <w:vertAlign w:val="superscript"/>
          </w:rPr>
          <w:fldChar w:fldCharType="begin"/>
        </w:r>
      </w:ins>
      <w:ins w:id="22" w:author="- - [2]" w:date="2026-04-14T01:29:17Z">
        <w:r>
          <w:rPr>
            <w:rFonts w:hint="eastAsia"/>
            <w:vertAlign w:val="superscript"/>
          </w:rPr>
          <w:instrText xml:space="preserve"> REF _Ref267930045 \r \h </w:instrText>
        </w:r>
      </w:ins>
      <w:ins w:id="23" w:author="- - [2]" w:date="2026-04-14T01:29:17Z">
        <w:r>
          <w:rPr>
            <w:rFonts w:hint="eastAsia"/>
            <w:vertAlign w:val="superscript"/>
          </w:rPr>
          <w:fldChar w:fldCharType="separate"/>
        </w:r>
      </w:ins>
      <w:ins w:id="24" w:author="- - [2]" w:date="2026-04-14T01:29:17Z">
        <w:r>
          <w:rPr>
            <w:rFonts w:hint="eastAsia"/>
            <w:vertAlign w:val="superscript"/>
          </w:rPr>
          <w:t>[11]</w:t>
        </w:r>
      </w:ins>
      <w:ins w:id="25" w:author="- - [2]" w:date="2026-04-14T01:29:17Z">
        <w:r>
          <w:rPr>
            <w:rFonts w:hint="eastAsia"/>
            <w:vertAlign w:val="superscript"/>
          </w:rPr>
          <w:fldChar w:fldCharType="end"/>
        </w:r>
      </w:ins>
      <w:ins w:id="26" w:author="- - [2]" w:date="2026-04-14T01:29:17Z">
        <w:r>
          <w:rPr>
            <w:rFonts w:hint="eastAsia"/>
          </w:rPr>
          <w:t>。然而，由于电动汽车充电负荷在短期和长期内都表现出重复的模式，单纯的RNN类模型在捕捉长程依赖关系时仍面临梯度消失等技术挑战。为此，Yi等人采用了Seq2Seq模型进行每月充电需求的单步（月度）和多步（五个月）预测，该模型在长周期预测任务中显著优于其他时间序列模型</w:t>
        </w:r>
      </w:ins>
      <w:ins w:id="27" w:author="- - [2]" w:date="2026-04-14T01:29:17Z">
        <w:r>
          <w:rPr>
            <w:rFonts w:hint="eastAsia"/>
            <w:vertAlign w:val="superscript"/>
          </w:rPr>
          <w:fldChar w:fldCharType="begin"/>
        </w:r>
      </w:ins>
      <w:ins w:id="28" w:author="- - [2]" w:date="2026-04-14T01:29:17Z">
        <w:r>
          <w:rPr>
            <w:rFonts w:hint="eastAsia"/>
            <w:vertAlign w:val="superscript"/>
          </w:rPr>
          <w:instrText xml:space="preserve"> REF _Ref268350220 \r \h </w:instrText>
        </w:r>
      </w:ins>
      <w:ins w:id="29" w:author="- - [2]" w:date="2026-04-14T01:29:17Z">
        <w:r>
          <w:rPr>
            <w:rFonts w:hint="eastAsia"/>
            <w:vertAlign w:val="superscript"/>
          </w:rPr>
          <w:fldChar w:fldCharType="separate"/>
        </w:r>
      </w:ins>
      <w:ins w:id="30" w:author="- - [2]" w:date="2026-04-14T01:29:17Z">
        <w:r>
          <w:rPr>
            <w:rFonts w:hint="eastAsia"/>
            <w:vertAlign w:val="superscript"/>
          </w:rPr>
          <w:t>[12]</w:t>
        </w:r>
      </w:ins>
      <w:ins w:id="31" w:author="- - [2]" w:date="2026-04-14T01:29:17Z">
        <w:r>
          <w:rPr>
            <w:rFonts w:hint="eastAsia"/>
            <w:vertAlign w:val="superscript"/>
          </w:rPr>
          <w:fldChar w:fldCharType="end"/>
        </w:r>
      </w:ins>
      <w:ins w:id="32" w:author="- - [2]" w:date="2026-04-14T01:29:17Z">
        <w:r>
          <w:rPr>
            <w:rFonts w:hint="eastAsia"/>
          </w:rPr>
          <w:t>。此外，Majidpour等人结合KNN和模式序列</w:t>
        </w:r>
      </w:ins>
      <w:ins w:id="33" w:author="- - [2]" w:date="2026-04-14T01:29:17Z">
        <w:r>
          <w:rPr>
            <w:rFonts w:hint="eastAsia"/>
            <w:vertAlign w:val="superscript"/>
          </w:rPr>
          <w:fldChar w:fldCharType="begin"/>
        </w:r>
      </w:ins>
      <w:ins w:id="34" w:author="- - [2]" w:date="2026-04-14T01:29:17Z">
        <w:r>
          <w:rPr>
            <w:rFonts w:hint="eastAsia"/>
            <w:vertAlign w:val="superscript"/>
          </w:rPr>
          <w:instrText xml:space="preserve"> REF _Ref269240991 \r \h </w:instrText>
        </w:r>
      </w:ins>
      <w:ins w:id="35" w:author="- - [2]" w:date="2026-04-14T01:29:17Z">
        <w:r>
          <w:rPr>
            <w:rFonts w:hint="eastAsia"/>
            <w:vertAlign w:val="superscript"/>
          </w:rPr>
          <w:fldChar w:fldCharType="separate"/>
        </w:r>
      </w:ins>
      <w:ins w:id="36" w:author="- - [2]" w:date="2026-04-14T01:29:17Z">
        <w:r>
          <w:rPr>
            <w:rFonts w:hint="eastAsia"/>
            <w:vertAlign w:val="superscript"/>
          </w:rPr>
          <w:t>[13]</w:t>
        </w:r>
      </w:ins>
      <w:ins w:id="37" w:author="- - [2]" w:date="2026-04-14T01:29:17Z">
        <w:r>
          <w:rPr>
            <w:rFonts w:hint="eastAsia"/>
            <w:vertAlign w:val="superscript"/>
          </w:rPr>
          <w:fldChar w:fldCharType="end"/>
        </w:r>
      </w:ins>
      <w:ins w:id="38" w:author="- - [2]" w:date="2026-04-14T01:29:17Z">
        <w:r>
          <w:rPr>
            <w:rFonts w:hint="eastAsia"/>
          </w:rPr>
          <w:t>，Huang等人采用集成学习预测短期需求</w:t>
        </w:r>
      </w:ins>
      <w:ins w:id="39" w:author="- - [2]" w:date="2026-04-14T01:29:17Z">
        <w:r>
          <w:rPr>
            <w:rFonts w:hint="eastAsia"/>
            <w:vertAlign w:val="superscript"/>
          </w:rPr>
          <w:fldChar w:fldCharType="begin"/>
        </w:r>
      </w:ins>
      <w:ins w:id="40" w:author="- - [2]" w:date="2026-04-14T01:29:17Z">
        <w:r>
          <w:rPr>
            <w:rFonts w:hint="eastAsia"/>
            <w:vertAlign w:val="superscript"/>
          </w:rPr>
          <w:instrText xml:space="preserve"> REF _Ref269509903 \r \h </w:instrText>
        </w:r>
      </w:ins>
      <w:ins w:id="41" w:author="- - [2]" w:date="2026-04-14T01:29:17Z">
        <w:r>
          <w:rPr>
            <w:rFonts w:hint="eastAsia"/>
            <w:vertAlign w:val="superscript"/>
          </w:rPr>
          <w:fldChar w:fldCharType="separate"/>
        </w:r>
      </w:ins>
      <w:ins w:id="42" w:author="- - [2]" w:date="2026-04-14T01:29:17Z">
        <w:r>
          <w:rPr>
            <w:rFonts w:hint="eastAsia"/>
            <w:vertAlign w:val="superscript"/>
          </w:rPr>
          <w:t>[14]</w:t>
        </w:r>
      </w:ins>
      <w:ins w:id="43" w:author="- - [2]" w:date="2026-04-14T01:29:17Z">
        <w:r>
          <w:rPr>
            <w:rFonts w:hint="eastAsia"/>
            <w:vertAlign w:val="superscript"/>
          </w:rPr>
          <w:fldChar w:fldCharType="end"/>
        </w:r>
      </w:ins>
      <w:ins w:id="44" w:author="- - [2]" w:date="2026-04-14T01:29:17Z">
        <w:r>
          <w:rPr>
            <w:rFonts w:hint="eastAsia"/>
          </w:rPr>
          <w:t>。</w:t>
        </w:r>
      </w:ins>
    </w:p>
    <w:p w14:paraId="13265CCE">
      <w:pPr>
        <w:pStyle w:val="74"/>
        <w:rPr>
          <w:ins w:id="45" w:author="- - [2]" w:date="2026-04-14T01:29:17Z"/>
        </w:rPr>
      </w:pPr>
      <w:ins w:id="46" w:author="- - [2]" w:date="2026-04-14T01:29:17Z">
        <w:r>
          <w:rPr>
            <w:rFonts w:hint="eastAsia"/>
          </w:rPr>
          <w:t>针对城市充电网络中多个充电站的协同预测问题，研究者开始关注多站点间的空间相关性。Orzechowskn等人采用多任务学习（MTL）模型进行研究，结果表明该模型虽然对单个站点的预测改进有限，但对整个充电网络的预测精度提升明显</w:t>
        </w:r>
      </w:ins>
      <w:ins w:id="47" w:author="- - [2]" w:date="2026-04-14T01:29:17Z">
        <w:r>
          <w:rPr>
            <w:rFonts w:hint="eastAsia"/>
            <w:vertAlign w:val="superscript"/>
          </w:rPr>
          <w:fldChar w:fldCharType="begin"/>
        </w:r>
      </w:ins>
      <w:ins w:id="48" w:author="- - [2]" w:date="2026-04-14T01:29:17Z">
        <w:r>
          <w:rPr>
            <w:rFonts w:hint="eastAsia"/>
            <w:vertAlign w:val="superscript"/>
          </w:rPr>
          <w:instrText xml:space="preserve"> REF _Ref269997306 \r \h </w:instrText>
        </w:r>
      </w:ins>
      <w:ins w:id="49" w:author="- - [2]" w:date="2026-04-14T01:29:17Z">
        <w:r>
          <w:rPr>
            <w:rFonts w:hint="eastAsia"/>
            <w:vertAlign w:val="superscript"/>
          </w:rPr>
          <w:fldChar w:fldCharType="separate"/>
        </w:r>
      </w:ins>
      <w:ins w:id="50" w:author="- - [2]" w:date="2026-04-14T01:29:17Z">
        <w:r>
          <w:rPr>
            <w:rFonts w:hint="eastAsia"/>
            <w:vertAlign w:val="superscript"/>
          </w:rPr>
          <w:t>[15]</w:t>
        </w:r>
      </w:ins>
      <w:ins w:id="51" w:author="- - [2]" w:date="2026-04-14T01:29:17Z">
        <w:r>
          <w:rPr>
            <w:rFonts w:hint="eastAsia"/>
            <w:vertAlign w:val="superscript"/>
          </w:rPr>
          <w:fldChar w:fldCharType="end"/>
        </w:r>
      </w:ins>
      <w:ins w:id="52" w:author="- - [2]" w:date="2026-04-14T01:29:17Z">
        <w:r>
          <w:rPr>
            <w:rFonts w:hint="eastAsia"/>
          </w:rPr>
          <w:t>。考虑到集中式数据收集可能导致各充电站面临商业数据泄露的隐私风险，Saputra等人提出了一种基于聚类的联邦学习框架</w:t>
        </w:r>
      </w:ins>
      <w:ins w:id="53" w:author="- - [2]" w:date="2026-04-14T01:29:17Z">
        <w:r>
          <w:rPr>
            <w:rFonts w:hint="eastAsia"/>
            <w:vertAlign w:val="superscript"/>
          </w:rPr>
          <w:fldChar w:fldCharType="begin"/>
        </w:r>
      </w:ins>
      <w:ins w:id="54" w:author="- - [2]" w:date="2026-04-14T01:29:17Z">
        <w:r>
          <w:rPr>
            <w:rFonts w:hint="eastAsia"/>
            <w:vertAlign w:val="superscript"/>
          </w:rPr>
          <w:instrText xml:space="preserve"> REF _Ref270602358 \r \h </w:instrText>
        </w:r>
      </w:ins>
      <w:ins w:id="55" w:author="- - [2]" w:date="2026-04-14T01:29:17Z">
        <w:r>
          <w:rPr>
            <w:rFonts w:hint="eastAsia"/>
            <w:vertAlign w:val="superscript"/>
          </w:rPr>
          <w:fldChar w:fldCharType="separate"/>
        </w:r>
      </w:ins>
      <w:ins w:id="56" w:author="- - [2]" w:date="2026-04-14T01:29:17Z">
        <w:r>
          <w:rPr>
            <w:rFonts w:hint="eastAsia"/>
            <w:vertAlign w:val="superscript"/>
          </w:rPr>
          <w:t>[8]</w:t>
        </w:r>
      </w:ins>
      <w:ins w:id="57" w:author="- - [2]" w:date="2026-04-14T01:29:17Z">
        <w:r>
          <w:rPr>
            <w:rFonts w:hint="eastAsia"/>
            <w:vertAlign w:val="superscript"/>
          </w:rPr>
          <w:fldChar w:fldCharType="end"/>
        </w:r>
      </w:ins>
      <w:ins w:id="58" w:author="- - [2]" w:date="2026-04-14T01:29:17Z">
        <w:r>
          <w:rPr>
            <w:rFonts w:hint="eastAsia"/>
          </w:rPr>
          <w:t>。该框架首先通过KNN对城市内充电站进行地理位置聚类，随后在每个聚类中采用深度神经网络（DNN）和联邦学习机制来协作构建高精度的电能需求预测模型，在提升预测精度的同时有效避免了隐私泄露。此外，在最新的研究进展中，Taniya等人首次尝试利用基于Transformer的架构预测电动汽车充电需求，通过采用ProbSparse注意力机制，其模型在性能上显著优于传统的自注意力模型，但该方法也带来了较高的计算与通信开销</w:t>
        </w:r>
      </w:ins>
      <w:ins w:id="59" w:author="- - [2]" w:date="2026-04-14T01:29:17Z">
        <w:r>
          <w:rPr>
            <w:rFonts w:hint="eastAsia"/>
            <w:vertAlign w:val="superscript"/>
          </w:rPr>
          <w:fldChar w:fldCharType="begin"/>
        </w:r>
      </w:ins>
      <w:ins w:id="60" w:author="- - [2]" w:date="2026-04-14T01:29:17Z">
        <w:r>
          <w:rPr>
            <w:rFonts w:hint="eastAsia"/>
            <w:vertAlign w:val="superscript"/>
          </w:rPr>
          <w:instrText xml:space="preserve"> REF _Ref271140182 \r \h </w:instrText>
        </w:r>
      </w:ins>
      <w:ins w:id="61" w:author="- - [2]" w:date="2026-04-14T01:29:17Z">
        <w:r>
          <w:rPr>
            <w:rFonts w:hint="eastAsia"/>
            <w:vertAlign w:val="superscript"/>
          </w:rPr>
          <w:fldChar w:fldCharType="separate"/>
        </w:r>
      </w:ins>
      <w:ins w:id="62" w:author="- - [2]" w:date="2026-04-14T01:29:17Z">
        <w:r>
          <w:rPr>
            <w:rFonts w:hint="eastAsia"/>
            <w:vertAlign w:val="superscript"/>
          </w:rPr>
          <w:t>[16]</w:t>
        </w:r>
      </w:ins>
      <w:ins w:id="63" w:author="- - [2]" w:date="2026-04-14T01:29:17Z">
        <w:r>
          <w:rPr>
            <w:rFonts w:hint="eastAsia"/>
            <w:vertAlign w:val="superscript"/>
          </w:rPr>
          <w:fldChar w:fldCharType="end"/>
        </w:r>
      </w:ins>
      <w:ins w:id="64" w:author="- - [2]" w:date="2026-04-14T01:29:17Z">
        <w:r>
          <w:rPr>
            <w:rFonts w:hint="eastAsia"/>
          </w:rPr>
          <w:t>。</w:t>
        </w:r>
      </w:ins>
    </w:p>
    <w:bookmarkEnd w:id="0"/>
    <w:p w14:paraId="633363F8">
      <w:pPr>
        <w:pStyle w:val="74"/>
      </w:pPr>
      <w:r>
        <w:rPr>
          <w:rFonts w:hint="eastAsia"/>
        </w:rPr>
        <w:t>充电站的电能需求预测是充电站运营优化的关键环节，特别是对于短期和长期需求预测的精确性要求较高。精准的需求预测不仅有助于充电站提前采购电力以降低成本，还能为后续的动态定价和资源调度提供数据支撑。</w:t>
      </w:r>
    </w:p>
    <w:p w14:paraId="458F0E1D">
      <w:pPr>
        <w:pStyle w:val="74"/>
      </w:pPr>
      <w:r>
        <w:rPr>
          <w:rFonts w:hint="eastAsia"/>
        </w:rPr>
        <w:t>在近期的电动汽车电能需求预测研究中，</w:t>
      </w:r>
      <w:commentRangeStart w:id="6"/>
      <w:r>
        <w:rPr>
          <w:rFonts w:hint="eastAsia"/>
        </w:rPr>
        <w:t>研究者</w:t>
      </w:r>
      <w:commentRangeEnd w:id="6"/>
      <w:r>
        <w:rPr>
          <w:rStyle w:val="45"/>
        </w:rPr>
        <w:commentReference w:id="6"/>
      </w:r>
      <w:r>
        <w:rPr>
          <w:rFonts w:hint="eastAsia"/>
        </w:rPr>
        <w:t>特别关注结合深度学习方法，包括长短期记忆网络（LSTM）、门控循环单元（GRU）和循环神经网络（RNN）等时间序列模型。例如，Wang等人提出了一种基于LSTM的短期充电需求预测方法，通过分析历史充电数据，预测未来1至5小时的充电需求，研究表明LSTM模型在短时间间隔的预测中表现出了较高的精度</w:t>
      </w:r>
      <w:r>
        <w:rPr>
          <w:rFonts w:hint="eastAsia"/>
          <w:vertAlign w:val="superscript"/>
        </w:rPr>
        <w:fldChar w:fldCharType="begin"/>
      </w:r>
      <w:r>
        <w:rPr>
          <w:rFonts w:hint="eastAsia"/>
          <w:vertAlign w:val="superscript"/>
        </w:rPr>
        <w:instrText xml:space="preserve"> REF _Ref267930045 \r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然而，由于电动汽车充电负荷在短期和长期内都表现出重复的模式，单纯的RNN类模型在捕捉长程依赖关系时仍面临梯度消失等技术挑战。为此，Yi等人采用了Seq2Seq模型进行每月充电需求的单步（月度）和多步（五个月）预测，该模型在长周期预测任务中显著优于其他时间序列模型</w:t>
      </w:r>
      <w:r>
        <w:rPr>
          <w:rFonts w:hint="eastAsia"/>
          <w:vertAlign w:val="superscript"/>
        </w:rPr>
        <w:fldChar w:fldCharType="begin"/>
      </w:r>
      <w:r>
        <w:rPr>
          <w:rFonts w:hint="eastAsia"/>
          <w:vertAlign w:val="superscript"/>
        </w:rPr>
        <w:instrText xml:space="preserve"> REF _Ref268350220 \r \h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。此外，Majidpour等人结合KNN和模式序列</w:t>
      </w:r>
      <w:r>
        <w:rPr>
          <w:rFonts w:hint="eastAsia"/>
          <w:vertAlign w:val="superscript"/>
        </w:rPr>
        <w:fldChar w:fldCharType="begin"/>
      </w:r>
      <w:r>
        <w:rPr>
          <w:rFonts w:hint="eastAsia"/>
          <w:vertAlign w:val="superscript"/>
        </w:rPr>
        <w:instrText xml:space="preserve"> REF _Ref269240991 \r \h </w:instrText>
      </w:r>
      <w:r>
        <w:rPr>
          <w:rFonts w:hint="eastAsia"/>
          <w:vertAlign w:val="superscript"/>
        </w:rPr>
        <w:fldChar w:fldCharType="separate"/>
      </w:r>
      <w:r>
        <w:rPr>
          <w:rFonts w:hint="eastAsia"/>
          <w:vertAlign w:val="superscript"/>
        </w:rPr>
        <w:t>[13]</w:t>
      </w:r>
      <w:r>
        <w:rPr>
          <w:rFonts w:hint="eastAsia"/>
          <w:vertAlign w:val="superscript"/>
        </w:rPr>
        <w:fldChar w:fldCharType="end"/>
      </w:r>
      <w:r>
        <w:rPr>
          <w:rFonts w:hint="eastAsia"/>
        </w:rPr>
        <w:t>，Huang等人采用集成学习预测短期需求</w:t>
      </w:r>
      <w:r>
        <w:rPr>
          <w:rFonts w:hint="eastAsia"/>
          <w:vertAlign w:val="superscript"/>
        </w:rPr>
        <w:fldChar w:fldCharType="begin"/>
      </w:r>
      <w:r>
        <w:rPr>
          <w:rFonts w:hint="eastAsia"/>
          <w:vertAlign w:val="superscript"/>
        </w:rPr>
        <w:instrText xml:space="preserve"> REF _Ref269509903 \r \h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w:t>
      </w:r>
    </w:p>
    <w:p w14:paraId="1C1D5364">
      <w:pPr>
        <w:pStyle w:val="74"/>
      </w:pPr>
      <w:r>
        <w:rPr>
          <w:rFonts w:hint="eastAsia"/>
        </w:rPr>
        <w:t>针对城市充电网络中多个充电站的协同预测问题，研究者开始关注多站点间的空间相关性。Orzechowskn等人采用多任务学习（MTL）模型进行研究，结果表明该模型虽然对单个站点的预测改进有限，但对整个充电网络的预测精度提升明显</w:t>
      </w:r>
      <w:r>
        <w:rPr>
          <w:rFonts w:hint="eastAsia"/>
          <w:vertAlign w:val="superscript"/>
        </w:rPr>
        <w:fldChar w:fldCharType="begin"/>
      </w:r>
      <w:r>
        <w:rPr>
          <w:rFonts w:hint="eastAsia"/>
          <w:vertAlign w:val="superscript"/>
        </w:rPr>
        <w:instrText xml:space="preserve"> REF _Ref269997306 \r \h </w:instrText>
      </w:r>
      <w:r>
        <w:rPr>
          <w:rFonts w:hint="eastAsia"/>
          <w:vertAlign w:val="superscript"/>
        </w:rPr>
        <w:fldChar w:fldCharType="separate"/>
      </w:r>
      <w:r>
        <w:rPr>
          <w:rFonts w:hint="eastAsia"/>
          <w:vertAlign w:val="superscript"/>
        </w:rPr>
        <w:t>[15]</w:t>
      </w:r>
      <w:r>
        <w:rPr>
          <w:rFonts w:hint="eastAsia"/>
          <w:vertAlign w:val="superscript"/>
        </w:rPr>
        <w:fldChar w:fldCharType="end"/>
      </w:r>
      <w:r>
        <w:rPr>
          <w:rFonts w:hint="eastAsia"/>
        </w:rPr>
        <w:t>。考虑到集中式数据收集可能导致各充电站面临商业数据泄露的隐私风险，Saputra等人提出了一种基于聚类的联邦学习框架</w:t>
      </w:r>
      <w:r>
        <w:rPr>
          <w:rFonts w:hint="eastAsia"/>
          <w:vertAlign w:val="superscript"/>
        </w:rPr>
        <w:fldChar w:fldCharType="begin"/>
      </w:r>
      <w:r>
        <w:rPr>
          <w:rFonts w:hint="eastAsia"/>
          <w:vertAlign w:val="superscript"/>
        </w:rPr>
        <w:instrText xml:space="preserve"> REF _Ref270602358 \r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该框架首先通过KNN对城市内充电站进行地理位置聚类，随后在每个聚类中采用深度神经网（DNN）和联邦学习机制来协作构建高精度的电能需求预测模型，在提升预测精度的同时有效避免了隐私泄露。此外，在最新的研究进展中，Taniya等人首次尝试利用基于Transformer的架构预测电动汽车充电需求，通过采用ProbSparse注意力机制，其模型在性能上显著优于传统的自注意力模型，但该方法也带来了较高的计算与通信开销</w:t>
      </w:r>
      <w:r>
        <w:rPr>
          <w:rFonts w:hint="eastAsia"/>
          <w:vertAlign w:val="superscript"/>
        </w:rPr>
        <w:fldChar w:fldCharType="begin"/>
      </w:r>
      <w:r>
        <w:rPr>
          <w:rFonts w:hint="eastAsia"/>
          <w:vertAlign w:val="superscript"/>
        </w:rPr>
        <w:instrText xml:space="preserve"> REF _Ref271140182 \r \h </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rPr>
        <w:t>。</w:t>
      </w:r>
    </w:p>
    <w:p w14:paraId="2C14E98A">
      <w:pPr>
        <w:pStyle w:val="4"/>
        <w:rPr>
          <w:ins w:id="65" w:author="- - [2]" w:date="2026-04-14T01:29:26Z"/>
        </w:rPr>
      </w:pPr>
      <w:bookmarkStart w:id="41" w:name="_Toc1298412252"/>
      <w:bookmarkStart w:id="42" w:name="_Toc1452900606"/>
      <w:bookmarkStart w:id="43" w:name="_Toc1377714871"/>
      <w:r>
        <w:rPr>
          <w:rFonts w:hint="eastAsia"/>
        </w:rPr>
        <w:t>电动车充电调度算法研究</w:t>
      </w:r>
      <w:bookmarkEnd w:id="41"/>
      <w:bookmarkEnd w:id="42"/>
      <w:bookmarkEnd w:id="43"/>
    </w:p>
    <w:p w14:paraId="012FFA93">
      <w:pPr>
        <w:pStyle w:val="74"/>
        <w:ind w:firstLine="480" w:firstLineChars="200"/>
        <w:rPr>
          <w:ins w:id="66" w:author="- - [2]" w:date="2026-04-14T01:29:44Z"/>
        </w:rPr>
      </w:pPr>
      <w:ins w:id="67" w:author="- - [2]" w:date="2026-04-14T01:29:44Z">
        <w:r>
          <w:rPr>
            <w:rFonts w:hint="eastAsia"/>
          </w:rPr>
          <w:t>电动车充电调度问题是一个多维度的复杂优化问题，涉及充电时间、电价、电网容量和用户偏好等多个因素。早期的调度研究主要依赖于集中式优化或简单的启发式规则，如先到先得（FCFS）机制</w:t>
        </w:r>
      </w:ins>
      <w:ins w:id="68" w:author="- - [2]" w:date="2026-04-14T01:29:44Z">
        <w:r>
          <w:rPr>
            <w:rFonts w:hint="eastAsia"/>
            <w:vertAlign w:val="superscript"/>
            <w:lang w:eastAsia="zh-CN"/>
          </w:rPr>
          <w:fldChar w:fldCharType="begin"/>
        </w:r>
      </w:ins>
      <w:ins w:id="69" w:author="- - [2]" w:date="2026-04-14T01:29:44Z">
        <w:r>
          <w:rPr>
            <w:rFonts w:hint="eastAsia"/>
            <w:vertAlign w:val="superscript"/>
            <w:lang w:eastAsia="zh-CN"/>
          </w:rPr>
          <w:instrText xml:space="preserve"> REF _Ref275409160 \r \h </w:instrText>
        </w:r>
      </w:ins>
      <w:ins w:id="70" w:author="- - [2]" w:date="2026-04-14T01:29:44Z">
        <w:r>
          <w:rPr>
            <w:rFonts w:hint="eastAsia"/>
            <w:vertAlign w:val="superscript"/>
            <w:lang w:eastAsia="zh-CN"/>
          </w:rPr>
          <w:fldChar w:fldCharType="separate"/>
        </w:r>
      </w:ins>
      <w:ins w:id="71" w:author="- - [2]" w:date="2026-04-14T01:29:44Z">
        <w:r>
          <w:rPr>
            <w:rFonts w:hint="eastAsia"/>
            <w:vertAlign w:val="superscript"/>
            <w:lang w:eastAsia="zh-CN"/>
          </w:rPr>
          <w:t>[36]</w:t>
        </w:r>
      </w:ins>
      <w:ins w:id="72" w:author="- - [2]" w:date="2026-04-14T01:29:44Z">
        <w:r>
          <w:rPr>
            <w:rFonts w:hint="eastAsia"/>
            <w:vertAlign w:val="superscript"/>
            <w:lang w:eastAsia="zh-CN"/>
          </w:rPr>
          <w:fldChar w:fldCharType="end"/>
        </w:r>
      </w:ins>
      <w:ins w:id="73" w:author="- - [2]" w:date="2026-04-14T01:29:44Z">
        <w:r>
          <w:rPr>
            <w:rFonts w:hint="eastAsia"/>
            <w:vertAlign w:val="superscript"/>
            <w:lang w:eastAsia="zh-CN"/>
          </w:rPr>
          <w:fldChar w:fldCharType="begin"/>
        </w:r>
      </w:ins>
      <w:ins w:id="74" w:author="- - [2]" w:date="2026-04-14T01:29:44Z">
        <w:r>
          <w:rPr>
            <w:rFonts w:hint="eastAsia"/>
            <w:vertAlign w:val="superscript"/>
            <w:lang w:eastAsia="zh-CN"/>
          </w:rPr>
          <w:instrText xml:space="preserve"> REF _Ref263240892 \r \h </w:instrText>
        </w:r>
      </w:ins>
      <w:ins w:id="75" w:author="- - [2]" w:date="2026-04-14T01:29:44Z">
        <w:r>
          <w:rPr>
            <w:rFonts w:hint="eastAsia"/>
            <w:vertAlign w:val="superscript"/>
            <w:lang w:eastAsia="zh-CN"/>
          </w:rPr>
          <w:fldChar w:fldCharType="separate"/>
        </w:r>
      </w:ins>
      <w:ins w:id="76" w:author="- - [2]" w:date="2026-04-14T01:29:44Z">
        <w:r>
          <w:rPr>
            <w:rFonts w:hint="eastAsia"/>
            <w:vertAlign w:val="superscript"/>
            <w:lang w:eastAsia="zh-CN"/>
          </w:rPr>
          <w:t>[37]</w:t>
        </w:r>
      </w:ins>
      <w:ins w:id="77" w:author="- - [2]" w:date="2026-04-14T01:29:44Z">
        <w:r>
          <w:rPr>
            <w:rFonts w:hint="eastAsia"/>
            <w:vertAlign w:val="superscript"/>
            <w:lang w:eastAsia="zh-CN"/>
          </w:rPr>
          <w:fldChar w:fldCharType="end"/>
        </w:r>
      </w:ins>
      <w:ins w:id="78" w:author="- - [2]" w:date="2026-04-14T01:29:44Z">
        <w:r>
          <w:rPr>
            <w:rFonts w:hint="eastAsia"/>
          </w:rPr>
          <w:t>。为了缓解高峰负荷，基于价格的需求响应机制（如分时定价和实时定价）被广泛采用</w:t>
        </w:r>
      </w:ins>
      <w:ins w:id="79" w:author="- - [2]" w:date="2026-04-14T01:29:44Z">
        <w:r>
          <w:rPr>
            <w:rFonts w:hint="eastAsia"/>
            <w:vertAlign w:val="superscript"/>
            <w:lang w:eastAsia="zh-CN"/>
          </w:rPr>
          <w:fldChar w:fldCharType="begin"/>
        </w:r>
      </w:ins>
      <w:ins w:id="80" w:author="- - [2]" w:date="2026-04-14T01:29:44Z">
        <w:r>
          <w:rPr>
            <w:rFonts w:hint="eastAsia"/>
            <w:vertAlign w:val="superscript"/>
            <w:lang w:eastAsia="zh-CN"/>
          </w:rPr>
          <w:instrText xml:space="preserve"> REF _Ref261913139 \r \h </w:instrText>
        </w:r>
      </w:ins>
      <w:ins w:id="81" w:author="- - [2]" w:date="2026-04-14T01:29:44Z">
        <w:r>
          <w:rPr>
            <w:rFonts w:hint="eastAsia"/>
            <w:vertAlign w:val="superscript"/>
            <w:lang w:eastAsia="zh-CN"/>
          </w:rPr>
          <w:fldChar w:fldCharType="separate"/>
        </w:r>
      </w:ins>
      <w:ins w:id="82" w:author="- - [2]" w:date="2026-04-14T01:29:44Z">
        <w:r>
          <w:rPr>
            <w:rFonts w:hint="eastAsia"/>
            <w:vertAlign w:val="superscript"/>
            <w:lang w:eastAsia="zh-CN"/>
          </w:rPr>
          <w:t>[30]</w:t>
        </w:r>
      </w:ins>
      <w:ins w:id="83" w:author="- - [2]" w:date="2026-04-14T01:29:44Z">
        <w:r>
          <w:rPr>
            <w:rFonts w:hint="eastAsia"/>
            <w:vertAlign w:val="superscript"/>
            <w:lang w:eastAsia="zh-CN"/>
          </w:rPr>
          <w:fldChar w:fldCharType="end"/>
        </w:r>
      </w:ins>
      <w:ins w:id="84" w:author="- - [2]" w:date="2026-04-14T01:29:44Z">
        <w:r>
          <w:rPr>
            <w:rFonts w:hint="eastAsia"/>
            <w:vertAlign w:val="superscript"/>
            <w:lang w:eastAsia="zh-CN"/>
          </w:rPr>
          <w:fldChar w:fldCharType="begin"/>
        </w:r>
      </w:ins>
      <w:ins w:id="85" w:author="- - [2]" w:date="2026-04-14T01:29:44Z">
        <w:r>
          <w:rPr>
            <w:rFonts w:hint="eastAsia"/>
            <w:vertAlign w:val="superscript"/>
            <w:lang w:eastAsia="zh-CN"/>
          </w:rPr>
          <w:instrText xml:space="preserve"> REF _Ref275425967 \r \h </w:instrText>
        </w:r>
      </w:ins>
      <w:ins w:id="86" w:author="- - [2]" w:date="2026-04-14T01:29:44Z">
        <w:r>
          <w:rPr>
            <w:rFonts w:hint="eastAsia"/>
            <w:vertAlign w:val="superscript"/>
            <w:lang w:eastAsia="zh-CN"/>
          </w:rPr>
          <w:fldChar w:fldCharType="separate"/>
        </w:r>
      </w:ins>
      <w:ins w:id="87" w:author="- - [2]" w:date="2026-04-14T01:29:44Z">
        <w:r>
          <w:rPr>
            <w:rFonts w:hint="eastAsia"/>
            <w:vertAlign w:val="superscript"/>
            <w:lang w:eastAsia="zh-CN"/>
          </w:rPr>
          <w:t>[38]</w:t>
        </w:r>
      </w:ins>
      <w:ins w:id="88" w:author="- - [2]" w:date="2026-04-14T01:29:44Z">
        <w:r>
          <w:rPr>
            <w:rFonts w:hint="eastAsia"/>
            <w:vertAlign w:val="superscript"/>
            <w:lang w:eastAsia="zh-CN"/>
          </w:rPr>
          <w:fldChar w:fldCharType="end"/>
        </w:r>
      </w:ins>
      <w:ins w:id="89" w:author="- - [2]" w:date="2026-04-14T01:29:44Z">
        <w:r>
          <w:rPr>
            <w:rFonts w:hint="eastAsia"/>
          </w:rPr>
          <w:t>。</w:t>
        </w:r>
      </w:ins>
    </w:p>
    <w:p w14:paraId="7B6E77CD">
      <w:pPr>
        <w:pStyle w:val="74"/>
        <w:ind w:firstLine="480" w:firstLineChars="200"/>
        <w:rPr>
          <w:ins w:id="90" w:author="- - [2]" w:date="2026-04-14T01:29:44Z"/>
        </w:rPr>
      </w:pPr>
      <w:ins w:id="91" w:author="- - [2]" w:date="2026-04-14T01:29:44Z">
        <w:r>
          <w:rPr>
            <w:rFonts w:hint="eastAsia"/>
          </w:rPr>
          <w:t>随着研究的深入，基于博弈论和运筹优化的调度算法相继被提出。Tan等人提出了一种电动汽车充电导航框架，通过分层博弈的方法有效地将电动汽车导航到充电站，但其并未充分考虑到不同地区能源价格变化对用户策略的深远影响</w:t>
        </w:r>
      </w:ins>
      <w:ins w:id="92" w:author="- - [2]" w:date="2026-04-14T01:29:44Z">
        <w:r>
          <w:rPr>
            <w:rFonts w:hint="eastAsia"/>
            <w:vertAlign w:val="superscript"/>
            <w:lang w:eastAsia="zh-CN"/>
          </w:rPr>
          <w:fldChar w:fldCharType="begin"/>
        </w:r>
      </w:ins>
      <w:ins w:id="93" w:author="- - [2]" w:date="2026-04-14T01:29:44Z">
        <w:r>
          <w:rPr>
            <w:rFonts w:hint="eastAsia"/>
            <w:vertAlign w:val="superscript"/>
            <w:lang w:eastAsia="zh-CN"/>
          </w:rPr>
          <w:instrText xml:space="preserve"> REF _Ref1878196744 \r \h </w:instrText>
        </w:r>
      </w:ins>
      <w:ins w:id="94" w:author="- - [2]" w:date="2026-04-14T01:29:44Z">
        <w:r>
          <w:rPr>
            <w:rFonts w:hint="eastAsia"/>
            <w:vertAlign w:val="superscript"/>
            <w:lang w:eastAsia="zh-CN"/>
          </w:rPr>
          <w:fldChar w:fldCharType="separate"/>
        </w:r>
      </w:ins>
      <w:ins w:id="95" w:author="- - [2]" w:date="2026-04-14T01:29:44Z">
        <w:r>
          <w:rPr>
            <w:rFonts w:hint="eastAsia"/>
            <w:vertAlign w:val="superscript"/>
            <w:lang w:eastAsia="zh-CN"/>
          </w:rPr>
          <w:t>[50]</w:t>
        </w:r>
      </w:ins>
      <w:ins w:id="96" w:author="- - [2]" w:date="2026-04-14T01:29:44Z">
        <w:r>
          <w:rPr>
            <w:rFonts w:hint="eastAsia"/>
            <w:vertAlign w:val="superscript"/>
            <w:lang w:eastAsia="zh-CN"/>
          </w:rPr>
          <w:fldChar w:fldCharType="end"/>
        </w:r>
      </w:ins>
      <w:ins w:id="97" w:author="- - [2]" w:date="2026-04-14T01:29:44Z">
        <w:r>
          <w:rPr>
            <w:rFonts w:hint="eastAsia"/>
          </w:rPr>
          <w:t>。Das等人提出了一种“智能充电调度算法（ICSA）”来减少电动汽车充电时间并降低能耗，然而该方法仅依赖电池能耗和充电站可用性进行匹配，忽略了用户对充电电价的需求偏好</w:t>
        </w:r>
      </w:ins>
      <w:ins w:id="98" w:author="- - [2]" w:date="2026-04-14T01:29:44Z">
        <w:r>
          <w:rPr>
            <w:rFonts w:hint="eastAsia"/>
            <w:vertAlign w:val="superscript"/>
            <w:lang w:eastAsia="zh-CN"/>
          </w:rPr>
          <w:fldChar w:fldCharType="begin"/>
        </w:r>
      </w:ins>
      <w:ins w:id="99" w:author="- - [2]" w:date="2026-04-14T01:29:44Z">
        <w:r>
          <w:rPr>
            <w:rFonts w:hint="eastAsia"/>
            <w:vertAlign w:val="superscript"/>
            <w:lang w:eastAsia="zh-CN"/>
          </w:rPr>
          <w:instrText xml:space="preserve"> REF _Ref1878348007 \r \h </w:instrText>
        </w:r>
      </w:ins>
      <w:ins w:id="100" w:author="- - [2]" w:date="2026-04-14T01:29:44Z">
        <w:r>
          <w:rPr>
            <w:rFonts w:hint="eastAsia"/>
            <w:vertAlign w:val="superscript"/>
            <w:lang w:eastAsia="zh-CN"/>
          </w:rPr>
          <w:fldChar w:fldCharType="separate"/>
        </w:r>
      </w:ins>
      <w:ins w:id="101" w:author="- - [2]" w:date="2026-04-14T01:29:44Z">
        <w:r>
          <w:rPr>
            <w:rFonts w:hint="eastAsia"/>
            <w:vertAlign w:val="superscript"/>
            <w:lang w:eastAsia="zh-CN"/>
          </w:rPr>
          <w:t>[51]</w:t>
        </w:r>
      </w:ins>
      <w:ins w:id="102" w:author="- - [2]" w:date="2026-04-14T01:29:44Z">
        <w:r>
          <w:rPr>
            <w:rFonts w:hint="eastAsia"/>
            <w:vertAlign w:val="superscript"/>
            <w:lang w:eastAsia="zh-CN"/>
          </w:rPr>
          <w:fldChar w:fldCharType="end"/>
        </w:r>
      </w:ins>
      <w:ins w:id="103" w:author="- - [2]" w:date="2026-04-14T01:29:44Z">
        <w:r>
          <w:rPr>
            <w:rFonts w:hint="eastAsia"/>
          </w:rPr>
          <w:t>。Moghaddam等人则设计了一种旨在寻找最短充电时间、行程时间和最低充电成本的智能调度策略，但未将电力系统的削峰填谷目标纳入核心考量</w:t>
        </w:r>
      </w:ins>
      <w:ins w:id="104" w:author="- - [2]" w:date="2026-04-14T01:29:44Z">
        <w:r>
          <w:rPr>
            <w:rFonts w:hint="eastAsia"/>
            <w:vertAlign w:val="superscript"/>
            <w:lang w:eastAsia="zh-CN"/>
          </w:rPr>
          <w:fldChar w:fldCharType="begin"/>
        </w:r>
      </w:ins>
      <w:ins w:id="105" w:author="- - [2]" w:date="2026-04-14T01:29:44Z">
        <w:r>
          <w:rPr>
            <w:rFonts w:hint="eastAsia"/>
            <w:vertAlign w:val="superscript"/>
            <w:lang w:eastAsia="zh-CN"/>
          </w:rPr>
          <w:instrText xml:space="preserve"> REF _Ref1878650533 \r \h </w:instrText>
        </w:r>
      </w:ins>
      <w:ins w:id="106" w:author="- - [2]" w:date="2026-04-14T01:29:44Z">
        <w:r>
          <w:rPr>
            <w:rFonts w:hint="eastAsia"/>
            <w:vertAlign w:val="superscript"/>
            <w:lang w:eastAsia="zh-CN"/>
          </w:rPr>
          <w:fldChar w:fldCharType="separate"/>
        </w:r>
      </w:ins>
      <w:ins w:id="107" w:author="- - [2]" w:date="2026-04-14T01:29:44Z">
        <w:r>
          <w:rPr>
            <w:rFonts w:hint="eastAsia"/>
            <w:vertAlign w:val="superscript"/>
            <w:lang w:eastAsia="zh-CN"/>
          </w:rPr>
          <w:t>[52]</w:t>
        </w:r>
      </w:ins>
      <w:ins w:id="108" w:author="- - [2]" w:date="2026-04-14T01:29:44Z">
        <w:r>
          <w:rPr>
            <w:rFonts w:hint="eastAsia"/>
            <w:vertAlign w:val="superscript"/>
            <w:lang w:eastAsia="zh-CN"/>
          </w:rPr>
          <w:fldChar w:fldCharType="end"/>
        </w:r>
      </w:ins>
      <w:ins w:id="109" w:author="- - [2]" w:date="2026-04-14T01:29:44Z">
        <w:r>
          <w:rPr>
            <w:rFonts w:hint="eastAsia"/>
          </w:rPr>
          <w:t>。近年来，深度强化学习（DRL）被广泛应用于解决复杂场景下的调度问题。Zhang等人采用深度Q网络（DQN）算法来解决实时智能能量管理问题，但DQN只能处理离散动作任务，不适用于连续充电场景</w:t>
        </w:r>
      </w:ins>
      <w:ins w:id="110" w:author="- - [2]" w:date="2026-04-14T01:29:44Z">
        <w:r>
          <w:rPr>
            <w:rFonts w:hint="eastAsia"/>
            <w:vertAlign w:val="superscript"/>
            <w:lang w:eastAsia="zh-CN"/>
          </w:rPr>
          <w:fldChar w:fldCharType="begin"/>
        </w:r>
      </w:ins>
      <w:ins w:id="111" w:author="- - [2]" w:date="2026-04-14T01:29:44Z">
        <w:r>
          <w:rPr>
            <w:rFonts w:hint="eastAsia"/>
            <w:vertAlign w:val="superscript"/>
            <w:lang w:eastAsia="zh-CN"/>
          </w:rPr>
          <w:instrText xml:space="preserve"> REF _Ref1879020287 \r \h </w:instrText>
        </w:r>
      </w:ins>
      <w:ins w:id="112" w:author="- - [2]" w:date="2026-04-14T01:29:44Z">
        <w:r>
          <w:rPr>
            <w:rFonts w:hint="eastAsia"/>
            <w:vertAlign w:val="superscript"/>
            <w:lang w:eastAsia="zh-CN"/>
          </w:rPr>
          <w:fldChar w:fldCharType="separate"/>
        </w:r>
      </w:ins>
      <w:ins w:id="113" w:author="- - [2]" w:date="2026-04-14T01:29:44Z">
        <w:r>
          <w:rPr>
            <w:rFonts w:hint="eastAsia"/>
            <w:vertAlign w:val="superscript"/>
            <w:lang w:eastAsia="zh-CN"/>
          </w:rPr>
          <w:t>[53]</w:t>
        </w:r>
      </w:ins>
      <w:ins w:id="114" w:author="- - [2]" w:date="2026-04-14T01:29:44Z">
        <w:r>
          <w:rPr>
            <w:rFonts w:hint="eastAsia"/>
            <w:vertAlign w:val="superscript"/>
            <w:lang w:eastAsia="zh-CN"/>
          </w:rPr>
          <w:fldChar w:fldCharType="end"/>
        </w:r>
      </w:ins>
      <w:ins w:id="115" w:author="- - [2]" w:date="2026-04-14T01:29:44Z">
        <w:r>
          <w:rPr>
            <w:rFonts w:hint="eastAsia"/>
          </w:rPr>
          <w:t>。针对多目标充电调度问题，Zhang等人提出了一种多目标协调充电框架，以获得较低的充电成本，同时利用长短期记忆网络（LSTM）来预测电价，以应对不确定的价格机制</w:t>
        </w:r>
      </w:ins>
      <w:ins w:id="116" w:author="- - [2]" w:date="2026-04-14T01:29:44Z">
        <w:r>
          <w:rPr>
            <w:rFonts w:hint="eastAsia"/>
            <w:vertAlign w:val="superscript"/>
            <w:lang w:eastAsia="zh-CN"/>
          </w:rPr>
          <w:fldChar w:fldCharType="begin"/>
        </w:r>
      </w:ins>
      <w:ins w:id="117" w:author="- - [2]" w:date="2026-04-14T01:29:44Z">
        <w:r>
          <w:rPr>
            <w:rFonts w:hint="eastAsia"/>
            <w:vertAlign w:val="superscript"/>
            <w:lang w:eastAsia="zh-CN"/>
          </w:rPr>
          <w:instrText xml:space="preserve"> REF _Ref1881356460 \r \h </w:instrText>
        </w:r>
      </w:ins>
      <w:ins w:id="118" w:author="- - [2]" w:date="2026-04-14T01:29:44Z">
        <w:r>
          <w:rPr>
            <w:rFonts w:hint="eastAsia"/>
            <w:vertAlign w:val="superscript"/>
            <w:lang w:eastAsia="zh-CN"/>
          </w:rPr>
          <w:fldChar w:fldCharType="separate"/>
        </w:r>
      </w:ins>
      <w:ins w:id="119" w:author="- - [2]" w:date="2026-04-14T01:29:44Z">
        <w:r>
          <w:rPr>
            <w:rFonts w:hint="eastAsia"/>
            <w:vertAlign w:val="superscript"/>
            <w:lang w:eastAsia="zh-CN"/>
          </w:rPr>
          <w:t>[54]</w:t>
        </w:r>
      </w:ins>
      <w:ins w:id="120" w:author="- - [2]" w:date="2026-04-14T01:29:44Z">
        <w:r>
          <w:rPr>
            <w:rFonts w:hint="eastAsia"/>
            <w:vertAlign w:val="superscript"/>
            <w:lang w:eastAsia="zh-CN"/>
          </w:rPr>
          <w:fldChar w:fldCharType="end"/>
        </w:r>
      </w:ins>
      <w:ins w:id="121" w:author="- - [2]" w:date="2026-04-14T01:29:44Z">
        <w:r>
          <w:rPr>
            <w:rFonts w:hint="eastAsia"/>
          </w:rPr>
          <w:t>。为了解决用户通勤的不确定性和充电站的随机性，Li等人将电动汽车充电问题建模为约束马尔可夫决策过程，设计了一个有效的约束充电策略</w:t>
        </w:r>
      </w:ins>
      <w:ins w:id="122" w:author="- - [2]" w:date="2026-04-14T01:29:44Z">
        <w:r>
          <w:rPr>
            <w:rFonts w:hint="eastAsia"/>
            <w:vertAlign w:val="superscript"/>
            <w:lang w:eastAsia="zh-CN"/>
          </w:rPr>
          <w:fldChar w:fldCharType="begin"/>
        </w:r>
      </w:ins>
      <w:ins w:id="123" w:author="- - [2]" w:date="2026-04-14T01:29:44Z">
        <w:r>
          <w:rPr>
            <w:rFonts w:hint="eastAsia"/>
            <w:vertAlign w:val="superscript"/>
            <w:lang w:eastAsia="zh-CN"/>
          </w:rPr>
          <w:instrText xml:space="preserve"> REF _Ref1879289199 \r \h </w:instrText>
        </w:r>
      </w:ins>
      <w:ins w:id="124" w:author="- - [2]" w:date="2026-04-14T01:29:44Z">
        <w:r>
          <w:rPr>
            <w:rFonts w:hint="eastAsia"/>
            <w:vertAlign w:val="superscript"/>
            <w:lang w:eastAsia="zh-CN"/>
          </w:rPr>
          <w:fldChar w:fldCharType="separate"/>
        </w:r>
      </w:ins>
      <w:ins w:id="125" w:author="- - [2]" w:date="2026-04-14T01:29:44Z">
        <w:r>
          <w:rPr>
            <w:rFonts w:hint="eastAsia"/>
            <w:vertAlign w:val="superscript"/>
            <w:lang w:eastAsia="zh-CN"/>
          </w:rPr>
          <w:t>[55]</w:t>
        </w:r>
      </w:ins>
      <w:ins w:id="126" w:author="- - [2]" w:date="2026-04-14T01:29:44Z">
        <w:r>
          <w:rPr>
            <w:rFonts w:hint="eastAsia"/>
            <w:vertAlign w:val="superscript"/>
            <w:lang w:eastAsia="zh-CN"/>
          </w:rPr>
          <w:fldChar w:fldCharType="end"/>
        </w:r>
      </w:ins>
      <w:ins w:id="127" w:author="- - [2]" w:date="2026-04-14T01:29:44Z">
        <w:r>
          <w:rPr>
            <w:rFonts w:hint="eastAsia"/>
          </w:rPr>
          <w:t>。Liu等人使用神经网络进行需求预测，并提出了一种混合整数非线性规划模型和一种启发式充电调度模型</w:t>
        </w:r>
      </w:ins>
      <w:ins w:id="128" w:author="- - [2]" w:date="2026-04-14T01:29:44Z">
        <w:r>
          <w:rPr>
            <w:rFonts w:hint="eastAsia"/>
            <w:vertAlign w:val="superscript"/>
            <w:lang w:eastAsia="zh-CN"/>
          </w:rPr>
          <w:fldChar w:fldCharType="begin"/>
        </w:r>
      </w:ins>
      <w:ins w:id="129" w:author="- - [2]" w:date="2026-04-14T01:29:44Z">
        <w:r>
          <w:rPr>
            <w:rFonts w:hint="eastAsia"/>
            <w:vertAlign w:val="superscript"/>
            <w:lang w:eastAsia="zh-CN"/>
          </w:rPr>
          <w:instrText xml:space="preserve"> REF _Ref1881692600 \r \h </w:instrText>
        </w:r>
      </w:ins>
      <w:ins w:id="130" w:author="- - [2]" w:date="2026-04-14T01:29:44Z">
        <w:r>
          <w:rPr>
            <w:rFonts w:hint="eastAsia"/>
            <w:vertAlign w:val="superscript"/>
            <w:lang w:eastAsia="zh-CN"/>
          </w:rPr>
          <w:fldChar w:fldCharType="separate"/>
        </w:r>
      </w:ins>
      <w:ins w:id="131" w:author="- - [2]" w:date="2026-04-14T01:29:44Z">
        <w:r>
          <w:rPr>
            <w:rFonts w:hint="eastAsia"/>
            <w:vertAlign w:val="superscript"/>
            <w:lang w:eastAsia="zh-CN"/>
          </w:rPr>
          <w:t>[56]</w:t>
        </w:r>
      </w:ins>
      <w:ins w:id="132" w:author="- - [2]" w:date="2026-04-14T01:29:44Z">
        <w:r>
          <w:rPr>
            <w:rFonts w:hint="eastAsia"/>
            <w:vertAlign w:val="superscript"/>
            <w:lang w:eastAsia="zh-CN"/>
          </w:rPr>
          <w:fldChar w:fldCharType="end"/>
        </w:r>
      </w:ins>
      <w:ins w:id="133" w:author="- - [2]" w:date="2026-04-14T01:29:44Z">
        <w:r>
          <w:rPr>
            <w:rFonts w:hint="eastAsia"/>
          </w:rPr>
          <w:t>。</w:t>
        </w:r>
      </w:ins>
    </w:p>
    <w:p w14:paraId="10A7AB0C">
      <w:pPr>
        <w:spacing w:line="360" w:lineRule="auto"/>
        <w:ind w:firstLine="480" w:firstLineChars="200"/>
        <w:rPr>
          <w:sz w:val="24"/>
        </w:rPr>
      </w:pPr>
      <w:ins w:id="134" w:author="- - [2]" w:date="2026-04-14T01:29:44Z">
        <w:r>
          <w:rPr>
            <w:rFonts w:hint="eastAsia"/>
            <w:sz w:val="24"/>
          </w:rPr>
          <w:t>当面临城市级大规模调度时，传统的微观算法常常遭遇计算瓶颈。因此，部分研究转向了宏观模型。例如，Lin等人将调度问题建模为平均场博弈（MFG），通过将庞大的电动车群体近似为连续体来实现去中心化收敛</w:t>
        </w:r>
      </w:ins>
      <w:ins w:id="135" w:author="- - [2]" w:date="2026-04-14T01:29:44Z">
        <w:r>
          <w:rPr>
            <w:rFonts w:hint="eastAsia"/>
            <w:sz w:val="24"/>
            <w:vertAlign w:val="superscript"/>
            <w:lang w:eastAsia="zh-CN"/>
          </w:rPr>
          <w:fldChar w:fldCharType="begin"/>
        </w:r>
      </w:ins>
      <w:ins w:id="136" w:author="- - [2]" w:date="2026-04-14T01:29:44Z">
        <w:r>
          <w:rPr>
            <w:rFonts w:hint="eastAsia"/>
            <w:sz w:val="24"/>
            <w:vertAlign w:val="superscript"/>
            <w:lang w:eastAsia="zh-CN"/>
          </w:rPr>
          <w:instrText xml:space="preserve"> REF _Ref279795787 \r \h </w:instrText>
        </w:r>
      </w:ins>
      <w:ins w:id="137" w:author="- - [2]" w:date="2026-04-14T01:29:44Z">
        <w:r>
          <w:rPr>
            <w:rFonts w:hint="eastAsia"/>
            <w:sz w:val="24"/>
            <w:vertAlign w:val="superscript"/>
            <w:lang w:eastAsia="zh-CN"/>
          </w:rPr>
          <w:fldChar w:fldCharType="separate"/>
        </w:r>
      </w:ins>
      <w:ins w:id="138" w:author="- - [2]" w:date="2026-04-14T01:29:44Z">
        <w:r>
          <w:rPr>
            <w:rFonts w:hint="eastAsia"/>
            <w:sz w:val="24"/>
            <w:vertAlign w:val="superscript"/>
            <w:lang w:eastAsia="zh-CN"/>
          </w:rPr>
          <w:t>[41]</w:t>
        </w:r>
      </w:ins>
      <w:ins w:id="139" w:author="- - [2]" w:date="2026-04-14T01:29:44Z">
        <w:r>
          <w:rPr>
            <w:rFonts w:hint="eastAsia"/>
            <w:sz w:val="24"/>
            <w:vertAlign w:val="superscript"/>
            <w:lang w:eastAsia="zh-CN"/>
          </w:rPr>
          <w:fldChar w:fldCharType="end"/>
        </w:r>
      </w:ins>
      <w:ins w:id="140" w:author="- - [2]" w:date="2026-04-14T01:29:44Z">
        <w:r>
          <w:rPr>
            <w:rFonts w:hint="eastAsia"/>
            <w:sz w:val="24"/>
          </w:rPr>
          <w:t>；Paganini等人则利用流体排队模型来分析大型充电网络的拥堵动态</w:t>
        </w:r>
      </w:ins>
      <w:ins w:id="141" w:author="- - [2]" w:date="2026-04-14T01:29:44Z">
        <w:r>
          <w:rPr>
            <w:rFonts w:hint="eastAsia"/>
            <w:sz w:val="24"/>
            <w:vertAlign w:val="superscript"/>
            <w:lang w:eastAsia="zh-CN"/>
          </w:rPr>
          <w:fldChar w:fldCharType="begin"/>
        </w:r>
      </w:ins>
      <w:ins w:id="142" w:author="- - [2]" w:date="2026-04-14T01:29:44Z">
        <w:r>
          <w:rPr>
            <w:rFonts w:hint="eastAsia"/>
            <w:sz w:val="24"/>
            <w:vertAlign w:val="superscript"/>
            <w:lang w:eastAsia="zh-CN"/>
          </w:rPr>
          <w:instrText xml:space="preserve"> REF _Ref282047925 \r \h </w:instrText>
        </w:r>
      </w:ins>
      <w:ins w:id="143" w:author="- - [2]" w:date="2026-04-14T01:29:44Z">
        <w:r>
          <w:rPr>
            <w:rFonts w:hint="eastAsia"/>
            <w:sz w:val="24"/>
            <w:vertAlign w:val="superscript"/>
            <w:lang w:eastAsia="zh-CN"/>
          </w:rPr>
          <w:fldChar w:fldCharType="separate"/>
        </w:r>
      </w:ins>
      <w:ins w:id="144" w:author="- - [2]" w:date="2026-04-14T01:29:44Z">
        <w:r>
          <w:rPr>
            <w:rFonts w:hint="eastAsia"/>
            <w:sz w:val="24"/>
            <w:vertAlign w:val="superscript"/>
            <w:lang w:eastAsia="zh-CN"/>
          </w:rPr>
          <w:t>[42]</w:t>
        </w:r>
      </w:ins>
      <w:ins w:id="145" w:author="- - [2]" w:date="2026-04-14T01:29:44Z">
        <w:r>
          <w:rPr>
            <w:rFonts w:hint="eastAsia"/>
            <w:sz w:val="24"/>
            <w:vertAlign w:val="superscript"/>
            <w:lang w:eastAsia="zh-CN"/>
          </w:rPr>
          <w:fldChar w:fldCharType="end"/>
        </w:r>
      </w:ins>
      <w:ins w:id="146" w:author="- - [2]" w:date="2026-04-14T01:29:44Z">
        <w:r>
          <w:rPr>
            <w:rFonts w:hint="eastAsia"/>
            <w:sz w:val="24"/>
          </w:rPr>
          <w:t>。然而，这些宏观方法面临着固有的“粒度与可扩展性权衡（Granularity-Scalability Trade-off）”：它们通常假设电动车是同质且可互换的，这导致个体粒度信息的丢失，难以满足特定用户的服务质量（QoS）要求。此外，现有的大多数文献集中于时间维度的负荷转移，往往忽略了空间维度的站点选择，割裂了用户在时空维度上的强耦合偏好</w:t>
        </w:r>
      </w:ins>
      <w:ins w:id="147" w:author="- - [2]" w:date="2026-04-14T01:29:44Z">
        <w:r>
          <w:rPr>
            <w:rFonts w:hint="eastAsia"/>
            <w:sz w:val="24"/>
            <w:vertAlign w:val="superscript"/>
            <w:lang w:eastAsia="zh-CN"/>
          </w:rPr>
          <w:fldChar w:fldCharType="begin"/>
        </w:r>
      </w:ins>
      <w:ins w:id="148" w:author="- - [2]" w:date="2026-04-14T01:29:44Z">
        <w:r>
          <w:rPr>
            <w:rFonts w:hint="eastAsia"/>
            <w:sz w:val="24"/>
            <w:vertAlign w:val="superscript"/>
            <w:lang w:eastAsia="zh-CN"/>
          </w:rPr>
          <w:instrText xml:space="preserve"> REF _Ref279661331 \r \h </w:instrText>
        </w:r>
      </w:ins>
      <w:ins w:id="149" w:author="- - [2]" w:date="2026-04-14T01:29:44Z">
        <w:r>
          <w:rPr>
            <w:rFonts w:hint="eastAsia"/>
            <w:sz w:val="24"/>
            <w:vertAlign w:val="superscript"/>
            <w:lang w:eastAsia="zh-CN"/>
          </w:rPr>
          <w:fldChar w:fldCharType="separate"/>
        </w:r>
      </w:ins>
      <w:ins w:id="150" w:author="- - [2]" w:date="2026-04-14T01:29:44Z">
        <w:r>
          <w:rPr>
            <w:rFonts w:hint="eastAsia"/>
            <w:sz w:val="24"/>
            <w:vertAlign w:val="superscript"/>
            <w:lang w:eastAsia="zh-CN"/>
          </w:rPr>
          <w:t>[39]</w:t>
        </w:r>
      </w:ins>
      <w:ins w:id="151" w:author="- - [2]" w:date="2026-04-14T01:29:44Z">
        <w:r>
          <w:rPr>
            <w:rFonts w:hint="eastAsia"/>
            <w:sz w:val="24"/>
            <w:vertAlign w:val="superscript"/>
            <w:lang w:eastAsia="zh-CN"/>
          </w:rPr>
          <w:fldChar w:fldCharType="end"/>
        </w:r>
      </w:ins>
      <w:ins w:id="152" w:author="- - [2]" w:date="2026-04-14T01:29:44Z">
        <w:r>
          <w:rPr>
            <w:rFonts w:hint="eastAsia"/>
            <w:sz w:val="24"/>
            <w:vertAlign w:val="superscript"/>
            <w:lang w:eastAsia="zh-CN"/>
          </w:rPr>
          <w:fldChar w:fldCharType="begin"/>
        </w:r>
      </w:ins>
      <w:ins w:id="153" w:author="- - [2]" w:date="2026-04-14T01:29:44Z">
        <w:r>
          <w:rPr>
            <w:rFonts w:hint="eastAsia"/>
            <w:sz w:val="24"/>
            <w:vertAlign w:val="superscript"/>
            <w:lang w:eastAsia="zh-CN"/>
          </w:rPr>
          <w:instrText xml:space="preserve"> REF _Ref279745366 \r \h </w:instrText>
        </w:r>
      </w:ins>
      <w:ins w:id="154" w:author="- - [2]" w:date="2026-04-14T01:29:44Z">
        <w:r>
          <w:rPr>
            <w:rFonts w:hint="eastAsia"/>
            <w:sz w:val="24"/>
            <w:vertAlign w:val="superscript"/>
            <w:lang w:eastAsia="zh-CN"/>
          </w:rPr>
          <w:fldChar w:fldCharType="separate"/>
        </w:r>
      </w:ins>
      <w:ins w:id="155" w:author="- - [2]" w:date="2026-04-14T01:29:44Z">
        <w:r>
          <w:rPr>
            <w:rFonts w:hint="eastAsia"/>
            <w:sz w:val="24"/>
            <w:vertAlign w:val="superscript"/>
            <w:lang w:eastAsia="zh-CN"/>
          </w:rPr>
          <w:t>[40]</w:t>
        </w:r>
      </w:ins>
      <w:ins w:id="156" w:author="- - [2]" w:date="2026-04-14T01:29:44Z">
        <w:r>
          <w:rPr>
            <w:rFonts w:hint="eastAsia"/>
            <w:sz w:val="24"/>
            <w:vertAlign w:val="superscript"/>
            <w:lang w:eastAsia="zh-CN"/>
          </w:rPr>
          <w:fldChar w:fldCharType="end"/>
        </w:r>
      </w:ins>
      <w:ins w:id="157" w:author="- - [2]" w:date="2026-04-14T01:29:44Z">
        <w:r>
          <w:rPr>
            <w:rFonts w:hint="eastAsia"/>
            <w:sz w:val="24"/>
          </w:rPr>
          <w:t>。</w:t>
        </w:r>
      </w:ins>
    </w:p>
    <w:p w14:paraId="39500E2D">
      <w:pPr>
        <w:pStyle w:val="74"/>
      </w:pPr>
      <w:bookmarkStart w:id="44" w:name="_Toc102609722"/>
      <w:r>
        <w:rPr>
          <w:rFonts w:hint="eastAsia"/>
        </w:rPr>
        <w:t>电动车充电调度问题是一个多维度的复杂优化问题，涉及充电时间、电价、电网容量和用户偏好等多个因素。早期的调度研究主要依赖于集中式优化或简单的启发式规则，如先到先得（FCFS）机制</w:t>
      </w:r>
      <w:r>
        <w:rPr>
          <w:rFonts w:hint="eastAsia"/>
          <w:vertAlign w:val="superscript"/>
        </w:rPr>
        <w:fldChar w:fldCharType="begin"/>
      </w:r>
      <w:r>
        <w:rPr>
          <w:vertAlign w:val="superscript"/>
        </w:rPr>
        <w:instrText xml:space="preserve"> REF _Ref275409160 \r \h </w:instrText>
      </w:r>
      <w:r>
        <w:rPr>
          <w:rFonts w:hint="eastAsia"/>
          <w:vertAlign w:val="superscript"/>
        </w:rPr>
        <w:fldChar w:fldCharType="separate"/>
      </w:r>
      <w:r>
        <w:rPr>
          <w:vertAlign w:val="superscript"/>
        </w:rPr>
        <w:t>[36]</w:t>
      </w:r>
      <w:r>
        <w:rPr>
          <w:rFonts w:hint="eastAsia"/>
          <w:vertAlign w:val="superscript"/>
        </w:rPr>
        <w:fldChar w:fldCharType="end"/>
      </w:r>
      <w:r>
        <w:rPr>
          <w:rFonts w:hint="eastAsia"/>
          <w:vertAlign w:val="superscript"/>
        </w:rPr>
        <w:fldChar w:fldCharType="begin"/>
      </w:r>
      <w:r>
        <w:rPr>
          <w:vertAlign w:val="superscript"/>
        </w:rPr>
        <w:instrText xml:space="preserve"> REF _Ref263240892 \r \h </w:instrText>
      </w:r>
      <w:r>
        <w:rPr>
          <w:rFonts w:hint="eastAsia"/>
          <w:vertAlign w:val="superscript"/>
        </w:rPr>
        <w:fldChar w:fldCharType="separate"/>
      </w:r>
      <w:r>
        <w:rPr>
          <w:vertAlign w:val="superscript"/>
        </w:rPr>
        <w:t>[37]</w:t>
      </w:r>
      <w:r>
        <w:rPr>
          <w:rFonts w:hint="eastAsia"/>
          <w:vertAlign w:val="superscript"/>
        </w:rPr>
        <w:fldChar w:fldCharType="end"/>
      </w:r>
      <w:r>
        <w:rPr>
          <w:rFonts w:hint="eastAsia"/>
        </w:rPr>
        <w:t>。为了缓解高峰负荷，基于价格的需求响应机制（如分时定价和实时定价）被广泛采用</w:t>
      </w:r>
      <w:r>
        <w:rPr>
          <w:rFonts w:hint="eastAsia"/>
          <w:vertAlign w:val="superscript"/>
        </w:rPr>
        <w:fldChar w:fldCharType="begin"/>
      </w:r>
      <w:r>
        <w:rPr>
          <w:vertAlign w:val="superscript"/>
        </w:rPr>
        <w:instrText xml:space="preserve"> REF _Ref261913139 \r \h </w:instrText>
      </w:r>
      <w:r>
        <w:rPr>
          <w:rFonts w:hint="eastAsia"/>
          <w:vertAlign w:val="superscript"/>
        </w:rPr>
        <w:fldChar w:fldCharType="separate"/>
      </w:r>
      <w:r>
        <w:rPr>
          <w:vertAlign w:val="superscript"/>
        </w:rPr>
        <w:t>[30]</w:t>
      </w:r>
      <w:r>
        <w:rPr>
          <w:rFonts w:hint="eastAsia"/>
          <w:vertAlign w:val="superscript"/>
        </w:rPr>
        <w:fldChar w:fldCharType="end"/>
      </w:r>
      <w:r>
        <w:rPr>
          <w:rFonts w:hint="eastAsia"/>
          <w:vertAlign w:val="superscript"/>
        </w:rPr>
        <w:fldChar w:fldCharType="begin"/>
      </w:r>
      <w:r>
        <w:rPr>
          <w:vertAlign w:val="superscript"/>
        </w:rPr>
        <w:instrText xml:space="preserve"> REF _Ref275425967 \r \h </w:instrText>
      </w:r>
      <w:r>
        <w:rPr>
          <w:rFonts w:hint="eastAsia"/>
          <w:vertAlign w:val="superscript"/>
        </w:rPr>
        <w:fldChar w:fldCharType="separate"/>
      </w:r>
      <w:r>
        <w:rPr>
          <w:vertAlign w:val="superscript"/>
        </w:rPr>
        <w:t>[38]</w:t>
      </w:r>
      <w:r>
        <w:rPr>
          <w:rFonts w:hint="eastAsia"/>
          <w:vertAlign w:val="superscript"/>
        </w:rPr>
        <w:fldChar w:fldCharType="end"/>
      </w:r>
      <w:r>
        <w:rPr>
          <w:rFonts w:hint="eastAsia"/>
        </w:rPr>
        <w:t>。</w:t>
      </w:r>
    </w:p>
    <w:p w14:paraId="4F3CB348">
      <w:pPr>
        <w:pStyle w:val="74"/>
      </w:pPr>
      <w:r>
        <w:rPr>
          <w:rFonts w:hint="eastAsia"/>
        </w:rPr>
        <w:t>随着研究的深入，基于博弈论和运筹优化的调度算法相继被提出。Tan等人提出了一种电动汽车充电导航框架，通过分层博弈的方法有效地将电动汽车导航到充电站，但其并未充分考虑到不同地区能源价格变化对用户策略的深远影响</w:t>
      </w:r>
      <w:r>
        <w:rPr>
          <w:rFonts w:hint="eastAsia"/>
          <w:vertAlign w:val="superscript"/>
        </w:rPr>
        <w:fldChar w:fldCharType="begin"/>
      </w:r>
      <w:r>
        <w:rPr>
          <w:vertAlign w:val="superscript"/>
        </w:rPr>
        <w:instrText xml:space="preserve"> REF _Ref1878196744 \r \h </w:instrText>
      </w:r>
      <w:r>
        <w:rPr>
          <w:rFonts w:hint="eastAsia"/>
          <w:vertAlign w:val="superscript"/>
        </w:rPr>
        <w:fldChar w:fldCharType="separate"/>
      </w:r>
      <w:r>
        <w:rPr>
          <w:vertAlign w:val="superscript"/>
        </w:rPr>
        <w:t>[50]</w:t>
      </w:r>
      <w:r>
        <w:rPr>
          <w:rFonts w:hint="eastAsia"/>
          <w:vertAlign w:val="superscript"/>
        </w:rPr>
        <w:fldChar w:fldCharType="end"/>
      </w:r>
      <w:r>
        <w:rPr>
          <w:rFonts w:hint="eastAsia"/>
        </w:rPr>
        <w:t>。Das等人提出了一种“智能充电调度算法（ICSA）”来减少电动汽车充电时间并降低能耗，然而该方法仅依赖电池能耗和充电站可用性进行匹配，忽略了用户对充电电价的需求偏好</w:t>
      </w:r>
      <w:r>
        <w:rPr>
          <w:rFonts w:hint="eastAsia"/>
          <w:vertAlign w:val="superscript"/>
        </w:rPr>
        <w:fldChar w:fldCharType="begin"/>
      </w:r>
      <w:r>
        <w:rPr>
          <w:vertAlign w:val="superscript"/>
        </w:rPr>
        <w:instrText xml:space="preserve"> REF _Ref1878348007 \r \h </w:instrText>
      </w:r>
      <w:r>
        <w:rPr>
          <w:rFonts w:hint="eastAsia"/>
          <w:vertAlign w:val="superscript"/>
        </w:rPr>
        <w:fldChar w:fldCharType="separate"/>
      </w:r>
      <w:r>
        <w:rPr>
          <w:vertAlign w:val="superscript"/>
        </w:rPr>
        <w:t>[51]</w:t>
      </w:r>
      <w:r>
        <w:rPr>
          <w:rFonts w:hint="eastAsia"/>
          <w:vertAlign w:val="superscript"/>
        </w:rPr>
        <w:fldChar w:fldCharType="end"/>
      </w:r>
      <w:r>
        <w:rPr>
          <w:rFonts w:hint="eastAsia"/>
        </w:rPr>
        <w:t>。Moghaddam等人则设计了一种旨在寻找最短充电时间、行程时间和最低充电成本的智能调度策略，但未将电力系统的削峰填谷目标纳入核心考量</w:t>
      </w:r>
      <w:r>
        <w:rPr>
          <w:rFonts w:hint="eastAsia"/>
          <w:vertAlign w:val="superscript"/>
        </w:rPr>
        <w:fldChar w:fldCharType="begin"/>
      </w:r>
      <w:r>
        <w:rPr>
          <w:vertAlign w:val="superscript"/>
        </w:rPr>
        <w:instrText xml:space="preserve"> REF _Ref1878650533 \r \h </w:instrText>
      </w:r>
      <w:r>
        <w:rPr>
          <w:rFonts w:hint="eastAsia"/>
          <w:vertAlign w:val="superscript"/>
        </w:rPr>
        <w:fldChar w:fldCharType="separate"/>
      </w:r>
      <w:r>
        <w:rPr>
          <w:vertAlign w:val="superscript"/>
        </w:rPr>
        <w:t>[52]</w:t>
      </w:r>
      <w:r>
        <w:rPr>
          <w:rFonts w:hint="eastAsia"/>
          <w:vertAlign w:val="superscript"/>
        </w:rPr>
        <w:fldChar w:fldCharType="end"/>
      </w:r>
      <w:r>
        <w:rPr>
          <w:rFonts w:hint="eastAsia"/>
        </w:rPr>
        <w:t>。近年来，深度强化学习（DRL）被广泛应用于解决复杂场景下的调度问题。Zhang等人采用深度Q网络（DQN）算法来解决实时智能能量管理问题，但DQN只能处理离散动作任务，不适用于连续充电场景</w:t>
      </w:r>
      <w:r>
        <w:rPr>
          <w:rFonts w:hint="eastAsia"/>
          <w:vertAlign w:val="superscript"/>
        </w:rPr>
        <w:fldChar w:fldCharType="begin"/>
      </w:r>
      <w:r>
        <w:rPr>
          <w:vertAlign w:val="superscript"/>
        </w:rPr>
        <w:instrText xml:space="preserve"> REF _Ref1879020287 \r \h </w:instrText>
      </w:r>
      <w:r>
        <w:rPr>
          <w:rFonts w:hint="eastAsia"/>
          <w:vertAlign w:val="superscript"/>
        </w:rPr>
        <w:fldChar w:fldCharType="separate"/>
      </w:r>
      <w:r>
        <w:rPr>
          <w:vertAlign w:val="superscript"/>
        </w:rPr>
        <w:t>[53]</w:t>
      </w:r>
      <w:r>
        <w:rPr>
          <w:rFonts w:hint="eastAsia"/>
          <w:vertAlign w:val="superscript"/>
        </w:rPr>
        <w:fldChar w:fldCharType="end"/>
      </w:r>
      <w:r>
        <w:rPr>
          <w:rFonts w:hint="eastAsia"/>
        </w:rPr>
        <w:t>。针对多目标充电调度问题，Zhang等人提出了一种多目标协调充电框架，以获得较低的充电成本，同时利用长短期记忆网络（LSTM）来预测电价，以应对不确定的价格机制</w:t>
      </w:r>
      <w:r>
        <w:rPr>
          <w:rFonts w:hint="eastAsia"/>
          <w:vertAlign w:val="superscript"/>
        </w:rPr>
        <w:fldChar w:fldCharType="begin"/>
      </w:r>
      <w:r>
        <w:rPr>
          <w:vertAlign w:val="superscript"/>
        </w:rPr>
        <w:instrText xml:space="preserve"> REF _Ref1881356460 \r \h </w:instrText>
      </w:r>
      <w:r>
        <w:rPr>
          <w:rFonts w:hint="eastAsia"/>
          <w:vertAlign w:val="superscript"/>
        </w:rPr>
        <w:fldChar w:fldCharType="separate"/>
      </w:r>
      <w:r>
        <w:rPr>
          <w:vertAlign w:val="superscript"/>
        </w:rPr>
        <w:t>[54]</w:t>
      </w:r>
      <w:r>
        <w:rPr>
          <w:rFonts w:hint="eastAsia"/>
          <w:vertAlign w:val="superscript"/>
        </w:rPr>
        <w:fldChar w:fldCharType="end"/>
      </w:r>
      <w:r>
        <w:rPr>
          <w:rFonts w:hint="eastAsia"/>
        </w:rPr>
        <w:t>。为了解决用户通勤的不确定性和充电站的随机性，Li等人将电动汽车充电问题建模为约束马尔可夫决策过程，设计了一个有效的约束充电策略</w:t>
      </w:r>
      <w:r>
        <w:rPr>
          <w:rFonts w:hint="eastAsia"/>
          <w:vertAlign w:val="superscript"/>
        </w:rPr>
        <w:fldChar w:fldCharType="begin"/>
      </w:r>
      <w:r>
        <w:rPr>
          <w:vertAlign w:val="superscript"/>
        </w:rPr>
        <w:instrText xml:space="preserve"> REF _Ref1879289199 \r \h </w:instrText>
      </w:r>
      <w:r>
        <w:rPr>
          <w:rFonts w:hint="eastAsia"/>
          <w:vertAlign w:val="superscript"/>
        </w:rPr>
        <w:fldChar w:fldCharType="separate"/>
      </w:r>
      <w:r>
        <w:rPr>
          <w:vertAlign w:val="superscript"/>
        </w:rPr>
        <w:t>[55]</w:t>
      </w:r>
      <w:r>
        <w:rPr>
          <w:rFonts w:hint="eastAsia"/>
          <w:vertAlign w:val="superscript"/>
        </w:rPr>
        <w:fldChar w:fldCharType="end"/>
      </w:r>
      <w:r>
        <w:rPr>
          <w:rFonts w:hint="eastAsia"/>
        </w:rPr>
        <w:t>。Liu等人使用神经网络进行需求预测，并提出了一种混合整数非线性规划模型和一种启发式充电调度模型</w:t>
      </w:r>
      <w:r>
        <w:rPr>
          <w:rFonts w:hint="eastAsia"/>
          <w:vertAlign w:val="superscript"/>
        </w:rPr>
        <w:fldChar w:fldCharType="begin"/>
      </w:r>
      <w:r>
        <w:rPr>
          <w:vertAlign w:val="superscript"/>
        </w:rPr>
        <w:instrText xml:space="preserve"> REF _Ref1881692600 \r \h </w:instrText>
      </w:r>
      <w:r>
        <w:rPr>
          <w:rFonts w:hint="eastAsia"/>
          <w:vertAlign w:val="superscript"/>
        </w:rPr>
        <w:fldChar w:fldCharType="separate"/>
      </w:r>
      <w:r>
        <w:rPr>
          <w:vertAlign w:val="superscript"/>
        </w:rPr>
        <w:t>[56]</w:t>
      </w:r>
      <w:r>
        <w:rPr>
          <w:rFonts w:hint="eastAsia"/>
          <w:vertAlign w:val="superscript"/>
        </w:rPr>
        <w:fldChar w:fldCharType="end"/>
      </w:r>
      <w:r>
        <w:rPr>
          <w:rFonts w:hint="eastAsia"/>
        </w:rPr>
        <w:t>。</w:t>
      </w:r>
    </w:p>
    <w:p w14:paraId="66B6B050">
      <w:pPr>
        <w:pStyle w:val="74"/>
      </w:pPr>
      <w:r>
        <w:rPr>
          <w:rFonts w:hint="eastAsia"/>
        </w:rPr>
        <w:t>当面临城市级大规模调度时，传统的微观算法常常遭遇计算瓶颈。因此，部分研究转向了宏观模型。例如，Lin等人将调度问题建模为平均场博（MFG），通过将庞大的电动车群体近似为连续体来实现去中心化收敛</w:t>
      </w:r>
      <w:r>
        <w:rPr>
          <w:rFonts w:hint="eastAsia"/>
          <w:vertAlign w:val="superscript"/>
        </w:rPr>
        <w:fldChar w:fldCharType="begin"/>
      </w:r>
      <w:r>
        <w:rPr>
          <w:vertAlign w:val="superscript"/>
        </w:rPr>
        <w:instrText xml:space="preserve"> REF _Ref279795787 \r \h </w:instrText>
      </w:r>
      <w:r>
        <w:rPr>
          <w:rFonts w:hint="eastAsia"/>
          <w:vertAlign w:val="superscript"/>
        </w:rPr>
        <w:fldChar w:fldCharType="separate"/>
      </w:r>
      <w:r>
        <w:rPr>
          <w:vertAlign w:val="superscript"/>
        </w:rPr>
        <w:t>[41]</w:t>
      </w:r>
      <w:r>
        <w:rPr>
          <w:rFonts w:hint="eastAsia"/>
          <w:vertAlign w:val="superscript"/>
        </w:rPr>
        <w:fldChar w:fldCharType="end"/>
      </w:r>
      <w:r>
        <w:rPr>
          <w:rFonts w:hint="eastAsia"/>
        </w:rPr>
        <w:t>；Paganini等人则利用流体排队模型来分析大型充电网络的拥堵动态</w:t>
      </w:r>
      <w:r>
        <w:rPr>
          <w:rFonts w:hint="eastAsia"/>
          <w:vertAlign w:val="superscript"/>
        </w:rPr>
        <w:fldChar w:fldCharType="begin"/>
      </w:r>
      <w:r>
        <w:rPr>
          <w:vertAlign w:val="superscript"/>
        </w:rPr>
        <w:instrText xml:space="preserve"> REF _Ref282047925 \r \h </w:instrText>
      </w:r>
      <w:r>
        <w:rPr>
          <w:rFonts w:hint="eastAsia"/>
          <w:vertAlign w:val="superscript"/>
        </w:rPr>
        <w:fldChar w:fldCharType="separate"/>
      </w:r>
      <w:r>
        <w:rPr>
          <w:vertAlign w:val="superscript"/>
        </w:rPr>
        <w:t>[42]</w:t>
      </w:r>
      <w:r>
        <w:rPr>
          <w:rFonts w:hint="eastAsia"/>
          <w:vertAlign w:val="superscript"/>
        </w:rPr>
        <w:fldChar w:fldCharType="end"/>
      </w:r>
      <w:r>
        <w:rPr>
          <w:rFonts w:hint="eastAsia"/>
        </w:rPr>
        <w:t>。然而，这些宏观方法面临着固有的“粒度与可扩展性权衡（Granularity-Scalability Trade-off）”：它们通常假设电动车是同质且可互换的，这导致个体粒度信息的丢失，难以满足特定用户的服务质量（QoS）要求。此外，现有的大多数文献集中于时间维度的负荷转移，往往忽略了空间维度的站点选择，割裂了用户在时空维度上的强耦合偏好</w:t>
      </w:r>
      <w:r>
        <w:rPr>
          <w:rFonts w:hint="eastAsia"/>
          <w:vertAlign w:val="superscript"/>
        </w:rPr>
        <w:fldChar w:fldCharType="begin"/>
      </w:r>
      <w:r>
        <w:rPr>
          <w:vertAlign w:val="superscript"/>
        </w:rPr>
        <w:instrText xml:space="preserve"> REF _Ref279661331 \r \h </w:instrText>
      </w:r>
      <w:r>
        <w:rPr>
          <w:rFonts w:hint="eastAsia"/>
          <w:vertAlign w:val="superscript"/>
        </w:rPr>
        <w:fldChar w:fldCharType="separate"/>
      </w:r>
      <w:r>
        <w:rPr>
          <w:vertAlign w:val="superscript"/>
        </w:rPr>
        <w:t>[39]</w:t>
      </w:r>
      <w:r>
        <w:rPr>
          <w:rFonts w:hint="eastAsia"/>
          <w:vertAlign w:val="superscript"/>
        </w:rPr>
        <w:fldChar w:fldCharType="end"/>
      </w:r>
      <w:r>
        <w:rPr>
          <w:rFonts w:hint="eastAsia"/>
          <w:vertAlign w:val="superscript"/>
        </w:rPr>
        <w:fldChar w:fldCharType="begin"/>
      </w:r>
      <w:r>
        <w:rPr>
          <w:vertAlign w:val="superscript"/>
        </w:rPr>
        <w:instrText xml:space="preserve"> REF _Ref279745366 \r \h </w:instrText>
      </w:r>
      <w:r>
        <w:rPr>
          <w:rFonts w:hint="eastAsia"/>
          <w:vertAlign w:val="superscript"/>
        </w:rPr>
        <w:fldChar w:fldCharType="separate"/>
      </w:r>
      <w:r>
        <w:rPr>
          <w:vertAlign w:val="superscript"/>
        </w:rPr>
        <w:t>[40]</w:t>
      </w:r>
      <w:r>
        <w:rPr>
          <w:rFonts w:hint="eastAsia"/>
          <w:vertAlign w:val="superscript"/>
        </w:rPr>
        <w:fldChar w:fldCharType="end"/>
      </w:r>
      <w:r>
        <w:rPr>
          <w:rFonts w:hint="eastAsia"/>
        </w:rPr>
        <w:t>。</w:t>
      </w:r>
    </w:p>
    <w:bookmarkEnd w:id="44"/>
    <w:p w14:paraId="0996E121">
      <w:pPr>
        <w:pStyle w:val="4"/>
        <w:rPr>
          <w:ins w:id="158" w:author="- - [2]" w:date="2026-04-14T01:31:55Z"/>
        </w:rPr>
      </w:pPr>
      <w:bookmarkStart w:id="45" w:name="_Toc1833382197"/>
      <w:bookmarkStart w:id="46" w:name="_Toc2011418652"/>
      <w:bookmarkStart w:id="47" w:name="_Toc1085154943"/>
      <w:r>
        <w:rPr>
          <w:rFonts w:hint="eastAsia"/>
        </w:rPr>
        <w:t>充电站定价与拍卖机制研究</w:t>
      </w:r>
      <w:bookmarkEnd w:id="45"/>
      <w:bookmarkEnd w:id="46"/>
      <w:bookmarkEnd w:id="47"/>
    </w:p>
    <w:p w14:paraId="61CDE5F5">
      <w:pPr>
        <w:pStyle w:val="74"/>
        <w:ind w:firstLine="480" w:firstLineChars="200"/>
        <w:rPr>
          <w:ins w:id="159" w:author="- - [2]" w:date="2026-04-14T01:32:31Z"/>
        </w:rPr>
      </w:pPr>
      <w:ins w:id="160" w:author="- - [2]" w:date="2026-04-14T01:32:31Z">
        <w:r>
          <w:rPr>
            <w:rFonts w:hint="eastAsia"/>
          </w:rPr>
          <w:t>充电站的定价策略是引导用户行为、实现供需平衡的核心经济手段。现有的定价策略主要集中在实时定价模型上，旨在优化充电站的运营效益并避免峰值负载。Limmer等人设计了一种动态定价框架，旨在最大化充电站利润的同时降低峰值负载</w:t>
        </w:r>
      </w:ins>
      <w:ins w:id="161" w:author="- - [2]" w:date="2026-04-14T01:32:31Z">
        <w:r>
          <w:rPr>
            <w:rFonts w:hint="eastAsia"/>
            <w:vertAlign w:val="superscript"/>
          </w:rPr>
          <w:fldChar w:fldCharType="begin"/>
        </w:r>
      </w:ins>
      <w:ins w:id="162" w:author="- - [2]" w:date="2026-04-14T01:32:31Z">
        <w:r>
          <w:rPr>
            <w:rFonts w:hint="eastAsia"/>
            <w:vertAlign w:val="superscript"/>
          </w:rPr>
          <w:instrText xml:space="preserve"> REF _Ref276501615 \r \h </w:instrText>
        </w:r>
      </w:ins>
      <w:ins w:id="163" w:author="- - [2]" w:date="2026-04-14T01:32:31Z">
        <w:r>
          <w:rPr>
            <w:rFonts w:hint="eastAsia"/>
            <w:vertAlign w:val="superscript"/>
          </w:rPr>
          <w:fldChar w:fldCharType="separate"/>
        </w:r>
      </w:ins>
      <w:ins w:id="164" w:author="- - [2]" w:date="2026-04-14T01:32:31Z">
        <w:r>
          <w:rPr>
            <w:rFonts w:hint="eastAsia"/>
            <w:vertAlign w:val="superscript"/>
          </w:rPr>
          <w:t>[17]</w:t>
        </w:r>
      </w:ins>
      <w:ins w:id="165" w:author="- - [2]" w:date="2026-04-14T01:32:31Z">
        <w:r>
          <w:rPr>
            <w:rFonts w:hint="eastAsia"/>
            <w:vertAlign w:val="superscript"/>
          </w:rPr>
          <w:fldChar w:fldCharType="end"/>
        </w:r>
      </w:ins>
      <w:ins w:id="166" w:author="- - [2]" w:date="2026-04-14T01:32:31Z">
        <w:r>
          <w:rPr>
            <w:rFonts w:hint="eastAsia"/>
          </w:rPr>
          <w:t>。Li等人引入了强化学习中的SAC算法，将用户充电决策和负载信息纳入状态空间，设置多种定价方案来实现动态定价</w:t>
        </w:r>
      </w:ins>
      <w:ins w:id="167" w:author="- - [2]" w:date="2026-04-14T01:32:31Z">
        <w:r>
          <w:rPr>
            <w:rFonts w:hint="eastAsia"/>
            <w:vertAlign w:val="superscript"/>
            <w:lang w:eastAsia="zh-CN"/>
          </w:rPr>
          <w:fldChar w:fldCharType="begin"/>
        </w:r>
      </w:ins>
      <w:ins w:id="168" w:author="- - [2]" w:date="2026-04-14T01:32:31Z">
        <w:r>
          <w:rPr>
            <w:rFonts w:hint="eastAsia"/>
            <w:vertAlign w:val="superscript"/>
            <w:lang w:eastAsia="zh-CN"/>
          </w:rPr>
          <w:instrText xml:space="preserve"> REF _Ref273409127 \r \h </w:instrText>
        </w:r>
      </w:ins>
      <w:ins w:id="169" w:author="- - [2]" w:date="2026-04-14T01:32:31Z">
        <w:r>
          <w:rPr>
            <w:rFonts w:hint="eastAsia"/>
            <w:vertAlign w:val="superscript"/>
            <w:lang w:eastAsia="zh-CN"/>
          </w:rPr>
          <w:fldChar w:fldCharType="separate"/>
        </w:r>
      </w:ins>
      <w:ins w:id="170" w:author="- - [2]" w:date="2026-04-14T01:32:31Z">
        <w:r>
          <w:rPr>
            <w:rFonts w:hint="eastAsia"/>
            <w:vertAlign w:val="superscript"/>
            <w:lang w:eastAsia="zh-CN"/>
          </w:rPr>
          <w:t>[3]</w:t>
        </w:r>
      </w:ins>
      <w:ins w:id="171" w:author="- - [2]" w:date="2026-04-14T01:32:31Z">
        <w:r>
          <w:rPr>
            <w:rFonts w:hint="eastAsia"/>
            <w:vertAlign w:val="superscript"/>
            <w:lang w:eastAsia="zh-CN"/>
          </w:rPr>
          <w:fldChar w:fldCharType="end"/>
        </w:r>
      </w:ins>
      <w:ins w:id="172" w:author="- - [2]" w:date="2026-04-14T01:32:31Z">
        <w:r>
          <w:rPr>
            <w:rFonts w:hint="eastAsia"/>
          </w:rPr>
          <w:t>。Wang等人针对电动车到站时间的不确定性，采用了基于SARSA算法的强化学习方法通过实时数据调控价格</w:t>
        </w:r>
      </w:ins>
      <w:ins w:id="173" w:author="- - [2]" w:date="2026-04-14T01:32:31Z">
        <w:r>
          <w:rPr>
            <w:rFonts w:hint="eastAsia"/>
            <w:vertAlign w:val="superscript"/>
          </w:rPr>
          <w:fldChar w:fldCharType="begin"/>
        </w:r>
      </w:ins>
      <w:ins w:id="174" w:author="- - [2]" w:date="2026-04-14T01:32:31Z">
        <w:r>
          <w:rPr>
            <w:rFonts w:hint="eastAsia"/>
            <w:vertAlign w:val="superscript"/>
          </w:rPr>
          <w:instrText xml:space="preserve"> REF _Ref276938597 \r \h </w:instrText>
        </w:r>
      </w:ins>
      <w:ins w:id="175" w:author="- - [2]" w:date="2026-04-14T01:32:31Z">
        <w:r>
          <w:rPr>
            <w:rFonts w:hint="eastAsia"/>
            <w:vertAlign w:val="superscript"/>
          </w:rPr>
          <w:fldChar w:fldCharType="separate"/>
        </w:r>
      </w:ins>
      <w:ins w:id="176" w:author="- - [2]" w:date="2026-04-14T01:32:31Z">
        <w:r>
          <w:rPr>
            <w:rFonts w:hint="eastAsia"/>
            <w:vertAlign w:val="superscript"/>
          </w:rPr>
          <w:t>[6]</w:t>
        </w:r>
      </w:ins>
      <w:ins w:id="177" w:author="- - [2]" w:date="2026-04-14T01:32:31Z">
        <w:r>
          <w:rPr>
            <w:rFonts w:hint="eastAsia"/>
            <w:vertAlign w:val="superscript"/>
          </w:rPr>
          <w:fldChar w:fldCharType="end"/>
        </w:r>
      </w:ins>
      <w:ins w:id="178" w:author="- - [2]" w:date="2026-04-14T01:32:31Z">
        <w:r>
          <w:rPr>
            <w:rFonts w:hint="eastAsia"/>
          </w:rPr>
          <w:t>。然而，这些模型往往假设充电站能够实时获取所有站点信息，并全面了解甚至预测电动车车主的响应行为，这种完美信息对称的假设在实际应用中具有较大局限性。</w:t>
        </w:r>
      </w:ins>
    </w:p>
    <w:p w14:paraId="38B41BC9">
      <w:pPr>
        <w:pStyle w:val="74"/>
        <w:ind w:firstLine="480" w:firstLineChars="200"/>
        <w:rPr>
          <w:ins w:id="179" w:author="- - [2]" w:date="2026-04-14T01:32:31Z"/>
        </w:rPr>
      </w:pPr>
      <w:ins w:id="180" w:author="- - [2]" w:date="2026-04-14T01:32:31Z">
        <w:r>
          <w:rPr>
            <w:rFonts w:hint="eastAsia"/>
          </w:rPr>
          <w:t>为了解决信息不对称问题，拍卖（Auction）作为一种通过市场行为有效配置资源的机制被引入电动车充电场景。在简单的拍卖环境中，用户提交需求和出价，系统通过分配算法和支付算法选出获胜者并确定价格。Hou等人提出了一种迭代拍卖机制，通过无需披露电动车真实估值的方式分配最佳充电时间，从而实现社会福利最大化</w:t>
        </w:r>
      </w:ins>
      <w:ins w:id="181" w:author="- - [2]" w:date="2026-04-14T01:32:31Z">
        <w:r>
          <w:rPr>
            <w:rFonts w:hint="eastAsia"/>
            <w:vertAlign w:val="superscript"/>
            <w:lang w:eastAsia="zh-CN"/>
          </w:rPr>
          <w:fldChar w:fldCharType="begin"/>
        </w:r>
      </w:ins>
      <w:ins w:id="182" w:author="- - [2]" w:date="2026-04-14T01:32:31Z">
        <w:r>
          <w:rPr>
            <w:rFonts w:hint="eastAsia"/>
            <w:vertAlign w:val="superscript"/>
            <w:lang w:eastAsia="zh-CN"/>
          </w:rPr>
          <w:instrText xml:space="preserve"> REF _Ref260383702 \r \h </w:instrText>
        </w:r>
      </w:ins>
      <w:ins w:id="183" w:author="- - [2]" w:date="2026-04-14T01:32:31Z">
        <w:r>
          <w:rPr>
            <w:rFonts w:hint="eastAsia"/>
            <w:vertAlign w:val="superscript"/>
            <w:lang w:eastAsia="zh-CN"/>
          </w:rPr>
          <w:fldChar w:fldCharType="separate"/>
        </w:r>
      </w:ins>
      <w:ins w:id="184" w:author="- - [2]" w:date="2026-04-14T01:32:31Z">
        <w:r>
          <w:rPr>
            <w:rFonts w:hint="eastAsia"/>
            <w:vertAlign w:val="superscript"/>
            <w:lang w:eastAsia="zh-CN"/>
          </w:rPr>
          <w:t>[24]</w:t>
        </w:r>
      </w:ins>
      <w:ins w:id="185" w:author="- - [2]" w:date="2026-04-14T01:32:31Z">
        <w:r>
          <w:rPr>
            <w:rFonts w:hint="eastAsia"/>
            <w:vertAlign w:val="superscript"/>
            <w:lang w:eastAsia="zh-CN"/>
          </w:rPr>
          <w:fldChar w:fldCharType="end"/>
        </w:r>
      </w:ins>
      <w:ins w:id="186" w:author="- - [2]" w:date="2026-04-14T01:32:31Z">
        <w:r>
          <w:rPr>
            <w:rFonts w:hint="eastAsia"/>
          </w:rPr>
          <w:t>。Kikusato等人采用了第二价格密封拍卖机制调整充电时间</w:t>
        </w:r>
      </w:ins>
      <w:ins w:id="187" w:author="- - [2]" w:date="2026-04-14T01:32:31Z">
        <w:r>
          <w:rPr>
            <w:rFonts w:hint="eastAsia"/>
            <w:vertAlign w:val="superscript"/>
            <w:lang w:eastAsia="zh-CN"/>
          </w:rPr>
          <w:fldChar w:fldCharType="begin"/>
        </w:r>
      </w:ins>
      <w:ins w:id="188" w:author="- - [2]" w:date="2026-04-14T01:32:31Z">
        <w:r>
          <w:rPr>
            <w:rFonts w:hint="eastAsia"/>
            <w:vertAlign w:val="superscript"/>
            <w:lang w:eastAsia="zh-CN"/>
          </w:rPr>
          <w:instrText xml:space="preserve"> REF _Ref278367192 \r \h </w:instrText>
        </w:r>
      </w:ins>
      <w:ins w:id="189" w:author="- - [2]" w:date="2026-04-14T01:32:31Z">
        <w:r>
          <w:rPr>
            <w:rFonts w:hint="eastAsia"/>
            <w:vertAlign w:val="superscript"/>
            <w:lang w:eastAsia="zh-CN"/>
          </w:rPr>
          <w:fldChar w:fldCharType="separate"/>
        </w:r>
      </w:ins>
      <w:ins w:id="190" w:author="- - [2]" w:date="2026-04-14T01:32:31Z">
        <w:r>
          <w:rPr>
            <w:rFonts w:hint="eastAsia"/>
            <w:vertAlign w:val="superscript"/>
            <w:lang w:eastAsia="zh-CN"/>
          </w:rPr>
          <w:t>[23]</w:t>
        </w:r>
      </w:ins>
      <w:ins w:id="191" w:author="- - [2]" w:date="2026-04-14T01:32:31Z">
        <w:r>
          <w:rPr>
            <w:rFonts w:hint="eastAsia"/>
            <w:vertAlign w:val="superscript"/>
            <w:lang w:eastAsia="zh-CN"/>
          </w:rPr>
          <w:fldChar w:fldCharType="end"/>
        </w:r>
      </w:ins>
      <w:ins w:id="192" w:author="- - [2]" w:date="2026-04-14T01:32:31Z">
        <w:r>
          <w:rPr>
            <w:rFonts w:hint="eastAsia"/>
          </w:rPr>
          <w:t>，Bogyrbayeva等人则设计了一种组合时钟拍卖（CCA）机制解决自动驾驶汽车租赁时间的分配与定价问题</w:t>
        </w:r>
      </w:ins>
      <w:ins w:id="193" w:author="- - [2]" w:date="2026-04-14T01:32:31Z">
        <w:r>
          <w:rPr>
            <w:rFonts w:hint="eastAsia"/>
            <w:vertAlign w:val="superscript"/>
            <w:lang w:eastAsia="zh-CN"/>
          </w:rPr>
          <w:fldChar w:fldCharType="begin"/>
        </w:r>
      </w:ins>
      <w:ins w:id="194" w:author="- - [2]" w:date="2026-04-14T01:32:31Z">
        <w:r>
          <w:rPr>
            <w:rFonts w:hint="eastAsia"/>
            <w:vertAlign w:val="superscript"/>
            <w:lang w:eastAsia="zh-CN"/>
          </w:rPr>
          <w:instrText xml:space="preserve"> REF _Ref263039208 \r \h </w:instrText>
        </w:r>
      </w:ins>
      <w:ins w:id="195" w:author="- - [2]" w:date="2026-04-14T01:32:31Z">
        <w:r>
          <w:rPr>
            <w:rFonts w:hint="eastAsia"/>
            <w:vertAlign w:val="superscript"/>
            <w:lang w:eastAsia="zh-CN"/>
          </w:rPr>
          <w:fldChar w:fldCharType="separate"/>
        </w:r>
      </w:ins>
      <w:ins w:id="196" w:author="- - [2]" w:date="2026-04-14T01:32:31Z">
        <w:r>
          <w:rPr>
            <w:rFonts w:hint="eastAsia"/>
            <w:vertAlign w:val="superscript"/>
            <w:lang w:eastAsia="zh-CN"/>
          </w:rPr>
          <w:t>[25]</w:t>
        </w:r>
      </w:ins>
      <w:ins w:id="197" w:author="- - [2]" w:date="2026-04-14T01:32:31Z">
        <w:r>
          <w:rPr>
            <w:rFonts w:hint="eastAsia"/>
            <w:vertAlign w:val="superscript"/>
            <w:lang w:eastAsia="zh-CN"/>
          </w:rPr>
          <w:fldChar w:fldCharType="end"/>
        </w:r>
      </w:ins>
      <w:ins w:id="198" w:author="- - [2]" w:date="2026-04-14T01:32:31Z">
        <w:r>
          <w:rPr>
            <w:rFonts w:hint="eastAsia"/>
          </w:rPr>
          <w:t>。</w:t>
        </w:r>
      </w:ins>
    </w:p>
    <w:p w14:paraId="337706A1">
      <w:pPr>
        <w:pStyle w:val="74"/>
        <w:ind w:firstLine="480" w:firstLineChars="200"/>
        <w:rPr>
          <w:ins w:id="199" w:author="- - [2]" w:date="2026-04-14T01:32:31Z"/>
        </w:rPr>
      </w:pPr>
      <w:ins w:id="200" w:author="- - [2]" w:date="2026-04-14T01:32:31Z">
        <w:r>
          <w:rPr>
            <w:rFonts w:hint="eastAsia"/>
          </w:rPr>
          <w:t>尽管拍卖机制在理论上优势显著，但经典的组合拍卖（CA）在城市级规模应用中面临着两个致命的限制：首先是通信开销巨大，组合空间的指数级增长使得用户完全暴露估值变得不切实际；其次是赢家决定问题（WDP）属于NP-hard问题</w:t>
        </w:r>
      </w:ins>
      <w:ins w:id="201" w:author="- - [2]" w:date="2026-04-14T01:32:31Z">
        <w:r>
          <w:rPr>
            <w:rFonts w:hint="eastAsia"/>
            <w:vertAlign w:val="superscript"/>
            <w:lang w:eastAsia="zh-CN"/>
          </w:rPr>
          <w:fldChar w:fldCharType="begin"/>
        </w:r>
      </w:ins>
      <w:ins w:id="202" w:author="- - [2]" w:date="2026-04-14T01:32:31Z">
        <w:r>
          <w:rPr>
            <w:rFonts w:hint="eastAsia"/>
            <w:vertAlign w:val="superscript"/>
            <w:lang w:eastAsia="zh-CN"/>
          </w:rPr>
          <w:instrText xml:space="preserve"> REF _Ref291543880 \r \h </w:instrText>
        </w:r>
      </w:ins>
      <w:ins w:id="203" w:author="- - [2]" w:date="2026-04-14T01:32:31Z">
        <w:r>
          <w:rPr>
            <w:rFonts w:hint="eastAsia"/>
            <w:vertAlign w:val="superscript"/>
            <w:lang w:eastAsia="zh-CN"/>
          </w:rPr>
          <w:fldChar w:fldCharType="separate"/>
        </w:r>
      </w:ins>
      <w:ins w:id="204" w:author="- - [2]" w:date="2026-04-14T01:32:31Z">
        <w:r>
          <w:rPr>
            <w:rFonts w:hint="eastAsia"/>
            <w:vertAlign w:val="superscript"/>
            <w:lang w:eastAsia="zh-CN"/>
          </w:rPr>
          <w:t>[48]</w:t>
        </w:r>
      </w:ins>
      <w:ins w:id="205" w:author="- - [2]" w:date="2026-04-14T01:32:31Z">
        <w:r>
          <w:rPr>
            <w:rFonts w:hint="eastAsia"/>
            <w:vertAlign w:val="superscript"/>
            <w:lang w:eastAsia="zh-CN"/>
          </w:rPr>
          <w:fldChar w:fldCharType="end"/>
        </w:r>
      </w:ins>
      <w:ins w:id="206" w:author="- - [2]" w:date="2026-04-14T01:32:31Z">
        <w:r>
          <w:rPr>
            <w:rFonts w:hint="eastAsia"/>
          </w:rPr>
          <w:t>，现有整数规划求解器难以大规模扩展。为缓解这些问题，组合时钟拍卖（CCA）利用线性价格引导市场出清</w:t>
        </w:r>
      </w:ins>
      <w:ins w:id="207" w:author="- - [2]" w:date="2026-04-14T01:32:31Z">
        <w:r>
          <w:rPr>
            <w:rFonts w:hint="eastAsia"/>
            <w:vertAlign w:val="superscript"/>
            <w:lang w:eastAsia="zh-CN"/>
          </w:rPr>
          <w:fldChar w:fldCharType="begin"/>
        </w:r>
      </w:ins>
      <w:ins w:id="208" w:author="- - [2]" w:date="2026-04-14T01:32:31Z">
        <w:r>
          <w:rPr>
            <w:rFonts w:hint="eastAsia"/>
            <w:vertAlign w:val="superscript"/>
            <w:lang w:eastAsia="zh-CN"/>
          </w:rPr>
          <w:instrText xml:space="preserve"> REF _Ref260383702 \r \h </w:instrText>
        </w:r>
      </w:ins>
      <w:ins w:id="209" w:author="- - [2]" w:date="2026-04-14T01:32:31Z">
        <w:r>
          <w:rPr>
            <w:rFonts w:hint="eastAsia"/>
            <w:vertAlign w:val="superscript"/>
            <w:lang w:eastAsia="zh-CN"/>
          </w:rPr>
          <w:fldChar w:fldCharType="separate"/>
        </w:r>
      </w:ins>
      <w:ins w:id="210" w:author="- - [2]" w:date="2026-04-14T01:32:31Z">
        <w:r>
          <w:rPr>
            <w:rFonts w:hint="eastAsia"/>
            <w:vertAlign w:val="superscript"/>
            <w:lang w:eastAsia="zh-CN"/>
          </w:rPr>
          <w:t>[24]</w:t>
        </w:r>
      </w:ins>
      <w:ins w:id="211" w:author="- - [2]" w:date="2026-04-14T01:32:31Z">
        <w:r>
          <w:rPr>
            <w:rFonts w:hint="eastAsia"/>
            <w:vertAlign w:val="superscript"/>
            <w:lang w:eastAsia="zh-CN"/>
          </w:rPr>
          <w:fldChar w:fldCharType="end"/>
        </w:r>
      </w:ins>
      <w:ins w:id="212" w:author="- - [2]" w:date="2026-04-14T01:32:31Z">
        <w:r>
          <w:rPr>
            <w:rFonts w:hint="eastAsia"/>
          </w:rPr>
          <w:t>，但其面临着效率与收敛的困境。更关键的是，传统CCA严格受限于“单调价格更新（Monotonic price updates）”规则。一旦价格为了遏制拥堵而上涨，即使后续用户转移需求导致该时段闲置，价格也无法回落，导致市场陷入资源未充分利用与需求未被满足的低效状态。</w:t>
        </w:r>
      </w:ins>
    </w:p>
    <w:p w14:paraId="2CC17C94">
      <w:pPr>
        <w:spacing w:line="360" w:lineRule="auto"/>
        <w:ind w:firstLine="480" w:firstLineChars="200"/>
      </w:pPr>
      <w:ins w:id="213" w:author="- - [2]" w:date="2026-04-14T01:32:31Z">
        <w:r>
          <w:rPr>
            <w:rFonts w:hint="eastAsia"/>
            <w:sz w:val="24"/>
          </w:rPr>
          <w:t>近年来，“可微经济学（Differentiable Economics）”的兴起为克服这一计算障碍提供了新途径，其核心是利用深度学习的函数逼近能力来加速传统机制设计。例如，RegretNet通过神经网络参数化拍卖规则以最大化收入</w:t>
        </w:r>
      </w:ins>
      <w:ins w:id="214" w:author="- - [2]" w:date="2026-04-14T01:32:31Z">
        <w:r>
          <w:rPr>
            <w:rFonts w:hint="eastAsia"/>
            <w:sz w:val="24"/>
            <w:vertAlign w:val="superscript"/>
            <w:lang w:eastAsia="zh-CN"/>
          </w:rPr>
          <w:fldChar w:fldCharType="begin"/>
        </w:r>
      </w:ins>
      <w:ins w:id="215" w:author="- - [2]" w:date="2026-04-14T01:32:31Z">
        <w:r>
          <w:rPr>
            <w:rFonts w:hint="eastAsia"/>
            <w:sz w:val="24"/>
            <w:vertAlign w:val="superscript"/>
            <w:lang w:eastAsia="zh-CN"/>
          </w:rPr>
          <w:instrText xml:space="preserve"> REF _Ref285005957 \r \h </w:instrText>
        </w:r>
      </w:ins>
      <w:ins w:id="216" w:author="- - [2]" w:date="2026-04-14T01:32:31Z">
        <w:r>
          <w:rPr>
            <w:rFonts w:hint="eastAsia"/>
            <w:sz w:val="24"/>
            <w:vertAlign w:val="superscript"/>
            <w:lang w:eastAsia="zh-CN"/>
          </w:rPr>
          <w:fldChar w:fldCharType="separate"/>
        </w:r>
      </w:ins>
      <w:ins w:id="217" w:author="- - [2]" w:date="2026-04-14T01:32:31Z">
        <w:r>
          <w:rPr>
            <w:rFonts w:hint="eastAsia"/>
            <w:sz w:val="24"/>
            <w:vertAlign w:val="superscript"/>
            <w:lang w:eastAsia="zh-CN"/>
          </w:rPr>
          <w:t>[49]</w:t>
        </w:r>
      </w:ins>
      <w:ins w:id="218" w:author="- - [2]" w:date="2026-04-14T01:32:31Z">
        <w:r>
          <w:rPr>
            <w:rFonts w:hint="eastAsia"/>
            <w:sz w:val="24"/>
            <w:vertAlign w:val="superscript"/>
            <w:lang w:eastAsia="zh-CN"/>
          </w:rPr>
          <w:fldChar w:fldCharType="end"/>
        </w:r>
      </w:ins>
      <w:ins w:id="219" w:author="- - [2]" w:date="2026-04-14T01:32:31Z">
        <w:r>
          <w:rPr>
            <w:rFonts w:hint="eastAsia"/>
            <w:sz w:val="24"/>
          </w:rPr>
          <w:t>。针对迭代拍卖的加速问题，Soumalias等人提出了基于机器学习的组合时钟拍卖（ML-CCA），该方法通过学习一个平滑的出清势函数，将原本离散的组合优化问题转化为连续空间中的可微优化问题 ，从而允许通过次梯度下降进行非单调的价格更新，在保持机制经济学特性的同时实现了计算速度的数量级提升</w:t>
        </w:r>
      </w:ins>
      <w:ins w:id="220" w:author="- - [2]" w:date="2026-04-14T01:32:31Z">
        <w:r>
          <w:rPr>
            <w:rFonts w:hint="eastAsia"/>
            <w:sz w:val="24"/>
            <w:vertAlign w:val="superscript"/>
            <w:lang w:eastAsia="zh-CN"/>
          </w:rPr>
          <w:fldChar w:fldCharType="begin"/>
        </w:r>
      </w:ins>
      <w:ins w:id="221" w:author="- - [2]" w:date="2026-04-14T01:32:31Z">
        <w:r>
          <w:rPr>
            <w:rFonts w:hint="eastAsia"/>
            <w:sz w:val="24"/>
            <w:vertAlign w:val="superscript"/>
            <w:lang w:eastAsia="zh-CN"/>
          </w:rPr>
          <w:instrText xml:space="preserve"> REF _Ref264837557 \r \h </w:instrText>
        </w:r>
      </w:ins>
      <w:ins w:id="222" w:author="- - [2]" w:date="2026-04-14T01:32:31Z">
        <w:r>
          <w:rPr>
            <w:rFonts w:hint="eastAsia"/>
            <w:sz w:val="24"/>
            <w:vertAlign w:val="superscript"/>
            <w:lang w:eastAsia="zh-CN"/>
          </w:rPr>
          <w:fldChar w:fldCharType="separate"/>
        </w:r>
      </w:ins>
      <w:ins w:id="223" w:author="- - [2]" w:date="2026-04-14T01:32:31Z">
        <w:r>
          <w:rPr>
            <w:rFonts w:hint="eastAsia"/>
            <w:sz w:val="24"/>
            <w:vertAlign w:val="superscript"/>
            <w:lang w:eastAsia="zh-CN"/>
          </w:rPr>
          <w:t>[32]</w:t>
        </w:r>
      </w:ins>
      <w:ins w:id="224" w:author="- - [2]" w:date="2026-04-14T01:32:31Z">
        <w:r>
          <w:rPr>
            <w:rFonts w:hint="eastAsia"/>
            <w:sz w:val="24"/>
            <w:vertAlign w:val="superscript"/>
            <w:lang w:eastAsia="zh-CN"/>
          </w:rPr>
          <w:fldChar w:fldCharType="end"/>
        </w:r>
      </w:ins>
      <w:ins w:id="225" w:author="- - [2]" w:date="2026-04-14T01:32:31Z">
        <w:r>
          <w:rPr>
            <w:rFonts w:hint="eastAsia"/>
            <w:sz w:val="24"/>
          </w:rPr>
          <w:t>。</w:t>
        </w:r>
      </w:ins>
    </w:p>
    <w:p w14:paraId="7C477053">
      <w:pPr>
        <w:pStyle w:val="74"/>
      </w:pPr>
      <w:r>
        <w:rPr>
          <w:rFonts w:hint="eastAsia"/>
        </w:rPr>
        <w:t>充电站的定价策略是引导用户行为、实现供需平衡的核心经济手段。现有的定价策略主要集中在实时定价模型上，旨在优化充电站的运营效益并避免峰值负载。Limmer等人设计了一种动态定价框架，旨在最大化充电站利润的同时降低峰值负载</w:t>
      </w:r>
      <w:r>
        <w:rPr>
          <w:rFonts w:hint="eastAsia"/>
          <w:vertAlign w:val="superscript"/>
        </w:rPr>
        <w:fldChar w:fldCharType="begin"/>
      </w:r>
      <w:r>
        <w:rPr>
          <w:rFonts w:hint="eastAsia"/>
          <w:vertAlign w:val="superscript"/>
        </w:rPr>
        <w:instrText xml:space="preserve"> REF _Ref276501615 \r \h </w:instrText>
      </w:r>
      <w:r>
        <w:rPr>
          <w:rFonts w:hint="eastAsia"/>
          <w:vertAlign w:val="superscript"/>
        </w:rPr>
        <w:fldChar w:fldCharType="separate"/>
      </w:r>
      <w:r>
        <w:rPr>
          <w:rFonts w:hint="eastAsia"/>
          <w:vertAlign w:val="superscript"/>
        </w:rPr>
        <w:t>[17]</w:t>
      </w:r>
      <w:r>
        <w:rPr>
          <w:rFonts w:hint="eastAsia"/>
          <w:vertAlign w:val="superscript"/>
        </w:rPr>
        <w:fldChar w:fldCharType="end"/>
      </w:r>
      <w:r>
        <w:rPr>
          <w:rFonts w:hint="eastAsia"/>
        </w:rPr>
        <w:t>。Li等人引入了强化学习中的SAC算法，将用户充电决策和负载信息纳入状态空间，设置多种定价方案来实现动态定价</w:t>
      </w:r>
      <w:r>
        <w:rPr>
          <w:rFonts w:hint="eastAsia"/>
          <w:vertAlign w:val="superscript"/>
        </w:rPr>
        <w:fldChar w:fldCharType="begin"/>
      </w:r>
      <w:r>
        <w:rPr>
          <w:vertAlign w:val="superscript"/>
        </w:rPr>
        <w:instrText xml:space="preserve"> REF _Ref273409127 \r \h </w:instrText>
      </w:r>
      <w:r>
        <w:rPr>
          <w:rFonts w:hint="eastAsia"/>
          <w:vertAlign w:val="superscript"/>
        </w:rPr>
        <w:fldChar w:fldCharType="separate"/>
      </w:r>
      <w:r>
        <w:rPr>
          <w:vertAlign w:val="superscript"/>
        </w:rPr>
        <w:t>[3]</w:t>
      </w:r>
      <w:r>
        <w:rPr>
          <w:rFonts w:hint="eastAsia"/>
          <w:vertAlign w:val="superscript"/>
        </w:rPr>
        <w:fldChar w:fldCharType="end"/>
      </w:r>
      <w:r>
        <w:rPr>
          <w:rFonts w:hint="eastAsia"/>
        </w:rPr>
        <w:t>。Wang等人针对电动车到站时间的不确定性，采用了基于SARSA算法的强化学习方法通过实时数据调控价格</w:t>
      </w:r>
      <w:r>
        <w:rPr>
          <w:rFonts w:hint="eastAsia"/>
          <w:vertAlign w:val="superscript"/>
        </w:rPr>
        <w:fldChar w:fldCharType="begin"/>
      </w:r>
      <w:r>
        <w:rPr>
          <w:rFonts w:hint="eastAsia"/>
          <w:vertAlign w:val="superscript"/>
        </w:rPr>
        <w:instrText xml:space="preserve"> REF _Ref276938597 \r \h </w:instrText>
      </w:r>
      <w:r>
        <w:rPr>
          <w:rFonts w:hint="eastAsia"/>
          <w:vertAlign w:val="superscript"/>
        </w:rPr>
        <w:fldChar w:fldCharType="separate"/>
      </w:r>
      <w:r>
        <w:rPr>
          <w:rFonts w:hint="eastAsia"/>
          <w:vertAlign w:val="superscript"/>
        </w:rPr>
        <w:t>[6]</w:t>
      </w:r>
      <w:r>
        <w:rPr>
          <w:rFonts w:hint="eastAsia"/>
          <w:vertAlign w:val="superscript"/>
        </w:rPr>
        <w:fldChar w:fldCharType="end"/>
      </w:r>
      <w:r>
        <w:rPr>
          <w:rFonts w:hint="eastAsia"/>
        </w:rPr>
        <w:t>。然而，这些模型往往假设充电站能够实时获取所有站点信息，并全面了解甚至预测电动车车主的响应行为，这种完美信息对称的假设在实际应用中具有较大局限性。</w:t>
      </w:r>
    </w:p>
    <w:p w14:paraId="5BAD08FA">
      <w:pPr>
        <w:pStyle w:val="74"/>
      </w:pPr>
      <w:r>
        <w:rPr>
          <w:rFonts w:hint="eastAsia"/>
        </w:rPr>
        <w:t>为了解决信息不对称问题，拍卖（Auction）作为一种通过市场行为有效配置资源的机制被引入电动车充电场景。在简单的拍卖环境中，用户提交需求和出价，系统通过分配算法和支付算法选出获胜者并确定价格。Hou等人提出了一种迭代拍卖机制，通过无需披露电动车真实估值的方式分配最佳充电时间，从而实现社会福利最大化</w:t>
      </w:r>
      <w:r>
        <w:rPr>
          <w:rFonts w:hint="eastAsia"/>
          <w:vertAlign w:val="superscript"/>
        </w:rPr>
        <w:fldChar w:fldCharType="begin"/>
      </w:r>
      <w:r>
        <w:rPr>
          <w:vertAlign w:val="superscript"/>
        </w:rPr>
        <w:instrText xml:space="preserve"> REF _Ref260383702 \r \h </w:instrText>
      </w:r>
      <w:r>
        <w:rPr>
          <w:rFonts w:hint="eastAsia"/>
          <w:vertAlign w:val="superscript"/>
        </w:rPr>
        <w:fldChar w:fldCharType="separate"/>
      </w:r>
      <w:r>
        <w:rPr>
          <w:vertAlign w:val="superscript"/>
        </w:rPr>
        <w:t>[24]</w:t>
      </w:r>
      <w:r>
        <w:rPr>
          <w:rFonts w:hint="eastAsia"/>
          <w:vertAlign w:val="superscript"/>
        </w:rPr>
        <w:fldChar w:fldCharType="end"/>
      </w:r>
      <w:r>
        <w:rPr>
          <w:rFonts w:hint="eastAsia"/>
        </w:rPr>
        <w:t>。Kikusato等人采用了第二价格密封拍卖机制调整充电时间</w:t>
      </w:r>
      <w:r>
        <w:rPr>
          <w:rFonts w:hint="eastAsia"/>
          <w:vertAlign w:val="superscript"/>
        </w:rPr>
        <w:fldChar w:fldCharType="begin"/>
      </w:r>
      <w:r>
        <w:rPr>
          <w:vertAlign w:val="superscript"/>
        </w:rPr>
        <w:instrText xml:space="preserve"> REF _Ref278367192 \r \h </w:instrText>
      </w:r>
      <w:r>
        <w:rPr>
          <w:rFonts w:hint="eastAsia"/>
          <w:vertAlign w:val="superscript"/>
        </w:rPr>
        <w:fldChar w:fldCharType="separate"/>
      </w:r>
      <w:r>
        <w:rPr>
          <w:vertAlign w:val="superscript"/>
        </w:rPr>
        <w:t>[23]</w:t>
      </w:r>
      <w:r>
        <w:rPr>
          <w:rFonts w:hint="eastAsia"/>
          <w:vertAlign w:val="superscript"/>
        </w:rPr>
        <w:fldChar w:fldCharType="end"/>
      </w:r>
      <w:r>
        <w:rPr>
          <w:rFonts w:hint="eastAsia"/>
        </w:rPr>
        <w:t>，Bogyrbayeva等人则设计了一种组合时钟拍卖（CCA）机制解决自动驾驶汽车租赁时间的分配与定价问题</w:t>
      </w:r>
      <w:r>
        <w:rPr>
          <w:rFonts w:hint="eastAsia"/>
          <w:vertAlign w:val="superscript"/>
        </w:rPr>
        <w:fldChar w:fldCharType="begin"/>
      </w:r>
      <w:r>
        <w:rPr>
          <w:vertAlign w:val="superscript"/>
        </w:rPr>
        <w:instrText xml:space="preserve"> REF _Ref263039208 \r \h </w:instrText>
      </w:r>
      <w:r>
        <w:rPr>
          <w:rFonts w:hint="eastAsia"/>
          <w:vertAlign w:val="superscript"/>
        </w:rPr>
        <w:fldChar w:fldCharType="separate"/>
      </w:r>
      <w:r>
        <w:rPr>
          <w:vertAlign w:val="superscript"/>
        </w:rPr>
        <w:t>[25]</w:t>
      </w:r>
      <w:r>
        <w:rPr>
          <w:rFonts w:hint="eastAsia"/>
          <w:vertAlign w:val="superscript"/>
        </w:rPr>
        <w:fldChar w:fldCharType="end"/>
      </w:r>
      <w:r>
        <w:rPr>
          <w:rFonts w:hint="eastAsia"/>
        </w:rPr>
        <w:t>。</w:t>
      </w:r>
    </w:p>
    <w:p w14:paraId="183E3D28">
      <w:pPr>
        <w:pStyle w:val="74"/>
      </w:pPr>
      <w:r>
        <w:rPr>
          <w:rFonts w:hint="eastAsia"/>
        </w:rPr>
        <w:t>尽管拍卖机制在理论上优势显著，但经典的组合拍卖（CA）在城市级规模应用中面临着两个致命的限制：首先是通信开销巨大，组合空间的指数级增长使得用户完全暴露估值变得不切实际；其次是赢家决定问题（WDP）属于NP-hard问题</w:t>
      </w:r>
      <w:r>
        <w:rPr>
          <w:rFonts w:hint="eastAsia"/>
          <w:vertAlign w:val="superscript"/>
        </w:rPr>
        <w:fldChar w:fldCharType="begin"/>
      </w:r>
      <w:r>
        <w:rPr>
          <w:vertAlign w:val="superscript"/>
        </w:rPr>
        <w:instrText xml:space="preserve"> REF _Ref291543880 \r \h </w:instrText>
      </w:r>
      <w:r>
        <w:rPr>
          <w:rFonts w:hint="eastAsia"/>
          <w:vertAlign w:val="superscript"/>
        </w:rPr>
        <w:fldChar w:fldCharType="separate"/>
      </w:r>
      <w:r>
        <w:rPr>
          <w:vertAlign w:val="superscript"/>
        </w:rPr>
        <w:t>[48]</w:t>
      </w:r>
      <w:r>
        <w:rPr>
          <w:rFonts w:hint="eastAsia"/>
          <w:vertAlign w:val="superscript"/>
        </w:rPr>
        <w:fldChar w:fldCharType="end"/>
      </w:r>
      <w:r>
        <w:rPr>
          <w:rFonts w:hint="eastAsia"/>
        </w:rPr>
        <w:t>，现有整数规划求解器难以大规模扩展。为缓解这些问题，组合时钟拍卖（CCA）利用线性价格引导市场出清</w:t>
      </w:r>
      <w:r>
        <w:rPr>
          <w:rFonts w:hint="eastAsia"/>
          <w:vertAlign w:val="superscript"/>
        </w:rPr>
        <w:fldChar w:fldCharType="begin"/>
      </w:r>
      <w:r>
        <w:rPr>
          <w:vertAlign w:val="superscript"/>
        </w:rPr>
        <w:instrText xml:space="preserve"> REF _Ref260383702 \r \h </w:instrText>
      </w:r>
      <w:r>
        <w:rPr>
          <w:rFonts w:hint="eastAsia"/>
          <w:vertAlign w:val="superscript"/>
        </w:rPr>
        <w:fldChar w:fldCharType="separate"/>
      </w:r>
      <w:r>
        <w:rPr>
          <w:vertAlign w:val="superscript"/>
        </w:rPr>
        <w:t>[24]</w:t>
      </w:r>
      <w:r>
        <w:rPr>
          <w:rFonts w:hint="eastAsia"/>
          <w:vertAlign w:val="superscript"/>
        </w:rPr>
        <w:fldChar w:fldCharType="end"/>
      </w:r>
      <w:r>
        <w:rPr>
          <w:rFonts w:hint="eastAsia"/>
        </w:rPr>
        <w:t>，但其面临着效率与收敛的困境。更关键的是，传统CCA严格受限于“单调价格更新（Monotonic price updates）”规则。一旦价格为了遏制拥堵而上涨，即使后续用户转移需求导致该时段闲置，价格也无法回落，导致市场陷入资源未充分利用与需求未被满足的低效状态。</w:t>
      </w:r>
    </w:p>
    <w:p w14:paraId="26BCF54F">
      <w:pPr>
        <w:pStyle w:val="74"/>
      </w:pPr>
      <w:r>
        <w:rPr>
          <w:rFonts w:hint="eastAsia"/>
        </w:rPr>
        <w:t>近年来，“可微经济学（Differentiable Economics）”的兴起为克服这一计算障碍提供了新途径，其核心是利用深度学习的函数逼近能力来加速传统机制设计。例如，RegretNet通过神经网络参数化拍卖规则以最大化收入</w:t>
      </w:r>
      <w:r>
        <w:rPr>
          <w:rFonts w:hint="eastAsia"/>
          <w:vertAlign w:val="superscript"/>
        </w:rPr>
        <w:fldChar w:fldCharType="begin"/>
      </w:r>
      <w:r>
        <w:rPr>
          <w:vertAlign w:val="superscript"/>
        </w:rPr>
        <w:instrText xml:space="preserve"> REF _Ref285005957 \r \h </w:instrText>
      </w:r>
      <w:r>
        <w:rPr>
          <w:rFonts w:hint="eastAsia"/>
          <w:vertAlign w:val="superscript"/>
        </w:rPr>
        <w:fldChar w:fldCharType="separate"/>
      </w:r>
      <w:r>
        <w:rPr>
          <w:vertAlign w:val="superscript"/>
        </w:rPr>
        <w:t>[49]</w:t>
      </w:r>
      <w:r>
        <w:rPr>
          <w:rFonts w:hint="eastAsia"/>
          <w:vertAlign w:val="superscript"/>
        </w:rPr>
        <w:fldChar w:fldCharType="end"/>
      </w:r>
      <w:r>
        <w:rPr>
          <w:rFonts w:hint="eastAsia"/>
        </w:rPr>
        <w:t>。针对迭代拍卖的加速问题，Soumalias等人提出了基于机器学习的组合时钟拍卖（ML-CCA），该方法通过学习一个平滑的出清势函数，将原本离散的组合优化问题转化为连续空间中的可微优化问题 ，从而允许通过次梯度下降进行非单调的价格更新，在保持机制经济学特性的同时实现了计算速度的数量级提升</w:t>
      </w:r>
      <w:r>
        <w:rPr>
          <w:rFonts w:hint="eastAsia"/>
          <w:vertAlign w:val="superscript"/>
        </w:rPr>
        <w:fldChar w:fldCharType="begin"/>
      </w:r>
      <w:r>
        <w:rPr>
          <w:vertAlign w:val="superscript"/>
        </w:rPr>
        <w:instrText xml:space="preserve"> REF _Ref264837557 \r \h </w:instrText>
      </w:r>
      <w:r>
        <w:rPr>
          <w:rFonts w:hint="eastAsia"/>
          <w:vertAlign w:val="superscript"/>
        </w:rPr>
        <w:fldChar w:fldCharType="separate"/>
      </w:r>
      <w:r>
        <w:rPr>
          <w:vertAlign w:val="superscript"/>
        </w:rPr>
        <w:t>[32]</w:t>
      </w:r>
      <w:r>
        <w:rPr>
          <w:rFonts w:hint="eastAsia"/>
          <w:vertAlign w:val="superscript"/>
        </w:rPr>
        <w:fldChar w:fldCharType="end"/>
      </w:r>
      <w:r>
        <w:rPr>
          <w:rFonts w:hint="eastAsia"/>
        </w:rPr>
        <w:t>。</w:t>
      </w:r>
    </w:p>
    <w:p w14:paraId="3A1BA001">
      <w:pPr>
        <w:pStyle w:val="4"/>
        <w:rPr>
          <w:ins w:id="226" w:author="- - [2]" w:date="2026-04-14T01:33:09Z"/>
        </w:rPr>
      </w:pPr>
      <w:bookmarkStart w:id="48" w:name="_Toc225713090"/>
      <w:bookmarkStart w:id="49" w:name="_Toc1559217823"/>
      <w:bookmarkStart w:id="50" w:name="_Toc1767996677"/>
      <w:r>
        <w:rPr>
          <w:rFonts w:hint="eastAsia"/>
        </w:rPr>
        <w:t>国内外研究现状总结</w:t>
      </w:r>
      <w:bookmarkEnd w:id="48"/>
      <w:bookmarkEnd w:id="49"/>
      <w:bookmarkEnd w:id="50"/>
    </w:p>
    <w:p w14:paraId="58D7660D">
      <w:pPr>
        <w:pStyle w:val="74"/>
        <w:rPr>
          <w:ins w:id="227" w:author="- - [2]" w:date="2026-04-14T01:33:30Z"/>
        </w:rPr>
      </w:pPr>
      <w:ins w:id="228" w:author="- - [2]" w:date="2026-04-14T01:33:30Z">
        <w:r>
          <w:rPr>
            <w:rFonts w:hint="eastAsia"/>
          </w:rPr>
          <w:t>通过综合分析前人在充电需求预测、调度算法以及定价与拍卖机制等方面的研究工作，可以发现现有研究虽然取得了丰硕的成果，但在应对城市级大规模、强异质性的电动车充电网络时仍存在明显的局限性：</w:t>
        </w:r>
      </w:ins>
    </w:p>
    <w:p w14:paraId="2BC830D5">
      <w:pPr>
        <w:pStyle w:val="74"/>
        <w:rPr>
          <w:ins w:id="229" w:author="- - [2]" w:date="2026-04-14T01:33:30Z"/>
        </w:rPr>
      </w:pPr>
      <w:ins w:id="230" w:author="- - [2]" w:date="2026-04-14T01:33:30Z">
        <w:r>
          <w:rPr>
            <w:rFonts w:hint="eastAsia"/>
          </w:rPr>
          <w:t>第一，在需求预测方面，高精度的深度学习模型高度依赖海量真实数据，但在多运营商并存的现实场景中，缺乏一个既能打破数据孤岛又能严格保护商业与用户隐私的预测框架，亟需将序列预测模型（如Seq2Seq）与联邦学习技术深度融合。</w:t>
        </w:r>
      </w:ins>
    </w:p>
    <w:p w14:paraId="4802987C">
      <w:pPr>
        <w:pStyle w:val="74"/>
        <w:rPr>
          <w:ins w:id="231" w:author="- - [2]" w:date="2026-04-14T01:33:30Z"/>
        </w:rPr>
      </w:pPr>
      <w:ins w:id="232" w:author="- - [2]" w:date="2026-04-14T01:33:30Z">
        <w:r>
          <w:rPr>
            <w:rFonts w:hint="eastAsia"/>
          </w:rPr>
          <w:t>第二，在调度与定价方面，现有的实时定价机制大多建立在信息对称与用户完全理性的强假设之上，且现有的宏观调度模型往往牺牲了个体的时空耦合偏好（如对特定站点连续充电时段的硬性需求）。</w:t>
        </w:r>
      </w:ins>
    </w:p>
    <w:p w14:paraId="015CC8AD">
      <w:pPr>
        <w:pStyle w:val="74"/>
        <w:rPr>
          <w:ins w:id="233" w:author="- - [2]" w:date="2026-04-14T01:33:30Z"/>
        </w:rPr>
      </w:pPr>
      <w:ins w:id="234" w:author="- - [2]" w:date="2026-04-14T01:33:30Z">
        <w:r>
          <w:rPr>
            <w:rFonts w:hint="eastAsia"/>
          </w:rPr>
          <w:t>第三，虽然基于组合拍卖的机制设计能够有效解决信息不对称问题并保障个体理性，但传统的组合时钟拍卖受限于NP-hard的计算复杂度和单调升价规则，容易在动态需求转移中导致资源闲置与效率流失。现有的研究尚未充分探讨如何在大规模充电调度中利用机器学习模型（如单调价值神经网络）来拟合用户的多维隐式偏好，并实现非单调的智能出清定价。</w:t>
        </w:r>
      </w:ins>
    </w:p>
    <w:p w14:paraId="3DE31EDB">
      <w:pPr>
        <w:pStyle w:val="74"/>
        <w:rPr>
          <w:ins w:id="235" w:author="- - [2]" w:date="2026-04-14T01:33:30Z"/>
        </w:rPr>
      </w:pPr>
      <w:ins w:id="236" w:author="- - [2]" w:date="2026-04-14T01:33:30Z">
        <w:r>
          <w:rPr>
            <w:rFonts w:hint="eastAsia"/>
          </w:rPr>
          <w:t>综上所述，当前学术界尚未有一种完善的方法能够同时兼顾隐私保护、高维时空偏好满足以及大规模计算扩展性。因此，设计面向厌恶分享型资源（即充电桩的互斥占用特性）的多时段多站点协同调度体系，并通过联邦学习与机器学习驱动的拍卖机制解决信息不对称与定价优化问题，是当前数字能源与智慧交通领域亟待填补的研究空白。这也正是本文所致力于解决的核心问题。</w:t>
        </w:r>
      </w:ins>
    </w:p>
    <w:p w14:paraId="50D62B11">
      <w:pPr>
        <w:pStyle w:val="74"/>
      </w:pPr>
      <w:r>
        <w:rPr>
          <w:rFonts w:hint="eastAsia"/>
        </w:rPr>
        <w:t>通过综合分析前人在充电需求预测、调度算法以及定价与拍卖机制等方面的研究工作，可以发现现有研究虽然取得了丰硕的成果，但在应对城市级大规模、强异质性的电动车充电网络时仍存在明显的局限性：</w:t>
      </w:r>
    </w:p>
    <w:p w14:paraId="433F09CF">
      <w:pPr>
        <w:pStyle w:val="74"/>
      </w:pPr>
      <w:r>
        <w:rPr>
          <w:rFonts w:hint="eastAsia"/>
        </w:rPr>
        <w:t>第一，在需求预测方面，高精度的深度学习模型高度依赖海量真实数据，但在多运营商并存的现实场景中，缺乏一个既能打破数据孤岛又能严格保护商业与用户隐私的预测框架，亟需将序列预测模型（如Seq2Seq）与联邦学习技术深度融合。</w:t>
      </w:r>
    </w:p>
    <w:p w14:paraId="646833D9">
      <w:pPr>
        <w:pStyle w:val="74"/>
      </w:pPr>
      <w:r>
        <w:rPr>
          <w:rFonts w:hint="eastAsia"/>
        </w:rPr>
        <w:t>第二，在调度与定价方面，现有的实时定价机制大多建立在信息对称与用户完全理性的强假设之上，且现有的宏观调度模型往往牺牲了个体的时空耦合偏好（如对特定站点连续充电时段的硬性需求）。</w:t>
      </w:r>
    </w:p>
    <w:p w14:paraId="0C99EA05">
      <w:pPr>
        <w:pStyle w:val="74"/>
      </w:pPr>
      <w:r>
        <w:rPr>
          <w:rFonts w:hint="eastAsia"/>
        </w:rPr>
        <w:t>第三，虽然基于组合拍卖的机制设计能够有效解决信息不对称问题并保障个体理性，但传统的组合时钟拍卖受限于NP-hard的计算复杂度和单调升价规则，容易在动态需求转移中导致资源闲置与效率流失。现有的研究尚未充分探讨如何在大规模充电调度中利用机器学习模型（如单调价值神经网络）来拟合用户的多维隐式偏好，并实现非单调的智能出清定价。</w:t>
      </w:r>
    </w:p>
    <w:p w14:paraId="07B381A9">
      <w:pPr>
        <w:pStyle w:val="74"/>
      </w:pPr>
      <w:r>
        <w:rPr>
          <w:rFonts w:hint="eastAsia"/>
        </w:rPr>
        <w:t>综上所述，当前学术界尚未有一种完善的方法能够同时兼顾隐私保护、高维时空偏好满足以及大规模计算扩展性。</w:t>
      </w:r>
      <w:commentRangeStart w:id="7"/>
      <w:r>
        <w:rPr>
          <w:rFonts w:hint="eastAsia"/>
        </w:rPr>
        <w:t>因此，设计面向厌恶分享型资源（即充电桩的互斥占用特性）的多时段多站点协同调度体系，并通过联邦学习与机器学习驱动的拍卖机制解决信息不对称与定价优化问题，是当前数字能源与智慧交通领域亟待填补的研究空白。</w:t>
      </w:r>
      <w:commentRangeEnd w:id="7"/>
      <w:r>
        <w:rPr>
          <w:rStyle w:val="45"/>
        </w:rPr>
        <w:commentReference w:id="7"/>
      </w:r>
      <w:r>
        <w:rPr>
          <w:rFonts w:hint="eastAsia"/>
        </w:rPr>
        <w:t>这也正是本文所致力于解决的核心问题。</w:t>
      </w:r>
    </w:p>
    <w:p w14:paraId="0C81DA95">
      <w:pPr>
        <w:pStyle w:val="3"/>
      </w:pPr>
      <w:bookmarkStart w:id="51" w:name="_Toc31006820"/>
      <w:bookmarkStart w:id="52" w:name="_Toc1103783028"/>
      <w:bookmarkStart w:id="53" w:name="_Toc2136410447"/>
      <w:r>
        <w:rPr>
          <w:rFonts w:hint="eastAsia"/>
        </w:rPr>
        <w:t>研究内容与贡献</w:t>
      </w:r>
      <w:bookmarkEnd w:id="51"/>
      <w:bookmarkEnd w:id="52"/>
      <w:bookmarkEnd w:id="53"/>
    </w:p>
    <w:p w14:paraId="6CAB43B8">
      <w:pPr>
        <w:pStyle w:val="4"/>
        <w:rPr>
          <w:ins w:id="237" w:author="- - [2]" w:date="2026-04-14T01:36:01Z"/>
        </w:rPr>
      </w:pPr>
      <w:bookmarkStart w:id="54" w:name="_Toc1317608810"/>
      <w:bookmarkStart w:id="55" w:name="_Toc1440581166"/>
      <w:bookmarkStart w:id="56" w:name="_Toc723804889"/>
      <w:r>
        <w:rPr>
          <w:rFonts w:hint="eastAsia"/>
        </w:rPr>
        <w:t>研究问题</w:t>
      </w:r>
      <w:bookmarkEnd w:id="54"/>
      <w:bookmarkEnd w:id="55"/>
      <w:bookmarkEnd w:id="56"/>
    </w:p>
    <w:p w14:paraId="2B5D621A">
      <w:pPr>
        <w:pStyle w:val="74"/>
        <w:rPr>
          <w:ins w:id="238" w:author="- - [2]" w:date="2026-04-14T01:36:02Z"/>
        </w:rPr>
      </w:pPr>
      <w:ins w:id="239" w:author="- - [2]" w:date="2026-04-14T01:36:02Z">
        <w:r>
          <w:rPr>
            <w:rFonts w:hint="eastAsia"/>
          </w:rPr>
          <w:t>针对城市级多充电站环境下的复杂资源分配挑战，本文围绕隐私保护、信息不对称以及大规模组合优化三大核心痛点，主要研究并解决以下三个方面的核心问题：</w:t>
        </w:r>
      </w:ins>
    </w:p>
    <w:p w14:paraId="1A17BE8C">
      <w:pPr>
        <w:pStyle w:val="74"/>
        <w:numPr>
          <w:ilvl w:val="0"/>
          <w:numId w:val="5"/>
        </w:numPr>
        <w:ind w:left="845" w:hanging="425" w:firstLineChars="0"/>
        <w:rPr>
          <w:ins w:id="240" w:author="- - [2]" w:date="2026-04-14T01:36:02Z"/>
        </w:rPr>
      </w:pPr>
      <w:ins w:id="241" w:author="- - [2]" w:date="2026-04-14T01:36:02Z">
        <w:r>
          <w:rPr>
            <w:rFonts w:hint="eastAsia"/>
            <w:b/>
            <w:bCs/>
          </w:rPr>
          <w:t>多源异构数据下的隐私保护需求预测与保留电价设定问题：</w:t>
        </w:r>
      </w:ins>
      <w:ins w:id="242" w:author="- - [2]" w:date="2026-04-14T01:36:02Z">
        <w:r>
          <w:rPr>
            <w:rFonts w:hint="eastAsia"/>
          </w:rPr>
          <w:t>在多运营商竞争的现实环境下，各充电站出于对商业机密和用户隐私的保护，通常不愿共享底层的真实交易数据。这种“数据孤岛”现象导致单站点所能获取的历史数据量匮乏，难以全面、准确地表征区域整体的充电需求时空演变特征，进而导致预测精度不足。在缺乏高精度需求预测的情况下，充电站无法科学、合理地为其各个充电时段制定保留电价（即起拍底价），这将直接影响后续资源分配机制的有效性与盈利能力。</w:t>
        </w:r>
      </w:ins>
    </w:p>
    <w:p w14:paraId="6117DC94">
      <w:pPr>
        <w:pStyle w:val="74"/>
        <w:numPr>
          <w:ilvl w:val="0"/>
          <w:numId w:val="5"/>
        </w:numPr>
        <w:ind w:left="845" w:hanging="425"/>
        <w:rPr>
          <w:ins w:id="243" w:author="- - [2]" w:date="2026-04-14T01:36:22Z"/>
          <w:sz w:val="24"/>
        </w:rPr>
      </w:pPr>
      <w:ins w:id="244" w:author="- - [2]" w:date="2026-04-14T01:36:02Z">
        <w:r>
          <w:rPr>
            <w:rFonts w:hint="eastAsia"/>
            <w:b/>
            <w:bCs/>
          </w:rPr>
          <w:t>非完美信息环境下的定价机制与激励相容性问题：</w:t>
        </w:r>
      </w:ins>
      <w:ins w:id="245" w:author="- - [2]" w:date="2026-04-14T01:36:02Z">
        <w:r>
          <w:rPr>
            <w:rFonts w:hint="eastAsia"/>
          </w:rPr>
          <w:t>电动汽车用户作为理性的市场参与者，其核心诉求是以最低的成本满足自身的充电需求。在实际交易中，用户的真实估值（即对某个充电时段能接受的最高价格）是绝对私有的信息。在用户真实估值不可知的非完美信息条件下，传统的集中式调度与静态定价模型往往失效。因此，如何设计一种激励相容的定价机制，使得自利性用户自愿参与市场博弈并揭示真实需求，在保护用户底价隐私的同时，确保充电站运营收益的最大化及所有参与者个体理性的达成，是微观定价机制设计的核心难点。</w:t>
        </w:r>
      </w:ins>
    </w:p>
    <w:p w14:paraId="161D1515">
      <w:pPr>
        <w:pStyle w:val="74"/>
        <w:numPr>
          <w:ilvl w:val="0"/>
          <w:numId w:val="5"/>
        </w:numPr>
        <w:ind w:left="845" w:hanging="425"/>
        <w:rPr>
          <w:sz w:val="24"/>
        </w:rPr>
      </w:pPr>
      <w:ins w:id="246" w:author="- - [2]" w:date="2026-04-14T01:36:02Z">
        <w:r>
          <w:rPr>
            <w:rFonts w:hint="eastAsia"/>
            <w:b/>
            <w:bCs/>
            <w:sz w:val="24"/>
          </w:rPr>
          <w:t>大规模协同调度中的计算复杂性与机制单调性瓶颈问题：</w:t>
        </w:r>
      </w:ins>
      <w:ins w:id="247" w:author="- - [2]" w:date="2026-04-14T01:36:02Z">
        <w:r>
          <w:rPr>
            <w:rFonts w:hint="eastAsia"/>
            <w:sz w:val="24"/>
            <w:lang w:val="en-US" w:eastAsia="zh-CN"/>
          </w:rPr>
          <w:t>在</w:t>
        </w:r>
      </w:ins>
      <w:ins w:id="248" w:author="- - [2]" w:date="2026-04-14T01:36:02Z">
        <w:r>
          <w:rPr>
            <w:rFonts w:hint="eastAsia"/>
            <w:sz w:val="24"/>
          </w:rPr>
          <w:t>城市级多充电站网络</w:t>
        </w:r>
      </w:ins>
      <w:ins w:id="249" w:author="- - [2]" w:date="2026-04-14T01:36:02Z">
        <w:r>
          <w:rPr>
            <w:rFonts w:hint="eastAsia"/>
            <w:sz w:val="24"/>
            <w:lang w:val="en-US" w:eastAsia="zh-CN"/>
          </w:rPr>
          <w:t>中</w:t>
        </w:r>
      </w:ins>
      <w:ins w:id="250" w:author="- - [2]" w:date="2026-04-14T01:36:02Z">
        <w:r>
          <w:rPr>
            <w:rFonts w:hint="eastAsia"/>
            <w:sz w:val="24"/>
          </w:rPr>
          <w:t>，用户对时空耦合需求呈现指数级增长，引发严重的“组合爆炸”难题。此外，传统的组合时钟拍卖（CCA）机制为了保证算法的收敛性，严格要求价格必须单调递增。这种僵化的单调价格规则在面对动态的充电需求转移时，极易导致价格过高的时段因无人问津而资源闲置，价格又无法回落，最终造成严重的资源错配。因此，如何利用数据驱动的方法突破传统离散优化的计算瓶颈，并实现非单调的动态价格发现以促成高效出清，是宏观协同调度面临的关键挑战。</w:t>
        </w:r>
      </w:ins>
    </w:p>
    <w:p w14:paraId="0151CF87">
      <w:pPr>
        <w:pStyle w:val="74"/>
      </w:pPr>
      <w:r>
        <w:rPr>
          <w:rFonts w:hint="eastAsia"/>
        </w:rPr>
        <w:t>本论文将研究在信息不对称条件下，面向城市级电动汽车充电网络的协同调度与定价机制，主要解决以下三个子问题：</w:t>
      </w:r>
    </w:p>
    <w:p w14:paraId="3A930DE3">
      <w:pPr>
        <w:pStyle w:val="74"/>
        <w:numPr>
          <w:ilvl w:val="0"/>
          <w:numId w:val="5"/>
        </w:numPr>
      </w:pPr>
      <w:r>
        <w:rPr>
          <w:rFonts w:hint="eastAsia"/>
          <w:b/>
          <w:bCs/>
        </w:rPr>
        <w:t>如何建立保护数据隐私且兼顾时空特征的充电需求预测模型：</w:t>
      </w:r>
      <w:r>
        <w:rPr>
          <w:rFonts w:hint="eastAsia"/>
        </w:rPr>
        <w:t>在实际的城市充电网络中，各充电站通常归属于不同的运营商。为了保护商业机密和用户隐私，各充电站通常不愿共享其详细的交易数据（如用户到达时间、充电时长、交易金额等）。然而，单个充电站的数据量有限，难以全面表征区域内整体的时空充电需求分布，导致预测精度不足。如果不准确掌握未来的需求分布，充电站将无法科学制定保留电价，进而影响整个资源分配与定价机制的效率。因此，如何在不直接收集原始数据的前提下，打破数据孤岛，联合多个充电站构建高精度的电能需求预测模型，是实现智能充电调度的首要前提。</w:t>
      </w:r>
    </w:p>
    <w:p w14:paraId="36889EE0">
      <w:pPr>
        <w:pStyle w:val="74"/>
        <w:numPr>
          <w:ilvl w:val="0"/>
          <w:numId w:val="5"/>
        </w:numPr>
      </w:pPr>
      <w:r>
        <w:rPr>
          <w:rFonts w:hint="eastAsia"/>
          <w:b/>
          <w:bCs/>
        </w:rPr>
        <w:t>如何在信息不对称条件下，设计保障个体理性与实现收益最大化的充电站资源分配机制：</w:t>
      </w:r>
      <w:r>
        <w:rPr>
          <w:rFonts w:hint="eastAsia"/>
        </w:rPr>
        <w:t>电动车用户是理性的参与者，他们倾向于选择符合自身出行计划且价格最低的充电方案。为了追求利益最大化，用户通常不愿公开自己对不同充电时段和站点的真实估值（如价格的接受底线）。在传统的信息对称假设下，系统可以直接进行全局资源优化；但在信息不对称环境中，如果系统无法获知用户的真实估值，经典的资源分配算法将失效。因此，需要设计一种激励相容的机制，使得理性的电动车车主在不完全披露隐私信息的情况下，通过市场博弈自愿参与调度，从而在满足用户个体理性的同时，最大化充电站的运营收益。</w:t>
      </w:r>
    </w:p>
    <w:p w14:paraId="3243BB69">
      <w:pPr>
        <w:pStyle w:val="74"/>
        <w:numPr>
          <w:ilvl w:val="0"/>
          <w:numId w:val="5"/>
        </w:numPr>
      </w:pPr>
      <w:r>
        <w:rPr>
          <w:rFonts w:hint="eastAsia"/>
          <w:b/>
          <w:bCs/>
        </w:rPr>
        <w:t>如何在保证系统分配效率的前提下，解决城市级大规模多充电站智能调度的“组合爆炸”与“机制单调性”问题：</w:t>
      </w:r>
      <w:r>
        <w:rPr>
          <w:rFonts w:hint="eastAsia"/>
        </w:rPr>
        <w:t>随着城市规模内充电站数量和电动车数量的不断增加，用户对充电时段的组合需求呈现指数级增长，传统的组合拍卖机制面临着严重的“组合爆炸”计算难题，导致算法难以在实时性要求较高的充电场景中应用。更具挑战性的是，传统的组合时钟拍卖（CCA）通常依赖于“价格单调递增”规则来保证算法收敛，这使得机制在面对动态需求转移时不够灵活（即价格无法回落），极易导致资源闲置和系统整体福利（社会福利）的损失。因此，亟需探索一种能够突破传统单调性限制、显著降低计算复杂度，并在更大规模场景下实现社会福利最大化的智能调度与定价算法。</w:t>
      </w:r>
    </w:p>
    <w:p w14:paraId="6B798249">
      <w:pPr>
        <w:pStyle w:val="4"/>
        <w:rPr>
          <w:ins w:id="251" w:author="- - [2]" w:date="2026-04-14T01:36:28Z"/>
        </w:rPr>
      </w:pPr>
      <w:bookmarkStart w:id="57" w:name="_Toc199901806"/>
      <w:bookmarkStart w:id="58" w:name="_Toc1641392815"/>
      <w:bookmarkStart w:id="59" w:name="_Toc251145523"/>
      <w:bookmarkStart w:id="60" w:name="_Toc85561540"/>
      <w:bookmarkStart w:id="61" w:name="_Toc251145359"/>
      <w:bookmarkStart w:id="62" w:name="_Toc85901088"/>
      <w:r>
        <w:rPr>
          <w:rFonts w:hint="eastAsia"/>
        </w:rPr>
        <w:t>研究内容</w:t>
      </w:r>
      <w:bookmarkEnd w:id="57"/>
      <w:bookmarkEnd w:id="58"/>
    </w:p>
    <w:p w14:paraId="2183CD9B">
      <w:pPr>
        <w:pStyle w:val="74"/>
        <w:rPr>
          <w:ins w:id="252" w:author="- - [2]" w:date="2026-04-14T01:36:42Z"/>
        </w:rPr>
      </w:pPr>
      <w:ins w:id="253" w:author="- - [2]" w:date="2026-04-14T01:36:42Z">
        <w:r>
          <w:rPr>
            <w:rFonts w:hint="eastAsia"/>
          </w:rPr>
          <w:t>针对上述问题，本文开展了以下核心研究：</w:t>
        </w:r>
      </w:ins>
    </w:p>
    <w:p w14:paraId="314436B3">
      <w:pPr>
        <w:pStyle w:val="74"/>
        <w:rPr>
          <w:ins w:id="254" w:author="- - [2]" w:date="2026-04-14T01:36:42Z"/>
        </w:rPr>
      </w:pPr>
      <w:ins w:id="255" w:author="- - [2]" w:date="2026-04-14T01:36:42Z">
        <w:r>
          <w:rPr>
            <w:rFonts w:hint="eastAsia"/>
            <w:b/>
            <w:bCs/>
          </w:rPr>
          <w:t>针对问题1：构建了基于联邦学习的时空充电需求多步预测模型。</w:t>
        </w:r>
      </w:ins>
      <w:ins w:id="256" w:author="- - [2]" w:date="2026-04-14T01:36:42Z">
        <w:r>
          <w:rPr>
            <w:rFonts w:hint="eastAsia"/>
          </w:rPr>
          <w:t>针对“数据孤岛”与预测精度不足的问题，本文提出了一种面向隐私保护的预测框架。考虑到城市中电动汽车流量和充电需求的区域相似性，首先通过地理位置对城市内的充电站进行合理聚类。随后，在同一集群内的充电站之间部署联邦学习（Federated Learning）框架，协作训练一个共享的Seq2Seq时间序列预测模型。在整个训练过程中，各站点的原始交易数据严格保留在本地，仅通过参数聚合更新全局模型。该方法不仅有效保障了数据隐私，还显著提升了多步预测的准确性。基于该高精度预测结果，模型能够预先为各个充电时段设定科学的保留电价，为后续的拍卖机制提供基础价格信号。</w:t>
        </w:r>
      </w:ins>
    </w:p>
    <w:p w14:paraId="154BA574">
      <w:pPr>
        <w:pStyle w:val="74"/>
        <w:rPr>
          <w:ins w:id="257" w:author="- - [2]" w:date="2026-04-14T01:36:42Z"/>
          <w:rFonts w:hint="eastAsia"/>
          <w:b/>
          <w:bCs/>
        </w:rPr>
      </w:pPr>
      <w:ins w:id="258" w:author="- - [2]" w:date="2026-04-14T01:36:42Z">
        <w:r>
          <w:rPr>
            <w:rFonts w:hint="eastAsia"/>
            <w:b/>
            <w:bCs/>
          </w:rPr>
          <w:t>针对问题2：设计了信息不对称条件下的单站迭代组合拍卖定价机制。</w:t>
        </w:r>
      </w:ins>
      <w:ins w:id="259" w:author="- - [2]" w:date="2026-04-14T01:36:42Z">
        <w:r>
          <w:rPr>
            <w:rFonts w:hint="eastAsia"/>
          </w:rPr>
          <w:t>针对用户私有估值不可知的问题，本文提出了一种基于迭代组合拍卖的单站定价与调度算法（CSPMBICA）。该机制将充电站构建为拍卖方，将各时段的充电桩资源转化为拍卖商品。在迭代过程中，电动车用户作为竞标方，根据当前的报价提出自己偏好的时间段组合。机制通过多轮的需求查询（Demand Queries）与基于最优响应（Best-response）的竞标策略，逐步淘汰低价值需求并更新商品价格。该算法无需用户直接披露真实的底价信息，最终在满足连续两轮出价一致的出清条件下，实现了充电资源的有效分配与清算，最大化了单充电站的运营收益。</w:t>
        </w:r>
      </w:ins>
    </w:p>
    <w:p w14:paraId="4EE91E81">
      <w:pPr>
        <w:pStyle w:val="74"/>
        <w:rPr>
          <w:ins w:id="260" w:author="- - [2]" w:date="2026-04-14T01:36:42Z"/>
        </w:rPr>
      </w:pPr>
      <w:ins w:id="261" w:author="- - [2]" w:date="2026-04-14T01:36:42Z">
        <w:r>
          <w:rPr>
            <w:rFonts w:hint="eastAsia"/>
            <w:b/>
            <w:bCs/>
          </w:rPr>
          <w:t>针对问题3：实现了机器学习驱动的城市级非单调组合时钟拍卖算法。</w:t>
        </w:r>
      </w:ins>
      <w:ins w:id="262" w:author="- - [2]" w:date="2026-04-14T01:36:42Z">
        <w:r>
          <w:rPr>
            <w:rFonts w:hint="eastAsia"/>
          </w:rPr>
          <w:t>针对大规模调度场景中的计算复杂性与机制单调性痛点，本文提出了一种适用于城市级网络的机器学习增强型拍卖算法（EV-MLCCA）。该算法创新性地将深度学习技术与微观经济学机制相融合，利用单调价值神经网络（MVNNs）从用户的历史询价轨迹中拟合并推断其高维私有估值函数。通过构建代表系统出清潜力的凸势函数，该方法将传统CCA中复杂的离散整数规划问题，巧妙地转化为连续空间内的可微优化问题。算法利用次梯度下降法计算价格更新信号，成功打破了传统机制只能单调升价的束缚，实现了灵活的非单调动态价格发现，从而有效避免了资源闲置，提升了大规模网络下的系统计算效率与社会福利。</w:t>
        </w:r>
      </w:ins>
    </w:p>
    <w:p w14:paraId="644AE440">
      <w:pPr>
        <w:rPr>
          <w:del w:id="263" w:author="- - [2]" w:date="2026-04-14T01:36:51Z"/>
        </w:rPr>
      </w:pPr>
    </w:p>
    <w:p w14:paraId="2F880DE0">
      <w:pPr>
        <w:pStyle w:val="74"/>
      </w:pPr>
      <w:r>
        <w:rPr>
          <w:rFonts w:hint="eastAsia"/>
        </w:rPr>
        <w:t>针对上述问题，本文开展了以下核心研究：</w:t>
      </w:r>
    </w:p>
    <w:p w14:paraId="11891ED3">
      <w:pPr>
        <w:pStyle w:val="74"/>
      </w:pPr>
      <w:r>
        <w:rPr>
          <w:rFonts w:hint="eastAsia"/>
          <w:b/>
          <w:bCs/>
        </w:rPr>
        <w:t>针对问题1：</w:t>
      </w:r>
      <w:r>
        <w:rPr>
          <w:rFonts w:hint="eastAsia"/>
        </w:rPr>
        <w:t>本文提出了一种基于联邦学习（Federated Learning）框架的总体充电模型，并在此基础上设定合理的保留电价。考虑到电动汽车流量和充电需求的区域相似性，首先根据地理位置对城市内的充电站进行聚类。同一集群内的充电站通过联邦学习框架协作训练一个共享的Seq2Seq多步预测模型。该模型能够在灵活处理时间序列长度的同时，捕捉长期依赖关系。在整个训练过程中，各充电站的原始交易数据保留在本地，仅与中央服务器交换模型更新信息，从而在有效避免隐私泄露的前提下，显著提升了区域充电需求的预测精度。基于该高精度预测模型，充电站能够预先为未来各个充电时段设定最低定价标准（保留电价），以此作为辅助电网削峰填谷的价格信号。</w:t>
      </w:r>
    </w:p>
    <w:p w14:paraId="54702CF6">
      <w:pPr>
        <w:pStyle w:val="74"/>
      </w:pPr>
      <w:r>
        <w:rPr>
          <w:rFonts w:hint="eastAsia"/>
          <w:b/>
          <w:bCs/>
        </w:rPr>
        <w:t>针对问题2：</w:t>
      </w:r>
      <w:r>
        <w:rPr>
          <w:rFonts w:hint="eastAsia"/>
        </w:rPr>
        <w:t>在信息不对称且充电资源有限的背景下，本文提出了一种基于迭代组合拍卖（Iterative Combinatorial Auction）的充电站分配和动态定价机制（CSPMBICA）。该机制将充电站作为拍卖师，将各个充电桩的时间段作为商品；电动车作为投标人，在每次拍卖迭代期间对所需的时间段组合进行竞标。机制的初始化以预测得到的保留电价为基础，随后通过多轮出价与价格更新，系统逐步明确资源的临时分配。拍卖持续迭代，直到电动车在连续两轮中提交相同的出价，此时系统达到出清状态。该机制允许用户通过需求查询（Demand Queries）间接表达偏好，无需直接上报底线价格，通过合理的价格迭代规则，在保障电动车用户效用非负（个体理性）的基础上，最大化了充电站的总收益。</w:t>
      </w:r>
    </w:p>
    <w:p w14:paraId="6E79CEED">
      <w:pPr>
        <w:pStyle w:val="74"/>
      </w:pPr>
      <w:r>
        <w:rPr>
          <w:rFonts w:hint="eastAsia"/>
          <w:b/>
          <w:bCs/>
        </w:rPr>
        <w:t>针对问题3：</w:t>
      </w:r>
      <w:r>
        <w:rPr>
          <w:rFonts w:hint="eastAsia"/>
        </w:rPr>
        <w:t>针对大规模调度场景中传统组合拍卖存在的计算效率低下和价格规则僵化问题，本文提出了一种基于机器学习驱动的组合时钟拍卖算法（EV-MLCCA）。该算法将传统的离散整数规划问题转化为连续空间内的可微优化问题。首先，机制在早期迭代中收集用户对线性价格的需求响应数据，利用单调价值神经网络（MVNNs）来学习和近似推断每个电动车用户的高维私有估值函数。在构建了代表系统出清潜力的凸势函数（Clearing Potential Function）后，EV-MLCCA利用学习到的网络模型进行次梯度下降计算，生成具有极高市场出清潜力的非单调价格更新信号。这种机器学习增强的机制设计打破了传统CCA的单调升价束缚，使得在资源竞争激烈时价格能涨，在需求减弱时价格能跌，极大地避免了资源错配。</w:t>
      </w:r>
    </w:p>
    <w:p w14:paraId="52045A13">
      <w:pPr>
        <w:pStyle w:val="4"/>
        <w:rPr>
          <w:ins w:id="264" w:author="- - [2]" w:date="2026-04-14T01:36:53Z"/>
        </w:rPr>
      </w:pPr>
      <w:bookmarkStart w:id="63" w:name="_Toc1117020684"/>
      <w:bookmarkStart w:id="64" w:name="_Toc1085229534"/>
      <w:bookmarkStart w:id="65" w:name="_Toc314112343"/>
      <w:r>
        <w:rPr>
          <w:rFonts w:hint="eastAsia"/>
        </w:rPr>
        <w:t>主要贡献</w:t>
      </w:r>
      <w:bookmarkEnd w:id="63"/>
      <w:bookmarkEnd w:id="64"/>
      <w:bookmarkEnd w:id="65"/>
    </w:p>
    <w:p w14:paraId="33861BDA">
      <w:pPr>
        <w:pStyle w:val="74"/>
        <w:rPr>
          <w:ins w:id="265" w:author="- - [2]" w:date="2026-04-14T01:37:05Z"/>
        </w:rPr>
      </w:pPr>
      <w:ins w:id="266" w:author="- - [2]" w:date="2026-04-14T01:37:05Z">
        <w:r>
          <w:rPr>
            <w:rFonts w:hint="eastAsia"/>
          </w:rPr>
          <w:t>本文的主要贡献总结如下：</w:t>
        </w:r>
      </w:ins>
    </w:p>
    <w:p w14:paraId="2A5780C1">
      <w:pPr>
        <w:pStyle w:val="74"/>
        <w:numPr>
          <w:ilvl w:val="0"/>
          <w:numId w:val="6"/>
        </w:numPr>
        <w:rPr>
          <w:ins w:id="267" w:author="- - [2]" w:date="2026-04-14T01:37:05Z"/>
          <w:rFonts w:hint="eastAsia"/>
          <w:b w:val="0"/>
          <w:bCs w:val="0"/>
        </w:rPr>
      </w:pPr>
      <w:ins w:id="268" w:author="- - [2]" w:date="2026-04-14T01:37:05Z">
        <w:commentRangeStart w:id="8"/>
        <w:commentRangeStart w:id="9"/>
        <w:r>
          <w:rPr>
            <w:rFonts w:hint="eastAsia"/>
            <w:b/>
            <w:bCs/>
          </w:rPr>
          <w:t>本文</w:t>
        </w:r>
        <w:commentRangeEnd w:id="8"/>
      </w:ins>
      <w:ins w:id="269" w:author="- - [2]" w:date="2026-04-14T01:37:05Z">
        <w:r>
          <w:rPr>
            <w:rStyle w:val="45"/>
          </w:rPr>
          <w:commentReference w:id="8"/>
        </w:r>
        <w:commentRangeEnd w:id="9"/>
      </w:ins>
      <w:ins w:id="270" w:author="- - [2]" w:date="2026-04-14T01:37:05Z">
        <w:r>
          <w:rPr/>
          <w:commentReference w:id="9"/>
        </w:r>
      </w:ins>
      <w:ins w:id="271" w:author="- - [2]" w:date="2026-04-14T01:37:05Z">
        <w:r>
          <w:rPr>
            <w:rFonts w:hint="eastAsia"/>
            <w:b/>
            <w:bCs/>
          </w:rPr>
          <w:t xml:space="preserve">提出了基于联邦学习的需求预测与保留电价设定方法，打破了充电网络的数据壁垒。 </w:t>
        </w:r>
      </w:ins>
      <w:ins w:id="272" w:author="- - [2]" w:date="2026-04-14T01:37:05Z">
        <w:r>
          <w:rPr>
            <w:rFonts w:hint="eastAsia"/>
            <w:b w:val="0"/>
            <w:bCs w:val="0"/>
            <w:lang w:val="en-US" w:eastAsia="zh-CN"/>
          </w:rPr>
          <w:t>本研究</w:t>
        </w:r>
      </w:ins>
      <w:ins w:id="273" w:author="- - [2]" w:date="2026-04-14T01:37:05Z">
        <w:r>
          <w:rPr>
            <w:rFonts w:hint="eastAsia"/>
            <w:b w:val="0"/>
            <w:bCs w:val="0"/>
          </w:rPr>
          <w:t>将联邦学习与Seq2Seq模型深度融合并应用于多充电站协同预测场景</w:t>
        </w:r>
      </w:ins>
      <w:ins w:id="274" w:author="- - [2]" w:date="2026-04-14T01:37:05Z">
        <w:r>
          <w:rPr>
            <w:rFonts w:hint="eastAsia"/>
            <w:b w:val="0"/>
            <w:bCs w:val="0"/>
            <w:lang w:eastAsia="zh-CN"/>
          </w:rPr>
          <w:t>，</w:t>
        </w:r>
      </w:ins>
      <w:ins w:id="275" w:author="- - [2]" w:date="2026-04-14T01:37:05Z">
        <w:r>
          <w:rPr>
            <w:rFonts w:hint="eastAsia"/>
            <w:b w:val="0"/>
            <w:bCs w:val="0"/>
          </w:rPr>
          <w:t>该方法在严格保障各站点本地商业数据与用户隐私的基础上，通过模型聚合有效克服了单站数据受限的预测瓶颈，显著提升了区域充电需求的预测精度，为智能调度体系精细化设定保留电价提供了可靠、科学的数据支撑。</w:t>
        </w:r>
      </w:ins>
    </w:p>
    <w:p w14:paraId="49614BE4">
      <w:pPr>
        <w:pStyle w:val="74"/>
        <w:numPr>
          <w:ilvl w:val="0"/>
          <w:numId w:val="6"/>
        </w:numPr>
        <w:rPr>
          <w:ins w:id="276" w:author="- - [2]" w:date="2026-04-14T01:37:05Z"/>
        </w:rPr>
      </w:pPr>
      <w:ins w:id="277" w:author="- - [2]" w:date="2026-04-14T01:37:05Z">
        <w:r>
          <w:rPr>
            <w:rFonts w:hint="eastAsia"/>
            <w:b/>
            <w:bCs/>
            <w:lang w:val="en-US" w:eastAsia="zh-CN"/>
          </w:rPr>
          <w:t>本文</w:t>
        </w:r>
      </w:ins>
      <w:ins w:id="278" w:author="- - [2]" w:date="2026-04-14T01:37:05Z">
        <w:r>
          <w:rPr>
            <w:rFonts w:hint="eastAsia"/>
            <w:b/>
            <w:bCs/>
          </w:rPr>
          <w:t>构建了信息不对称条件下保障个体理性的定价与分配机制，</w:t>
        </w:r>
      </w:ins>
      <w:ins w:id="279" w:author="- - [2]" w:date="2026-04-14T01:37:05Z">
        <w:r>
          <w:rPr>
            <w:rFonts w:hint="eastAsia"/>
            <w:b/>
            <w:bCs/>
            <w:lang w:val="en-US" w:eastAsia="zh-CN"/>
          </w:rPr>
          <w:t>并</w:t>
        </w:r>
      </w:ins>
      <w:ins w:id="280" w:author="- - [2]" w:date="2026-04-14T01:37:05Z">
        <w:r>
          <w:rPr>
            <w:rFonts w:hint="eastAsia"/>
            <w:b/>
            <w:bCs/>
          </w:rPr>
          <w:t>实现了</w:t>
        </w:r>
      </w:ins>
      <w:ins w:id="281" w:author="- - [2]" w:date="2026-04-14T01:37:05Z">
        <w:r>
          <w:rPr>
            <w:rFonts w:hint="eastAsia"/>
            <w:b/>
            <w:bCs/>
            <w:lang w:val="en-US" w:eastAsia="zh-CN"/>
          </w:rPr>
          <w:t>充电站</w:t>
        </w:r>
      </w:ins>
      <w:ins w:id="282" w:author="- - [2]" w:date="2026-04-14T01:37:05Z">
        <w:r>
          <w:rPr>
            <w:rFonts w:hint="eastAsia"/>
            <w:b/>
            <w:bCs/>
          </w:rPr>
          <w:t>收益</w:t>
        </w:r>
      </w:ins>
      <w:ins w:id="283" w:author="- - [2]" w:date="2026-04-14T01:37:05Z">
        <w:r>
          <w:rPr>
            <w:rFonts w:hint="eastAsia"/>
            <w:b/>
            <w:bCs/>
            <w:lang w:val="en-US" w:eastAsia="zh-CN"/>
          </w:rPr>
          <w:t>近似</w:t>
        </w:r>
      </w:ins>
      <w:ins w:id="284" w:author="- - [2]" w:date="2026-04-14T01:37:05Z">
        <w:r>
          <w:rPr>
            <w:rFonts w:hint="eastAsia"/>
            <w:b/>
            <w:bCs/>
          </w:rPr>
          <w:t>最优出清。</w:t>
        </w:r>
      </w:ins>
      <w:ins w:id="285" w:author="- - [2]" w:date="2026-04-14T01:37:05Z">
        <w:r>
          <w:rPr>
            <w:rFonts w:hint="eastAsia"/>
            <w:lang w:val="en-US" w:eastAsia="zh-CN"/>
          </w:rPr>
          <w:t>本研究</w:t>
        </w:r>
      </w:ins>
      <w:ins w:id="286" w:author="- - [2]" w:date="2026-04-14T01:37:05Z">
        <w:r>
          <w:rPr>
            <w:rFonts w:hint="eastAsia"/>
          </w:rPr>
          <w:t>设计了CSPMBICA迭代组合拍卖算法，通过严谨的数学推导与理论分析，证明了该机制满足个体理性（Individual Rationality）与近似最优性。实证结果表明，该机制能够在用户隐私受保护的前提下，引导用户真实表达需求，有效平衡了电动车用户的服务质量（QoS）与充电站的盈利诉求，实现了资源的高效配置。</w:t>
        </w:r>
      </w:ins>
    </w:p>
    <w:p w14:paraId="68429014">
      <w:pPr>
        <w:pStyle w:val="74"/>
        <w:numPr>
          <w:ilvl w:val="0"/>
          <w:numId w:val="6"/>
        </w:numPr>
        <w:rPr>
          <w:ins w:id="287" w:author="- - [2]" w:date="2026-04-14T01:37:05Z"/>
          <w:rFonts w:hint="eastAsia"/>
          <w:b/>
          <w:bCs/>
        </w:rPr>
      </w:pPr>
      <w:ins w:id="288" w:author="- - [2]" w:date="2026-04-14T01:37:05Z">
        <w:r>
          <w:rPr>
            <w:rFonts w:hint="eastAsia"/>
            <w:b/>
            <w:bCs/>
            <w:lang w:val="en-US" w:eastAsia="zh-CN"/>
          </w:rPr>
          <w:t>本文</w:t>
        </w:r>
      </w:ins>
      <w:ins w:id="289" w:author="- - [2]" w:date="2026-04-14T01:37:05Z">
        <w:r>
          <w:rPr>
            <w:rFonts w:hint="eastAsia"/>
            <w:b/>
            <w:bCs/>
          </w:rPr>
          <w:t>开发了适用于大规模调度的机器学习增强型非单调拍卖算法，突破了传统机制的效率瓶颈。</w:t>
        </w:r>
      </w:ins>
      <w:ins w:id="290" w:author="- - [2]" w:date="2026-04-14T01:37:05Z">
        <w:r>
          <w:rPr>
            <w:rFonts w:hint="eastAsia"/>
            <w:b w:val="0"/>
            <w:bCs w:val="0"/>
          </w:rPr>
          <w:t>针对城市级海量资源的分配难题，本研究引入了EV-MLCCA算法，将深度学习（MVNNs）与组合拍卖机制深度耦合。该算法不仅将NP-hard的离散求解过程转化为高效的连续可微优化，极大降低了计算复杂度，更重要的是实现了非单调的价格更新法则。仿真实验表明，相较于传统的组合时钟拍卖，该方法有效规避了资源错配问题，显著提升了复杂场景下的资源分配效率与整体社会福利，为智慧交通与能源互联网的协同发展提供了极具潜力的解决方案。</w:t>
        </w:r>
      </w:ins>
    </w:p>
    <w:p w14:paraId="2213F47D"/>
    <w:p w14:paraId="0C006E09">
      <w:pPr>
        <w:pStyle w:val="74"/>
      </w:pPr>
      <w:r>
        <w:rPr>
          <w:rFonts w:hint="eastAsia"/>
        </w:rPr>
        <w:t>本文的主要贡献总结如下：</w:t>
      </w:r>
    </w:p>
    <w:p w14:paraId="078A0EAA">
      <w:pPr>
        <w:pStyle w:val="74"/>
        <w:numPr>
          <w:ilvl w:val="0"/>
          <w:numId w:val="6"/>
        </w:numPr>
      </w:pPr>
      <w:r>
        <w:rPr>
          <w:rFonts w:hint="eastAsia"/>
          <w:b/>
          <w:bCs/>
        </w:rPr>
        <w:t>本文提出了一种面向隐私保护的充电站时空需求多步预测框架：</w:t>
      </w:r>
      <w:r>
        <w:rPr>
          <w:rFonts w:hint="eastAsia"/>
        </w:rPr>
        <w:t>本文将联邦学习与Seq2Seq时间序列预测模型相结合，应用于城市级电动车充电需求预测。该方法在保障各充电站本地交易数据隐私的前提下，通过地理聚类与模型聚合，有效克服了单个站点数据有限带来的预测瓶颈，为充电站设定科学</w:t>
      </w:r>
      <w:r>
        <w:rPr>
          <w:rFonts w:hint="eastAsia"/>
        </w:rPr>
        <w:tab/>
      </w:r>
      <w:r>
        <w:rPr>
          <w:rFonts w:hint="eastAsia"/>
        </w:rPr>
        <w:t>的保留电价、实现精细化运营和电网的削峰填谷提供了坚实的数据基础。</w:t>
      </w:r>
    </w:p>
    <w:p w14:paraId="5661367F">
      <w:pPr>
        <w:pStyle w:val="74"/>
        <w:numPr>
          <w:ilvl w:val="0"/>
          <w:numId w:val="6"/>
        </w:numPr>
      </w:pPr>
      <w:r>
        <w:rPr>
          <w:rFonts w:hint="eastAsia"/>
          <w:b/>
          <w:bCs/>
        </w:rPr>
        <w:t>本文设计了一种信息不对称条件下的收益最大化充电调度与定价算法：</w:t>
      </w:r>
      <w:r>
        <w:rPr>
          <w:rFonts w:hint="eastAsia"/>
        </w:rPr>
        <w:t>针对用户真实估值不可知的现实挑战，本文提出了CSPMBICA迭代组合拍卖算法。通过严格的数学推导与机制设计，证明了该算法能够在不要求用户暴露最低可接受价格的情况下，实现充电时段的有效分配。该算法在保障所有参与用户个体理性（收益非负）的同时，能够寻找到近似最优的市场出清价格，从而实现充电站收益的最大化，并通过灵活的预约机制降低了用户的排队等待成本。</w:t>
      </w:r>
    </w:p>
    <w:p w14:paraId="6A747C74">
      <w:pPr>
        <w:pStyle w:val="74"/>
        <w:numPr>
          <w:ilvl w:val="0"/>
          <w:numId w:val="6"/>
        </w:numPr>
      </w:pPr>
      <w:r>
        <w:rPr>
          <w:rFonts w:hint="eastAsia"/>
          <w:b/>
          <w:bCs/>
        </w:rPr>
        <w:t>本文提出了适用于大规模充电调度的机器学习驱动非单调组合拍卖机制：</w:t>
      </w:r>
      <w:r>
        <w:rPr>
          <w:rFonts w:hint="eastAsia"/>
        </w:rPr>
        <w:t>面对城市级海量充电需求引发的组合爆炸与传统机制效率低下的困境，本文提出了EV-MLCCA算法。该方法创造性地利用单调价值神经网络（MVNNs）拟合用户的私有估值，将复杂的NP-hard离散分配问题转化为可通过次梯度下降求解的凸优化问题。这一突破性的设计不仅大幅降低了算法的计算复杂度，更重要的是实现了非单调的动态价格发现，避免了传统时钟拍卖中的效率损失。实验表明，相较于传统的CCA，EV-MLCCA在分配效率和社会福利上实现了最高10%的显著提升，为大规模智慧交通网络中的资源协同调度提供了理论依据与可落地的解决方案。</w:t>
      </w:r>
    </w:p>
    <w:p w14:paraId="11D75193">
      <w:pPr>
        <w:pStyle w:val="3"/>
        <w:rPr>
          <w:ins w:id="291" w:author="- - [2]" w:date="2026-04-14T01:37:14Z"/>
        </w:rPr>
      </w:pPr>
      <w:bookmarkStart w:id="66" w:name="_Toc464593914"/>
      <w:bookmarkStart w:id="67" w:name="_Toc874163967"/>
      <w:bookmarkStart w:id="68" w:name="_Toc771344475"/>
      <w:r>
        <w:rPr>
          <w:rFonts w:hint="eastAsia"/>
        </w:rPr>
        <w:t>论文组织架构</w:t>
      </w:r>
      <w:bookmarkEnd w:id="66"/>
      <w:bookmarkEnd w:id="67"/>
      <w:bookmarkEnd w:id="68"/>
    </w:p>
    <w:p w14:paraId="5226279A">
      <w:pPr>
        <w:pStyle w:val="74"/>
        <w:rPr>
          <w:ins w:id="292" w:author="- - [2]" w:date="2026-04-14T01:37:29Z"/>
        </w:rPr>
      </w:pPr>
      <w:ins w:id="293" w:author="- - [2]" w:date="2026-04-14T01:37:29Z">
        <w:r>
          <w:rPr>
            <w:rFonts w:hint="eastAsia"/>
          </w:rPr>
          <w:t>本文旨在系统地研究智慧城市中多充电站的高效资源分配与协同调度调度机制。在此研究驱动下，论文共分为六章，主要内容与组织脉络设计如下：</w:t>
        </w:r>
      </w:ins>
    </w:p>
    <w:p w14:paraId="759B76DD">
      <w:pPr>
        <w:pStyle w:val="74"/>
        <w:rPr>
          <w:ins w:id="294" w:author="- - [2]" w:date="2026-04-14T01:37:29Z"/>
        </w:rPr>
      </w:pPr>
      <w:ins w:id="295" w:author="- - [2]" w:date="2026-04-14T01:37:29Z">
        <w:r>
          <w:rPr>
            <w:rFonts w:hint="eastAsia"/>
          </w:rPr>
          <w:t>第一章首先阐明了智慧城市与智能交通背景下电动汽车充电资源调度的重要背景和现实意义。随后，从充电站电能需求预测、电动车充电调度算法以及充电站定价与拍卖机制三个核心维度，全面梳理了国内外的研究现状，并明确了本文针对信息不对称与大规模组合优化挑战的研究内容。最后总结了本文的创新贡献并说明了论文的组织结构。</w:t>
        </w:r>
      </w:ins>
    </w:p>
    <w:p w14:paraId="2350B2B2">
      <w:pPr>
        <w:pStyle w:val="74"/>
        <w:rPr>
          <w:ins w:id="296" w:author="- - [2]" w:date="2026-04-14T01:37:29Z"/>
        </w:rPr>
      </w:pPr>
      <w:ins w:id="297" w:author="- - [2]" w:date="2026-04-14T01:37:29Z">
        <w:r>
          <w:rPr>
            <w:rFonts w:hint="eastAsia"/>
          </w:rPr>
          <w:t>第二章介绍相关理论与技术基础，为后续的</w:t>
        </w:r>
      </w:ins>
      <w:ins w:id="298" w:author="- - [2]" w:date="2026-04-14T01:37:29Z">
        <w:r>
          <w:rPr>
            <w:rFonts w:hint="eastAsia"/>
            <w:lang w:val="en-US" w:eastAsia="zh-CN"/>
          </w:rPr>
          <w:tab/>
        </w:r>
      </w:ins>
      <w:ins w:id="299" w:author="- - [2]" w:date="2026-04-14T01:37:29Z">
        <w:r>
          <w:rPr>
            <w:rFonts w:hint="eastAsia"/>
          </w:rPr>
          <w:t>研究提供理论支撑。主要介绍了与本文研究紧密相关的基础理论与核心技术。具体包括：联邦学习（Federated Learning）框架的原理及在隐私保护中的应用；Seq2Seq（Sequence-to-Sequence）时间序列模型的结构与特征；拍卖机制设计的经典理论（如VCG机制）及其延伸的组合时钟拍卖（Combinatorial Clock Auction, CCA）架构；以及可微经济学中单调价值神经网络（MVNNs）的基本原理与结构。本章为后续算法的设计与实现奠定了坚实的理论基础。</w:t>
        </w:r>
      </w:ins>
    </w:p>
    <w:p w14:paraId="5F91D3CC">
      <w:pPr>
        <w:pStyle w:val="74"/>
        <w:ind w:firstLine="480" w:firstLineChars="200"/>
        <w:rPr>
          <w:ins w:id="300" w:author="- - [2]" w:date="2026-04-14T01:37:29Z"/>
          <w:rFonts w:hint="eastAsia"/>
        </w:rPr>
      </w:pPr>
      <w:ins w:id="301" w:author="- - [2]" w:date="2026-04-14T01:37:29Z">
        <w:r>
          <w:rPr>
            <w:rFonts w:hint="eastAsia"/>
          </w:rPr>
          <w:t>第三章详细介绍面向信息不对称的充电资源组合拍卖分配与定价机制，旨在解决核心问题1和问题2。首先介绍了充电系统模型，并提出结合聚类与联邦学习的电能需求多步预测模型（Seq2Seq-FL）以设定科学的保留电价；随后，重点阐述了基于迭代组合拍卖的调度算法（CSPMBICA）的核心步骤与理论证明，实现在保护用户隐私条件下的充电站收益最大化。最后，通过真实数据集与数值仿真，系统验证了预测模型与拍卖算法的有效性。</w:t>
        </w:r>
      </w:ins>
    </w:p>
    <w:p w14:paraId="7F6E371F">
      <w:pPr>
        <w:pStyle w:val="74"/>
        <w:ind w:firstLine="480" w:firstLineChars="200"/>
        <w:rPr>
          <w:ins w:id="302" w:author="- - [2]" w:date="2026-04-14T01:37:29Z"/>
          <w:rFonts w:hint="eastAsia"/>
        </w:rPr>
      </w:pPr>
      <w:ins w:id="303" w:author="- - [2]" w:date="2026-04-14T01:37:29Z">
        <w:r>
          <w:rPr>
            <w:rFonts w:hint="eastAsia"/>
          </w:rPr>
          <w:t>第四章聚焦于城市级大规模场景下的“组合爆炸”挑战以及传统拍卖价格单调性引发的效率瓶颈，旨在解决核心问题3。首先剖析了传统机制面对高维连续决策空间的局限性；随后，创造性地引入单调价值神经网络（MVNNs）拟合用户的私有估值函数，实现了非单调的智能价格发现更新法则。本章最后通过对比基</w:t>
        </w:r>
      </w:ins>
      <w:ins w:id="304" w:author="- - [2]" w:date="2026-04-14T01:37:29Z">
        <w:r>
          <w:rPr>
            <w:rFonts w:hint="eastAsia"/>
          </w:rPr>
          <w:t>准算法，深入论证了EV-MLCCA在加快收敛速度、突破单调性壁垒及提升社会福利等方面的显著性能。</w:t>
        </w:r>
      </w:ins>
    </w:p>
    <w:p w14:paraId="57777AA5">
      <w:pPr>
        <w:spacing w:line="360" w:lineRule="auto"/>
        <w:ind w:firstLine="480" w:firstLineChars="200"/>
        <w:rPr>
          <w:sz w:val="24"/>
        </w:rPr>
      </w:pPr>
      <w:ins w:id="305" w:author="- - [2]" w:date="2026-04-14T01:37:29Z">
        <w:r>
          <w:rPr>
            <w:rFonts w:hint="eastAsia"/>
            <w:sz w:val="24"/>
          </w:rPr>
          <w:t>第五章全面回顾和总结了全文的研究脉络、核心工作与技术贡献。在此基础上，客观地分析了当前研究存在的局限性，并对电动汽车智慧充电调度领域未来的研究方向（如融合V2G双向充电网络等）进行了展望。</w:t>
        </w:r>
      </w:ins>
    </w:p>
    <w:p w14:paraId="0C61294E">
      <w:pPr>
        <w:pStyle w:val="74"/>
      </w:pPr>
      <w:r>
        <w:rPr>
          <w:rFonts w:hint="eastAsia"/>
        </w:rPr>
        <w:t>本文旨在系统地研究智慧城市中多充电站的高效资源分配与协同调度调度机制。在此研究驱动下，论文共分为六章，主要内容与组织脉络设计如下：</w:t>
      </w:r>
    </w:p>
    <w:p w14:paraId="067A51F5">
      <w:pPr>
        <w:pStyle w:val="74"/>
      </w:pPr>
      <w:r>
        <w:rPr>
          <w:rFonts w:hint="eastAsia"/>
        </w:rPr>
        <w:t>第一章首先阐明了智慧城市与智能交通背景下电动汽车充电资源调度的重要背景和现实意义。随后，从充电站电能需求预测、电动车充电调度算法以及充电站定价与拍卖机制三个核心维度，全面梳理了国内外的研究现状，并明确了本文针对信息不对称与大规模组合优化挑战的研究内容。最后总结了本文的创新贡献并说明了论文的组织结构。</w:t>
      </w:r>
    </w:p>
    <w:p w14:paraId="1DA6D576">
      <w:pPr>
        <w:pStyle w:val="74"/>
      </w:pPr>
      <w:r>
        <w:rPr>
          <w:rFonts w:hint="eastAsia"/>
        </w:rPr>
        <w:t>第二章介绍相关理论与技术基础，为后续的</w:t>
      </w:r>
      <w:r>
        <w:rPr>
          <w:rFonts w:hint="eastAsia"/>
        </w:rPr>
        <w:tab/>
      </w:r>
      <w:r>
        <w:rPr>
          <w:rFonts w:hint="eastAsia"/>
        </w:rPr>
        <w:t>研究提供理论支撑。主要介绍了与本文研究紧密相关的基础理论与核心技术。具体包括：联邦学习（Federated Learning）框架的原理及在隐私保护中的应用；Seq2Seq（Sequence-to-Sequence）时间序列模型的结构与特征；拍卖机制设计的经典理论（如VCG机制）及其延伸的组合时钟拍卖（Combinatorial Clock Auction, CCA）架构；以及可微经济学中单调价值神经网络（MVNNs）的基本原理与结构。本章为后续算法的设计与实现奠定了坚实的理论基础。</w:t>
      </w:r>
    </w:p>
    <w:p w14:paraId="0D91FA21">
      <w:pPr>
        <w:pStyle w:val="74"/>
      </w:pPr>
      <w:r>
        <w:rPr>
          <w:rFonts w:hint="eastAsia"/>
        </w:rPr>
        <w:t>第三章详细介绍面向信息不对称的充电资源组合拍卖分配与定价机制，旨在解决核心问题1和问题2。首先介绍了充电系统模型，并提出结合聚类与联邦学习的电能需求多步预测模型（Seq2Seq-FL）以设定科学的保留电价；随后，重点阐述了基于迭代组合拍卖的调度算法（CSPMBICA）的核心步骤与理论证明，实现在保护用户隐私条件下的充电站收益最大化。最后，通过真实数据集与数值仿真，系统验证了预测模型与拍卖算法的有效性。</w:t>
      </w:r>
    </w:p>
    <w:p w14:paraId="1022EC40">
      <w:pPr>
        <w:pStyle w:val="74"/>
      </w:pPr>
      <w:r>
        <w:rPr>
          <w:rFonts w:hint="eastAsia"/>
        </w:rPr>
        <w:t>第四章聚焦于城市级大规模场景下的“组合爆炸”挑战以及传统拍卖价格单调性引发的效率瓶颈，旨在解决核心问题3。首先剖析了传统机制面对高维连续决策空间的局限性；随后，创造性地引入单调价值神经网络（MVNNs）拟合用户的私有估值函数，实现了非单调的智能价格发现更新法则。本章最后通过对比基准算法，深入论证了EV-MLCCA在加快收敛速度、突破单调性壁垒及提升社会福利等方面的显著性能。</w:t>
      </w:r>
    </w:p>
    <w:p w14:paraId="78260026">
      <w:pPr>
        <w:pStyle w:val="74"/>
      </w:pPr>
      <w:r>
        <w:rPr>
          <w:rFonts w:hint="eastAsia"/>
        </w:rPr>
        <w:t>第五章全面回顾和总结了全文的研究脉络、核心工作与技术贡献。在此基础上，客观地分析了当前研究存在的局限性，并对电动汽车智慧充电调度领域未来的研究方向（如融合V2G双向充电网络等）进行了展望。</w:t>
      </w:r>
    </w:p>
    <w:p w14:paraId="64E0B766">
      <w:pPr>
        <w:pStyle w:val="3"/>
        <w:rPr>
          <w:ins w:id="306" w:author="- - [2]" w:date="2026-04-14T01:38:14Z"/>
        </w:rPr>
      </w:pPr>
      <w:bookmarkStart w:id="69" w:name="_Toc179372106"/>
      <w:bookmarkStart w:id="70" w:name="_Toc1138164242"/>
      <w:bookmarkStart w:id="71" w:name="_Toc1775298033"/>
      <w:r>
        <w:rPr>
          <w:rFonts w:hint="eastAsia"/>
        </w:rPr>
        <w:t>本章小结</w:t>
      </w:r>
      <w:bookmarkEnd w:id="69"/>
      <w:bookmarkEnd w:id="70"/>
      <w:bookmarkEnd w:id="71"/>
    </w:p>
    <w:p w14:paraId="6C7030D6">
      <w:pPr>
        <w:pStyle w:val="74"/>
        <w:rPr>
          <w:ins w:id="307" w:author="- - [2]" w:date="2026-04-14T01:38:25Z"/>
        </w:rPr>
      </w:pPr>
      <w:ins w:id="308" w:author="- - [2]" w:date="2026-04-14T01:38:25Z">
        <w:r>
          <w:rPr>
            <w:rFonts w:hint="eastAsia"/>
          </w:rPr>
          <w:t>本章作为全文的引言，系统性地确立了论文的研究框架与基调。首先，深入剖析了在全球新能源普及与智能电网转型的宏观背景下，电动汽车充电调度所面临的系统级拥堵、电网压力以及隐私保护等现实挑战，明确了开展科学调度与动态定价的紧迫性与理论价值。接着，通过对国内外现有文献的细致梳理，识别了当前在深度学习预测、微观/宏观调度算法及拍卖机制应用中所遭遇的技术瓶颈，尤其是针对信息不对称和大规模“组合爆炸”等关键局限进行了归纳。在此基础上，本文确立了旨在通过联邦学习与机器学习驱动的拍卖机制实现协同调度的核心研究问题，并详细阐述了针对这些问题所开展的具体研究内容及其主要贡献。最后，本章清晰地勾勒了全文的组织结构安排，为后续各章节的深入探讨提供了逻辑指引。</w:t>
        </w:r>
      </w:ins>
    </w:p>
    <w:p w14:paraId="3C780D5B"/>
    <w:p w14:paraId="1BE8BF2A">
      <w:pPr>
        <w:pStyle w:val="74"/>
      </w:pPr>
      <w:r>
        <w:rPr>
          <w:rFonts w:hint="eastAsia"/>
        </w:rPr>
        <w:t>本章作为全文的引言，系统性地确立了论文的研究框架与基调。首先，深入剖析了在全球新能源普及与智能电网转型的宏观背景下，电动汽车充电调度所面临的系统级拥堵、电网压力以及隐私保护等现实挑战，明确了开展科学调度与动态定价的紧迫性与理论价值。接着，通过对国内外现有文献的细致梳理，识别了当前在深度学习预测、微观/宏观调度算法及拍卖机制应用中所遭遇的技术瓶颈，尤其是针对信息不对称和大规模“组合爆炸”等关键局限进行了归纳。在此基础上，本文确立了旨在通过联邦学习与机器学习驱动的拍卖机制实现协同调度的核心研究问题，并详细阐述了针对这些问题所开展的具体研究内容及其主要贡献。最后，本章清晰地勾勒了全文的组织结构安排，为后续各章节的深入探讨提供了逻辑指引。</w:t>
      </w:r>
    </w:p>
    <w:p w14:paraId="4AFA7271">
      <w:pPr>
        <w:widowControl/>
        <w:jc w:val="left"/>
        <w:rPr>
          <w:sz w:val="24"/>
        </w:rPr>
      </w:pPr>
      <w:r>
        <w:br w:type="page"/>
      </w:r>
    </w:p>
    <w:bookmarkEnd w:id="59"/>
    <w:bookmarkEnd w:id="60"/>
    <w:bookmarkEnd w:id="61"/>
    <w:bookmarkEnd w:id="62"/>
    <w:p w14:paraId="0689BD47">
      <w:pPr>
        <w:pStyle w:val="2"/>
      </w:pPr>
      <w:bookmarkStart w:id="72" w:name="_Toc1787428801"/>
      <w:bookmarkStart w:id="73" w:name="_Toc1489571465"/>
      <w:bookmarkStart w:id="74" w:name="_Toc296249213"/>
      <w:r>
        <w:rPr>
          <w:rFonts w:hint="eastAsia"/>
        </w:rPr>
        <w:t>相关理论与技术</w:t>
      </w:r>
      <w:bookmarkEnd w:id="72"/>
      <w:bookmarkEnd w:id="73"/>
      <w:bookmarkEnd w:id="74"/>
    </w:p>
    <w:p w14:paraId="6D2EFFE4">
      <w:pPr>
        <w:spacing w:line="360" w:lineRule="auto"/>
        <w:ind w:firstLine="480" w:firstLineChars="200"/>
        <w:rPr>
          <w:sz w:val="24"/>
        </w:rPr>
      </w:pPr>
      <w:r>
        <w:rPr>
          <w:rFonts w:hint="eastAsia"/>
          <w:sz w:val="24"/>
        </w:rPr>
        <w:t>本章详细介绍了本研究所涉及的核心理论基础与前沿技术。首先阐述了联邦学习的基本原理及其在隐私保护方面的有效性；其次，分析了深度学习在时序预测任务中的应用，重点梳理了Seq2Seq架构和长短期记忆网络（LSTM）的理论模型；再次，系统地介绍了机制设计和组合拍卖理论，探讨了迭代拍卖与时钟拍卖的运行机制及核心经济学属性；最后，探讨了机器学习技术在经济学机制设计中的创新应用，特别是其在处理高维信息不对称问题中的优势。这些理论与技术为后续章节中充电需求预测及智能调度与定价模型的构建奠定了坚实的理论基石。</w:t>
      </w:r>
    </w:p>
    <w:p w14:paraId="3F1BC963">
      <w:pPr>
        <w:pStyle w:val="3"/>
      </w:pPr>
      <w:bookmarkStart w:id="75" w:name="_Toc167120524"/>
      <w:bookmarkStart w:id="76" w:name="_Toc2010739176"/>
      <w:bookmarkStart w:id="77" w:name="_Toc1193429145"/>
      <w:r>
        <w:rPr>
          <w:rFonts w:hint="eastAsia"/>
        </w:rPr>
        <w:t>联邦学习与隐私保护</w:t>
      </w:r>
      <w:bookmarkEnd w:id="75"/>
      <w:bookmarkEnd w:id="76"/>
      <w:bookmarkEnd w:id="77"/>
    </w:p>
    <w:p w14:paraId="2809A2AC">
      <w:pPr>
        <w:pStyle w:val="74"/>
      </w:pPr>
      <w:r>
        <w:rPr>
          <w:rFonts w:hint="eastAsia"/>
        </w:rPr>
        <w:t>随着大数据时代的到来，数据的价值日益凸显。然而，数据通常分散在不同的机构或设备中，形成“数据孤岛”。传统的集中式机器学习方法需要将各方数据汇聚到中心服务器进行模型训练，这在涉及敏感信息（如用户位置、交易记录等）时，面临着严重的数据隐私泄露风险和合规性挑战。为了打破数据孤岛并兼顾隐私保护，联邦学习（Federated Learning, FL）作为一种分布式机器学习新范式应运而生。</w:t>
      </w:r>
    </w:p>
    <w:p w14:paraId="14B273CF">
      <w:pPr>
        <w:pStyle w:val="74"/>
      </w:pPr>
      <w:r>
        <w:rPr>
          <w:rFonts w:hint="eastAsia"/>
        </w:rPr>
        <w:t>联邦学习的核心思想是“数据不动模型动”。在联邦学习框架下，各参与方（客户端或边缘节点）在本地利用自身持有的私有数据对初始模型进行训练，随后仅将更新后的模型参数（或梯度信息）发送给中心服务器 。中心服务器并不收集原始数据，而是将收集到的模型更新信息进行安全聚合，形成一个全局模型，然后再将全局模型分发给各参与方进行下一轮的本地训练。这一过程不断迭代，直至全局模型收敛。</w:t>
      </w:r>
    </w:p>
    <w:p w14:paraId="1D117F14">
      <w:pPr>
        <w:pStyle w:val="74"/>
      </w:pPr>
      <w:r>
        <w:rPr>
          <w:rFonts w:hint="eastAsia"/>
        </w:rPr>
        <w:t>一个典型的横向联邦学习（Horizontal Federated Learning，适用于参与方特征空间重叠较多、但样本空间重叠较少的场景）的训练过程通常包含以下三个核心步骤：</w:t>
      </w:r>
    </w:p>
    <w:p w14:paraId="4344E28E">
      <w:pPr>
        <w:pStyle w:val="74"/>
        <w:numPr>
          <w:ilvl w:val="0"/>
          <w:numId w:val="7"/>
        </w:numPr>
      </w:pPr>
      <w:r>
        <w:rPr>
          <w:rFonts w:hint="eastAsia"/>
        </w:rPr>
        <w:t xml:space="preserve">模型广播（Model Broadcast）：在第 </w:t>
      </w:r>
      <m:oMath>
        <m:r>
          <m:rPr/>
          <w:rPr>
            <w:rFonts w:ascii="Cambria Math" w:hAnsi="Cambria Math"/>
          </w:rPr>
          <m:t>t</m:t>
        </m:r>
      </m:oMath>
      <w:r>
        <w:rPr>
          <w:rFonts w:hint="eastAsia"/>
        </w:rPr>
        <w:t xml:space="preserve"> 轮迭代开始时，中心服务器（Central Server）将当前最新的全局模型 </w:t>
      </w:r>
      <m:oMath>
        <m:sSub>
          <m:sSubPr>
            <m:ctrlPr>
              <w:rPr>
                <w:rFonts w:ascii="Cambria Math" w:hAnsi="Cambria Math"/>
              </w:rPr>
            </m:ctrlPr>
          </m:sSubPr>
          <m:e>
            <m:r>
              <m:rPr/>
              <w:rPr>
                <w:rFonts w:ascii="Cambria Math"/>
              </w:rPr>
              <m:t>w</m:t>
            </m:r>
            <m:ctrlPr>
              <w:rPr>
                <w:rFonts w:ascii="Cambria Math" w:hAnsi="Cambria Math"/>
              </w:rPr>
            </m:ctrlPr>
          </m:e>
          <m:sub>
            <m:r>
              <m:rPr/>
              <w:rPr>
                <w:rFonts w:ascii="Cambria Math"/>
              </w:rPr>
              <m:t>t</m:t>
            </m:r>
            <m:ctrlPr>
              <w:rPr>
                <w:rFonts w:ascii="Cambria Math" w:hAnsi="Cambria Math"/>
              </w:rPr>
            </m:ctrlPr>
          </m:sub>
        </m:sSub>
      </m:oMath>
      <w:r>
        <w:rPr>
          <w:rFonts w:hint="eastAsia"/>
        </w:rPr>
        <w:t xml:space="preserve"> 广播给所有参与训练的客户端（Client）。</w:t>
      </w:r>
    </w:p>
    <w:p w14:paraId="44B43595">
      <w:pPr>
        <w:pStyle w:val="74"/>
        <w:numPr>
          <w:ilvl w:val="0"/>
          <w:numId w:val="7"/>
        </w:numPr>
      </w:pPr>
      <w:r>
        <w:rPr>
          <w:rFonts w:hint="eastAsia"/>
        </w:rPr>
        <w:t xml:space="preserve">本地训练（Local Training）：每个参与的客户端 </w:t>
      </w:r>
      <m:oMath>
        <m:r>
          <m:rPr/>
          <w:rPr>
            <w:rFonts w:ascii="Cambria Math" w:hAnsi="Cambria Math"/>
          </w:rPr>
          <m:t>k</m:t>
        </m:r>
      </m:oMath>
      <w:r>
        <w:rPr>
          <w:rFonts w:hint="eastAsia"/>
        </w:rPr>
        <w:t xml:space="preserve"> 在接收到全局模型 </w:t>
      </w:r>
      <m:oMath>
        <m:sSub>
          <m:sSubPr>
            <m:ctrlPr>
              <w:rPr>
                <w:rFonts w:ascii="Cambria Math" w:hAnsi="Cambria Math"/>
              </w:rPr>
            </m:ctrlPr>
          </m:sSubPr>
          <m:e>
            <m:r>
              <m:rPr/>
              <w:rPr>
                <w:rFonts w:ascii="Cambria Math"/>
              </w:rPr>
              <m:t>w</m:t>
            </m:r>
            <m:ctrlPr>
              <w:rPr>
                <w:rFonts w:ascii="Cambria Math" w:hAnsi="Cambria Math"/>
              </w:rPr>
            </m:ctrlPr>
          </m:e>
          <m:sub>
            <m:r>
              <m:rPr/>
              <w:rPr>
                <w:rFonts w:ascii="Cambria Math"/>
              </w:rPr>
              <m:t>t</m:t>
            </m:r>
            <m:ctrlPr>
              <w:rPr>
                <w:rFonts w:ascii="Cambria Math" w:hAnsi="Cambria Math"/>
              </w:rPr>
            </m:ctrlPr>
          </m:sub>
        </m:sSub>
      </m:oMath>
    </w:p>
    <w:p w14:paraId="5078605B">
      <w:pPr>
        <w:pStyle w:val="74"/>
      </w:pPr>
      <w:r>
        <w:rPr>
          <w:rFonts w:hint="eastAsia"/>
        </w:rPr>
        <w:t>后，利用其本地私有数据集</w:t>
      </w:r>
      <m:oMath>
        <m:sSub>
          <m:sSubPr>
            <m:ctrlPr>
              <w:rPr>
                <w:rFonts w:ascii="Cambria Math" w:hAnsi="Cambria Math"/>
              </w:rPr>
            </m:ctrlPr>
          </m:sSubPr>
          <m:e>
            <m:r>
              <m:rPr/>
              <w:rPr>
                <w:rFonts w:ascii="Cambria Math"/>
              </w:rPr>
              <m:t>D</m:t>
            </m:r>
            <m:ctrlPr>
              <w:rPr>
                <w:rFonts w:ascii="Cambria Math" w:hAnsi="Cambria Math"/>
              </w:rPr>
            </m:ctrlPr>
          </m:e>
          <m:sub>
            <m:r>
              <m:rPr/>
              <w:rPr>
                <w:rFonts w:ascii="Cambria Math"/>
              </w:rPr>
              <m:t>k</m:t>
            </m:r>
            <m:ctrlPr>
              <w:rPr>
                <w:rFonts w:ascii="Cambria Math" w:hAnsi="Cambria Math"/>
              </w:rPr>
            </m:ctrlPr>
          </m:sub>
        </m:sSub>
      </m:oMath>
      <w:r>
        <w:rPr>
          <w:rFonts w:hint="eastAsia"/>
        </w:rPr>
        <w:t xml:space="preserve"> 对模型进行优化训练。其目标是最小化本地经验风险，即求解优化问题 </w:t>
      </w:r>
      <m:oMath>
        <m:func>
          <m:funcPr>
            <m:ctrlPr>
              <w:rPr>
                <w:rFonts w:ascii="Cambria Math" w:hAnsi="Cambria Math"/>
              </w:rPr>
            </m:ctrlPr>
          </m:funcPr>
          <m:fName>
            <m:r>
              <m:rPr/>
              <w:rPr>
                <w:rFonts w:ascii="Cambria Math"/>
              </w:rPr>
              <m:t>arg</m:t>
            </m:r>
            <m:ctrlPr>
              <w:rPr>
                <w:rFonts w:ascii="Cambria Math" w:hAnsi="Cambria Math"/>
              </w:rPr>
            </m:ctrlPr>
          </m:fName>
          <m:e>
            <m:func>
              <m:funcPr>
                <m:ctrlPr>
                  <w:rPr>
                    <w:rFonts w:ascii="Cambria Math" w:hAnsi="Cambria Math"/>
                  </w:rPr>
                </m:ctrlPr>
              </m:funcPr>
              <m:fName>
                <m:limLow>
                  <m:limLowPr>
                    <m:ctrlPr>
                      <w:rPr>
                        <w:rFonts w:ascii="Cambria Math" w:hAnsi="Cambria Math"/>
                      </w:rPr>
                    </m:ctrlPr>
                  </m:limLowPr>
                  <m:e>
                    <m:r>
                      <m:rPr>
                        <m:sty m:val="p"/>
                      </m:rPr>
                      <w:rPr>
                        <w:rFonts w:ascii="Cambria Math"/>
                      </w:rPr>
                      <m:t>min</m:t>
                    </m:r>
                    <m:ctrlPr>
                      <w:rPr>
                        <w:rFonts w:ascii="Cambria Math" w:hAnsi="Cambria Math"/>
                      </w:rPr>
                    </m:ctrlPr>
                  </m:e>
                  <m:lim>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k</m:t>
                        </m:r>
                        <m:ctrlPr>
                          <w:rPr>
                            <w:rFonts w:ascii="Cambria Math" w:hAnsi="Cambria Math"/>
                          </w:rPr>
                        </m:ctrlPr>
                      </m:sub>
                      <m:sup>
                        <m:r>
                          <m:rPr/>
                          <w:rPr>
                            <w:rFonts w:ascii="Cambria Math"/>
                          </w:rPr>
                          <m:t>t</m:t>
                        </m:r>
                        <m:ctrlPr>
                          <w:rPr>
                            <w:rFonts w:ascii="Cambria Math" w:hAnsi="Cambria Math"/>
                          </w:rPr>
                        </m:ctrlPr>
                      </m:sup>
                    </m:sSubSup>
                    <m:ctrlPr>
                      <w:rPr>
                        <w:rFonts w:ascii="Cambria Math" w:hAnsi="Cambria Math"/>
                      </w:rPr>
                    </m:ctrlPr>
                  </m:lim>
                </m:limLow>
                <m:ctrlPr>
                  <w:rPr>
                    <w:rFonts w:ascii="Cambria Math" w:hAnsi="Cambria Math"/>
                  </w:rPr>
                </m:ctrlPr>
              </m:fName>
              <m:e>
                <m:r>
                  <m:rPr/>
                  <w:rPr>
                    <w:rFonts w:ascii="Cambria Math"/>
                  </w:rPr>
                  <m:t>f</m:t>
                </m:r>
                <m:ctrlPr>
                  <w:rPr>
                    <w:rFonts w:ascii="Cambria Math" w:hAnsi="Cambria Math"/>
                  </w:rPr>
                </m:ctrlPr>
              </m:e>
            </m:func>
            <m:ctrlPr>
              <w:rPr>
                <w:rFonts w:ascii="Cambria Math" w:hAnsi="Cambria Math"/>
              </w:rPr>
            </m:ctrlPr>
          </m:e>
        </m:func>
        <m:r>
          <m:rPr/>
          <w:rPr>
            <w:rFonts w:ascii="Cambria Math"/>
          </w:rPr>
          <m:t>(</m:t>
        </m:r>
        <m:sSub>
          <m:sSubPr>
            <m:ctrlPr>
              <w:rPr>
                <w:rFonts w:ascii="Cambria Math" w:hAnsi="Cambria Math"/>
              </w:rPr>
            </m:ctrlPr>
          </m:sSubPr>
          <m:e>
            <m:r>
              <m:rPr/>
              <w:rPr>
                <w:rFonts w:ascii="Cambria Math"/>
              </w:rPr>
              <m:t>D</m:t>
            </m:r>
            <m:ctrlPr>
              <w:rPr>
                <w:rFonts w:ascii="Cambria Math" w:hAnsi="Cambria Math"/>
              </w:rPr>
            </m:ctrlPr>
          </m:e>
          <m:sub>
            <m:r>
              <m:rPr/>
              <w:rPr>
                <w:rFonts w:ascii="Cambria Math"/>
              </w:rPr>
              <m:t>k</m:t>
            </m:r>
            <m:ctrlPr>
              <w:rPr>
                <w:rFonts w:ascii="Cambria Math" w:hAnsi="Cambria Math"/>
              </w:rPr>
            </m:ctrlPr>
          </m:sub>
        </m:sSub>
        <m:r>
          <m:rPr/>
          <w:rPr>
            <w:rFonts w:ascii="Cambria Math"/>
          </w:rPr>
          <m:t>,</m:t>
        </m:r>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k</m:t>
            </m:r>
            <m:ctrlPr>
              <w:rPr>
                <w:rFonts w:ascii="Cambria Math" w:hAnsi="Cambria Math"/>
              </w:rPr>
            </m:ctrlPr>
          </m:sub>
          <m:sup>
            <m:r>
              <m:rPr/>
              <w:rPr>
                <w:rFonts w:ascii="Cambria Math"/>
              </w:rPr>
              <m:t>t</m:t>
            </m:r>
            <m:ctrlPr>
              <w:rPr>
                <w:rFonts w:ascii="Cambria Math" w:hAnsi="Cambria Math"/>
              </w:rPr>
            </m:ctrlPr>
          </m:sup>
        </m:sSubSup>
        <m:r>
          <m:rPr/>
          <w:rPr>
            <w:rFonts w:ascii="Cambria Math"/>
          </w:rPr>
          <m:t>)</m:t>
        </m:r>
      </m:oMath>
      <w:r>
        <w:rPr>
          <w:rFonts w:hint="eastAsia"/>
        </w:rPr>
        <w:t>。训练完成后，客户端</w:t>
      </w:r>
      <m:oMath>
        <m:r>
          <m:rPr/>
          <w:rPr>
            <w:rFonts w:ascii="Cambria Math" w:hAnsi="Cambria Math"/>
          </w:rPr>
          <m:t>k</m:t>
        </m:r>
      </m:oMath>
      <w:r>
        <w:rPr>
          <w:rFonts w:hint="eastAsia"/>
        </w:rPr>
        <w:t>计算本地模型更新（通常是模型参数的差异或梯度）</w:t>
      </w:r>
      <m:oMath>
        <m:sSubSup>
          <m:sSubSupPr>
            <m:ctrlPr>
              <w:rPr>
                <w:rFonts w:ascii="Cambria Math" w:hAnsi="Cambria Math"/>
              </w:rPr>
            </m:ctrlPr>
          </m:sSubSupPr>
          <m:e>
            <m:r>
              <m:rPr/>
              <w:rPr>
                <w:rFonts w:ascii="Cambria Math"/>
              </w:rPr>
              <m:t>g</m:t>
            </m:r>
            <m:ctrlPr>
              <w:rPr>
                <w:rFonts w:ascii="Cambria Math" w:hAnsi="Cambria Math"/>
              </w:rPr>
            </m:ctrlPr>
          </m:e>
          <m:sub>
            <m:r>
              <m:rPr/>
              <w:rPr>
                <w:rFonts w:ascii="Cambria Math"/>
              </w:rPr>
              <m:t>k</m:t>
            </m:r>
            <m:ctrlPr>
              <w:rPr>
                <w:rFonts w:ascii="Cambria Math" w:hAnsi="Cambria Math"/>
              </w:rPr>
            </m:ctrlPr>
          </m:sub>
          <m:sup>
            <m:r>
              <m:rPr/>
              <w:rPr>
                <w:rFonts w:ascii="Cambria Math"/>
              </w:rPr>
              <m:t>t</m:t>
            </m:r>
            <m:ctrlPr>
              <w:rPr>
                <w:rFonts w:ascii="Cambria Math" w:hAnsi="Cambria Math"/>
              </w:rPr>
            </m:ctrlPr>
          </m:sup>
        </m:sSubSup>
        <m:r>
          <m:rPr/>
          <w:rPr>
            <w:rFonts w:ascii="Cambria Math"/>
          </w:rPr>
          <m:t>:=</m:t>
        </m:r>
        <m:sSubSup>
          <m:sSubSupPr>
            <m:ctrlPr>
              <w:rPr>
                <w:rFonts w:ascii="Cambria Math" w:hAnsi="Cambria Math"/>
              </w:rPr>
            </m:ctrlPr>
          </m:sSubSupPr>
          <m:e>
            <m:r>
              <m:rPr/>
              <w:rPr>
                <w:rFonts w:ascii="Cambria Math"/>
              </w:rPr>
              <m:t>w</m:t>
            </m:r>
            <m:ctrlPr>
              <w:rPr>
                <w:rFonts w:ascii="Cambria Math" w:hAnsi="Cambria Math"/>
              </w:rPr>
            </m:ctrlPr>
          </m:e>
          <m:sub>
            <m:r>
              <m:rPr/>
              <w:rPr>
                <w:rFonts w:ascii="Cambria Math"/>
              </w:rPr>
              <m:t>k</m:t>
            </m:r>
            <m:ctrlPr>
              <w:rPr>
                <w:rFonts w:ascii="Cambria Math" w:hAnsi="Cambria Math"/>
              </w:rPr>
            </m:ctrlPr>
          </m:sub>
          <m:sup>
            <m:r>
              <m:rPr/>
              <w:rPr>
                <w:rFonts w:ascii="Cambria Math"/>
              </w:rPr>
              <m:t>t</m:t>
            </m:r>
            <m:ctrlPr>
              <w:rPr>
                <w:rFonts w:ascii="Cambria Math" w:hAnsi="Cambria Math"/>
              </w:rPr>
            </m:ctrlPr>
          </m:sup>
        </m:sSubSup>
        <m:r>
          <m:rPr/>
          <w:rPr>
            <w:rFonts w:ascii="Cambria Math"/>
          </w:rPr>
          <m:t>−</m:t>
        </m:r>
        <m:sSub>
          <m:sSubPr>
            <m:ctrlPr>
              <w:rPr>
                <w:rFonts w:ascii="Cambria Math" w:hAnsi="Cambria Math"/>
              </w:rPr>
            </m:ctrlPr>
          </m:sSubPr>
          <m:e>
            <m:r>
              <m:rPr/>
              <w:rPr>
                <w:rFonts w:ascii="Cambria Math"/>
              </w:rPr>
              <m:t>w</m:t>
            </m:r>
            <m:ctrlPr>
              <w:rPr>
                <w:rFonts w:ascii="Cambria Math" w:hAnsi="Cambria Math"/>
              </w:rPr>
            </m:ctrlPr>
          </m:e>
          <m:sub>
            <m:r>
              <m:rPr/>
              <w:rPr>
                <w:rFonts w:ascii="Cambria Math"/>
              </w:rPr>
              <m:t>t</m:t>
            </m:r>
            <m:ctrlPr>
              <w:rPr>
                <w:rFonts w:ascii="Cambria Math" w:hAnsi="Cambria Math"/>
              </w:rPr>
            </m:ctrlPr>
          </m:sub>
        </m:sSub>
      </m:oMath>
      <w:r>
        <w:rPr>
          <w:rFonts w:hint="eastAsia"/>
        </w:rPr>
        <w:t>，并将其上传至中心服务器。</w:t>
      </w:r>
    </w:p>
    <w:p w14:paraId="35156AFC">
      <w:pPr>
        <w:pStyle w:val="74"/>
        <w:numPr>
          <w:ilvl w:val="0"/>
          <w:numId w:val="7"/>
        </w:numPr>
      </w:pPr>
      <w:commentRangeStart w:id="26"/>
      <w:commentRangeStart w:id="51"/>
      <w:r>
        <w:rPr>
          <w:rFonts w:hint="eastAsia"/>
        </w:rPr>
        <w:t xml:space="preserve">模型聚合（Model Aggregation）：中心服务器在接收到各客户端上传的模型更新 </w:t>
      </w:r>
      <m:oMath>
        <m:r>
          <m:rPr/>
          <w:rPr>
            <w:rFonts w:ascii="Cambria Math"/>
          </w:rPr>
          <m:t>{</m:t>
        </m:r>
        <m:sSubSup>
          <m:sSubSupPr>
            <m:ctrlPr>
              <w:rPr>
                <w:rFonts w:ascii="Cambria Math" w:hAnsi="Cambria Math"/>
              </w:rPr>
            </m:ctrlPr>
          </m:sSubSupPr>
          <m:e>
            <m:r>
              <m:rPr/>
              <w:rPr>
                <w:rFonts w:ascii="Cambria Math"/>
              </w:rPr>
              <m:t>g</m:t>
            </m:r>
            <m:ctrlPr>
              <w:rPr>
                <w:rFonts w:ascii="Cambria Math" w:hAnsi="Cambria Math"/>
              </w:rPr>
            </m:ctrlPr>
          </m:e>
          <m:sub>
            <m:r>
              <m:rPr/>
              <w:rPr>
                <w:rFonts w:ascii="Cambria Math"/>
              </w:rPr>
              <m:t>k</m:t>
            </m:r>
            <m:ctrlPr>
              <w:rPr>
                <w:rFonts w:ascii="Cambria Math" w:hAnsi="Cambria Math"/>
              </w:rPr>
            </m:ctrlPr>
          </m:sub>
          <m:sup>
            <m:r>
              <m:rPr/>
              <w:rPr>
                <w:rFonts w:ascii="Cambria Math"/>
              </w:rPr>
              <m:t>t</m:t>
            </m:r>
            <m:ctrlPr>
              <w:rPr>
                <w:rFonts w:ascii="Cambria Math" w:hAnsi="Cambria Math"/>
              </w:rPr>
            </m:ctrlPr>
          </m:sup>
        </m:sSubSup>
        <m:r>
          <m:rPr/>
          <w:rPr>
            <w:rFonts w:ascii="Cambria Math"/>
          </w:rPr>
          <m:t>}</m:t>
        </m:r>
      </m:oMath>
      <w:r>
        <w:rPr>
          <w:rFonts w:hint="eastAsia"/>
        </w:rPr>
        <w:t xml:space="preserve"> 后，采用特定的聚合算法生成新的全局模型</w:t>
      </w:r>
      <m:oMath>
        <m:sSub>
          <m:sSubPr>
            <m:ctrlPr>
              <w:rPr>
                <w:rFonts w:ascii="Cambria Math" w:hAnsi="Cambria Math"/>
              </w:rPr>
            </m:ctrlPr>
          </m:sSubPr>
          <m:e>
            <m:r>
              <m:rPr/>
              <w:rPr>
                <w:rFonts w:ascii="Cambria Math"/>
              </w:rPr>
              <m:t>w</m:t>
            </m:r>
            <m:ctrlPr>
              <w:rPr>
                <w:rFonts w:ascii="Cambria Math" w:hAnsi="Cambria Math"/>
              </w:rPr>
            </m:ctrlPr>
          </m:e>
          <m:sub>
            <m:r>
              <m:rPr/>
              <w:rPr>
                <w:rFonts w:ascii="Cambria Math"/>
              </w:rPr>
              <m:t>t+1</m:t>
            </m:r>
            <m:ctrlPr>
              <w:rPr>
                <w:rFonts w:ascii="Cambria Math" w:hAnsi="Cambria Math"/>
              </w:rPr>
            </m:ctrlPr>
          </m:sub>
        </m:sSub>
      </m:oMath>
      <w:r>
        <w:rPr>
          <w:rFonts w:hint="eastAsia"/>
        </w:rPr>
        <w:t>。最常用的聚合算法是联邦平均（FederatedAveraging, FedAvg），它根据各客户端本地数据集的样本数量进行加权平均。具体公式如下：</w:t>
      </w:r>
      <w:commentRangeEnd w:id="26"/>
      <w:r>
        <w:rPr>
          <w:rStyle w:val="CommentReference"/>
        </w:rPr>
        <w:commentReference w:id="26"/>
      </w:r>
      <w:commentRangeEnd w:id="51"/>
      <w:r>
        <w:rPr>
          <w:rStyle w:val="CommentReference"/>
        </w:rPr>
        <w:commentReference w:id="51"/>
      </w:r>
    </w:p>
    <w:p w14:paraId="11B61CEB">
      <w:pPr>
        <w:widowControl/>
        <w:spacing w:line="360" w:lineRule="auto"/>
        <w:jc w:val="center"/>
        <w:rPr>
          <w:rFonts w:hAnsi="宋体" w:cs="宋体"/>
          <w:kern w:val="0"/>
          <w:sz w:val="24"/>
          <w:lang w:bidi="ar"/>
        </w:rPr>
      </w:pPr>
      <m:oMathPara>
        <m:oMath>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t+1</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nary>
            <m:naryPr>
              <m:chr m:val="∑"/>
              <m:limLoc m:val="undOvr"/>
              <m:ctrlPr>
                <w:rPr>
                  <w:rFonts w:ascii="Cambria Math" w:hAnsi="Cambria Math"/>
                  <w:sz w:val="24"/>
                </w:rPr>
              </m:ctrlPr>
            </m:naryPr>
            <m:sub>
              <m:r>
                <m:rPr/>
                <w:rPr>
                  <w:rFonts w:ascii="Cambria Math" w:hAnsi="Cambria Math"/>
                  <w:sz w:val="24"/>
                </w:rPr>
                <m:t>k=1</m:t>
              </m:r>
              <m:ctrlPr>
                <w:rPr>
                  <w:rFonts w:ascii="Cambria Math" w:hAnsi="Cambria Math"/>
                  <w:sz w:val="24"/>
                </w:rPr>
              </m:ctrlPr>
            </m:sub>
            <m:sup>
              <m:r>
                <m:rPr/>
                <w:rPr>
                  <w:rFonts w:ascii="Cambria Math" w:hAnsi="Cambria Math"/>
                  <w:sz w:val="24"/>
                </w:rPr>
                <m:t>K</m:t>
              </m:r>
              <m:ctrlPr>
                <w:rPr>
                  <w:rFonts w:ascii="Cambria Math" w:hAnsi="Cambria Math"/>
                  <w:sz w:val="24"/>
                </w:rPr>
              </m:ctrlPr>
            </m:sup>
            <m:e>
              <m:f>
                <m:fPr>
                  <m:ctrlPr>
                    <w:rPr>
                      <w:rFonts w:ascii="Cambria Math" w:hAnsi="Cambria Math"/>
                      <w:i/>
                      <w:sz w:val="24"/>
                    </w:rPr>
                  </m:ctrlPr>
                </m:fPr>
                <m:num>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w:rPr>
                          <w:rFonts w:ascii="Cambria Math" w:hAnsi="Cambria Math"/>
                          <w:sz w:val="24"/>
                        </w:rPr>
                        <m:t>k</m:t>
                      </m:r>
                      <m:ctrlPr>
                        <w:rPr>
                          <w:rFonts w:ascii="Cambria Math" w:hAnsi="Cambria Math"/>
                          <w:sz w:val="24"/>
                        </w:rPr>
                      </m:ctrlPr>
                    </m:sub>
                  </m:sSub>
                  <m:ctrlPr>
                    <w:rPr>
                      <w:rFonts w:ascii="Cambria Math" w:hAnsi="Cambria Math"/>
                      <w:sz w:val="24"/>
                    </w:rPr>
                  </m:ctrlPr>
                </m:num>
                <m:den>
                  <m:r>
                    <m:rPr/>
                    <w:rPr>
                      <w:rFonts w:ascii="Cambria Math" w:hAnsi="Cambria Math"/>
                      <w:sz w:val="24"/>
                    </w:rPr>
                    <m:t>n</m:t>
                  </m:r>
                  <m:ctrlPr>
                    <w:rPr>
                      <w:rFonts w:ascii="Cambria Math" w:hAnsi="Cambria Math"/>
                      <w:sz w:val="24"/>
                    </w:rPr>
                  </m:ctrlPr>
                </m:den>
              </m:f>
              <m:ctrlPr>
                <w:rPr>
                  <w:rFonts w:ascii="Cambria Math" w:hAnsi="Cambria Math"/>
                  <w:i/>
                  <w:sz w:val="24"/>
                </w:rPr>
              </m:ctrlPr>
            </m:e>
          </m:nary>
          <m:sSubSup>
            <m:sSubSupPr>
              <m:ctrlPr>
                <w:rPr>
                  <w:rFonts w:ascii="Cambria Math" w:hAnsi="Cambria Math"/>
                  <w:sz w:val="24"/>
                </w:rPr>
              </m:ctrlPr>
            </m:sSubSupPr>
            <m:e>
              <m:r>
                <m:rPr/>
                <w:rPr>
                  <w:rFonts w:ascii="Cambria Math" w:hAnsi="Cambria Math"/>
                  <w:sz w:val="24"/>
                </w:rPr>
                <m:t>g</m:t>
              </m:r>
              <m:ctrlPr>
                <w:rPr>
                  <w:rFonts w:ascii="Cambria Math" w:hAnsi="Cambria Math"/>
                  <w:i/>
                  <w:sz w:val="24"/>
                </w:rPr>
              </m:ctrlPr>
            </m:e>
            <m:sub>
              <m:r>
                <m:rPr/>
                <w:rPr>
                  <w:rFonts w:ascii="Cambria Math" w:hAnsi="Cambria Math"/>
                  <w:sz w:val="24"/>
                </w:rPr>
                <m:t>k</m:t>
              </m:r>
              <m:ctrlPr>
                <w:rPr>
                  <w:rFonts w:ascii="Cambria Math" w:hAnsi="Cambria Math"/>
                  <w:i/>
                  <w:sz w:val="24"/>
                </w:rPr>
              </m:ctrlPr>
            </m:sub>
            <m:sup>
              <m:r>
                <m:rPr/>
                <w:rPr>
                  <w:rFonts w:ascii="Cambria Math" w:hAnsi="Cambria Math"/>
                  <w:sz w:val="24"/>
                </w:rPr>
                <m:t>t</m:t>
              </m:r>
              <m:ctrlPr>
                <w:rPr>
                  <w:rFonts w:ascii="Cambria Math" w:hAnsi="Cambria Math"/>
                  <w:i/>
                  <w:sz w:val="24"/>
                </w:rPr>
              </m:ctrlPr>
            </m:sup>
          </m:sSubSup>
        </m:oMath>
      </m:oMathPara>
    </w:p>
    <w:p w14:paraId="12800EE8">
      <w:pPr>
        <w:widowControl/>
        <w:spacing w:line="360" w:lineRule="auto"/>
        <w:jc w:val="left"/>
        <w:rPr>
          <w:rFonts w:ascii="宋体" w:hAnsi="宋体" w:cs="宋体"/>
        </w:rPr>
      </w:pPr>
      <w:r>
        <w:rPr>
          <w:rFonts w:hint="eastAsia" w:ascii="宋体" w:hAnsi="宋体" w:cs="宋体"/>
          <w:kern w:val="0"/>
          <w:sz w:val="24"/>
          <w:lang w:bidi="ar"/>
        </w:rPr>
        <w:t>其中，</w:t>
      </w:r>
      <w:commentRangeStart w:id="10"/>
      <m:oMath>
        <m:r>
          <m:rPr/>
          <w:rPr>
            <w:rFonts w:ascii="Cambria Math" w:hAnsi="Cambria Math"/>
            <w:sz w:val="24"/>
          </w:rPr>
          <m:t>K</m:t>
        </m:r>
      </m:oMath>
      <w:r>
        <w:rPr>
          <w:rFonts w:hint="eastAsia" w:ascii="宋体" w:hAnsi="宋体" w:cs="宋体"/>
          <w:kern w:val="0"/>
          <w:sz w:val="24"/>
          <w:lang w:bidi="ar"/>
        </w:rPr>
        <w:t>为参与聚合的客户端总数，</w:t>
      </w:r>
      <m:oMath>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w:rPr>
                <w:rFonts w:ascii="Cambria Math" w:hAnsi="Cambria Math"/>
                <w:sz w:val="24"/>
              </w:rPr>
              <m:t>k</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D</m:t>
            </m:r>
            <m:ctrlPr>
              <w:rPr>
                <w:rFonts w:ascii="Cambria Math" w:hAnsi="Cambria Math"/>
                <w:sz w:val="24"/>
              </w:rPr>
            </m:ctrlPr>
          </m:e>
          <m:sub>
            <m:r>
              <m:rPr/>
              <w:rPr>
                <w:rFonts w:ascii="Cambria Math" w:hAnsi="Cambria Math"/>
                <w:sz w:val="24"/>
              </w:rPr>
              <m:t>k</m:t>
            </m:r>
            <m:ctrlPr>
              <w:rPr>
                <w:rFonts w:ascii="Cambria Math" w:hAnsi="Cambria Math"/>
                <w:sz w:val="24"/>
              </w:rPr>
            </m:ctrlPr>
          </m:sub>
        </m:sSub>
        <m:r>
          <m:rPr/>
          <w:rPr>
            <w:rFonts w:ascii="Cambria Math" w:hAnsi="Cambria Math"/>
            <w:sz w:val="24"/>
          </w:rPr>
          <m:t>|</m:t>
        </m:r>
      </m:oMath>
      <w:r>
        <w:rPr>
          <w:rFonts w:hint="eastAsia" w:ascii="宋体" w:hAnsi="宋体" w:cs="宋体"/>
          <w:kern w:val="0"/>
          <w:sz w:val="24"/>
          <w:lang w:bidi="ar"/>
        </w:rPr>
        <w:t>为客户端</w:t>
      </w:r>
      <m:oMath>
        <m:r>
          <m:rPr/>
          <w:rPr>
            <w:rFonts w:ascii="Cambria Math" w:hAnsi="Cambria Math"/>
            <w:sz w:val="24"/>
          </w:rPr>
          <m:t>k</m:t>
        </m:r>
      </m:oMath>
      <w:r>
        <w:rPr>
          <w:rFonts w:hint="eastAsia" w:ascii="宋体" w:hAnsi="宋体" w:cs="宋体"/>
          <w:kern w:val="0"/>
          <w:sz w:val="24"/>
          <w:lang w:bidi="ar"/>
        </w:rPr>
        <w:t>的样本量，</w:t>
      </w:r>
      <m:oMath>
        <m:r>
          <m:rPr/>
          <w:rPr>
            <w:rFonts w:ascii="Cambria Math" w:hAnsi="Cambria Math"/>
            <w:sz w:val="24"/>
          </w:rPr>
          <m:t>n=</m:t>
        </m:r>
        <m:nary>
          <m:naryPr>
            <m:chr m:val="∑"/>
            <m:limLoc m:val="undOvr"/>
            <m:ctrlPr>
              <w:rPr>
                <w:rFonts w:ascii="Cambria Math" w:hAnsi="Cambria Math"/>
                <w:sz w:val="24"/>
              </w:rPr>
            </m:ctrlPr>
          </m:naryPr>
          <m:sub>
            <m:r>
              <m:rPr/>
              <w:rPr>
                <w:rFonts w:ascii="Cambria Math" w:hAnsi="Cambria Math"/>
                <w:sz w:val="24"/>
              </w:rPr>
              <m:t>k=1</m:t>
            </m:r>
            <m:ctrlPr>
              <w:rPr>
                <w:rFonts w:ascii="Cambria Math" w:hAnsi="Cambria Math"/>
                <w:sz w:val="24"/>
              </w:rPr>
            </m:ctrlPr>
          </m:sub>
          <m:sup>
            <m:r>
              <m:rPr/>
              <w:rPr>
                <w:rFonts w:ascii="Cambria Math" w:hAnsi="Cambria Math"/>
                <w:sz w:val="24"/>
              </w:rPr>
              <m:t>K</m:t>
            </m:r>
            <m:ctrlPr>
              <w:rPr>
                <w:rFonts w:ascii="Cambria Math" w:hAnsi="Cambria Math"/>
                <w:sz w:val="24"/>
              </w:rPr>
            </m:ctrlPr>
          </m:sup>
          <m:e>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w:rPr>
                    <w:rFonts w:ascii="Cambria Math" w:hAnsi="Cambria Math"/>
                    <w:sz w:val="24"/>
                  </w:rPr>
                  <m:t>k</m:t>
                </m:r>
                <m:ctrlPr>
                  <w:rPr>
                    <w:rFonts w:ascii="Cambria Math" w:hAnsi="Cambria Math"/>
                    <w:sz w:val="24"/>
                  </w:rPr>
                </m:ctrlPr>
              </m:sub>
            </m:sSub>
            <m:ctrlPr>
              <w:rPr>
                <w:rFonts w:ascii="Cambria Math" w:hAnsi="Cambria Math"/>
                <w:sz w:val="24"/>
              </w:rPr>
            </m:ctrlPr>
          </m:e>
        </m:nary>
      </m:oMath>
      <w:r>
        <w:rPr>
          <w:rFonts w:hint="eastAsia" w:ascii="宋体" w:hAnsi="宋体" w:cs="宋体"/>
          <w:kern w:val="0"/>
          <w:sz w:val="24"/>
          <w:lang w:bidi="ar"/>
        </w:rPr>
        <w:t>为参与聚合的总样本量。</w:t>
      </w:r>
      <w:commentRangeEnd w:id="10"/>
      <w:r>
        <w:rPr>
          <w:rStyle w:val="45"/>
        </w:rPr>
        <w:commentReference w:id="10"/>
      </w:r>
    </w:p>
    <w:p w14:paraId="55C8A236">
      <w:pPr>
        <w:pStyle w:val="74"/>
      </w:pPr>
      <w:r>
        <w:rPr>
          <w:rFonts w:hint="eastAsia"/>
        </w:rPr>
        <w:t>通过这种分布式的协作学习机制，联邦学习能够在不直接共享原始数据的前提下，联合多方数据共同训练出一个性能接近于集中式训练的全局模型，从而在实现多源数据融合与模型预测能力提升的同时，有效地保护了各方的数据隐私。</w:t>
      </w:r>
    </w:p>
    <w:p w14:paraId="0D03D9D9">
      <w:pPr>
        <w:pStyle w:val="3"/>
      </w:pPr>
      <w:bookmarkStart w:id="78" w:name="_Toc1690661840"/>
      <w:bookmarkStart w:id="79" w:name="_Toc2033520239"/>
      <w:bookmarkStart w:id="80" w:name="_Toc466377035"/>
      <w:r>
        <w:rPr>
          <w:rFonts w:hint="eastAsia"/>
        </w:rPr>
        <w:t>深度学习时序预测模型</w:t>
      </w:r>
      <w:bookmarkEnd w:id="78"/>
      <w:bookmarkEnd w:id="79"/>
      <w:bookmarkEnd w:id="80"/>
    </w:p>
    <w:p w14:paraId="67C90058">
      <w:pPr>
        <w:pStyle w:val="74"/>
      </w:pPr>
      <w:r>
        <w:rPr>
          <w:rFonts w:hint="eastAsia"/>
        </w:rPr>
        <w:t>时间序列预测是指利用历史数据的模式和规律，对未来某个或多个时间点的值进行推测。在许多实际应用场景中，如电力负荷预测、交通流量预测和充电需求预测等，未来的状态不仅受到短期历史信息的影响，还与长期的历史模式密切相关。深度学习模型凭借其强大的非线性拟合能力和自动特征提取能力，在时序预测领域取得了显著的成果。</w:t>
      </w:r>
    </w:p>
    <w:p w14:paraId="251F17BF">
      <w:pPr>
        <w:pStyle w:val="4"/>
      </w:pPr>
      <w:bookmarkStart w:id="81" w:name="_Toc1597411423"/>
      <w:bookmarkStart w:id="82" w:name="_Toc172414868"/>
      <w:bookmarkStart w:id="83" w:name="_Toc83515695"/>
      <w:r>
        <w:rPr>
          <w:rFonts w:hint="eastAsia"/>
        </w:rPr>
        <w:t>长短期记忆网络（LSTM）</w:t>
      </w:r>
      <w:bookmarkEnd w:id="81"/>
      <w:bookmarkEnd w:id="82"/>
      <w:bookmarkEnd w:id="83"/>
    </w:p>
    <w:p w14:paraId="34DEC3D1">
      <w:pPr>
        <w:spacing w:line="360" w:lineRule="auto"/>
        <w:ind w:firstLine="480" w:firstLineChars="200"/>
        <w:rPr>
          <w:sz w:val="24"/>
        </w:rPr>
      </w:pPr>
      <w:r>
        <w:rPr>
          <w:rFonts w:hint="eastAsia"/>
          <w:sz w:val="24"/>
        </w:rPr>
        <w:t>循环神经网络（Recurrent Neural Network, RNN）是一类专门设计用于处理序列数据的神经网络。然而，传统的 RNN 在处理长序列时，面临着严重的梯度消失或梯度爆炸问题，导致其难以捕捉时间序列中的长期依赖关系。</w:t>
      </w:r>
    </w:p>
    <w:p w14:paraId="610B0310">
      <w:pPr>
        <w:spacing w:line="360" w:lineRule="auto"/>
        <w:ind w:firstLine="480" w:firstLineChars="200"/>
        <w:rPr>
          <w:sz w:val="24"/>
        </w:rPr>
      </w:pPr>
      <w:r>
        <w:rPr>
          <w:rFonts w:hint="eastAsia"/>
          <w:sz w:val="24"/>
        </w:rPr>
        <w:t>长短期记忆网络（Long Short-Term Memory, LSTM）是一种特殊的 RNN 架构，通过引入门控机制（Gating Mechanism）和细胞状态（Cell State），有效地解决了传统 RNN 的长期依赖问题。LSTM 单元内部包含三个关键的门控结构：遗忘门（Forget Gate）、输入门（Input Gate）和输出门（Output Gate）。这些门控机制协同工作，控制信息的保留、更新和输出。</w:t>
      </w:r>
    </w:p>
    <w:p w14:paraId="7E816A5B">
      <w:pPr>
        <w:numPr>
          <w:ilvl w:val="0"/>
          <w:numId w:val="8"/>
        </w:numPr>
        <w:spacing w:line="360" w:lineRule="auto"/>
        <w:rPr>
          <w:sz w:val="24"/>
        </w:rPr>
      </w:pPr>
      <w:r>
        <w:rPr>
          <w:rFonts w:hint="eastAsia"/>
          <w:sz w:val="24"/>
        </w:rPr>
        <w:t xml:space="preserve">遗忘门：决定需要从上一个时刻的细胞状态 </w:t>
      </w:r>
      <m:oMath>
        <m:sSub>
          <m:sSubPr>
            <m:ctrlPr>
              <w:rPr>
                <w:rFonts w:ascii="Cambria Math" w:hAnsi="Cambria Math"/>
                <w:sz w:val="24"/>
              </w:rPr>
            </m:ctrlPr>
          </m:sSubPr>
          <m:e>
            <m:r>
              <m:rPr/>
              <w:rPr>
                <w:rFonts w:ascii="Cambria Math"/>
                <w:sz w:val="24"/>
              </w:rPr>
              <m:t>C</m:t>
            </m:r>
            <m:ctrlPr>
              <w:rPr>
                <w:rFonts w:ascii="Cambria Math" w:hAnsi="Cambria Math"/>
                <w:sz w:val="24"/>
              </w:rPr>
            </m:ctrlPr>
          </m:e>
          <m:sub>
            <m:r>
              <m:rPr/>
              <w:rPr>
                <w:rFonts w:ascii="Cambria Math"/>
                <w:sz w:val="24"/>
              </w:rPr>
              <m:t>t−1</m:t>
            </m:r>
            <m:ctrlPr>
              <w:rPr>
                <w:rFonts w:ascii="Cambria Math" w:hAnsi="Cambria Math"/>
                <w:sz w:val="24"/>
              </w:rPr>
            </m:ctrlPr>
          </m:sub>
        </m:sSub>
      </m:oMath>
      <w:r>
        <w:rPr>
          <w:rFonts w:hint="eastAsia"/>
          <w:sz w:val="24"/>
        </w:rPr>
        <w:t xml:space="preserve">中丢弃哪些信息。它接收上一时刻的隐藏状态 </w:t>
      </w:r>
      <m:oMath>
        <m:sSub>
          <m:sSubPr>
            <m:ctrlPr>
              <w:rPr>
                <w:rFonts w:ascii="Cambria Math" w:hAnsi="Cambria Math"/>
                <w:sz w:val="24"/>
              </w:rPr>
            </m:ctrlPr>
          </m:sSubPr>
          <m:e>
            <m:r>
              <m:rPr/>
              <w:rPr>
                <w:rFonts w:ascii="Cambria Math"/>
                <w:sz w:val="24"/>
              </w:rPr>
              <m:t>ℎ</m:t>
            </m:r>
            <m:ctrlPr>
              <w:rPr>
                <w:rFonts w:ascii="Cambria Math" w:hAnsi="Cambria Math"/>
                <w:sz w:val="24"/>
              </w:rPr>
            </m:ctrlPr>
          </m:e>
          <m:sub>
            <m:r>
              <m:rPr/>
              <w:rPr>
                <w:rFonts w:ascii="Cambria Math"/>
                <w:sz w:val="24"/>
              </w:rPr>
              <m:t>t−1</m:t>
            </m:r>
            <m:ctrlPr>
              <w:rPr>
                <w:rFonts w:ascii="Cambria Math" w:hAnsi="Cambria Math"/>
                <w:sz w:val="24"/>
              </w:rPr>
            </m:ctrlPr>
          </m:sub>
        </m:sSub>
      </m:oMath>
      <w:r>
        <w:rPr>
          <w:rFonts w:hint="eastAsia"/>
          <w:sz w:val="24"/>
        </w:rPr>
        <w:t xml:space="preserve"> 和当前时刻的输入 </w:t>
      </w:r>
      <m:oMath>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 xml:space="preserve">，通过 Sigmoid 激活函数输出一个 0 到 1 之间的数值向量 </w:t>
      </w:r>
      <m:oMath>
        <m:sSub>
          <m:sSubPr>
            <m:ctrlPr>
              <w:rPr>
                <w:rFonts w:ascii="Cambria Math" w:hAnsi="Cambria Math"/>
                <w:sz w:val="24"/>
              </w:rPr>
            </m:ctrlPr>
          </m:sSubPr>
          <m:e>
            <m:r>
              <m:rPr/>
              <w:rPr>
                <w:rFonts w:ascii="Cambria Math"/>
                <w:sz w:val="24"/>
              </w:rPr>
              <m:t>f</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，0 表示“完全丢弃”，1 表示“完全保留”。</w:t>
      </w:r>
    </w:p>
    <w:p w14:paraId="45DA1454">
      <w:pPr>
        <w:spacing w:line="360" w:lineRule="auto"/>
        <w:jc w:val="center"/>
        <w:rPr>
          <w:sz w:val="24"/>
        </w:rPr>
      </w:pPr>
      <m:oMathPara>
        <m:oMath>
          <m:sSub>
            <m:sSubPr>
              <m:ctrlPr>
                <w:rPr>
                  <w:rFonts w:ascii="Cambria Math" w:hAnsi="Cambria Math"/>
                  <w:sz w:val="24"/>
                </w:rPr>
              </m:ctrlPr>
            </m:sSubPr>
            <m:e>
              <m:r>
                <m:rPr/>
                <w:rPr>
                  <w:rFonts w:ascii="Cambria Math"/>
                  <w:sz w:val="24"/>
                </w:rPr>
                <m:t>f</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=σ(</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f</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ℎ</m:t>
              </m:r>
              <m:ctrlPr>
                <w:rPr>
                  <w:rFonts w:ascii="Cambria Math" w:hAnsi="Cambria Math"/>
                  <w:sz w:val="24"/>
                </w:rPr>
              </m:ctrlPr>
            </m:e>
            <m:sub>
              <m:r>
                <m:rPr/>
                <w:rPr>
                  <w:rFonts w:ascii="Cambria Math"/>
                  <w:sz w:val="24"/>
                </w:rPr>
                <m:t>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f</m:t>
              </m:r>
              <m:ctrlPr>
                <w:rPr>
                  <w:rFonts w:ascii="Cambria Math" w:hAnsi="Cambria Math"/>
                  <w:sz w:val="24"/>
                </w:rPr>
              </m:ctrlPr>
            </m:sub>
          </m:sSub>
          <m:r>
            <m:rPr/>
            <w:rPr>
              <w:rFonts w:ascii="Cambria Math"/>
              <w:sz w:val="24"/>
            </w:rPr>
            <m:t>)</m:t>
          </m:r>
        </m:oMath>
      </m:oMathPara>
    </w:p>
    <w:p w14:paraId="5A4AAA50">
      <w:pPr>
        <w:numPr>
          <w:ilvl w:val="0"/>
          <w:numId w:val="8"/>
        </w:numPr>
        <w:spacing w:line="360" w:lineRule="auto"/>
        <w:rPr>
          <w:sz w:val="24"/>
        </w:rPr>
      </w:pPr>
      <w:r>
        <w:rPr>
          <w:rFonts w:hint="eastAsia"/>
          <w:sz w:val="24"/>
        </w:rPr>
        <w:t xml:space="preserve">输入门：决定哪些新信息需要被更新到当前的细胞状态中。首先，通过 Sigmoid 层产生一个候选更新比例 </w:t>
      </w:r>
      <m:oMath>
        <m:sSub>
          <m:sSubPr>
            <m:ctrlPr>
              <w:rPr>
                <w:rFonts w:ascii="Cambria Math" w:hAnsi="Cambria Math"/>
                <w:sz w:val="24"/>
              </w:rPr>
            </m:ctrlPr>
          </m:sSubPr>
          <m:e>
            <m:r>
              <m:rPr/>
              <w:rPr>
                <w:rFonts w:ascii="Cambria Math"/>
                <w:sz w:val="24"/>
              </w:rPr>
              <m:t>i</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 xml:space="preserve">；其次，通过 Tanh 层生成一个候选的细胞状态向量 </w:t>
      </w:r>
      <m:oMath>
        <m:sSub>
          <m:sSubPr>
            <m:ctrlPr>
              <w:rPr>
                <w:rFonts w:ascii="Cambria Math" w:hAnsi="Cambria Math"/>
                <w:sz w:val="24"/>
              </w:rPr>
            </m:ctrlPr>
          </m:sSubPr>
          <m:e>
            <m:acc>
              <m:accPr>
                <m:chr m:val="̃"/>
                <m:ctrlPr>
                  <w:rPr>
                    <w:rFonts w:ascii="Cambria Math" w:hAnsi="Cambria Math"/>
                    <w:sz w:val="24"/>
                  </w:rPr>
                </m:ctrlPr>
              </m:accPr>
              <m:e>
                <m:r>
                  <m:rPr/>
                  <w:rPr>
                    <w:rFonts w:ascii="Cambria Math"/>
                    <w:sz w:val="24"/>
                  </w:rPr>
                  <m:t>C</m:t>
                </m:r>
                <m:ctrlPr>
                  <w:rPr>
                    <w:rFonts w:ascii="Cambria Math" w:hAnsi="Cambria Math"/>
                    <w:sz w:val="24"/>
                  </w:rPr>
                </m:ctrlPr>
              </m:e>
            </m:acc>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w:t>
      </w:r>
    </w:p>
    <w:p w14:paraId="7D74AA0F">
      <w:pPr>
        <w:spacing w:line="360" w:lineRule="auto"/>
        <w:jc w:val="center"/>
        <w:rPr>
          <w:sz w:val="24"/>
        </w:rPr>
      </w:pPr>
      <m:oMathPara>
        <m:oMath>
          <m:sSub>
            <m:sSubPr>
              <m:ctrlPr>
                <w:rPr>
                  <w:rFonts w:ascii="Cambria Math" w:hAnsi="Cambria Math"/>
                  <w:sz w:val="24"/>
                </w:rPr>
              </m:ctrlPr>
            </m:sSubPr>
            <m:e>
              <m:r>
                <m:rPr/>
                <w:rPr>
                  <w:rFonts w:ascii="Cambria Math"/>
                  <w:sz w:val="24"/>
                </w:rPr>
                <m:t>i</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=σ(</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i</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ℎ</m:t>
              </m:r>
              <m:ctrlPr>
                <w:rPr>
                  <w:rFonts w:ascii="Cambria Math" w:hAnsi="Cambria Math"/>
                  <w:sz w:val="24"/>
                </w:rPr>
              </m:ctrlPr>
            </m:e>
            <m:sub>
              <m:r>
                <m:rPr/>
                <w:rPr>
                  <w:rFonts w:ascii="Cambria Math"/>
                  <w:sz w:val="24"/>
                </w:rPr>
                <m:t>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i</m:t>
              </m:r>
              <m:ctrlPr>
                <w:rPr>
                  <w:rFonts w:ascii="Cambria Math" w:hAnsi="Cambria Math"/>
                  <w:sz w:val="24"/>
                </w:rPr>
              </m:ctrlPr>
            </m:sub>
          </m:sSub>
          <m:r>
            <m:rPr/>
            <w:rPr>
              <w:rFonts w:ascii="Cambria Math"/>
              <w:sz w:val="24"/>
            </w:rPr>
            <m:t>)</m:t>
          </m:r>
        </m:oMath>
      </m:oMathPara>
    </w:p>
    <w:p w14:paraId="7FACE9F8">
      <w:pPr>
        <w:spacing w:line="360" w:lineRule="auto"/>
        <w:jc w:val="center"/>
        <w:rPr>
          <w:sz w:val="24"/>
        </w:rPr>
      </w:pPr>
      <m:oMathPara>
        <m:oMath>
          <m:sSub>
            <m:sSubPr>
              <m:ctrlPr>
                <w:rPr>
                  <w:rFonts w:ascii="Cambria Math" w:hAnsi="Cambria Math"/>
                  <w:sz w:val="24"/>
                </w:rPr>
              </m:ctrlPr>
            </m:sSubPr>
            <m:e>
              <m:acc>
                <m:accPr>
                  <m:chr m:val="̃"/>
                  <m:ctrlPr>
                    <w:rPr>
                      <w:rFonts w:ascii="Cambria Math" w:hAnsi="Cambria Math"/>
                      <w:sz w:val="24"/>
                    </w:rPr>
                  </m:ctrlPr>
                </m:accPr>
                <m:e>
                  <m:r>
                    <m:rPr/>
                    <w:rPr>
                      <w:rFonts w:ascii="Cambria Math"/>
                      <w:sz w:val="24"/>
                    </w:rPr>
                    <m:t>C</m:t>
                  </m:r>
                  <m:ctrlPr>
                    <w:rPr>
                      <w:rFonts w:ascii="Cambria Math" w:hAnsi="Cambria Math"/>
                      <w:sz w:val="24"/>
                    </w:rPr>
                  </m:ctrlPr>
                </m:e>
              </m:acc>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func>
            <m:funcPr>
              <m:ctrlPr>
                <w:rPr>
                  <w:rFonts w:ascii="Cambria Math" w:hAnsi="Cambria Math"/>
                  <w:sz w:val="24"/>
                </w:rPr>
              </m:ctrlPr>
            </m:funcPr>
            <m:fName>
              <m:r>
                <m:rPr>
                  <m:sty m:val="p"/>
                </m:rPr>
                <w:rPr>
                  <w:rFonts w:ascii="Cambria Math"/>
                  <w:sz w:val="24"/>
                </w:rPr>
                <m:t>tanh</m:t>
              </m:r>
              <m:ctrlPr>
                <w:rPr>
                  <w:rFonts w:ascii="Cambria Math" w:hAnsi="Cambria Math"/>
                  <w:sz w:val="24"/>
                </w:rPr>
              </m:ctrlPr>
            </m:fName>
            <m:e>
              <m:r>
                <m:rPr/>
                <w:rPr>
                  <w:rFonts w:ascii="Cambria Math"/>
                  <w:sz w:val="24"/>
                </w:rPr>
                <m:t>(</m:t>
              </m:r>
              <m:ctrlPr>
                <w:rPr>
                  <w:rFonts w:ascii="Cambria Math" w:hAnsi="Cambria Math"/>
                  <w:sz w:val="24"/>
                </w:rPr>
              </m:ctrlPr>
            </m:e>
          </m:func>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C</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ℎ</m:t>
              </m:r>
              <m:ctrlPr>
                <w:rPr>
                  <w:rFonts w:ascii="Cambria Math" w:hAnsi="Cambria Math"/>
                  <w:sz w:val="24"/>
                </w:rPr>
              </m:ctrlPr>
            </m:e>
            <m:sub>
              <m:r>
                <m:rPr/>
                <w:rPr>
                  <w:rFonts w:ascii="Cambria Math"/>
                  <w:sz w:val="24"/>
                </w:rPr>
                <m:t>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C</m:t>
              </m:r>
              <m:ctrlPr>
                <w:rPr>
                  <w:rFonts w:ascii="Cambria Math" w:hAnsi="Cambria Math"/>
                  <w:sz w:val="24"/>
                </w:rPr>
              </m:ctrlPr>
            </m:sub>
          </m:sSub>
          <m:r>
            <m:rPr/>
            <w:rPr>
              <w:rFonts w:ascii="Cambria Math"/>
              <w:sz w:val="24"/>
            </w:rPr>
            <m:t>)</m:t>
          </m:r>
        </m:oMath>
      </m:oMathPara>
    </w:p>
    <w:p w14:paraId="2798DE49">
      <w:pPr>
        <w:numPr>
          <w:ilvl w:val="0"/>
          <w:numId w:val="8"/>
        </w:numPr>
        <w:spacing w:line="360" w:lineRule="auto"/>
        <w:rPr>
          <w:sz w:val="24"/>
        </w:rPr>
      </w:pPr>
      <w:r>
        <w:rPr>
          <w:rFonts w:hint="eastAsia"/>
          <w:sz w:val="24"/>
        </w:rPr>
        <w:t xml:space="preserve">细胞状态更新：将遗忘门和输入门的结果结合，更新当前的细胞状态 </w:t>
      </w:r>
      <m:oMath>
        <m:sSub>
          <m:sSubPr>
            <m:ctrlPr>
              <w:rPr>
                <w:rFonts w:ascii="Cambria Math" w:hAnsi="Cambria Math"/>
                <w:sz w:val="24"/>
              </w:rPr>
            </m:ctrlPr>
          </m:sSubPr>
          <m:e>
            <m:r>
              <m:rPr/>
              <w:rPr>
                <w:rFonts w:ascii="Cambria Math"/>
                <w:sz w:val="24"/>
              </w:rPr>
              <m:t>C</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w:t>
      </w:r>
    </w:p>
    <w:p w14:paraId="2E944E7E">
      <w:pPr>
        <w:spacing w:line="360" w:lineRule="auto"/>
        <w:jc w:val="center"/>
        <w:rPr>
          <w:sz w:val="24"/>
        </w:rPr>
      </w:pPr>
      <m:oMathPara>
        <m:oMath>
          <m:sSub>
            <m:sSubPr>
              <m:ctrlPr>
                <w:rPr>
                  <w:rFonts w:ascii="Cambria Math" w:hAnsi="Cambria Math"/>
                  <w:sz w:val="24"/>
                </w:rPr>
              </m:ctrlPr>
            </m:sSubPr>
            <m:e>
              <m:r>
                <m:rPr/>
                <w:rPr>
                  <w:rFonts w:ascii="Cambria Math"/>
                  <w:sz w:val="24"/>
                </w:rPr>
                <m:t>C</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f</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C</m:t>
              </m:r>
              <m:ctrlPr>
                <w:rPr>
                  <w:rFonts w:ascii="Cambria Math" w:hAnsi="Cambria Math"/>
                  <w:sz w:val="24"/>
                </w:rPr>
              </m:ctrlPr>
            </m:e>
            <m:sub>
              <m:r>
                <m:rPr/>
                <w:rPr>
                  <w:rFonts w:ascii="Cambria Math"/>
                  <w:sz w:val="24"/>
                </w:rPr>
                <m:t>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i</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acc>
                <m:accPr>
                  <m:chr m:val="̃"/>
                  <m:ctrlPr>
                    <w:rPr>
                      <w:rFonts w:ascii="Cambria Math" w:hAnsi="Cambria Math"/>
                      <w:sz w:val="24"/>
                    </w:rPr>
                  </m:ctrlPr>
                </m:accPr>
                <m:e>
                  <m:r>
                    <m:rPr/>
                    <w:rPr>
                      <w:rFonts w:ascii="Cambria Math"/>
                      <w:sz w:val="24"/>
                    </w:rPr>
                    <m:t>C</m:t>
                  </m:r>
                  <m:ctrlPr>
                    <w:rPr>
                      <w:rFonts w:ascii="Cambria Math" w:hAnsi="Cambria Math"/>
                      <w:sz w:val="24"/>
                    </w:rPr>
                  </m:ctrlPr>
                </m:e>
              </m:acc>
              <m:ctrlPr>
                <w:rPr>
                  <w:rFonts w:ascii="Cambria Math" w:hAnsi="Cambria Math"/>
                  <w:sz w:val="24"/>
                </w:rPr>
              </m:ctrlPr>
            </m:e>
            <m:sub>
              <m:r>
                <m:rPr/>
                <w:rPr>
                  <w:rFonts w:ascii="Cambria Math"/>
                  <w:sz w:val="24"/>
                </w:rPr>
                <m:t>t</m:t>
              </m:r>
              <m:ctrlPr>
                <w:rPr>
                  <w:rFonts w:ascii="Cambria Math" w:hAnsi="Cambria Math"/>
                  <w:sz w:val="24"/>
                </w:rPr>
              </m:ctrlPr>
            </m:sub>
          </m:sSub>
        </m:oMath>
      </m:oMathPara>
    </w:p>
    <w:p w14:paraId="0A94058D">
      <w:pPr>
        <w:numPr>
          <w:ilvl w:val="0"/>
          <w:numId w:val="8"/>
        </w:numPr>
        <w:spacing w:line="360" w:lineRule="auto"/>
        <w:rPr>
          <w:sz w:val="24"/>
        </w:rPr>
      </w:pPr>
      <w:r>
        <w:rPr>
          <w:rFonts w:hint="eastAsia"/>
          <w:sz w:val="24"/>
        </w:rPr>
        <w:t xml:space="preserve">输出门：决定基于当前的细胞状态，向下一时刻输出什么隐藏状态 </w:t>
      </w:r>
      <m:oMath>
        <m:sSub>
          <m:sSubPr>
            <m:ctrlPr>
              <w:rPr>
                <w:rFonts w:ascii="Cambria Math" w:hAnsi="Cambria Math"/>
                <w:sz w:val="24"/>
              </w:rPr>
            </m:ctrlPr>
          </m:sSubPr>
          <m:e>
            <m:r>
              <m:rPr/>
              <w:rPr>
                <w:rFonts w:ascii="Cambria Math"/>
                <w:sz w:val="24"/>
              </w:rPr>
              <m:t>ℎ</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。通过这种复杂的内部结构，LSTM 能够在长时间跨度内动态地保持和更新重要信息，非常适合用于受长期模式影响的时间序列预测任务。</w:t>
      </w:r>
    </w:p>
    <w:p w14:paraId="6BA5BA87">
      <w:pPr>
        <w:spacing w:line="360" w:lineRule="auto"/>
        <w:jc w:val="center"/>
        <w:rPr>
          <w:sz w:val="24"/>
        </w:rPr>
      </w:pPr>
      <m:oMathPara>
        <m:oMath>
          <m:sSub>
            <m:sSubPr>
              <m:ctrlPr>
                <w:rPr>
                  <w:rFonts w:ascii="Cambria Math" w:hAnsi="Cambria Math"/>
                  <w:sz w:val="24"/>
                </w:rPr>
              </m:ctrlPr>
            </m:sSubPr>
            <m:e>
              <m:r>
                <m:rPr/>
                <w:rPr>
                  <w:rFonts w:ascii="Cambria Math"/>
                  <w:sz w:val="24"/>
                </w:rPr>
                <m:t>o</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=σ(</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o</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ℎ</m:t>
              </m:r>
              <m:ctrlPr>
                <w:rPr>
                  <w:rFonts w:ascii="Cambria Math" w:hAnsi="Cambria Math"/>
                  <w:sz w:val="24"/>
                </w:rPr>
              </m:ctrlPr>
            </m:e>
            <m:sub>
              <m:r>
                <m:rPr/>
                <w:rPr>
                  <w:rFonts w:ascii="Cambria Math"/>
                  <w:sz w:val="24"/>
                </w:rPr>
                <m:t>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o</m:t>
              </m:r>
              <m:ctrlPr>
                <w:rPr>
                  <w:rFonts w:ascii="Cambria Math" w:hAnsi="Cambria Math"/>
                  <w:sz w:val="24"/>
                </w:rPr>
              </m:ctrlPr>
            </m:sub>
          </m:sSub>
          <m:r>
            <m:rPr/>
            <w:rPr>
              <w:rFonts w:ascii="Cambria Math"/>
              <w:sz w:val="24"/>
            </w:rPr>
            <m:t>)</m:t>
          </m:r>
        </m:oMath>
      </m:oMathPara>
    </w:p>
    <w:p w14:paraId="4FF1B1BF">
      <w:pPr>
        <w:spacing w:line="360" w:lineRule="auto"/>
        <w:jc w:val="center"/>
        <w:rPr>
          <w:sz w:val="24"/>
        </w:rPr>
      </w:pPr>
      <m:oMathPara>
        <m:oMath>
          <m:sSub>
            <m:sSubPr>
              <m:ctrlPr>
                <w:rPr>
                  <w:rFonts w:ascii="Cambria Math" w:hAnsi="Cambria Math"/>
                  <w:sz w:val="24"/>
                </w:rPr>
              </m:ctrlPr>
            </m:sSubPr>
            <m:e>
              <m:r>
                <m:rPr/>
                <w:rPr>
                  <w:rFonts w:ascii="Cambria Math"/>
                  <w:sz w:val="24"/>
                </w:rPr>
                <m:t>ℎ</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o</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func>
            <m:funcPr>
              <m:ctrlPr>
                <w:rPr>
                  <w:rFonts w:ascii="Cambria Math" w:hAnsi="Cambria Math"/>
                  <w:sz w:val="24"/>
                </w:rPr>
              </m:ctrlPr>
            </m:funcPr>
            <m:fName>
              <m:r>
                <m:rPr>
                  <m:sty m:val="p"/>
                </m:rPr>
                <w:rPr>
                  <w:rFonts w:ascii="Cambria Math"/>
                  <w:sz w:val="24"/>
                </w:rPr>
                <m:t>tanh</m:t>
              </m:r>
              <m:ctrlPr>
                <w:rPr>
                  <w:rFonts w:ascii="Cambria Math" w:hAnsi="Cambria Math"/>
                  <w:sz w:val="24"/>
                </w:rPr>
              </m:ctrlPr>
            </m:fName>
            <m:e>
              <m:r>
                <m:rPr/>
                <w:rPr>
                  <w:rFonts w:ascii="Cambria Math"/>
                  <w:sz w:val="24"/>
                </w:rPr>
                <m:t>(</m:t>
              </m:r>
              <m:ctrlPr>
                <w:rPr>
                  <w:rFonts w:ascii="Cambria Math" w:hAnsi="Cambria Math"/>
                  <w:sz w:val="24"/>
                </w:rPr>
              </m:ctrlPr>
            </m:e>
          </m:func>
          <m:sSub>
            <m:sSubPr>
              <m:ctrlPr>
                <w:rPr>
                  <w:rFonts w:ascii="Cambria Math" w:hAnsi="Cambria Math"/>
                  <w:sz w:val="24"/>
                </w:rPr>
              </m:ctrlPr>
            </m:sSubPr>
            <m:e>
              <m:r>
                <m:rPr/>
                <w:rPr>
                  <w:rFonts w:ascii="Cambria Math"/>
                  <w:sz w:val="24"/>
                </w:rPr>
                <m:t>C</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oMath>
      </m:oMathPara>
    </w:p>
    <w:p w14:paraId="063CCB06">
      <w:pPr>
        <w:pStyle w:val="4"/>
      </w:pPr>
      <w:bookmarkStart w:id="84" w:name="_Toc821246673"/>
      <w:bookmarkStart w:id="85" w:name="_Toc2000715214"/>
      <w:bookmarkStart w:id="86" w:name="_Toc1341464374"/>
      <w:r>
        <w:rPr>
          <w:rFonts w:hint="eastAsia"/>
        </w:rPr>
        <w:t>Seq2Seq 架构</w:t>
      </w:r>
      <w:bookmarkEnd w:id="84"/>
      <w:bookmarkEnd w:id="85"/>
      <w:bookmarkEnd w:id="86"/>
    </w:p>
    <w:p w14:paraId="65456877">
      <w:pPr>
        <w:spacing w:line="360" w:lineRule="auto"/>
        <w:ind w:firstLine="480" w:firstLineChars="200"/>
        <w:rPr>
          <w:sz w:val="24"/>
        </w:rPr>
      </w:pPr>
      <w:commentRangeStart w:id="11"/>
      <w:r>
        <w:rPr>
          <w:rFonts w:hint="eastAsia"/>
          <w:sz w:val="24"/>
        </w:rPr>
        <w:t>虽然LSTM能够处理序列输入，但在面对“多步预测”任务（即输入一个序列，输出另一个可能长度不同的序列）时，单一的RNN或LSTM结构往往力不从</w:t>
      </w:r>
      <w:commentRangeEnd w:id="11"/>
      <w:r>
        <w:rPr>
          <w:rStyle w:val="45"/>
        </w:rPr>
        <w:commentReference w:id="11"/>
      </w:r>
      <w:r>
        <w:rPr>
          <w:rFonts w:hint="eastAsia"/>
          <w:sz w:val="24"/>
        </w:rPr>
        <w:t>心。Sequence-to-Sequence (Seq2Seq) 架构最初为机器翻译任务设计，它为多步时序预测提供了一种灵活且高效的解决方案。</w:t>
      </w:r>
    </w:p>
    <w:p w14:paraId="32C57B6B">
      <w:pPr>
        <w:spacing w:line="360" w:lineRule="auto"/>
        <w:ind w:firstLine="480" w:firstLineChars="200"/>
        <w:rPr>
          <w:sz w:val="24"/>
        </w:rPr>
      </w:pPr>
      <w:r>
        <w:rPr>
          <w:rFonts w:hint="eastAsia"/>
          <w:sz w:val="24"/>
        </w:rPr>
        <w:t>Seq2Seq架构主要由两个核心组件构成：编码器（Encoder）和解码器（Decoder）。</w:t>
      </w:r>
    </w:p>
    <w:p w14:paraId="5D1C77B5">
      <w:pPr>
        <w:numPr>
          <w:ilvl w:val="0"/>
          <w:numId w:val="9"/>
        </w:numPr>
        <w:spacing w:line="360" w:lineRule="auto"/>
        <w:rPr>
          <w:sz w:val="24"/>
        </w:rPr>
      </w:pPr>
      <w:r>
        <w:rPr>
          <w:rFonts w:hint="eastAsia"/>
          <w:sz w:val="24"/>
        </w:rPr>
        <w:t>编码器（Encoder）：负责接收并处理输入的时间序列数据。编码器通常由 RNN、LSTM或GRU构成。它按时间步依次读取输入序列，逐步更新隐藏状态，最终将整个输入序列的历史信息压缩编码成一个固定长度的上下文向量（Context Vector）。这个上下文向量被认为包含了输入序列的全部时序依赖特征。</w:t>
      </w:r>
    </w:p>
    <w:p w14:paraId="282951AB">
      <w:pPr>
        <w:numPr>
          <w:ilvl w:val="0"/>
          <w:numId w:val="9"/>
        </w:numPr>
        <w:spacing w:line="360" w:lineRule="auto"/>
        <w:rPr>
          <w:sz w:val="24"/>
        </w:rPr>
      </w:pPr>
      <w:r>
        <w:rPr>
          <w:rFonts w:hint="eastAsia"/>
          <w:sz w:val="24"/>
        </w:rPr>
        <w:t>解码器（Decoder）：负责基于编码器生成的上下文向量，逐步生成预测的输出序列。解码器同样是一个循环神经网络结构。在每一个解码时间步，解码器利用上下文向量、前一个时间步的隐藏状态以及前一个时间步的输出（或目标真实值，在训练阶段通常采用 Teacher Forcing 策略），来预测当前时间步的输出。</w:t>
      </w:r>
    </w:p>
    <w:p w14:paraId="542ECAB6">
      <w:pPr>
        <w:spacing w:line="360" w:lineRule="auto"/>
        <w:ind w:firstLine="480" w:firstLineChars="200"/>
        <w:rPr>
          <w:sz w:val="24"/>
        </w:rPr>
      </w:pPr>
      <w:r>
        <w:rPr>
          <w:rFonts w:hint="eastAsia"/>
          <w:sz w:val="24"/>
        </w:rPr>
        <w:t>Seq2Seq模型能够灵活处理不同长度的输入和输出序列，并通过编码器-解码器结构有效地建立输入序列与未来多步预测序列之间的映射关系，这使得其在处理具有复杂时空相关性的多步预测任务中表现优异。</w:t>
      </w:r>
    </w:p>
    <w:p w14:paraId="22238DCC">
      <w:pPr>
        <w:pStyle w:val="3"/>
      </w:pPr>
      <w:bookmarkStart w:id="87" w:name="_Toc721656972"/>
      <w:bookmarkStart w:id="88" w:name="_Toc815433842"/>
      <w:bookmarkStart w:id="89" w:name="_Toc1708407612"/>
      <w:r>
        <w:rPr>
          <w:rFonts w:hint="eastAsia"/>
        </w:rPr>
        <w:t>机制设计与组合拍卖理论</w:t>
      </w:r>
      <w:bookmarkEnd w:id="87"/>
      <w:bookmarkEnd w:id="88"/>
      <w:bookmarkEnd w:id="89"/>
    </w:p>
    <w:p w14:paraId="4903913E">
      <w:pPr>
        <w:spacing w:line="360" w:lineRule="auto"/>
        <w:ind w:firstLine="480" w:firstLineChars="200"/>
        <w:rPr>
          <w:sz w:val="24"/>
        </w:rPr>
      </w:pPr>
      <w:r>
        <w:rPr>
          <w:rFonts w:hint="eastAsia"/>
          <w:sz w:val="24"/>
        </w:rPr>
        <w:t>在资源受限且需求异质的系统中，如何高效、公平地分配资源并合理定价是一个核心问题。机制设计（Mechanism Design）是微观经济学和博弈论的一个重要分支，它研究如何设计一种游戏规则（或称为机制），使得在这个规则下，自利的参与者在追求自身利益最大化的过程中，其产生的均衡行为能够自动实现机制设计者所期望的全局目标（如社会福利最大化、卖方收益最大化等）。拍卖理论（Auction Theory）则是机制设计理论在资源分配和定价领域的具体应用。</w:t>
      </w:r>
    </w:p>
    <w:p w14:paraId="28E7D1F7">
      <w:pPr>
        <w:pStyle w:val="4"/>
      </w:pPr>
      <w:bookmarkStart w:id="90" w:name="_Toc1903430987"/>
      <w:bookmarkStart w:id="91" w:name="_Toc2048573795"/>
      <w:bookmarkStart w:id="92" w:name="_Toc1350374494"/>
      <w:r>
        <w:rPr>
          <w:rFonts w:hint="eastAsia"/>
        </w:rPr>
        <w:t>组合拍卖基本概念</w:t>
      </w:r>
      <w:bookmarkEnd w:id="90"/>
      <w:bookmarkEnd w:id="91"/>
      <w:bookmarkEnd w:id="92"/>
    </w:p>
    <w:p w14:paraId="606EAD6C">
      <w:pPr>
        <w:spacing w:line="360" w:lineRule="auto"/>
        <w:ind w:firstLine="480" w:firstLineChars="200"/>
        <w:rPr>
          <w:sz w:val="24"/>
        </w:rPr>
      </w:pPr>
      <w:r>
        <w:rPr>
          <w:rFonts w:hint="eastAsia"/>
          <w:sz w:val="24"/>
        </w:rPr>
        <w:t>传统的拍卖通常针对单个物品或多件同质物品进行。然而，在许多复杂的实际场景中，参与者可能对多个异质物品的组合（Bundle）感兴趣。如果将这些物品分别进行独立拍卖，参与者将面临“暴露风险”（Exposure Problem）：他们可能会以高价赢得组合中的部分物品，却因未能赢得整个组合而导致已获得的物品毫无价值。</w:t>
      </w:r>
    </w:p>
    <w:p w14:paraId="10FFE706">
      <w:pPr>
        <w:spacing w:line="360" w:lineRule="auto"/>
        <w:rPr>
          <w:sz w:val="24"/>
        </w:rPr>
      </w:pPr>
      <w:r>
        <w:rPr>
          <w:rFonts w:hint="eastAsia"/>
          <w:sz w:val="24"/>
        </w:rPr>
        <w:t>组合拍卖（Combinatorial Auction, CA）允许参与者直接对包含多个物品的“组合”进行竞标，从而从根本上消除了暴露风险 。在组合拍卖中，拍卖师在接收到所有竞标者的出价后，需要解决一个“赢者决定问题”（Winner Determination Problem, WDP）。WDP 的目标通常是寻找一种最优的物品分配方案，使得总的竞标价格（即社会福利或收益）最大化，同时满足每个物品最多只能被分配给一个竞标者的资源约束。WDP 通常是一个复杂的组合优化问题，被证明是 NP-hard 的。</w:t>
      </w:r>
    </w:p>
    <w:p w14:paraId="444E7C0A">
      <w:pPr>
        <w:pStyle w:val="4"/>
      </w:pPr>
      <w:bookmarkStart w:id="93" w:name="_Toc1921943861"/>
      <w:bookmarkStart w:id="94" w:name="_Toc2048192797"/>
      <w:bookmarkStart w:id="95" w:name="_Toc1136939162"/>
      <w:r>
        <w:rPr>
          <w:rFonts w:hint="eastAsia"/>
        </w:rPr>
        <w:t>迭代组合拍卖与时钟拍卖</w:t>
      </w:r>
      <w:bookmarkEnd w:id="93"/>
      <w:bookmarkEnd w:id="94"/>
      <w:bookmarkEnd w:id="95"/>
    </w:p>
    <w:p w14:paraId="11F96194">
      <w:pPr>
        <w:spacing w:line="360" w:lineRule="auto"/>
        <w:ind w:firstLine="480" w:firstLineChars="200"/>
        <w:rPr>
          <w:sz w:val="24"/>
        </w:rPr>
      </w:pPr>
      <w:r>
        <w:rPr>
          <w:rFonts w:hint="eastAsia"/>
          <w:sz w:val="24"/>
        </w:rPr>
        <w:t>组合拍卖的实施面临着两个主要的挑战：一是信息获取（Elicitation）复杂性，随着物品数量的增加，可能的组合数量呈指数级增长，要求竞标者报告所有组合的真实估值在计算和认知上都是不可行的；二是计算复杂性，求解 WDP 本身是非常困难的。</w:t>
      </w:r>
    </w:p>
    <w:p w14:paraId="27212B5B">
      <w:pPr>
        <w:spacing w:line="360" w:lineRule="auto"/>
        <w:ind w:firstLine="480" w:firstLineChars="200"/>
        <w:rPr>
          <w:sz w:val="24"/>
        </w:rPr>
      </w:pPr>
      <w:r>
        <w:rPr>
          <w:rFonts w:hint="eastAsia"/>
          <w:sz w:val="24"/>
        </w:rPr>
        <w:t>为了克服这些挑战，迭代组合拍卖（Iterative Combinatorial Auction）被广泛研究和应用。在迭代拍卖中，拍卖过程分为多个轮次。在每一轮，拍卖师发布某种形式的临时价格信号，竞标者根据当前价格调整其竞标策略并提交新的出价，拍卖师随后更新分配方案和价格，直至满足终止条件。这种方式不需要竞标者一次性披露所有隐私信息，而是通过价格发现机制逐步引导资源分配。</w:t>
      </w:r>
    </w:p>
    <w:p w14:paraId="3E890B90">
      <w:pPr>
        <w:spacing w:line="360" w:lineRule="auto"/>
        <w:ind w:firstLine="480" w:firstLineChars="200"/>
        <w:rPr>
          <w:sz w:val="24"/>
        </w:rPr>
      </w:pPr>
      <w:r>
        <w:rPr>
          <w:rFonts w:hint="eastAsia"/>
          <w:sz w:val="24"/>
        </w:rPr>
        <w:t>组合时钟拍卖（Combinatorial Clock Auction, CCA）是迭代拍卖中最为成熟且广泛应用的一种形式。在 CCA 中，拍卖师（时钟）在每一轮为每个物品公布一个线性价格（即物品的单价）。竞标者被要求提交“需求查询（Demand Query）”，即在当前价格下，回答他们希望购买的最优物品组合。如果某个物品的总体需求超过了供应，拍卖师将在下一轮提高该物品的“时钟价格”。这个过程（称为时钟阶段）不断迭代，并受到严格的“单调性”规则限制（价格只能上升不能下降），直到没有任何物品出现超额需求，市场达到出清状态。CCA 通过匿名的线性价格信号有效降低了沟通复杂性。</w:t>
      </w:r>
    </w:p>
    <w:p w14:paraId="2A8D746C">
      <w:pPr>
        <w:pStyle w:val="4"/>
      </w:pPr>
      <w:bookmarkStart w:id="96" w:name="_Toc1808937300"/>
      <w:bookmarkStart w:id="97" w:name="_Toc1960961416"/>
      <w:bookmarkStart w:id="98" w:name="_Toc227004728"/>
      <w:r>
        <w:rPr>
          <w:rFonts w:hint="eastAsia"/>
        </w:rPr>
        <w:t>机制的经济学属性</w:t>
      </w:r>
      <w:bookmarkEnd w:id="96"/>
      <w:bookmarkEnd w:id="97"/>
      <w:bookmarkEnd w:id="98"/>
    </w:p>
    <w:p w14:paraId="0FB8164C">
      <w:pPr>
        <w:spacing w:line="360" w:lineRule="auto"/>
        <w:ind w:firstLine="480" w:firstLineChars="200"/>
        <w:rPr>
          <w:sz w:val="24"/>
        </w:rPr>
      </w:pPr>
      <w:r>
        <w:rPr>
          <w:rFonts w:hint="eastAsia"/>
          <w:sz w:val="24"/>
        </w:rPr>
        <w:t>一个成功的拍卖机制设计必须满足几个核心的经济学属性，以确保机制的稳定性和参与者的积极性。</w:t>
      </w:r>
    </w:p>
    <w:p w14:paraId="243C2AE4">
      <w:pPr>
        <w:numPr>
          <w:ilvl w:val="0"/>
          <w:numId w:val="10"/>
        </w:numPr>
        <w:spacing w:line="360" w:lineRule="auto"/>
        <w:rPr>
          <w:b/>
          <w:bCs/>
          <w:sz w:val="24"/>
        </w:rPr>
      </w:pPr>
      <w:r>
        <w:rPr>
          <w:rFonts w:hint="eastAsia"/>
          <w:b/>
          <w:bCs/>
          <w:sz w:val="24"/>
        </w:rPr>
        <w:t>激励相容性（Incentive Compatibility, IC）/诚实性（Truthfulness）：</w:t>
      </w:r>
    </w:p>
    <w:p w14:paraId="33463908">
      <w:pPr>
        <w:spacing w:line="360" w:lineRule="auto"/>
        <w:ind w:firstLine="480" w:firstLineChars="200"/>
        <w:rPr>
          <w:sz w:val="24"/>
        </w:rPr>
      </w:pPr>
      <w:r>
        <w:rPr>
          <w:rFonts w:hint="eastAsia"/>
          <w:sz w:val="24"/>
        </w:rPr>
        <w:t>在机制中，如果对于任何参与者，无论其他参与者采取何种策略，诚实地报告其私有信息（即真实估值）始终是其实现自身效用最大化的最优策略，那么该机制就是激励相容的 。在满足 IC 属性的拍卖中，竞标者没有动机去隐瞒或虚报其需求，这大大简化了竞标者的决策过程。最著名的IC机制是 Vickrey-Clarke-Groves (VCG) 机制。</w:t>
      </w:r>
    </w:p>
    <w:p w14:paraId="2806B755">
      <w:pPr>
        <w:numPr>
          <w:ilvl w:val="0"/>
          <w:numId w:val="10"/>
        </w:numPr>
        <w:spacing w:line="360" w:lineRule="auto"/>
        <w:rPr>
          <w:b/>
          <w:bCs/>
          <w:sz w:val="24"/>
        </w:rPr>
      </w:pPr>
      <w:r>
        <w:rPr>
          <w:rFonts w:hint="eastAsia"/>
          <w:b/>
          <w:bCs/>
          <w:sz w:val="24"/>
        </w:rPr>
        <w:t>个体理性（Individual Rationality, IR）：</w:t>
      </w:r>
    </w:p>
    <w:p w14:paraId="24B40009">
      <w:pPr>
        <w:spacing w:line="360" w:lineRule="auto"/>
        <w:ind w:firstLine="480" w:firstLineChars="200"/>
        <w:rPr>
          <w:sz w:val="24"/>
        </w:rPr>
      </w:pPr>
      <w:r>
        <w:rPr>
          <w:rFonts w:hint="eastAsia"/>
          <w:sz w:val="24"/>
        </w:rPr>
        <w:t>个体理性保证了参与者参与拍卖的期望效用不会低于不参与时的效用（通常假设为 0）。即对于赢得拍卖的参与者，其对物品的真实估值必须大于或等于其支付的价格；对于未赢得拍卖的参与者，其支付为 0，效用也为 0。只有满足 IR 属性，才能吸引理性的参与者自愿参与机制。</w:t>
      </w:r>
    </w:p>
    <w:p w14:paraId="2872300A">
      <w:pPr>
        <w:numPr>
          <w:ilvl w:val="0"/>
          <w:numId w:val="10"/>
        </w:numPr>
        <w:spacing w:line="360" w:lineRule="auto"/>
        <w:rPr>
          <w:b/>
          <w:bCs/>
          <w:sz w:val="24"/>
        </w:rPr>
      </w:pPr>
      <w:r>
        <w:rPr>
          <w:rFonts w:hint="eastAsia"/>
          <w:b/>
          <w:bCs/>
          <w:sz w:val="24"/>
        </w:rPr>
        <w:t>弱收支平衡（Weak Budget Balance, BB）：</w:t>
      </w:r>
    </w:p>
    <w:p w14:paraId="3FA9B025">
      <w:pPr>
        <w:spacing w:line="360" w:lineRule="auto"/>
        <w:ind w:firstLine="480" w:firstLineChars="200"/>
        <w:rPr>
          <w:sz w:val="24"/>
        </w:rPr>
      </w:pPr>
      <w:r>
        <w:rPr>
          <w:rFonts w:hint="eastAsia"/>
          <w:sz w:val="24"/>
        </w:rPr>
        <w:t>指在拍卖过程中，机制的组织者（拍卖师或交易平台）不会产生亏损。也就是说，从买方收取的总支付必须大于或等于支付给卖方的总金额（在只涉及买方的分配机制中，通常指卖方收益非负）。这保证了机制在经济上的可持续性。</w:t>
      </w:r>
    </w:p>
    <w:p w14:paraId="6BD76457">
      <w:pPr>
        <w:pStyle w:val="3"/>
      </w:pPr>
      <w:bookmarkStart w:id="99" w:name="_Toc446988203"/>
      <w:bookmarkStart w:id="100" w:name="_Toc883210521"/>
      <w:bookmarkStart w:id="101" w:name="_Toc1337506424"/>
      <w:r>
        <w:rPr>
          <w:rFonts w:hint="eastAsia"/>
        </w:rPr>
        <w:t>机器学习在经济学中的应用</w:t>
      </w:r>
      <w:bookmarkEnd w:id="99"/>
      <w:bookmarkEnd w:id="100"/>
      <w:bookmarkEnd w:id="101"/>
    </w:p>
    <w:p w14:paraId="413142D5">
      <w:pPr>
        <w:spacing w:line="360" w:lineRule="auto"/>
        <w:ind w:firstLine="480" w:firstLineChars="200"/>
        <w:rPr>
          <w:sz w:val="24"/>
        </w:rPr>
      </w:pPr>
      <w:r>
        <w:rPr>
          <w:rFonts w:hint="eastAsia"/>
          <w:sz w:val="24"/>
        </w:rPr>
        <w:t>传统的机制设计严重依赖于精确的数学推导，在面临高维信息不对称、复杂非加性估值函数以及多目标优化等现实约束时，往往难以找到最优解，甚至在理论上被证明是不存在的。近年来，机器学习尤其是深度学习技术的快速发展，为解决经济学中的复杂机制设计问题提供了全新的“数据驱动”视角和强大的计算工具，催生了“可微经济学（Differentiable Economics）”这一交叉领域。</w:t>
      </w:r>
    </w:p>
    <w:p w14:paraId="19DDCE82">
      <w:pPr>
        <w:spacing w:line="360" w:lineRule="auto"/>
        <w:ind w:firstLine="480" w:firstLineChars="200"/>
        <w:rPr>
          <w:sz w:val="24"/>
        </w:rPr>
      </w:pPr>
      <w:r>
        <w:rPr>
          <w:rFonts w:hint="eastAsia"/>
          <w:sz w:val="24"/>
        </w:rPr>
        <w:t>机器学习在经济学机制设计中的应用主要体现在以下几个方面：</w:t>
      </w:r>
    </w:p>
    <w:p w14:paraId="6D47FEA1">
      <w:pPr>
        <w:numPr>
          <w:ilvl w:val="0"/>
          <w:numId w:val="11"/>
        </w:numPr>
        <w:spacing w:line="360" w:lineRule="auto"/>
        <w:rPr>
          <w:sz w:val="24"/>
        </w:rPr>
      </w:pPr>
      <w:r>
        <w:rPr>
          <w:rFonts w:hint="eastAsia"/>
          <w:b/>
          <w:bCs/>
          <w:sz w:val="24"/>
        </w:rPr>
        <w:t>估值偏好的学习与近似：</w:t>
      </w:r>
      <w:r>
        <w:rPr>
          <w:rFonts w:hint="eastAsia"/>
          <w:sz w:val="24"/>
        </w:rPr>
        <w:t xml:space="preserve"> 针对组合拍卖中由于组合爆炸导致的信息获取难题，可以利用机器学习模型（如神经网络）基于竞标者少量的需求查询（Demand Queries）或历史交易数据，来学习和拟合其潜在的高维、复杂的估值函数景观。例如，通过设计结构受限的单调价值神经网络（Monotone Value Neural Networks, MVNNs），不仅可以保证学习到的函数满足经济学中的单调性和归一化公理，还能作为代理模型有效预测竞标者对任意未知组合的估值。这种方法极大缓解了隐私披露负担和通信复杂性。</w:t>
      </w:r>
    </w:p>
    <w:p w14:paraId="7E006989">
      <w:pPr>
        <w:numPr>
          <w:ilvl w:val="0"/>
          <w:numId w:val="11"/>
        </w:numPr>
        <w:spacing w:line="360" w:lineRule="auto"/>
        <w:rPr>
          <w:sz w:val="24"/>
        </w:rPr>
      </w:pPr>
      <w:r>
        <w:rPr>
          <w:rFonts w:hint="eastAsia"/>
          <w:b/>
          <w:bCs/>
          <w:sz w:val="24"/>
        </w:rPr>
        <w:t>拍卖规则的参数化与端到端优化：</w:t>
      </w:r>
      <w:r>
        <w:rPr>
          <w:rFonts w:hint="eastAsia"/>
          <w:sz w:val="24"/>
        </w:rPr>
        <w:t>传统的机制设计旨在推导出最优的分配和支付规则，而机器学习方法则将拍卖机制的规则参数化为一个深度神经网络（如RegretNet架构）。在这个网络中，输入是参与者的估值，输出是分配概率和支付金额。机制的设计者不再需要寻找解析解，而是通过梯度下降等连续优化算法，在训练数据上端到端地优化神经网络的参数。在优化的过程中，可以通过在损失函数中加入正则化项或惩罚项，来近似满足激励相容性（IC）和个体理性（IR）等严格的经济学约束。</w:t>
      </w:r>
    </w:p>
    <w:p w14:paraId="70DDA121">
      <w:pPr>
        <w:numPr>
          <w:ilvl w:val="0"/>
          <w:numId w:val="11"/>
        </w:numPr>
        <w:spacing w:line="360" w:lineRule="auto"/>
        <w:rPr>
          <w:sz w:val="24"/>
        </w:rPr>
      </w:pPr>
      <w:r>
        <w:rPr>
          <w:rFonts w:hint="eastAsia"/>
          <w:b/>
          <w:bCs/>
          <w:sz w:val="24"/>
        </w:rPr>
        <w:t>克服迭代拍卖的次优收敛困境：</w:t>
      </w:r>
      <w:r>
        <w:rPr>
          <w:rFonts w:hint="eastAsia"/>
          <w:sz w:val="24"/>
        </w:rPr>
        <w:t>在传统的迭代组合时钟拍卖（CCA）中，为了保证算法能够收敛，价格更新规则被严格限制为单调递增（即价格只能上升）。这种刚性的规则往往导致机制在遇到需求转移时陷入次优状态：即使某些资源由于价格过高而变得闲置，其价格也无法回调，从而造成市场出清失败和效率损失。引入机器学习构建的估值代理模型后，可以将原本离散的赢者决定问题转化为连续可导的优化问题。机制设计者可以利用代理模型计算出市场出清势能函数（Clearing Potential Function）的子梯度，从而引导非单调的价格更新（即价格可以根据实际需求动态上升或下降）。这种基于梯度的价格发现过程不仅能够突破单调性的限制，快速逼近全局最优解，还能显著提高计算效率和最终的资源分配效率 。</w:t>
      </w:r>
    </w:p>
    <w:p w14:paraId="017B72A4">
      <w:pPr>
        <w:pStyle w:val="88"/>
        <w:spacing w:before="120" w:after="120" w:line="360" w:lineRule="auto"/>
        <w:ind w:firstLine="480" w:firstLineChars="200"/>
        <w:jc w:val="left"/>
        <w:rPr>
          <w:rFonts w:ascii="宋体" w:hAnsi="宋体" w:eastAsia="宋体" w:cs="宋体"/>
          <w:b w:val="0"/>
          <w:bCs/>
          <w:szCs w:val="20"/>
        </w:rPr>
      </w:pPr>
      <w:r>
        <w:rPr>
          <w:rFonts w:hint="eastAsia" w:ascii="宋体" w:hAnsi="宋体" w:eastAsia="宋体" w:cs="宋体"/>
          <w:b w:val="0"/>
          <w:bCs/>
          <w:sz w:val="24"/>
        </w:rPr>
        <w:t>综上所述，机器学习通过其强大的非线性拟合和连续优化能力，正在深刻改变传统机制设计的范式，使得在信息不对称条件下实现更高效、更具扩展性的大规模资源协同调度成为可能。</w:t>
      </w:r>
    </w:p>
    <w:p w14:paraId="77E9B698">
      <w:pPr>
        <w:pStyle w:val="3"/>
      </w:pPr>
      <w:bookmarkStart w:id="102" w:name="_Toc632930615"/>
      <w:bookmarkStart w:id="103" w:name="_Toc102609733"/>
      <w:bookmarkStart w:id="104" w:name="_Toc712258383"/>
      <w:bookmarkStart w:id="105" w:name="_Toc1759135019"/>
      <w:r>
        <w:rPr>
          <w:rFonts w:hint="eastAsia"/>
        </w:rPr>
        <w:t>本章小结</w:t>
      </w:r>
      <w:bookmarkEnd w:id="102"/>
      <w:bookmarkEnd w:id="103"/>
      <w:bookmarkEnd w:id="104"/>
      <w:bookmarkEnd w:id="105"/>
    </w:p>
    <w:p w14:paraId="5C0EEE30">
      <w:pPr>
        <w:spacing w:line="360" w:lineRule="auto"/>
        <w:ind w:firstLine="480" w:firstLineChars="200"/>
        <w:rPr>
          <w:sz w:val="24"/>
        </w:rPr>
        <w:sectPr>
          <w:headerReference r:id="rId19" w:type="default"/>
          <w:footerReference r:id="rId21" w:type="default"/>
          <w:headerReference r:id="rId20" w:type="even"/>
          <w:footerReference r:id="rId22" w:type="even"/>
          <w:pgSz w:w="11906" w:h="16838"/>
          <w:pgMar w:top="1985" w:right="1588" w:bottom="2268" w:left="1588" w:header="1418" w:footer="1701" w:gutter="284"/>
          <w:pgNumType w:start="10"/>
          <w:cols w:space="425" w:num="1"/>
          <w:docGrid w:linePitch="395" w:charSpace="0"/>
        </w:sectPr>
      </w:pPr>
      <w:r>
        <w:rPr>
          <w:rFonts w:hint="eastAsia"/>
          <w:sz w:val="24"/>
        </w:rPr>
        <w:t>本章首先阐述了联邦学习框架及其在打破数据孤岛和实现隐私保护方面的技术优势，这为构建分布式且隐私安全的预测模型提供了架构基础；其次，详细分析了长短期记忆网络（LSTM）与Seq2Seq模型的网络结构与时序建模能力，为实现复杂多步时序特征的精准预测提供了算法工具；接着，解释了机制设计与组合拍卖理论，明确了迭代时钟拍卖的运行流程以及激励相容、个体理性等核心经济学设计目标，为解决多方博弈环境下的资源分配问题提供了理论框架；最后，介绍了机器学习在经济学机制设计中的融合应用，揭示了数据驱动方法在突破高维信息不对称与提升组合优化计算效率方面的巨大潜力。</w:t>
      </w:r>
    </w:p>
    <w:p w14:paraId="5F060B29">
      <w:pPr>
        <w:pStyle w:val="2"/>
      </w:pPr>
      <w:bookmarkStart w:id="106" w:name="_Toc1374896084"/>
      <w:bookmarkStart w:id="107" w:name="_Toc1178342714"/>
      <w:bookmarkStart w:id="108" w:name="_Toc852794703"/>
      <w:r>
        <w:rPr>
          <w:rFonts w:hint="eastAsia"/>
        </w:rPr>
        <w:t>信息不对称情况下的充电资源组合拍卖机制研究</w:t>
      </w:r>
      <w:bookmarkEnd w:id="106"/>
    </w:p>
    <w:p w14:paraId="43D48E50">
      <w:pPr>
        <w:spacing w:line="360" w:lineRule="auto"/>
        <w:ind w:firstLine="480" w:firstLineChars="200"/>
      </w:pPr>
      <w:r>
        <w:rPr>
          <w:rFonts w:hint="eastAsia"/>
          <w:sz w:val="24"/>
        </w:rPr>
        <w:t>本章主要研究在信息不对称环境下，充电站的电能需求预测与充电资源的动态定价分配问题。首先，针对多充电站之间的数据孤岛与隐私泄露风险，构建了基于地理聚类与联邦学习的电能需求多步预测模型（Seq2Seq-FL），为充电站科学设定保留电价提供坚实的数据支撑；其次，针对用户真实估值不可知的现实挑战，设计了基于迭代组合拍卖的分配与定价机制（CSPMBICA）。</w:t>
      </w:r>
      <w:r>
        <w:rPr>
          <w:rFonts w:hint="eastAsia"/>
        </w:rPr>
        <w:fldChar w:fldCharType="begin"/>
      </w:r>
      <w:r>
        <w:instrText xml:space="preserve">  SEQ seq \h  </w:instrText>
      </w:r>
      <w:r>
        <w:fldChar w:fldCharType="separate"/>
      </w:r>
      <w:r>
        <w:fldChar w:fldCharType="end"/>
      </w:r>
      <w:bookmarkEnd w:id="107"/>
      <w:bookmarkEnd w:id="108"/>
    </w:p>
    <w:p w14:paraId="4C647BF6">
      <w:pPr>
        <w:pStyle w:val="3"/>
      </w:pPr>
      <w:bookmarkStart w:id="109" w:name="_Toc614713243"/>
      <w:bookmarkStart w:id="110" w:name="_Toc311801564"/>
      <w:bookmarkStart w:id="111" w:name="_Toc954442068"/>
      <w:r>
        <w:rPr>
          <w:rFonts w:hint="eastAsia"/>
        </w:rPr>
        <w:t>充电系统模型与问题建模</w:t>
      </w:r>
      <w:bookmarkEnd w:id="109"/>
      <w:bookmarkEnd w:id="110"/>
      <w:bookmarkEnd w:id="111"/>
    </w:p>
    <w:p w14:paraId="45F47198">
      <w:pPr>
        <w:spacing w:line="360" w:lineRule="auto"/>
        <w:ind w:left="120" w:firstLine="480" w:firstLineChars="200"/>
        <w:rPr>
          <w:sz w:val="24"/>
        </w:rPr>
      </w:pPr>
      <w:r>
        <w:rPr>
          <w:rFonts w:hint="eastAsia"/>
          <w:sz w:val="24"/>
        </w:rPr>
        <w:t>本研究构建的充电系统模型旨在解决城市级大规模电动汽车充电场景下的资源分配与定价问题。整体的充电系统模型如图1所示，系统架构主要包含云中心（Cloud Center）与多个边缘服务器（Edge Servers），其中每个边缘服务器对应一个充电站（Charging Station, CS）。这些充电站由一个电动汽车充电站聚合商（EVCS Aggregator）统一管理。</w:t>
      </w:r>
    </w:p>
    <w:p w14:paraId="4DB6BD45">
      <w:pPr>
        <w:spacing w:line="360" w:lineRule="auto"/>
        <w:ind w:left="120" w:firstLine="480" w:firstLineChars="200"/>
        <w:jc w:val="center"/>
        <w:rPr>
          <w:sz w:val="24"/>
        </w:rPr>
      </w:pPr>
      <w:r>
        <w:rPr>
          <w:rFonts w:hint="eastAsia"/>
          <w:sz w:val="24"/>
        </w:rPr>
        <w:drawing>
          <wp:inline distT="0" distB="0" distL="114300" distR="114300">
            <wp:extent cx="4018280" cy="3056255"/>
            <wp:effectExtent l="0" t="0" r="20320" b="17145"/>
            <wp:docPr id="36" name="图片 36" descr="The Overall Charging System Mod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The Overall Charging System Model (2)"/>
                    <pic:cNvPicPr>
                      <a:picLocks noChangeAspect="1"/>
                    </pic:cNvPicPr>
                  </pic:nvPicPr>
                  <pic:blipFill>
                    <a:blip r:embed="rId38"/>
                    <a:stretch>
                      <a:fillRect/>
                    </a:stretch>
                  </pic:blipFill>
                  <pic:spPr>
                    <a:xfrm>
                      <a:off x="0" y="0"/>
                      <a:ext cx="4018280" cy="3056255"/>
                    </a:xfrm>
                    <a:prstGeom prst="rect">
                      <a:avLst/>
                    </a:prstGeom>
                  </pic:spPr>
                </pic:pic>
              </a:graphicData>
            </a:graphic>
          </wp:inline>
        </w:drawing>
      </w:r>
    </w:p>
    <w:p w14:paraId="7687CCDD">
      <w:pPr>
        <w:pStyle w:val="12"/>
        <w:spacing w:line="360" w:lineRule="auto"/>
        <w:ind w:left="120" w:firstLine="480" w:firstLineChars="200"/>
        <w:jc w:val="center"/>
        <w:rPr>
          <w:sz w:val="24"/>
          <w:szCs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w:t>
      </w:r>
      <w:r>
        <w:rPr>
          <w:sz w:val="24"/>
          <w:szCs w:val="24"/>
        </w:rPr>
        <w:fldChar w:fldCharType="end"/>
      </w:r>
      <w:bookmarkStart w:id="112" w:name="_Toc1334501075"/>
      <w:bookmarkStart w:id="113" w:name="_Toc1872611619"/>
      <w:bookmarkStart w:id="114" w:name="_Toc615942402"/>
      <w:r>
        <w:rPr>
          <w:rFonts w:hint="eastAsia"/>
          <w:sz w:val="24"/>
          <w:szCs w:val="24"/>
        </w:rPr>
        <w:t xml:space="preserve"> 面向信息不对称的整体充电系统模型</w:t>
      </w:r>
      <w:bookmarkEnd w:id="112"/>
      <w:bookmarkEnd w:id="113"/>
      <w:bookmarkEnd w:id="114"/>
    </w:p>
    <w:p w14:paraId="52CB4174">
      <w:pPr>
        <w:spacing w:line="360" w:lineRule="auto"/>
        <w:ind w:left="120" w:firstLine="480" w:firstLineChars="200"/>
        <w:rPr>
          <w:sz w:val="24"/>
        </w:rPr>
      </w:pPr>
      <w:r>
        <w:rPr>
          <w:rFonts w:hint="eastAsia"/>
          <w:sz w:val="24"/>
        </w:rPr>
        <w:t>在此模型中，</w:t>
      </w:r>
      <w:del w:id="309" w:author="- - [2]" w:date="2026-04-14T01:27:17Z">
        <w:r>
          <w:rPr>
            <w:rFonts w:hint="default"/>
            <w:sz w:val="24"/>
            <w:highlight w:val="none"/>
            <w:lang w:val="en-US"/>
          </w:rPr>
          <w:delText>我们</w:delText>
        </w:r>
      </w:del>
      <w:ins w:id="310" w:author="- - [2]" w:date="2026-04-14T01:27:18Z">
        <w:r>
          <w:rPr>
            <w:rFonts w:hint="eastAsia"/>
            <w:sz w:val="24"/>
            <w:highlight w:val="none"/>
            <w:lang w:val="en-US" w:eastAsia="zh-CN"/>
          </w:rPr>
          <w:t>本文</w:t>
        </w:r>
      </w:ins>
      <w:r>
        <w:rPr>
          <w:rFonts w:hint="eastAsia"/>
          <w:sz w:val="24"/>
        </w:rPr>
        <w:t xml:space="preserve">将一天的时间划分为 </w:t>
      </w:r>
      <m:oMath>
        <m:r>
          <m:rPr/>
          <w:rPr>
            <w:rFonts w:ascii="Cambria Math"/>
            <w:sz w:val="24"/>
          </w:rPr>
          <m:t>T</m:t>
        </m:r>
      </m:oMath>
      <w:r>
        <w:rPr>
          <w:rFonts w:hint="eastAsia"/>
          <w:sz w:val="24"/>
        </w:rPr>
        <w:t xml:space="preserve"> 个离散的时间槽（Time Slots） 。系统中的主要参与者包括：</w:t>
      </w:r>
    </w:p>
    <w:p w14:paraId="5A9AF30E">
      <w:pPr>
        <w:numPr>
          <w:ilvl w:val="0"/>
          <w:numId w:val="12"/>
        </w:numPr>
        <w:spacing w:line="360" w:lineRule="auto"/>
        <w:rPr>
          <w:sz w:val="24"/>
        </w:rPr>
      </w:pPr>
      <w:r>
        <w:rPr>
          <w:rFonts w:hint="eastAsia"/>
          <w:b/>
          <w:bCs/>
          <w:sz w:val="24"/>
        </w:rPr>
        <w:t>充电站聚合商（EVCS Aggregator）与充电站（CSs）：</w:t>
      </w:r>
      <w:r>
        <w:rPr>
          <w:rFonts w:hint="eastAsia"/>
          <w:sz w:val="24"/>
        </w:rPr>
        <w:t xml:space="preserve">假设系统中存在 </w:t>
      </w:r>
      <m:oMath>
        <m:r>
          <m:rPr>
            <m:sty m:val="p"/>
          </m:rPr>
          <w:rPr>
            <w:rFonts w:hint="eastAsia" w:ascii="Cambria Math" w:hAnsi="Cambria Math"/>
            <w:sz w:val="24"/>
          </w:rPr>
          <m:t>M</m:t>
        </m:r>
      </m:oMath>
      <w:r>
        <w:rPr>
          <w:rFonts w:hint="eastAsia"/>
          <w:sz w:val="24"/>
        </w:rPr>
        <w:t xml:space="preserve"> 个充电站，构成集合 </w:t>
      </w:r>
      <m:oMath>
        <m:r>
          <m:rPr>
            <m:scr m:val="script"/>
          </m:rPr>
          <w:rPr>
            <w:rFonts w:ascii="Cambria Math"/>
            <w:sz w:val="24"/>
          </w:rPr>
          <m:t>ℳ</m:t>
        </m:r>
        <m:r>
          <m:rPr/>
          <w:rPr>
            <w:rFonts w:ascii="Cambria Math"/>
            <w:sz w:val="24"/>
          </w:rPr>
          <m:t>={1,2,...,M}</m:t>
        </m:r>
      </m:oMath>
      <w:r>
        <w:rPr>
          <w:rFonts w:hint="eastAsia"/>
          <w:sz w:val="24"/>
        </w:rPr>
        <w:t xml:space="preserve"> 。每个充电站提供 </w:t>
      </w:r>
      <m:oMath>
        <m:r>
          <m:rPr/>
          <w:rPr>
            <w:rFonts w:ascii="Cambria Math"/>
            <w:sz w:val="24"/>
          </w:rPr>
          <m:t>T</m:t>
        </m:r>
      </m:oMath>
      <w:r>
        <w:rPr>
          <w:rFonts w:hint="eastAsia"/>
          <w:sz w:val="24"/>
        </w:rPr>
        <w:t xml:space="preserve"> 种类型的资源，即 </w:t>
      </w:r>
      <m:oMath>
        <m:r>
          <m:rPr/>
          <w:rPr>
            <w:rFonts w:ascii="Cambria Math"/>
            <w:sz w:val="24"/>
          </w:rPr>
          <m:t>T</m:t>
        </m:r>
      </m:oMath>
      <w:r>
        <w:rPr>
          <w:rFonts w:hint="eastAsia"/>
          <w:sz w:val="24"/>
        </w:rPr>
        <w:t xml:space="preserve"> 个时间槽，构成集合 </w:t>
      </w:r>
      <m:oMath>
        <m:r>
          <m:rPr>
            <m:scr m:val="script"/>
          </m:rPr>
          <w:rPr>
            <w:rFonts w:ascii="Cambria Math"/>
            <w:sz w:val="24"/>
          </w:rPr>
          <m:t>T</m:t>
        </m:r>
        <m:r>
          <m:rPr/>
          <w:rPr>
            <w:rFonts w:ascii="Cambria Math"/>
            <w:sz w:val="24"/>
          </w:rPr>
          <m:t>={1,2,...,T}</m:t>
        </m:r>
      </m:oMath>
      <w:r>
        <w:rPr>
          <w:rFonts w:hint="eastAsia"/>
          <w:sz w:val="24"/>
        </w:rPr>
        <w:t xml:space="preserve">。每个充电站的资源容量由向量 </w:t>
      </w:r>
      <m:oMath>
        <m:sSub>
          <m:sSubPr>
            <m:ctrlPr>
              <w:rPr>
                <w:rFonts w:ascii="Cambria Math" w:hAnsi="Cambria Math"/>
                <w:sz w:val="24"/>
              </w:rPr>
            </m:ctrlPr>
          </m:sSubPr>
          <m:e>
            <m:r>
              <m:rPr/>
              <w:rPr>
                <w:rFonts w:ascii="Cambria Math"/>
                <w:sz w:val="24"/>
              </w:rPr>
              <m:t>Q</m:t>
            </m:r>
            <m:ctrlPr>
              <w:rPr>
                <w:rFonts w:ascii="Cambria Math" w:hAnsi="Cambria Math"/>
                <w:sz w:val="24"/>
              </w:rPr>
            </m:ctrlPr>
          </m:e>
          <m:sub>
            <m:r>
              <m:rPr/>
              <w:rPr>
                <w:rFonts w:ascii="Cambria Math"/>
                <w:sz w:val="24"/>
              </w:rPr>
              <m:t>m</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Q</m:t>
            </m:r>
            <m:ctrlPr>
              <w:rPr>
                <w:rFonts w:ascii="Cambria Math" w:hAnsi="Cambria Math"/>
                <w:sz w:val="24"/>
              </w:rPr>
            </m:ctrlPr>
          </m:e>
          <m:sub>
            <m:r>
              <m:rPr/>
              <w:rPr>
                <w:rFonts w:ascii="Cambria Math"/>
                <w:sz w:val="24"/>
              </w:rPr>
              <m:t>m1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Q</m:t>
            </m:r>
            <m:ctrlPr>
              <w:rPr>
                <w:rFonts w:ascii="Cambria Math" w:hAnsi="Cambria Math"/>
                <w:sz w:val="24"/>
              </w:rPr>
            </m:ctrlPr>
          </m:e>
          <m:sub>
            <m:r>
              <m:rPr/>
              <w:rPr>
                <w:rFonts w:ascii="Cambria Math"/>
                <w:sz w:val="24"/>
              </w:rPr>
              <m:t>m2</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Q</m:t>
            </m:r>
            <m:ctrlPr>
              <w:rPr>
                <w:rFonts w:ascii="Cambria Math" w:hAnsi="Cambria Math"/>
                <w:sz w:val="24"/>
              </w:rPr>
            </m:ctrlPr>
          </m:e>
          <m:sub>
            <m:r>
              <m:rPr/>
              <w:rPr>
                <w:rFonts w:ascii="Cambria Math"/>
                <w:sz w:val="24"/>
              </w:rPr>
              <m:t>mT</m:t>
            </m:r>
            <m:ctrlPr>
              <w:rPr>
                <w:rFonts w:ascii="Cambria Math" w:hAnsi="Cambria Math"/>
                <w:sz w:val="24"/>
              </w:rPr>
            </m:ctrlPr>
          </m:sub>
        </m:sSub>
        <m:r>
          <m:rPr/>
          <w:rPr>
            <w:rFonts w:ascii="Cambria Math"/>
            <w:sz w:val="24"/>
          </w:rPr>
          <m:t>)</m:t>
        </m:r>
      </m:oMath>
      <w:r>
        <w:rPr>
          <w:rFonts w:hint="eastAsia"/>
          <w:sz w:val="24"/>
        </w:rPr>
        <w:t xml:space="preserve"> 表示，其中每个元素代表该充电站在特定时间槽内的可用充电桩总数。</w:t>
      </w:r>
    </w:p>
    <w:p w14:paraId="056B39DB">
      <w:pPr>
        <w:numPr>
          <w:ilvl w:val="0"/>
          <w:numId w:val="12"/>
        </w:numPr>
        <w:spacing w:line="360" w:lineRule="auto"/>
        <w:rPr>
          <w:sz w:val="24"/>
        </w:rPr>
      </w:pPr>
      <w:r>
        <w:rPr>
          <w:rFonts w:hint="eastAsia"/>
          <w:b/>
          <w:bCs/>
          <w:sz w:val="24"/>
        </w:rPr>
        <w:t>电动汽车用户（EVs）：</w:t>
      </w:r>
      <w:r>
        <w:rPr>
          <w:rFonts w:hint="eastAsia"/>
          <w:sz w:val="24"/>
        </w:rPr>
        <w:t xml:space="preserve">假设系统中存在 </w:t>
      </w:r>
      <m:oMath>
        <m:r>
          <m:rPr/>
          <w:rPr>
            <w:rFonts w:ascii="Cambria Math"/>
            <w:sz w:val="24"/>
          </w:rPr>
          <m:t>N</m:t>
        </m:r>
      </m:oMath>
      <w:r>
        <w:rPr>
          <w:rFonts w:hint="eastAsia"/>
          <w:sz w:val="24"/>
        </w:rPr>
        <w:t xml:space="preserve"> 辆电动汽车，构成集合 </w:t>
      </w:r>
      <m:oMath>
        <m:r>
          <m:rPr>
            <m:scr m:val="script"/>
          </m:rPr>
          <w:rPr>
            <w:rFonts w:ascii="Cambria Math"/>
            <w:sz w:val="24"/>
          </w:rPr>
          <m:t>N</m:t>
        </m:r>
        <m:r>
          <m:rPr/>
          <w:rPr>
            <w:rFonts w:ascii="Cambria Math"/>
            <w:sz w:val="24"/>
          </w:rPr>
          <m:t>={1,2,...,N}</m:t>
        </m:r>
      </m:oMath>
      <w:r>
        <w:rPr>
          <w:rFonts w:hint="eastAsia"/>
          <w:sz w:val="24"/>
        </w:rPr>
        <w:t>。</w:t>
      </w:r>
    </w:p>
    <w:p w14:paraId="7D972AE5">
      <w:pPr>
        <w:spacing w:line="360" w:lineRule="auto"/>
        <w:ind w:left="120" w:firstLine="480" w:firstLineChars="200"/>
        <w:rPr>
          <w:sz w:val="24"/>
        </w:rPr>
      </w:pPr>
      <w:r>
        <w:rPr>
          <w:rFonts w:hint="eastAsia"/>
          <w:sz w:val="24"/>
        </w:rPr>
        <w:t xml:space="preserve">为了提升系统效率和用户体验，本系统引入了预订机制（Pre-Reservation Mechanism）。电动汽车可以与 EVCS 聚合商直接通信，根据自身的出行计划和各时间槽的保留电价，提前一天报告其充电时间偏好和充电需求。每辆 EV </w:t>
      </w:r>
      <m:oMath>
        <m:r>
          <m:rPr/>
          <w:rPr>
            <w:rFonts w:ascii="Cambria Math" w:hAnsi="Cambria Math"/>
            <w:sz w:val="24"/>
          </w:rPr>
          <m:t>n</m:t>
        </m:r>
      </m:oMath>
      <w:r>
        <w:rPr>
          <w:rFonts w:hint="eastAsia"/>
          <w:sz w:val="24"/>
        </w:rPr>
        <w:t xml:space="preserve">提交的请求定义为 </w:t>
      </w:r>
      <m:oMath>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Y</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δ</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oMath>
      <w:r>
        <w:rPr>
          <w:rFonts w:hint="eastAsia"/>
          <w:sz w:val="24"/>
        </w:rPr>
        <w:t xml:space="preserve">。其中，向量 </w:t>
      </w:r>
      <m:oMath>
        <m:sSub>
          <m:sSubPr>
            <m:ctrlPr>
              <w:rPr>
                <w:rFonts w:ascii="Cambria Math" w:hAnsi="Cambria Math"/>
                <w:sz w:val="24"/>
              </w:rPr>
            </m:ctrlPr>
          </m:sSubPr>
          <m:e>
            <m:r>
              <m:rPr/>
              <w:rPr>
                <w:rFonts w:ascii="Cambria Math"/>
                <w:sz w:val="24"/>
              </w:rPr>
              <m:t>Y</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Y</m:t>
            </m:r>
            <m:ctrlPr>
              <w:rPr>
                <w:rFonts w:ascii="Cambria Math" w:hAnsi="Cambria Math"/>
                <w:sz w:val="24"/>
              </w:rPr>
            </m:ctrlPr>
          </m:e>
          <m:sub>
            <m:r>
              <m:rPr/>
              <w:rPr>
                <w:rFonts w:ascii="Cambria Math"/>
                <w:sz w:val="24"/>
              </w:rPr>
              <m:t>n1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Y</m:t>
            </m:r>
            <m:ctrlPr>
              <w:rPr>
                <w:rFonts w:ascii="Cambria Math" w:hAnsi="Cambria Math"/>
                <w:sz w:val="24"/>
              </w:rPr>
            </m:ctrlPr>
          </m:e>
          <m:sub>
            <m:r>
              <m:rPr/>
              <w:rPr>
                <w:rFonts w:ascii="Cambria Math"/>
                <w:sz w:val="24"/>
              </w:rPr>
              <m:t>n2</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Y</m:t>
            </m:r>
            <m:ctrlPr>
              <w:rPr>
                <w:rFonts w:ascii="Cambria Math" w:hAnsi="Cambria Math"/>
                <w:sz w:val="24"/>
              </w:rPr>
            </m:ctrlPr>
          </m:e>
          <m:sub>
            <m:r>
              <m:rPr/>
              <w:rPr>
                <w:rFonts w:ascii="Cambria Math"/>
                <w:sz w:val="24"/>
              </w:rPr>
              <m:t>nT</m:t>
            </m:r>
            <m:ctrlPr>
              <w:rPr>
                <w:rFonts w:ascii="Cambria Math" w:hAnsi="Cambria Math"/>
                <w:sz w:val="24"/>
              </w:rPr>
            </m:ctrlPr>
          </m:sub>
        </m:sSub>
        <m:r>
          <m:rPr/>
          <w:rPr>
            <w:rFonts w:ascii="Cambria Math"/>
            <w:sz w:val="24"/>
          </w:rPr>
          <m:t>)</m:t>
        </m:r>
      </m:oMath>
      <w:r>
        <w:rPr>
          <w:rFonts w:hint="eastAsia"/>
          <w:sz w:val="24"/>
        </w:rPr>
        <w:t xml:space="preserve"> 表示对各类型资源的需求；约束向量</w:t>
      </w:r>
      <m:oMath>
        <m:sSub>
          <m:sSubPr>
            <m:ctrlPr>
              <w:rPr>
                <w:rFonts w:ascii="Cambria Math" w:hAnsi="Cambria Math"/>
                <w:sz w:val="24"/>
              </w:rPr>
            </m:ctrlPr>
          </m:sSubPr>
          <m:e>
            <m:r>
              <m:rPr/>
              <w:rPr>
                <w:rFonts w:ascii="Cambria Math"/>
                <w:sz w:val="24"/>
              </w:rPr>
              <m:t xml:space="preserve"> δ</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δ</m:t>
            </m:r>
            <m:ctrlPr>
              <w:rPr>
                <w:rFonts w:ascii="Cambria Math" w:hAnsi="Cambria Math"/>
                <w:sz w:val="24"/>
              </w:rPr>
            </m:ctrlPr>
          </m:e>
          <m:sub>
            <m:r>
              <m:rPr/>
              <w:rPr>
                <w:rFonts w:ascii="Cambria Math"/>
                <w:sz w:val="24"/>
              </w:rPr>
              <m:t>n1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δ</m:t>
            </m:r>
            <m:ctrlPr>
              <w:rPr>
                <w:rFonts w:ascii="Cambria Math" w:hAnsi="Cambria Math"/>
                <w:sz w:val="24"/>
              </w:rPr>
            </m:ctrlPr>
          </m:e>
          <m:sub>
            <m:r>
              <m:rPr/>
              <w:rPr>
                <w:rFonts w:ascii="Cambria Math"/>
                <w:sz w:val="24"/>
              </w:rPr>
              <m:t>n2</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δ</m:t>
            </m:r>
            <m:ctrlPr>
              <w:rPr>
                <w:rFonts w:ascii="Cambria Math" w:hAnsi="Cambria Math"/>
                <w:sz w:val="24"/>
              </w:rPr>
            </m:ctrlPr>
          </m:e>
          <m:sub>
            <m:r>
              <m:rPr/>
              <w:rPr>
                <w:rFonts w:ascii="Cambria Math"/>
                <w:sz w:val="24"/>
              </w:rPr>
              <m:t>nm</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δ</m:t>
            </m:r>
            <m:ctrlPr>
              <w:rPr>
                <w:rFonts w:ascii="Cambria Math" w:hAnsi="Cambria Math"/>
                <w:sz w:val="24"/>
              </w:rPr>
            </m:ctrlPr>
          </m:e>
          <m:sub>
            <m:r>
              <m:rPr/>
              <w:rPr>
                <w:rFonts w:ascii="Cambria Math"/>
                <w:sz w:val="24"/>
              </w:rPr>
              <m:t>nM</m:t>
            </m:r>
            <m:ctrlPr>
              <w:rPr>
                <w:rFonts w:ascii="Cambria Math" w:hAnsi="Cambria Math"/>
                <w:sz w:val="24"/>
              </w:rPr>
            </m:ctrlPr>
          </m:sub>
        </m:sSub>
        <m:r>
          <m:rPr/>
          <w:rPr>
            <w:rFonts w:ascii="Cambria Math"/>
            <w:sz w:val="24"/>
          </w:rPr>
          <m:t>)</m:t>
        </m:r>
      </m:oMath>
      <w:r>
        <w:rPr>
          <w:rFonts w:hint="eastAsia"/>
          <w:sz w:val="24"/>
        </w:rPr>
        <w:t xml:space="preserve"> 表示 EV 可到达的充电站范围，</w:t>
      </w:r>
      <m:oMath>
        <m:sSub>
          <m:sSubPr>
            <m:ctrlPr>
              <w:rPr>
                <w:rFonts w:ascii="Cambria Math" w:hAnsi="Cambria Math"/>
                <w:sz w:val="24"/>
              </w:rPr>
            </m:ctrlPr>
          </m:sSubPr>
          <m:e>
            <m:r>
              <m:rPr/>
              <w:rPr>
                <w:rFonts w:ascii="Cambria Math"/>
                <w:sz w:val="24"/>
              </w:rPr>
              <m:t>δ</m:t>
            </m:r>
            <m:ctrlPr>
              <w:rPr>
                <w:rFonts w:ascii="Cambria Math" w:hAnsi="Cambria Math"/>
                <w:sz w:val="24"/>
              </w:rPr>
            </m:ctrlPr>
          </m:e>
          <m:sub>
            <m:r>
              <m:rPr/>
              <w:rPr>
                <w:rFonts w:ascii="Cambria Math"/>
                <w:sz w:val="24"/>
              </w:rPr>
              <m:t>nm</m:t>
            </m:r>
            <m:ctrlPr>
              <w:rPr>
                <w:rFonts w:ascii="Cambria Math" w:hAnsi="Cambria Math"/>
                <w:sz w:val="24"/>
              </w:rPr>
            </m:ctrlPr>
          </m:sub>
        </m:sSub>
        <m:r>
          <m:rPr/>
          <w:rPr>
            <w:rFonts w:ascii="Cambria Math"/>
            <w:sz w:val="24"/>
          </w:rPr>
          <m:t>=1</m:t>
        </m:r>
      </m:oMath>
      <w:r>
        <w:rPr>
          <w:rFonts w:hint="eastAsia"/>
          <w:sz w:val="24"/>
        </w:rPr>
        <w:t xml:space="preserve"> 表示可达，</w:t>
      </w:r>
      <m:oMath>
        <m:sSub>
          <m:sSubPr>
            <m:ctrlPr>
              <w:rPr>
                <w:rFonts w:ascii="Cambria Math" w:hAnsi="Cambria Math"/>
                <w:sz w:val="24"/>
              </w:rPr>
            </m:ctrlPr>
          </m:sSubPr>
          <m:e>
            <m:r>
              <m:rPr/>
              <w:rPr>
                <w:rFonts w:ascii="Cambria Math"/>
                <w:sz w:val="24"/>
              </w:rPr>
              <m:t>δ</m:t>
            </m:r>
            <m:ctrlPr>
              <w:rPr>
                <w:rFonts w:ascii="Cambria Math" w:hAnsi="Cambria Math"/>
                <w:sz w:val="24"/>
              </w:rPr>
            </m:ctrlPr>
          </m:e>
          <m:sub>
            <m:r>
              <m:rPr/>
              <w:rPr>
                <w:rFonts w:ascii="Cambria Math"/>
                <w:sz w:val="24"/>
              </w:rPr>
              <m:t>nm</m:t>
            </m:r>
            <m:ctrlPr>
              <w:rPr>
                <w:rFonts w:ascii="Cambria Math" w:hAnsi="Cambria Math"/>
                <w:sz w:val="24"/>
              </w:rPr>
            </m:ctrlPr>
          </m:sub>
        </m:sSub>
        <m:r>
          <m:rPr/>
          <w:rPr>
            <w:rFonts w:ascii="Cambria Math"/>
            <w:sz w:val="24"/>
          </w:rPr>
          <m:t>=0</m:t>
        </m:r>
      </m:oMath>
      <w:r>
        <w:rPr>
          <w:rFonts w:hint="eastAsia"/>
          <w:sz w:val="24"/>
        </w:rPr>
        <w:t xml:space="preserve"> 表示不可达。EVCS 聚合商在考虑EV与CS之间距离等因素的基础上，确定充电时间槽的分配方案及获取充电权的 EV 需支付的最终价格。</w:t>
      </w:r>
    </w:p>
    <w:p w14:paraId="2B559711">
      <w:pPr>
        <w:spacing w:line="360" w:lineRule="auto"/>
        <w:ind w:left="120" w:firstLine="480" w:firstLineChars="200"/>
        <w:rPr>
          <w:sz w:val="24"/>
        </w:rPr>
      </w:pPr>
      <w:r>
        <w:rPr>
          <w:rFonts w:hint="eastAsia"/>
          <w:sz w:val="24"/>
        </w:rPr>
        <w:t xml:space="preserve">充电站的目标是通过合理制定分配方案 </w:t>
      </w:r>
      <m:oMath>
        <m:r>
          <m:rPr/>
          <w:rPr>
            <w:rFonts w:ascii="Cambria Math"/>
            <w:sz w:val="24"/>
          </w:rPr>
          <m:t>X</m:t>
        </m:r>
      </m:oMath>
      <w:r>
        <w:rPr>
          <w:rFonts w:hint="eastAsia"/>
          <w:sz w:val="24"/>
        </w:rPr>
        <w:t xml:space="preserve"> 和充电价格 </w:t>
      </w:r>
      <m:oMath>
        <m:r>
          <m:rPr/>
          <w:rPr>
            <w:rFonts w:ascii="Cambria Math"/>
            <w:sz w:val="24"/>
          </w:rPr>
          <m:t>P</m:t>
        </m:r>
      </m:oMath>
      <w:r>
        <w:rPr>
          <w:rFonts w:hint="eastAsia"/>
          <w:sz w:val="24"/>
        </w:rPr>
        <w:t xml:space="preserve"> 以最大化其整体收益。此优化问题可通过以下数学模型描述：</w:t>
      </w:r>
    </w:p>
    <w:p w14:paraId="4C009DD2">
      <w:pPr>
        <w:spacing w:line="360" w:lineRule="auto"/>
        <w:ind w:left="120" w:firstLine="480" w:firstLineChars="200"/>
        <w:jc w:val="left"/>
        <w:rPr>
          <w:sz w:val="24"/>
        </w:rPr>
      </w:pPr>
      <m:oMathPara>
        <m:oMath>
          <m:m>
            <m:mPr>
              <m:mcs>
                <m:mc>
                  <m:mcPr>
                    <m:count m:val="2"/>
                    <m:mcJc m:val="left"/>
                  </m:mcPr>
                </m:mc>
              </m:mcs>
              <m:plcHide m:val="1"/>
              <m:ctrlPr>
                <w:rPr>
                  <w:rFonts w:ascii="Cambria Math" w:hAnsi="Cambria Math"/>
                  <w:sz w:val="24"/>
                </w:rPr>
              </m:ctrlPr>
            </m:mPr>
            <m:mr>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n,t,m</m:t>
                            </m:r>
                            <m:ctrlPr>
                              <w:rPr>
                                <w:rFonts w:ascii="Cambria Math" w:hAnsi="Cambria Math"/>
                                <w:sz w:val="24"/>
                              </w:rPr>
                            </m:ctrlPr>
                          </m:sub>
                        </m:sSub>
                        <m:ctrlPr>
                          <w:rPr>
                            <w:rFonts w:ascii="Cambria Math" w:hAnsi="Cambria Math"/>
                            <w:sz w:val="24"/>
                          </w:rPr>
                        </m:ctrlPr>
                      </m:lim>
                    </m:limLow>
                    <m:ctrlPr>
                      <w:rPr>
                        <w:rFonts w:ascii="Cambria Math" w:hAnsi="Cambria Math"/>
                        <w:sz w:val="24"/>
                      </w:rPr>
                    </m:ctrlPr>
                  </m:fName>
                  <m:e>
                    <m:ctrlPr>
                      <w:rPr>
                        <w:rFonts w:ascii="Cambria Math" w:hAnsi="Cambria Math"/>
                        <w:sz w:val="24"/>
                      </w:rPr>
                    </m:ctrlPr>
                  </m:e>
                </m:func>
                <m:ctrlPr>
                  <w:rPr>
                    <w:rFonts w:ascii="Cambria Math" w:hAnsi="Cambria Math"/>
                    <w:sz w:val="24"/>
                  </w:rPr>
                </m:ctrlPr>
              </m:e>
              <m:e>
                <m:r>
                  <m:rPr>
                    <m:sty m:val="p"/>
                  </m:rPr>
                  <w:rPr>
                    <w:rFonts w:ascii="Cambria Math" w:hAnsi="Cambria Math"/>
                    <w:sz w:val="24"/>
                  </w:rPr>
                  <m:t xml:space="preserve">  </m:t>
                </m:r>
                <m:nary>
                  <m:naryPr>
                    <m:chr m:val="∑"/>
                    <m:limLoc m:val="undOvr"/>
                    <m:ctrlPr>
                      <w:rPr>
                        <w:rFonts w:ascii="Cambria Math" w:hAnsi="Cambria Math"/>
                        <w:sz w:val="24"/>
                      </w:rPr>
                    </m:ctrlPr>
                  </m:naryPr>
                  <m:sub>
                    <m:r>
                      <m:rPr/>
                      <w:rPr>
                        <w:rFonts w:ascii="Cambria Math" w:hAnsi="Cambria Math"/>
                        <w:sz w:val="24"/>
                      </w:rPr>
                      <m:t>t=1</m:t>
                    </m:r>
                    <m:ctrlPr>
                      <w:rPr>
                        <w:rFonts w:ascii="Cambria Math" w:hAnsi="Cambria Math"/>
                        <w:sz w:val="24"/>
                      </w:rPr>
                    </m:ctrlPr>
                  </m:sub>
                  <m:sup>
                    <m:r>
                      <m:rPr/>
                      <w:rPr>
                        <w:rFonts w:ascii="Cambria Math" w:hAnsi="Cambria Math"/>
                        <w:sz w:val="24"/>
                      </w:rPr>
                      <m:t>T</m:t>
                    </m:r>
                    <m:ctrlPr>
                      <w:rPr>
                        <w:rFonts w:ascii="Cambria Math" w:hAnsi="Cambria Math"/>
                        <w:sz w:val="24"/>
                      </w:rPr>
                    </m:ctrlPr>
                  </m:sup>
                  <m:e>
                    <m:nary>
                      <m:naryPr>
                        <m:chr m:val="∑"/>
                        <m:limLoc m:val="undOvr"/>
                        <m:ctrlPr>
                          <w:rPr>
                            <w:rFonts w:ascii="Cambria Math" w:hAnsi="Cambria Math"/>
                            <w:sz w:val="24"/>
                          </w:rPr>
                        </m:ctrlPr>
                      </m:naryPr>
                      <m:sub>
                        <m:r>
                          <m:rPr/>
                          <w:rPr>
                            <w:rFonts w:ascii="Cambria Math" w:hAnsi="Cambria Math"/>
                            <w:sz w:val="24"/>
                          </w:rPr>
                          <m:t>n=1</m:t>
                        </m:r>
                        <m:ctrlPr>
                          <w:rPr>
                            <w:rFonts w:ascii="Cambria Math" w:hAnsi="Cambria Math"/>
                            <w:sz w:val="24"/>
                          </w:rPr>
                        </m:ctrlPr>
                      </m:sub>
                      <m:sup>
                        <m:r>
                          <m:rPr/>
                          <w:rPr>
                            <w:rFonts w:ascii="Cambria Math" w:hAnsi="Cambria Math"/>
                            <w:sz w:val="24"/>
                          </w:rPr>
                          <m:t>N</m:t>
                        </m:r>
                        <m:ctrlPr>
                          <w:rPr>
                            <w:rFonts w:ascii="Cambria Math" w:hAnsi="Cambria Math"/>
                            <w:sz w:val="24"/>
                          </w:rPr>
                        </m:ctrlPr>
                      </m:sup>
                      <m:e>
                        <m:nary>
                          <m:naryPr>
                            <m:chr m:val="∑"/>
                            <m:limLoc m:val="undOvr"/>
                            <m:ctrlPr>
                              <w:rPr>
                                <w:rFonts w:ascii="Cambria Math" w:hAnsi="Cambria Math"/>
                                <w:sz w:val="24"/>
                              </w:rPr>
                            </m:ctrlPr>
                          </m:naryPr>
                          <m:sub>
                            <m:r>
                              <m:rPr/>
                              <w:rPr>
                                <w:rFonts w:ascii="Cambria Math" w:hAnsi="Cambria Math"/>
                                <w:sz w:val="24"/>
                              </w:rPr>
                              <m:t>m=1</m:t>
                            </m:r>
                            <m:ctrlPr>
                              <w:rPr>
                                <w:rFonts w:ascii="Cambria Math" w:hAnsi="Cambria Math"/>
                                <w:sz w:val="24"/>
                              </w:rPr>
                            </m:ctrlPr>
                          </m:sub>
                          <m:sup>
                            <m:r>
                              <m:rPr/>
                              <w:rPr>
                                <w:rFonts w:ascii="Cambria Math" w:hAnsi="Cambria Math"/>
                                <w:sz w:val="24"/>
                              </w:rPr>
                              <m:t>M</m:t>
                            </m:r>
                            <m:ctrlPr>
                              <w:rPr>
                                <w:rFonts w:ascii="Cambria Math" w:hAnsi="Cambria Math"/>
                                <w:sz w:val="24"/>
                              </w:rPr>
                            </m:ctrlPr>
                          </m:sup>
                          <m:e>
                            <m:r>
                              <m:rPr/>
                              <w:rPr>
                                <w:rFonts w:ascii="Cambria Math" w:hAnsi="Cambria Math"/>
                                <w:sz w:val="24"/>
                              </w:rPr>
                              <m:t>(</m:t>
                            </m:r>
                            <m:ctrlPr>
                              <w:rPr>
                                <w:rFonts w:ascii="Cambria Math" w:hAnsi="Cambria Math"/>
                                <w:sz w:val="24"/>
                              </w:rPr>
                            </m:ctrlPr>
                          </m:e>
                        </m:nary>
                        <m:ctrlPr>
                          <w:rPr>
                            <w:rFonts w:ascii="Cambria Math" w:hAnsi="Cambria Math"/>
                            <w:sz w:val="24"/>
                          </w:rPr>
                        </m:ctrlPr>
                      </m:e>
                    </m:nary>
                    <m:ctrlPr>
                      <w:rPr>
                        <w:rFonts w:ascii="Cambria Math" w:hAnsi="Cambria Math"/>
                        <w:sz w:val="24"/>
                      </w:rPr>
                    </m:ctrlPr>
                  </m:e>
                </m:nary>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n,m</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n,t</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n,t,m</m:t>
                    </m:r>
                    <m:ctrlPr>
                      <w:rPr>
                        <w:rFonts w:ascii="Cambria Math" w:hAnsi="Cambria Math"/>
                        <w:sz w:val="24"/>
                      </w:rPr>
                    </m:ctrlPr>
                  </m:sub>
                </m:sSub>
                <m:ctrlPr>
                  <w:rPr>
                    <w:rFonts w:ascii="Cambria Math" w:hAnsi="Cambria Math"/>
                    <w:sz w:val="24"/>
                  </w:rPr>
                </m:ctrlPr>
              </m:e>
            </m:mr>
            <m:mr>
              <m:e>
                <m:r>
                  <m:rPr>
                    <m:sty m:val="p"/>
                  </m:rPr>
                  <w:rPr>
                    <w:rFonts w:ascii="Cambria Math" w:hAnsi="Cambria Math"/>
                    <w:sz w:val="24"/>
                  </w:rPr>
                  <m:t>subject</m:t>
                </m:r>
                <m:ctrlPr>
                  <w:rPr>
                    <w:rFonts w:ascii="Cambria Math" w:hAnsi="Cambria Math"/>
                    <w:sz w:val="24"/>
                  </w:rPr>
                </m:ctrlPr>
              </m:e>
              <m:e>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hint="eastAsia"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hint="eastAsia"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Sub>
                <m:r>
                  <m:rPr>
                    <m:sty m:val="p"/>
                  </m:rPr>
                  <w:rPr>
                    <w:rFonts w:ascii="Cambria Math" w:hAnsi="Cambria Math"/>
                    <w:sz w:val="24"/>
                  </w:rPr>
                  <m:t xml:space="preserve">  </m:t>
                </m:r>
                <m:r>
                  <m:rPr/>
                  <w:rPr>
                    <w:rFonts w:ascii="Cambria Math" w:hAnsi="Cambria Math"/>
                    <w:sz w:val="24"/>
                  </w:rPr>
                  <m:t>∀t</m:t>
                </m:r>
                <m:ctrlPr>
                  <w:rPr>
                    <w:rFonts w:ascii="Cambria Math" w:hAnsi="Cambria Math"/>
                    <w:sz w:val="24"/>
                  </w:rPr>
                </m:ctrlPr>
              </m:e>
            </m:mr>
            <m:mr>
              <m:e>
                <m:ctrlPr>
                  <w:rPr>
                    <w:rFonts w:ascii="Cambria Math" w:hAnsi="Cambria Math"/>
                    <w:sz w:val="24"/>
                  </w:rPr>
                </m:ctrlPr>
              </m:e>
              <m:e>
                <m:r>
                  <m:rPr>
                    <m:sty m:val="p"/>
                  </m:rPr>
                  <w:rPr>
                    <w:rFonts w:ascii="Cambria Math" w:hAnsi="Cambria Math"/>
                    <w:sz w:val="24"/>
                  </w:rPr>
                  <m:t xml:space="preserve">  </m:t>
                </m:r>
                <m:nary>
                  <m:naryPr>
                    <m:chr m:val="∑"/>
                    <m:limLoc m:val="undOvr"/>
                    <m:ctrlPr>
                      <w:rPr>
                        <w:rFonts w:ascii="Cambria Math" w:hAnsi="Cambria Math"/>
                        <w:sz w:val="24"/>
                      </w:rPr>
                    </m:ctrlPr>
                  </m:naryPr>
                  <m:sub>
                    <m:r>
                      <m:rPr/>
                      <w:rPr>
                        <w:rFonts w:ascii="Cambria Math" w:hAnsi="Cambria Math"/>
                        <w:sz w:val="24"/>
                      </w:rPr>
                      <m:t>n=1</m:t>
                    </m:r>
                    <m:ctrlPr>
                      <w:rPr>
                        <w:rFonts w:ascii="Cambria Math" w:hAnsi="Cambria Math"/>
                        <w:sz w:val="24"/>
                      </w:rPr>
                    </m:ctrlPr>
                  </m:sub>
                  <m:sup>
                    <m:r>
                      <m:rPr/>
                      <w:rPr>
                        <w:rFonts w:ascii="Cambria Math" w:hAnsi="Cambria Math"/>
                        <w:sz w:val="24"/>
                      </w:rPr>
                      <m:t>N</m:t>
                    </m:r>
                    <m:ctrlPr>
                      <w:rPr>
                        <w:rFonts w:ascii="Cambria Math" w:hAnsi="Cambria Math"/>
                        <w:sz w:val="24"/>
                      </w:rPr>
                    </m:ctrlPr>
                  </m:sup>
                  <m:e>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n,t</m:t>
                        </m:r>
                        <m:ctrlPr>
                          <w:rPr>
                            <w:rFonts w:ascii="Cambria Math" w:hAnsi="Cambria Math"/>
                            <w:sz w:val="24"/>
                          </w:rPr>
                        </m:ctrlPr>
                      </m:sub>
                    </m:sSub>
                    <m:ctrlPr>
                      <w:rPr>
                        <w:rFonts w:ascii="Cambria Math" w:hAnsi="Cambria Math"/>
                        <w:sz w:val="24"/>
                      </w:rPr>
                    </m:ctrlPr>
                  </m:e>
                </m:nary>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n,t,m</m:t>
                    </m:r>
                    <m:ctrlPr>
                      <w:rPr>
                        <w:rFonts w:ascii="Cambria Math" w:hAnsi="Cambria Math"/>
                        <w:sz w:val="24"/>
                      </w:rPr>
                    </m:ctrlPr>
                  </m:sub>
                </m:sSub>
                <m:r>
                  <m:rPr/>
                  <w:rPr>
                    <w:rFonts w:hint="eastAsia" w:ascii="Cambria Math" w:hAnsi="Cambria Math"/>
                    <w:sz w:val="24"/>
                  </w:rPr>
                  <m:t>≤</m:t>
                </m:r>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t,m</m:t>
                    </m:r>
                    <m:ctrlPr>
                      <w:rPr>
                        <w:rFonts w:ascii="Cambria Math" w:hAnsi="Cambria Math"/>
                        <w:sz w:val="24"/>
                      </w:rPr>
                    </m:ctrlPr>
                  </m:sub>
                </m:sSub>
                <m:r>
                  <m:rPr>
                    <m:sty m:val="p"/>
                  </m:rPr>
                  <w:rPr>
                    <w:rFonts w:ascii="Cambria Math" w:hAnsi="Cambria Math"/>
                    <w:sz w:val="24"/>
                  </w:rPr>
                  <m:t xml:space="preserve">  </m:t>
                </m:r>
                <m:r>
                  <m:rPr/>
                  <w:rPr>
                    <w:rFonts w:ascii="Cambria Math" w:hAnsi="Cambria Math"/>
                    <w:sz w:val="24"/>
                  </w:rPr>
                  <m:t>∀t</m:t>
                </m:r>
                <m:ctrlPr>
                  <w:rPr>
                    <w:rFonts w:ascii="Cambria Math" w:hAnsi="Cambria Math"/>
                    <w:sz w:val="24"/>
                  </w:rPr>
                </m:ctrlPr>
              </m:e>
            </m:mr>
            <m:mr>
              <m:e>
                <m:ctrlPr>
                  <w:rPr>
                    <w:rFonts w:ascii="Cambria Math" w:hAnsi="Cambria Math"/>
                    <w:sz w:val="24"/>
                  </w:rPr>
                </m:ctrlPr>
              </m:e>
              <m:e>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n,t</m:t>
                    </m:r>
                    <m:ctrlPr>
                      <w:rPr>
                        <w:rFonts w:ascii="Cambria Math" w:hAnsi="Cambria Math"/>
                        <w:sz w:val="24"/>
                      </w:rPr>
                    </m:ctrlPr>
                  </m:sub>
                </m:sSub>
                <m:r>
                  <m:rPr/>
                  <w:rPr>
                    <w:rFonts w:hint="eastAsia" w:ascii="Cambria Math" w:hAnsi="Cambria Math"/>
                    <w:sz w:val="24"/>
                  </w:rPr>
                  <m:t>∈{0,1}</m:t>
                </m:r>
                <m:r>
                  <m:rPr>
                    <m:sty m:val="p"/>
                  </m:rPr>
                  <w:rPr>
                    <w:rFonts w:ascii="Cambria Math" w:hAnsi="Cambria Math"/>
                    <w:sz w:val="24"/>
                  </w:rPr>
                  <m:t xml:space="preserve">  </m:t>
                </m:r>
                <m:r>
                  <m:rPr/>
                  <w:rPr>
                    <w:rFonts w:ascii="Cambria Math" w:hAnsi="Cambria Math"/>
                    <w:sz w:val="24"/>
                  </w:rPr>
                  <m:t>∀n,t</m:t>
                </m:r>
                <m:ctrlPr>
                  <w:rPr>
                    <w:rFonts w:ascii="Cambria Math" w:hAnsi="Cambria Math"/>
                    <w:sz w:val="24"/>
                  </w:rPr>
                </m:ctrlPr>
              </m:e>
            </m:mr>
            <m:mr>
              <m:e>
                <m:ctrlPr>
                  <w:rPr>
                    <w:rFonts w:ascii="Cambria Math" w:hAnsi="Cambria Math"/>
                    <w:sz w:val="24"/>
                  </w:rPr>
                </m:ctrlPr>
              </m:e>
              <m:e>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n,m</m:t>
                    </m:r>
                    <m:ctrlPr>
                      <w:rPr>
                        <w:rFonts w:ascii="Cambria Math" w:hAnsi="Cambria Math"/>
                        <w:sz w:val="24"/>
                      </w:rPr>
                    </m:ctrlPr>
                  </m:sub>
                </m:sSub>
                <m:r>
                  <m:rPr/>
                  <w:rPr>
                    <w:rFonts w:hint="eastAsia" w:ascii="Cambria Math" w:hAnsi="Cambria Math"/>
                    <w:sz w:val="24"/>
                  </w:rPr>
                  <m:t>∈{0,1}</m:t>
                </m:r>
                <m:r>
                  <m:rPr>
                    <m:sty m:val="p"/>
                  </m:rPr>
                  <w:rPr>
                    <w:rFonts w:ascii="Cambria Math" w:hAnsi="Cambria Math"/>
                    <w:sz w:val="24"/>
                  </w:rPr>
                  <m:t xml:space="preserve">  </m:t>
                </m:r>
                <m:r>
                  <m:rPr/>
                  <w:rPr>
                    <w:rFonts w:ascii="Cambria Math" w:hAnsi="Cambria Math"/>
                    <w:sz w:val="24"/>
                  </w:rPr>
                  <m:t>∀n,m</m:t>
                </m:r>
                <m:ctrlPr>
                  <w:rPr>
                    <w:rFonts w:ascii="Cambria Math" w:hAnsi="Cambria Math"/>
                    <w:sz w:val="24"/>
                  </w:rPr>
                </m:ctrlPr>
              </m:e>
            </m:mr>
            <m:mr>
              <m:e>
                <m:ctrlPr>
                  <w:rPr>
                    <w:rFonts w:ascii="Cambria Math" w:hAnsi="Cambria Math"/>
                    <w:sz w:val="24"/>
                  </w:rPr>
                </m:ctrlPr>
              </m:e>
              <m:e>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n,t,m</m:t>
                    </m:r>
                    <m:ctrlPr>
                      <w:rPr>
                        <w:rFonts w:ascii="Cambria Math" w:hAnsi="Cambria Math"/>
                        <w:sz w:val="24"/>
                      </w:rPr>
                    </m:ctrlPr>
                  </m:sub>
                </m:sSub>
                <m:r>
                  <m:rPr/>
                  <w:rPr>
                    <w:rFonts w:hint="eastAsia" w:ascii="Cambria Math" w:hAnsi="Cambria Math"/>
                    <w:sz w:val="24"/>
                  </w:rPr>
                  <m:t>∈{0,1}</m:t>
                </m:r>
                <m:r>
                  <m:rPr>
                    <m:sty m:val="p"/>
                  </m:rPr>
                  <w:rPr>
                    <w:rFonts w:ascii="Cambria Math" w:hAnsi="Cambria Math"/>
                    <w:sz w:val="24"/>
                  </w:rPr>
                  <m:t xml:space="preserve">  </m:t>
                </m:r>
                <m:r>
                  <m:rPr/>
                  <w:rPr>
                    <w:rFonts w:ascii="Cambria Math" w:hAnsi="Cambria Math"/>
                    <w:sz w:val="24"/>
                  </w:rPr>
                  <m:t>∀n,t,m</m:t>
                </m:r>
                <m:ctrlPr>
                  <w:rPr>
                    <w:rFonts w:ascii="Cambria Math" w:hAnsi="Cambria Math"/>
                    <w:sz w:val="24"/>
                  </w:rPr>
                </m:ctrlPr>
              </m:e>
            </m:mr>
          </m:m>
        </m:oMath>
      </m:oMathPara>
    </w:p>
    <w:p w14:paraId="16AC1CD2">
      <w:pPr>
        <w:spacing w:line="360" w:lineRule="auto"/>
        <w:rPr>
          <w:sz w:val="24"/>
        </w:rPr>
      </w:pPr>
      <w:r>
        <w:rPr>
          <w:rFonts w:hint="eastAsia"/>
          <w:sz w:val="24"/>
        </w:rPr>
        <w:t>在此公式中：</w:t>
      </w:r>
      <m:oMath>
        <m:sSub>
          <m:sSubPr>
            <m:ctrlPr>
              <w:rPr>
                <w:rFonts w:ascii="Cambria Math" w:hAnsi="Cambria Math"/>
                <w:sz w:val="24"/>
              </w:rPr>
            </m:ctrlPr>
          </m:sSubPr>
          <m:e>
            <m:r>
              <m:rPr/>
              <w:rPr>
                <w:rFonts w:ascii="Cambria Math"/>
                <w:sz w:val="24"/>
              </w:rPr>
              <m:t>P</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表示时间槽</w:t>
      </w:r>
      <m:oMath>
        <m:r>
          <m:rPr/>
          <w:rPr>
            <w:rFonts w:ascii="Cambria Math" w:hAnsi="Cambria Math"/>
            <w:sz w:val="24"/>
          </w:rPr>
          <m:t>t</m:t>
        </m:r>
      </m:oMath>
      <w:r>
        <w:rPr>
          <w:rFonts w:hint="eastAsia"/>
          <w:sz w:val="24"/>
        </w:rPr>
        <w:t>的充电价格，</w:t>
      </w:r>
      <m:oMath>
        <m:sSub>
          <m:sSubPr>
            <m:ctrlPr>
              <w:rPr>
                <w:rFonts w:ascii="Cambria Math" w:hAnsi="Cambria Math"/>
                <w:sz w:val="24"/>
              </w:rPr>
            </m:ctrlPr>
          </m:sSubPr>
          <m:e>
            <m:r>
              <m:rPr/>
              <w:rPr>
                <w:rFonts w:ascii="Cambria Math"/>
                <w:sz w:val="24"/>
              </w:rPr>
              <m:t>C</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 xml:space="preserve"> 表示时间槽 </w:t>
      </w:r>
      <m:oMath>
        <m:r>
          <m:rPr/>
          <w:rPr>
            <w:rFonts w:ascii="Cambria Math" w:hAnsi="Cambria Math"/>
            <w:sz w:val="24"/>
          </w:rPr>
          <m:t>t</m:t>
        </m:r>
      </m:oMath>
      <w:r>
        <w:rPr>
          <w:rFonts w:hint="eastAsia"/>
          <w:sz w:val="24"/>
        </w:rPr>
        <w:t xml:space="preserve"> 的电力成本（已知），</w:t>
      </w:r>
      <m:oMath>
        <m:sSub>
          <m:sSubPr>
            <m:ctrlPr>
              <w:rPr>
                <w:rFonts w:ascii="Cambria Math" w:hAnsi="Cambria Math"/>
                <w:sz w:val="24"/>
              </w:rPr>
            </m:ctrlPr>
          </m:sSubPr>
          <m:e>
            <m:r>
              <m:rPr/>
              <w:rPr>
                <w:rFonts w:ascii="Cambria Math"/>
                <w:sz w:val="24"/>
              </w:rPr>
              <m:t>R</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 xml:space="preserve"> 表示时间槽</w:t>
      </w:r>
      <m:oMath>
        <m:r>
          <m:rPr/>
          <w:rPr>
            <w:rFonts w:ascii="Cambria Math" w:hAnsi="Cambria Math"/>
            <w:sz w:val="24"/>
          </w:rPr>
          <m:t>t</m:t>
        </m:r>
      </m:oMath>
      <w:r>
        <w:rPr>
          <w:rFonts w:hint="eastAsia"/>
          <w:sz w:val="24"/>
        </w:rPr>
        <w:t>的保留电价（已知）。</w:t>
      </w:r>
      <m:oMath>
        <m:sSub>
          <m:sSubPr>
            <m:ctrlPr>
              <w:rPr>
                <w:rFonts w:ascii="Cambria Math" w:hAnsi="Cambria Math"/>
                <w:sz w:val="24"/>
              </w:rPr>
            </m:ctrlPr>
          </m:sSubPr>
          <m:e>
            <m:r>
              <m:rPr/>
              <w:rPr>
                <w:rFonts w:ascii="Cambria Math"/>
                <w:sz w:val="24"/>
              </w:rPr>
              <m:t>P</m:t>
            </m:r>
            <m:ctrlPr>
              <w:rPr>
                <w:rFonts w:ascii="Cambria Math" w:hAnsi="Cambria Math"/>
                <w:sz w:val="24"/>
              </w:rPr>
            </m:ctrlPr>
          </m:e>
          <m:sub>
            <m:r>
              <m:rPr>
                <m:sty m:val="p"/>
              </m:rPr>
              <w:rPr>
                <w:rFonts w:ascii="Cambria Math"/>
                <w:sz w:val="24"/>
              </w:rPr>
              <m:t>max</m:t>
            </m:r>
            <m:ctrlPr>
              <w:rPr>
                <w:rFonts w:ascii="Cambria Math" w:hAnsi="Cambria Math"/>
                <w:sz w:val="24"/>
              </w:rPr>
            </m:ctrlPr>
          </m:sub>
        </m:sSub>
      </m:oMath>
      <w:r>
        <w:rPr>
          <w:rFonts w:hint="eastAsia"/>
          <w:sz w:val="24"/>
        </w:rPr>
        <w:t xml:space="preserve"> 为各时间槽充电价格的上限。设立价格上限的原因在于，不同地区可能存在针对电价最高值的明确政策或法规限制。例如，北京市规定，每千瓦时的电价不得超过每日油价减去购电成本后的 15% 。</w:t>
      </w:r>
      <m:oMath>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n,t,m</m:t>
            </m:r>
            <m:ctrlPr>
              <w:rPr>
                <w:rFonts w:ascii="Cambria Math" w:hAnsi="Cambria Math"/>
                <w:sz w:val="24"/>
              </w:rPr>
            </m:ctrlPr>
          </m:sub>
        </m:sSub>
        <m:r>
          <m:rPr/>
          <w:rPr>
            <w:rFonts w:ascii="Cambria Math"/>
            <w:sz w:val="24"/>
          </w:rPr>
          <m:t>∈{0,1}</m:t>
        </m:r>
      </m:oMath>
      <w:r>
        <w:rPr>
          <w:rFonts w:hint="eastAsia"/>
          <w:sz w:val="24"/>
        </w:rPr>
        <w:t xml:space="preserve">是一个二进制决策变量，指示充电桩 </w:t>
      </w:r>
      <m:oMath>
        <m:r>
          <m:rPr/>
          <w:rPr>
            <w:rFonts w:ascii="Cambria Math" w:hAnsi="Cambria Math"/>
            <w:sz w:val="24"/>
          </w:rPr>
          <m:t>m</m:t>
        </m:r>
      </m:oMath>
      <w:r>
        <w:rPr>
          <w:rFonts w:hAnsi="Cambria Math"/>
          <w:sz w:val="24"/>
        </w:rPr>
        <w:t xml:space="preserve"> </w:t>
      </w:r>
      <w:r>
        <w:rPr>
          <w:rFonts w:hint="eastAsia"/>
          <w:sz w:val="24"/>
        </w:rPr>
        <w:t xml:space="preserve">的时间槽 </w:t>
      </w:r>
      <m:oMath>
        <m:r>
          <m:rPr/>
          <w:rPr>
            <w:rFonts w:ascii="Cambria Math" w:hAnsi="Cambria Math"/>
            <w:sz w:val="24"/>
          </w:rPr>
          <m:t>t</m:t>
        </m:r>
      </m:oMath>
      <w:r>
        <w:rPr>
          <w:rFonts w:hint="eastAsia"/>
          <w:sz w:val="24"/>
        </w:rPr>
        <w:t xml:space="preserve"> 是否分配给EV </w:t>
      </w:r>
      <m:oMath>
        <m:r>
          <m:rPr/>
          <w:rPr>
            <w:rFonts w:ascii="Cambria Math" w:hAnsi="Cambria Math"/>
            <w:sz w:val="24"/>
          </w:rPr>
          <m:t>n</m:t>
        </m:r>
      </m:oMath>
      <w:r>
        <w:rPr>
          <w:rFonts w:hint="eastAsia"/>
          <w:sz w:val="24"/>
        </w:rPr>
        <w:t>。</w:t>
      </w:r>
    </w:p>
    <w:p w14:paraId="63DA5E82">
      <w:pPr>
        <w:spacing w:line="360" w:lineRule="auto"/>
        <w:ind w:left="120" w:firstLine="480" w:firstLineChars="200"/>
        <w:rPr>
          <w:sz w:val="24"/>
        </w:rPr>
      </w:pPr>
      <w:r>
        <w:rPr>
          <w:rFonts w:hint="eastAsia"/>
          <w:sz w:val="24"/>
        </w:rPr>
        <w:t>该问题的本质是一个组合优化问题，被归类为NP完全（NP-complete）问题：</w:t>
      </w:r>
    </w:p>
    <w:p w14:paraId="4B68803C">
      <w:pPr>
        <w:numPr>
          <w:ilvl w:val="0"/>
          <w:numId w:val="13"/>
        </w:numPr>
        <w:spacing w:line="360" w:lineRule="auto"/>
        <w:rPr>
          <w:sz w:val="24"/>
        </w:rPr>
      </w:pPr>
      <w:r>
        <w:rPr>
          <w:rFonts w:hint="eastAsia"/>
          <w:sz w:val="24"/>
        </w:rPr>
        <w:t xml:space="preserve">首先，该问题属于NP类。对于给定的解 </w:t>
      </w:r>
      <m:oMath>
        <m:r>
          <m:rPr/>
          <w:rPr>
            <w:rFonts w:ascii="Cambria Math"/>
            <w:sz w:val="24"/>
          </w:rPr>
          <m:t>(</m:t>
        </m:r>
        <m:sSub>
          <m:sSubPr>
            <m:ctrlPr>
              <w:rPr>
                <w:rFonts w:ascii="Cambria Math" w:hAnsi="Cambria Math"/>
                <w:sz w:val="24"/>
              </w:rPr>
            </m:ctrlPr>
          </m:sSubPr>
          <m:e>
            <m:r>
              <m:rPr/>
              <w:rPr>
                <w:rFonts w:ascii="Cambria Math"/>
                <w:sz w:val="24"/>
              </w:rPr>
              <m:t>P</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n,t,m</m:t>
            </m:r>
            <m:ctrlPr>
              <w:rPr>
                <w:rFonts w:ascii="Cambria Math" w:hAnsi="Cambria Math"/>
                <w:sz w:val="24"/>
              </w:rPr>
            </m:ctrlPr>
          </m:sub>
        </m:sSub>
        <m:r>
          <m:rPr/>
          <w:rPr>
            <w:rFonts w:ascii="Cambria Math"/>
            <w:sz w:val="24"/>
          </w:rPr>
          <m:t>)</m:t>
        </m:r>
      </m:oMath>
      <w:r>
        <w:rPr>
          <w:rFonts w:hint="eastAsia"/>
          <w:sz w:val="24"/>
        </w:rPr>
        <w:t>，我们能够在多项式时间内验证其是否满足所有约束条件并计算目标函数的值。</w:t>
      </w:r>
    </w:p>
    <w:p w14:paraId="030C63EE">
      <w:pPr>
        <w:numPr>
          <w:ilvl w:val="0"/>
          <w:numId w:val="13"/>
        </w:numPr>
        <w:spacing w:line="360" w:lineRule="auto"/>
        <w:rPr>
          <w:sz w:val="24"/>
        </w:rPr>
      </w:pPr>
      <w:r>
        <w:rPr>
          <w:rFonts w:hint="eastAsia"/>
          <w:sz w:val="24"/>
        </w:rPr>
        <w:t>其次，该问题至少是NP难（NP-hard）的，因为著名的NP难0-1</w:t>
      </w:r>
      <w:r>
        <w:rPr>
          <w:rFonts w:hint="eastAsia"/>
          <w:sz w:val="24"/>
        </w:rPr>
        <w:tab/>
      </w:r>
      <w:r>
        <w:rPr>
          <w:rFonts w:hint="eastAsia"/>
          <w:sz w:val="24"/>
        </w:rPr>
        <w:t>整数规划问题可以在多项式时间内归约至此问题。</w:t>
      </w:r>
    </w:p>
    <w:p w14:paraId="0D6244AE">
      <w:pPr>
        <w:spacing w:line="360" w:lineRule="auto"/>
        <w:ind w:left="120" w:firstLine="480" w:firstLineChars="200"/>
        <w:rPr>
          <w:sz w:val="24"/>
        </w:rPr>
      </w:pPr>
      <w:r>
        <w:rPr>
          <w:rFonts w:hint="eastAsia"/>
          <w:sz w:val="24"/>
        </w:rPr>
        <w:t>更为复杂的是，每辆EV对各充电时间槽的估值（Valuation）是其私人信息，车主通常不愿公开。由于存在这种信息不对称，我们无法直接利用传统的优化算法（如确定性最优化方法）来求解该问题。</w:t>
      </w:r>
    </w:p>
    <w:p w14:paraId="0DF188EE">
      <w:pPr>
        <w:pStyle w:val="3"/>
      </w:pPr>
      <w:bookmarkStart w:id="115" w:name="_Toc2089133031"/>
      <w:bookmarkStart w:id="116" w:name="_Toc588787468"/>
      <w:bookmarkStart w:id="117" w:name="_Toc1752477433"/>
      <w:r>
        <w:rPr>
          <w:rFonts w:hint="eastAsia"/>
        </w:rPr>
        <w:t>基于聚类联邦学习的充电需求预测</w:t>
      </w:r>
      <w:bookmarkEnd w:id="115"/>
      <w:bookmarkEnd w:id="116"/>
      <w:bookmarkEnd w:id="117"/>
    </w:p>
    <w:p w14:paraId="061EC20B">
      <w:pPr>
        <w:spacing w:before="120" w:beforeLines="50" w:after="120" w:afterLines="50" w:line="360" w:lineRule="auto"/>
        <w:ind w:firstLine="420"/>
        <w:rPr>
          <w:sz w:val="24"/>
        </w:rPr>
      </w:pPr>
      <w:r>
        <w:rPr>
          <w:rFonts w:hint="eastAsia"/>
          <w:sz w:val="24"/>
        </w:rPr>
        <w:t>为了制定合理的保留电价并优化日前的电力采购策略，精准的充电需求预测至关重要。预测充电需求有助于充电站降低采购成本，并指导其设定保留价格以实现收益最大化。</w:t>
      </w:r>
    </w:p>
    <w:p w14:paraId="6506E095">
      <w:pPr>
        <w:spacing w:before="120" w:beforeLines="50" w:after="120" w:afterLines="50" w:line="360" w:lineRule="auto"/>
        <w:ind w:firstLine="420"/>
        <w:rPr>
          <w:sz w:val="24"/>
        </w:rPr>
      </w:pPr>
      <w:r>
        <w:rPr>
          <w:rFonts w:hint="eastAsia"/>
          <w:sz w:val="24"/>
        </w:rPr>
        <w:t>图2展示了加州理工学院54个充电桩一年内的每日充电数据。不同颜色的线条代表不同日期的充电数据。如图 2所示，尽管各日总充电需求有所不同，但一天24小时内的充电需求分布却保持一致。每日充电活动呈现出相似的高峰和低谷时段。这种一致性为基于历史数据预测未来24小时充电需求提供了可能性。</w:t>
      </w:r>
    </w:p>
    <w:p w14:paraId="53E2A3FF">
      <w:pPr>
        <w:spacing w:before="120" w:beforeLines="50" w:after="120" w:afterLines="50" w:line="360" w:lineRule="auto"/>
        <w:ind w:firstLine="420"/>
        <w:jc w:val="center"/>
        <w:rPr>
          <w:sz w:val="24"/>
        </w:rPr>
      </w:pPr>
      <w:r>
        <w:rPr>
          <w:rFonts w:hint="eastAsia"/>
          <w:sz w:val="24"/>
        </w:rPr>
        <w:drawing>
          <wp:inline distT="0" distB="0" distL="114300" distR="114300">
            <wp:extent cx="3081020" cy="1651635"/>
            <wp:effectExtent l="0" t="0" r="17780" b="24765"/>
            <wp:docPr id="4" name="图片 4" descr="Demand for char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emand for charging"/>
                    <pic:cNvPicPr>
                      <a:picLocks noChangeAspect="1"/>
                    </pic:cNvPicPr>
                  </pic:nvPicPr>
                  <pic:blipFill>
                    <a:blip r:embed="rId39"/>
                    <a:stretch>
                      <a:fillRect/>
                    </a:stretch>
                  </pic:blipFill>
                  <pic:spPr>
                    <a:xfrm>
                      <a:off x="0" y="0"/>
                      <a:ext cx="3081020" cy="1651635"/>
                    </a:xfrm>
                    <a:prstGeom prst="rect">
                      <a:avLst/>
                    </a:prstGeom>
                  </pic:spPr>
                </pic:pic>
              </a:graphicData>
            </a:graphic>
          </wp:inline>
        </w:drawing>
      </w:r>
    </w:p>
    <w:p w14:paraId="38BA4EBF">
      <w:pPr>
        <w:pStyle w:val="12"/>
        <w:spacing w:before="120" w:beforeLines="50" w:after="120" w:afterLines="50" w:line="360" w:lineRule="auto"/>
        <w:ind w:firstLine="420"/>
        <w:jc w:val="center"/>
        <w:rPr>
          <w:sz w:val="24"/>
        </w:rPr>
      </w:pPr>
      <w:r>
        <w:rPr>
          <w:sz w:val="24"/>
          <w:szCs w:val="24"/>
        </w:rPr>
        <w:t>图</w:t>
      </w:r>
      <w:r>
        <w:rPr>
          <w:rFonts w:hint="eastAsia"/>
          <w:sz w:val="24"/>
          <w:szCs w:val="24"/>
        </w:rPr>
        <w:t xml:space="preserve"> </w:t>
      </w:r>
      <w:r>
        <w:rPr>
          <w:sz w:val="24"/>
          <w:szCs w:val="24"/>
        </w:rPr>
        <w:fldChar w:fldCharType="begin"/>
      </w:r>
      <w:r>
        <w:rPr>
          <w:sz w:val="24"/>
          <w:szCs w:val="24"/>
        </w:rPr>
        <w:instrText xml:space="preserve"> SEQ 图 \* ARABIC </w:instrText>
      </w:r>
      <w:r>
        <w:rPr>
          <w:sz w:val="24"/>
          <w:szCs w:val="24"/>
        </w:rPr>
        <w:fldChar w:fldCharType="separate"/>
      </w:r>
      <w:r>
        <w:rPr>
          <w:sz w:val="24"/>
          <w:szCs w:val="24"/>
        </w:rPr>
        <w:t>2</w:t>
      </w:r>
      <w:r>
        <w:rPr>
          <w:sz w:val="24"/>
          <w:szCs w:val="24"/>
        </w:rPr>
        <w:fldChar w:fldCharType="end"/>
      </w:r>
      <w:bookmarkStart w:id="118" w:name="_Toc890032201"/>
      <w:bookmarkStart w:id="119" w:name="_Toc1460670282"/>
      <w:bookmarkStart w:id="120" w:name="_Toc392278551"/>
      <w:r>
        <w:rPr>
          <w:rFonts w:hint="eastAsia"/>
          <w:sz w:val="24"/>
          <w:szCs w:val="24"/>
        </w:rPr>
        <w:t xml:space="preserve"> </w:t>
      </w:r>
      <w:r>
        <w:rPr>
          <w:rFonts w:hint="eastAsia"/>
          <w:sz w:val="24"/>
        </w:rPr>
        <w:t>一年中每日每小时充电事件的分布</w:t>
      </w:r>
      <w:bookmarkEnd w:id="118"/>
      <w:bookmarkEnd w:id="119"/>
      <w:bookmarkEnd w:id="120"/>
    </w:p>
    <w:p w14:paraId="5E6BB872">
      <w:pPr>
        <w:spacing w:before="120" w:beforeLines="50" w:after="120" w:afterLines="50" w:line="360" w:lineRule="auto"/>
        <w:ind w:firstLine="420"/>
        <w:rPr>
          <w:sz w:val="24"/>
        </w:rPr>
      </w:pPr>
      <w:r>
        <w:rPr>
          <w:rFonts w:hint="eastAsia"/>
          <w:sz w:val="24"/>
        </w:rPr>
        <w:t>然而，现实中单个充电站掌握的需求信息有限，且不同充电站（尤其是属于不同运营公司的充电站）往往不愿意共享敏感的交易细节和用户数据。</w:t>
      </w:r>
    </w:p>
    <w:p w14:paraId="658FDD0E">
      <w:pPr>
        <w:spacing w:before="120" w:beforeLines="50" w:after="120" w:afterLines="50" w:line="360" w:lineRule="auto"/>
        <w:ind w:firstLine="420"/>
        <w:rPr>
          <w:sz w:val="24"/>
        </w:rPr>
      </w:pPr>
      <w:r>
        <w:rPr>
          <w:rFonts w:hint="eastAsia"/>
          <w:sz w:val="24"/>
        </w:rPr>
        <w:t>为解决数据孤岛与隐私保护的矛盾，本研究采用联邦学习（Federated Learning, FL）框架进行充电需求预测。考虑到电动汽车流量和充电需求存在显著的区域差异性，我们首先依据地理位置对充电站进行聚类（Clustering）。同一集群（Cluster）内的充电站由于地理位置相近，其面临的电动汽车流量和充电需求呈现出相似的模式，因此具备联合训练模型的条件。</w:t>
      </w:r>
    </w:p>
    <w:p w14:paraId="5B2054A6">
      <w:pPr>
        <w:spacing w:before="120" w:beforeLines="50" w:after="120" w:afterLines="50" w:line="360" w:lineRule="auto"/>
        <w:ind w:firstLine="420"/>
        <w:rPr>
          <w:sz w:val="24"/>
        </w:rPr>
      </w:pPr>
      <w:r>
        <w:rPr>
          <w:rFonts w:hint="eastAsia"/>
          <w:sz w:val="24"/>
        </w:rPr>
        <w:t xml:space="preserve">联邦学习框架下，同一集群内的预测过程如下：系统包含一个中央服务器（Central Server）和 </w:t>
      </w:r>
      <m:oMath>
        <m:r>
          <m:rPr/>
          <w:rPr>
            <w:rFonts w:ascii="Cambria Math"/>
            <w:sz w:val="24"/>
          </w:rPr>
          <m:t>K</m:t>
        </m:r>
      </m:oMath>
      <w:r>
        <w:rPr>
          <w:rFonts w:hint="eastAsia"/>
          <w:sz w:val="24"/>
        </w:rPr>
        <w:t xml:space="preserve"> 个充电站。中央服务器可以是由第三方提供的云服务平台（如阿里云、谷歌云等）。每个充电站 </w:t>
      </w:r>
      <m:oMath>
        <m:r>
          <m:rPr/>
          <w:rPr>
            <w:rFonts w:ascii="Cambria Math" w:hAnsi="Cambria Math"/>
            <w:sz w:val="24"/>
          </w:rPr>
          <m:t>k</m:t>
        </m:r>
      </m:oMath>
      <w:r>
        <w:rPr>
          <w:rFonts w:hint="eastAsia"/>
          <w:sz w:val="24"/>
        </w:rPr>
        <w:t xml:space="preserve"> 持有本地数据集 </w:t>
      </w:r>
      <m:oMath>
        <m:r>
          <m:rPr/>
          <w:rPr>
            <w:rFonts w:ascii="Cambria Math"/>
            <w:sz w:val="24"/>
          </w:rPr>
          <m:t>|</m:t>
        </m:r>
        <m:sSub>
          <m:sSubPr>
            <m:ctrlPr>
              <w:rPr>
                <w:rFonts w:ascii="Cambria Math" w:hAnsi="Cambria Math"/>
                <w:sz w:val="24"/>
              </w:rPr>
            </m:ctrlPr>
          </m:sSubPr>
          <m:e>
            <m:r>
              <m:rPr/>
              <w:rPr>
                <w:rFonts w:ascii="Cambria Math"/>
                <w:sz w:val="24"/>
              </w:rPr>
              <m:t>D</m:t>
            </m:r>
            <m:ctrlPr>
              <w:rPr>
                <w:rFonts w:ascii="Cambria Math" w:hAnsi="Cambria Math"/>
                <w:sz w:val="24"/>
              </w:rPr>
            </m:ctrlPr>
          </m:e>
          <m:sub>
            <m:r>
              <m:rPr/>
              <w:rPr>
                <w:rFonts w:ascii="Cambria Math"/>
                <w:sz w:val="24"/>
              </w:rPr>
              <m:t>k</m:t>
            </m:r>
            <m:ctrlPr>
              <w:rPr>
                <w:rFonts w:ascii="Cambria Math" w:hAnsi="Cambria Math"/>
                <w:sz w:val="24"/>
              </w:rPr>
            </m:ctrlPr>
          </m:sub>
        </m:sSub>
        <m:r>
          <m:rPr/>
          <w:rPr>
            <w:rFonts w:ascii="Cambria Math"/>
            <w:sz w:val="24"/>
          </w:rPr>
          <m:t>|</m:t>
        </m:r>
      </m:oMath>
      <w:r>
        <w:rPr>
          <w:rFonts w:hint="eastAsia"/>
          <w:sz w:val="24"/>
        </w:rPr>
        <w:t>，其中记录了该站服务过的所有电动汽车的充电交易历史。各充电站的共同目标是，在不共享本地原始数据的前提下，通过联邦学习协作训练出一个全局模型，用于预测该区域未来的充电需求。</w:t>
      </w:r>
    </w:p>
    <w:p w14:paraId="025C5A19">
      <w:pPr>
        <w:spacing w:before="120" w:beforeLines="50" w:after="120" w:afterLines="50" w:line="360" w:lineRule="auto"/>
        <w:ind w:firstLine="420"/>
        <w:rPr>
          <w:sz w:val="24"/>
        </w:rPr>
      </w:pPr>
      <w:r>
        <w:rPr>
          <w:rFonts w:hint="eastAsia"/>
          <w:sz w:val="24"/>
        </w:rPr>
        <w:t>整个联邦学习框架通过以下三个步骤进行迭代，直至全局模型收敛：</w:t>
      </w:r>
    </w:p>
    <w:p w14:paraId="2BF912E0">
      <w:pPr>
        <w:spacing w:before="120" w:beforeLines="50" w:after="120" w:afterLines="50" w:line="360" w:lineRule="auto"/>
        <w:ind w:firstLine="420"/>
        <w:rPr>
          <w:sz w:val="24"/>
        </w:rPr>
      </w:pPr>
      <w:r>
        <w:rPr>
          <w:rFonts w:hint="eastAsia"/>
          <w:sz w:val="24"/>
        </w:rPr>
        <w:t xml:space="preserve">步骤一：模型广播。在第 </w:t>
      </w:r>
      <m:oMath>
        <m:r>
          <m:rPr/>
          <w:rPr>
            <w:rFonts w:ascii="Cambria Math" w:hAnsi="Cambria Math"/>
            <w:sz w:val="24"/>
          </w:rPr>
          <m:t>t</m:t>
        </m:r>
      </m:oMath>
      <w:r>
        <w:rPr>
          <w:rFonts w:hint="eastAsia"/>
          <w:sz w:val="24"/>
        </w:rPr>
        <w:t xml:space="preserve"> 次迭代中，中央服务器将当前的全局模型参数 </w:t>
      </w:r>
      <m:oMath>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t</m:t>
            </m:r>
            <m:ctrlPr>
              <w:rPr>
                <w:rFonts w:ascii="Cambria Math" w:hAnsi="Cambria Math"/>
                <w:sz w:val="24"/>
              </w:rPr>
            </m:ctrlPr>
          </m:sub>
        </m:sSub>
      </m:oMath>
    </w:p>
    <w:p w14:paraId="0D55F226">
      <w:pPr>
        <w:spacing w:before="120" w:beforeLines="50" w:after="120" w:afterLines="50" w:line="360" w:lineRule="auto"/>
        <w:rPr>
          <w:sz w:val="24"/>
        </w:rPr>
      </w:pPr>
      <w:r>
        <w:rPr>
          <w:rFonts w:hint="eastAsia"/>
          <w:sz w:val="24"/>
        </w:rPr>
        <w:t>广播至集群内的所有充电站。</w:t>
      </w:r>
    </w:p>
    <w:p w14:paraId="35374CF5">
      <w:pPr>
        <w:spacing w:before="120" w:beforeLines="50" w:after="120" w:afterLines="50" w:line="360" w:lineRule="auto"/>
        <w:ind w:firstLine="420"/>
        <w:rPr>
          <w:sz w:val="24"/>
        </w:rPr>
      </w:pPr>
      <w:r>
        <w:rPr>
          <w:rFonts w:hint="eastAsia"/>
          <w:sz w:val="24"/>
        </w:rPr>
        <w:t xml:space="preserve">步骤二：本地训练。充电站 </w:t>
      </w:r>
      <m:oMath>
        <m:r>
          <m:rPr/>
          <w:rPr>
            <w:rFonts w:ascii="Cambria Math" w:hAnsi="Cambria Math"/>
            <w:sz w:val="24"/>
          </w:rPr>
          <m:t>k</m:t>
        </m:r>
      </m:oMath>
      <w:r>
        <w:rPr>
          <w:rFonts w:hint="eastAsia"/>
          <w:sz w:val="24"/>
        </w:rPr>
        <w:t xml:space="preserve"> 接收到 </w:t>
      </w:r>
      <m:oMath>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 xml:space="preserve"> 后，利用其本地私有数据集 </w:t>
      </w:r>
      <m:oMath>
        <m:sSub>
          <m:sSubPr>
            <m:ctrlPr>
              <w:rPr>
                <w:rFonts w:ascii="Cambria Math" w:hAnsi="Cambria Math"/>
                <w:sz w:val="24"/>
              </w:rPr>
            </m:ctrlPr>
          </m:sSubPr>
          <m:e>
            <m:r>
              <m:rPr/>
              <w:rPr>
                <w:rFonts w:ascii="Cambria Math"/>
                <w:sz w:val="24"/>
              </w:rPr>
              <m:t>D</m:t>
            </m:r>
            <m:ctrlPr>
              <w:rPr>
                <w:rFonts w:ascii="Cambria Math" w:hAnsi="Cambria Math"/>
                <w:sz w:val="24"/>
              </w:rPr>
            </m:ctrlPr>
          </m:e>
          <m:sub>
            <m:r>
              <m:rPr/>
              <w:rPr>
                <w:rFonts w:ascii="Cambria Math"/>
                <w:sz w:val="24"/>
              </w:rPr>
              <m:t>k</m:t>
            </m:r>
            <m:ctrlPr>
              <w:rPr>
                <w:rFonts w:ascii="Cambria Math" w:hAnsi="Cambria Math"/>
                <w:sz w:val="24"/>
              </w:rPr>
            </m:ctrlPr>
          </m:sub>
        </m:sSub>
      </m:oMath>
      <w:r>
        <w:rPr>
          <w:rFonts w:hint="eastAsia"/>
          <w:sz w:val="24"/>
        </w:rPr>
        <w:t xml:space="preserve"> 训练新的本地模型 </w:t>
      </w:r>
      <m:oMath>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k</m:t>
            </m:r>
            <m:ctrlPr>
              <w:rPr>
                <w:rFonts w:ascii="Cambria Math" w:hAnsi="Cambria Math"/>
                <w:sz w:val="24"/>
              </w:rPr>
            </m:ctrlPr>
          </m:sub>
          <m:sup>
            <m:r>
              <m:rPr/>
              <w:rPr>
                <w:rFonts w:ascii="Cambria Math"/>
                <w:sz w:val="24"/>
              </w:rPr>
              <m:t>t</m:t>
            </m:r>
            <m:ctrlPr>
              <w:rPr>
                <w:rFonts w:ascii="Cambria Math" w:hAnsi="Cambria Math"/>
                <w:sz w:val="24"/>
              </w:rPr>
            </m:ctrlPr>
          </m:sup>
        </m:sSubSup>
      </m:oMath>
      <w:r>
        <w:rPr>
          <w:rFonts w:hint="eastAsia"/>
          <w:sz w:val="24"/>
        </w:rPr>
        <w:t xml:space="preserve"> 。这一过程通过求解局部优化问题 </w:t>
      </w:r>
      <m:oMath>
        <m:func>
          <m:funcPr>
            <m:ctrlPr>
              <w:rPr>
                <w:rFonts w:ascii="Cambria Math" w:hAnsi="Cambria Math"/>
                <w:sz w:val="24"/>
              </w:rPr>
            </m:ctrlPr>
          </m:funcPr>
          <m:fName>
            <m:r>
              <m:rPr/>
              <w:rPr>
                <w:rFonts w:asci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min</m:t>
                    </m:r>
                    <m:ctrlPr>
                      <w:rPr>
                        <w:rFonts w:ascii="Cambria Math" w:hAnsi="Cambria Math"/>
                        <w:sz w:val="24"/>
                      </w:rPr>
                    </m:ctrlPr>
                  </m:e>
                  <m:lim>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k</m:t>
                        </m:r>
                        <m:ctrlPr>
                          <w:rPr>
                            <w:rFonts w:ascii="Cambria Math" w:hAnsi="Cambria Math"/>
                            <w:sz w:val="24"/>
                          </w:rPr>
                        </m:ctrlPr>
                      </m:sub>
                      <m:sup>
                        <m:r>
                          <m:rPr/>
                          <w:rPr>
                            <w:rFonts w:ascii="Cambria Math"/>
                            <w:sz w:val="24"/>
                          </w:rPr>
                          <m:t>t</m:t>
                        </m:r>
                        <m:ctrlPr>
                          <w:rPr>
                            <w:rFonts w:ascii="Cambria Math" w:hAnsi="Cambria Math"/>
                            <w:sz w:val="24"/>
                          </w:rPr>
                        </m:ctrlPr>
                      </m:sup>
                    </m:sSubSup>
                    <m:ctrlPr>
                      <w:rPr>
                        <w:rFonts w:ascii="Cambria Math" w:hAnsi="Cambria Math"/>
                        <w:sz w:val="24"/>
                      </w:rPr>
                    </m:ctrlPr>
                  </m:lim>
                </m:limLow>
                <m:ctrlPr>
                  <w:rPr>
                    <w:rFonts w:ascii="Cambria Math" w:hAnsi="Cambria Math"/>
                    <w:sz w:val="24"/>
                  </w:rPr>
                </m:ctrlPr>
              </m:fName>
              <m:e>
                <m:r>
                  <m:rPr/>
                  <w:rPr>
                    <w:rFonts w:ascii="Cambria Math"/>
                    <w:sz w:val="24"/>
                  </w:rPr>
                  <m:t>f</m:t>
                </m:r>
                <m:ctrlPr>
                  <w:rPr>
                    <w:rFonts w:ascii="Cambria Math" w:hAnsi="Cambria Math"/>
                    <w:sz w:val="24"/>
                  </w:rPr>
                </m:ctrlPr>
              </m:e>
            </m:func>
            <m:ctrlPr>
              <w:rPr>
                <w:rFonts w:ascii="Cambria Math" w:hAnsi="Cambria Math"/>
                <w:sz w:val="24"/>
              </w:rPr>
            </m:ctrlPr>
          </m:e>
        </m:func>
        <m:r>
          <m:rPr/>
          <w:rPr>
            <w:rFonts w:ascii="Cambria Math"/>
            <w:sz w:val="24"/>
          </w:rPr>
          <m:t>(</m:t>
        </m:r>
        <m:sSub>
          <m:sSubPr>
            <m:ctrlPr>
              <w:rPr>
                <w:rFonts w:ascii="Cambria Math" w:hAnsi="Cambria Math"/>
                <w:sz w:val="24"/>
              </w:rPr>
            </m:ctrlPr>
          </m:sSubPr>
          <m:e>
            <m:r>
              <m:rPr/>
              <w:rPr>
                <w:rFonts w:ascii="Cambria Math"/>
                <w:sz w:val="24"/>
              </w:rPr>
              <m:t>D</m:t>
            </m:r>
            <m:ctrlPr>
              <w:rPr>
                <w:rFonts w:ascii="Cambria Math" w:hAnsi="Cambria Math"/>
                <w:sz w:val="24"/>
              </w:rPr>
            </m:ctrlPr>
          </m:e>
          <m:sub>
            <m:r>
              <m:rPr/>
              <w:rPr>
                <w:rFonts w:ascii="Cambria Math"/>
                <w:sz w:val="24"/>
              </w:rPr>
              <m:t>k</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k</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oMath>
      <w:r>
        <w:rPr>
          <w:rFonts w:hint="eastAsia"/>
          <w:sz w:val="24"/>
        </w:rPr>
        <w:t xml:space="preserve"> 实现。随后，充电站计算本地模型更新量 </w:t>
      </w:r>
      <m:oMath>
        <m:sSubSup>
          <m:sSubSupPr>
            <m:ctrlPr>
              <w:rPr>
                <w:rFonts w:ascii="Cambria Math" w:hAnsi="Cambria Math"/>
                <w:sz w:val="24"/>
              </w:rPr>
            </m:ctrlPr>
          </m:sSubSupPr>
          <m:e>
            <m:r>
              <m:rPr/>
              <w:rPr>
                <w:rFonts w:ascii="Cambria Math"/>
                <w:sz w:val="24"/>
              </w:rPr>
              <m:t>g</m:t>
            </m:r>
            <m:ctrlPr>
              <w:rPr>
                <w:rFonts w:ascii="Cambria Math" w:hAnsi="Cambria Math"/>
                <w:sz w:val="24"/>
              </w:rPr>
            </m:ctrlPr>
          </m:e>
          <m:sub>
            <m:r>
              <m:rPr/>
              <w:rPr>
                <w:rFonts w:ascii="Cambria Math"/>
                <w:sz w:val="24"/>
              </w:rPr>
              <m:t>k</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k</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t</m:t>
            </m:r>
            <m:ctrlPr>
              <w:rPr>
                <w:rFonts w:ascii="Cambria Math" w:hAnsi="Cambria Math"/>
                <w:sz w:val="24"/>
              </w:rPr>
            </m:ctrlPr>
          </m:sub>
        </m:sSub>
      </m:oMath>
      <w:r>
        <w:rPr>
          <w:rFonts w:hint="eastAsia"/>
          <w:sz w:val="24"/>
        </w:rPr>
        <w:t xml:space="preserve"> ，并将 </w:t>
      </w:r>
      <m:oMath>
        <m:sSubSup>
          <m:sSubSupPr>
            <m:ctrlPr>
              <w:rPr>
                <w:rFonts w:ascii="Cambria Math" w:hAnsi="Cambria Math"/>
                <w:sz w:val="24"/>
              </w:rPr>
            </m:ctrlPr>
          </m:sSubSupPr>
          <m:e>
            <m:r>
              <m:rPr/>
              <w:rPr>
                <w:rFonts w:ascii="Cambria Math"/>
                <w:sz w:val="24"/>
              </w:rPr>
              <m:t>g</m:t>
            </m:r>
            <m:ctrlPr>
              <w:rPr>
                <w:rFonts w:ascii="Cambria Math" w:hAnsi="Cambria Math"/>
                <w:sz w:val="24"/>
              </w:rPr>
            </m:ctrlPr>
          </m:e>
          <m:sub>
            <m:r>
              <m:rPr/>
              <w:rPr>
                <w:rFonts w:ascii="Cambria Math"/>
                <w:sz w:val="24"/>
              </w:rPr>
              <m:t>k</m:t>
            </m:r>
            <m:ctrlPr>
              <w:rPr>
                <w:rFonts w:ascii="Cambria Math" w:hAnsi="Cambria Math"/>
                <w:sz w:val="24"/>
              </w:rPr>
            </m:ctrlPr>
          </m:sub>
          <m:sup>
            <m:r>
              <m:rPr/>
              <w:rPr>
                <w:rFonts w:ascii="Cambria Math"/>
                <w:sz w:val="24"/>
              </w:rPr>
              <m:t>t</m:t>
            </m:r>
            <m:ctrlPr>
              <w:rPr>
                <w:rFonts w:ascii="Cambria Math" w:hAnsi="Cambria Math"/>
                <w:sz w:val="24"/>
              </w:rPr>
            </m:ctrlPr>
          </m:sup>
        </m:sSubSup>
      </m:oMath>
      <w:r>
        <w:rPr>
          <w:rFonts w:hint="eastAsia"/>
          <w:sz w:val="24"/>
        </w:rPr>
        <w:t xml:space="preserve"> 上传至中央服务器。</w:t>
      </w:r>
    </w:p>
    <w:p w14:paraId="259032D7">
      <w:pPr>
        <w:spacing w:before="120" w:beforeLines="50" w:after="120" w:afterLines="50" w:line="360" w:lineRule="auto"/>
        <w:ind w:firstLine="420"/>
        <w:rPr>
          <w:sz w:val="24"/>
        </w:rPr>
      </w:pPr>
      <w:r>
        <w:rPr>
          <w:rFonts w:hint="eastAsia"/>
          <w:sz w:val="24"/>
        </w:rPr>
        <w:t>步骤三：模型聚合。中央服务器接收到所有本地更新后，根据各充电站本地数据集的大小对其进行加权平均，从而更新全局模型：</w:t>
      </w:r>
      <m:oMath>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t+1</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nary>
          <m:naryPr>
            <m:chr m:val="∑"/>
            <m:limLoc m:val="undOvr"/>
            <m:ctrlPr>
              <w:rPr>
                <w:rFonts w:ascii="Cambria Math" w:hAnsi="Cambria Math"/>
                <w:sz w:val="24"/>
              </w:rPr>
            </m:ctrlPr>
          </m:naryPr>
          <m:sub>
            <m:r>
              <m:rPr/>
              <w:rPr>
                <w:rFonts w:ascii="Cambria Math"/>
                <w:sz w:val="24"/>
              </w:rPr>
              <m:t>k=1</m:t>
            </m:r>
            <m:ctrlPr>
              <w:rPr>
                <w:rFonts w:ascii="Cambria Math" w:hAnsi="Cambria Math"/>
                <w:sz w:val="24"/>
              </w:rPr>
            </m:ctrlPr>
          </m:sub>
          <m:sup>
            <m:r>
              <m:rPr/>
              <w:rPr>
                <w:rFonts w:ascii="Cambria Math"/>
                <w:sz w:val="24"/>
              </w:rPr>
              <m:t>K</m:t>
            </m:r>
            <m:ctrlPr>
              <w:rPr>
                <w:rFonts w:ascii="Cambria Math" w:hAnsi="Cambria Math"/>
                <w:sz w:val="24"/>
              </w:rPr>
            </m:ctrlPr>
          </m:sup>
          <m:e>
            <m:f>
              <m:fPr>
                <m:ctrlPr>
                  <w:rPr>
                    <w:rFonts w:ascii="Cambria Math" w:hAnsi="Cambria Math"/>
                    <w:i/>
                    <w:sz w:val="24"/>
                  </w:rPr>
                </m:ctrlPr>
              </m:fPr>
              <m:num>
                <m:sSub>
                  <m:sSubPr>
                    <m:ctrlPr>
                      <w:rPr>
                        <w:rFonts w:ascii="Cambria Math" w:hAnsi="Cambria Math"/>
                        <w:sz w:val="24"/>
                      </w:rPr>
                    </m:ctrlPr>
                  </m:sSubPr>
                  <m:e>
                    <m:r>
                      <m:rPr/>
                      <w:rPr>
                        <w:rFonts w:ascii="Cambria Math"/>
                        <w:sz w:val="24"/>
                      </w:rPr>
                      <m:t>n</m:t>
                    </m:r>
                    <m:ctrlPr>
                      <w:rPr>
                        <w:rFonts w:ascii="Cambria Math" w:hAnsi="Cambria Math"/>
                        <w:sz w:val="24"/>
                      </w:rPr>
                    </m:ctrlPr>
                  </m:e>
                  <m:sub>
                    <m:r>
                      <m:rPr/>
                      <w:rPr>
                        <w:rFonts w:ascii="Cambria Math"/>
                        <w:sz w:val="24"/>
                      </w:rPr>
                      <m:t>k</m:t>
                    </m:r>
                    <m:ctrlPr>
                      <w:rPr>
                        <w:rFonts w:ascii="Cambria Math" w:hAnsi="Cambria Math"/>
                        <w:sz w:val="24"/>
                      </w:rPr>
                    </m:ctrlPr>
                  </m:sub>
                </m:sSub>
                <m:ctrlPr>
                  <w:rPr>
                    <w:rFonts w:ascii="Cambria Math" w:hAnsi="Cambria Math"/>
                    <w:sz w:val="24"/>
                  </w:rPr>
                </m:ctrlPr>
              </m:num>
              <m:den>
                <m:r>
                  <m:rPr/>
                  <w:rPr>
                    <w:rFonts w:ascii="Cambria Math"/>
                    <w:sz w:val="24"/>
                  </w:rPr>
                  <m:t>n</m:t>
                </m:r>
                <m:ctrlPr>
                  <w:rPr>
                    <w:rFonts w:ascii="Cambria Math" w:hAnsi="Cambria Math"/>
                    <w:sz w:val="24"/>
                  </w:rPr>
                </m:ctrlPr>
              </m:den>
            </m:f>
            <m:ctrlPr>
              <w:rPr>
                <w:rFonts w:ascii="Cambria Math" w:hAnsi="Cambria Math"/>
                <w:i/>
                <w:sz w:val="24"/>
              </w:rPr>
            </m:ctrlPr>
          </m:e>
        </m:nary>
        <m:sSubSup>
          <m:sSubSupPr>
            <m:ctrlPr>
              <w:rPr>
                <w:rFonts w:ascii="Cambria Math" w:hAnsi="Cambria Math"/>
                <w:sz w:val="24"/>
              </w:rPr>
            </m:ctrlPr>
          </m:sSubSupPr>
          <m:e>
            <m:r>
              <m:rPr/>
              <w:rPr>
                <w:rFonts w:ascii="Cambria Math"/>
                <w:sz w:val="24"/>
              </w:rPr>
              <m:t>g</m:t>
            </m:r>
            <m:ctrlPr>
              <w:rPr>
                <w:rFonts w:ascii="Cambria Math" w:hAnsi="Cambria Math"/>
                <w:i/>
                <w:sz w:val="24"/>
              </w:rPr>
            </m:ctrlPr>
          </m:e>
          <m:sub>
            <m:r>
              <m:rPr/>
              <w:rPr>
                <w:rFonts w:ascii="Cambria Math"/>
                <w:sz w:val="24"/>
              </w:rPr>
              <m:t>k</m:t>
            </m:r>
            <m:ctrlPr>
              <w:rPr>
                <w:rFonts w:ascii="Cambria Math" w:hAnsi="Cambria Math"/>
                <w:i/>
                <w:sz w:val="24"/>
              </w:rPr>
            </m:ctrlPr>
          </m:sub>
          <m:sup>
            <m:r>
              <m:rPr/>
              <w:rPr>
                <w:rFonts w:ascii="Cambria Math"/>
                <w:sz w:val="24"/>
              </w:rPr>
              <m:t>t</m:t>
            </m:r>
            <m:ctrlPr>
              <w:rPr>
                <w:rFonts w:ascii="Cambria Math" w:hAnsi="Cambria Math"/>
                <w:i/>
                <w:sz w:val="24"/>
              </w:rPr>
            </m:ctrlPr>
          </m:sup>
        </m:sSubSup>
      </m:oMath>
      <w:r>
        <w:rPr>
          <w:rFonts w:hint="eastAsia" w:hAnsi="Cambria Math"/>
          <w:sz w:val="24"/>
        </w:rPr>
        <w:t xml:space="preserve"> 。</w:t>
      </w:r>
    </w:p>
    <w:p w14:paraId="27FB21CC">
      <w:pPr>
        <w:spacing w:before="120" w:beforeLines="50" w:after="120" w:afterLines="50" w:line="360" w:lineRule="auto"/>
        <w:rPr>
          <w:sz w:val="24"/>
        </w:rPr>
      </w:pPr>
      <w:r>
        <w:rPr>
          <w:rFonts w:hint="eastAsia"/>
          <w:sz w:val="24"/>
        </w:rPr>
        <w:t>其中，</w:t>
      </w:r>
      <m:oMath>
        <m:r>
          <m:rPr/>
          <w:rPr>
            <w:rFonts w:ascii="Cambria Math"/>
            <w:sz w:val="24"/>
          </w:rPr>
          <m:t>n=</m:t>
        </m:r>
        <m:nary>
          <m:naryPr>
            <m:chr m:val="∑"/>
            <m:limLoc m:val="undOvr"/>
            <m:ctrlPr>
              <w:rPr>
                <w:rFonts w:ascii="Cambria Math" w:hAnsi="Cambria Math"/>
                <w:sz w:val="24"/>
              </w:rPr>
            </m:ctrlPr>
          </m:naryPr>
          <m:sub>
            <m:r>
              <m:rPr/>
              <w:rPr>
                <w:rFonts w:ascii="Cambria Math"/>
                <w:sz w:val="24"/>
              </w:rPr>
              <m:t>k=1</m:t>
            </m:r>
            <m:ctrlPr>
              <w:rPr>
                <w:rFonts w:ascii="Cambria Math" w:hAnsi="Cambria Math"/>
                <w:sz w:val="24"/>
              </w:rPr>
            </m:ctrlPr>
          </m:sub>
          <m:sup>
            <m:r>
              <m:rPr/>
              <w:rPr>
                <w:rFonts w:ascii="Cambria Math"/>
                <w:sz w:val="24"/>
              </w:rPr>
              <m:t>K</m:t>
            </m:r>
            <m:ctrlPr>
              <w:rPr>
                <w:rFonts w:ascii="Cambria Math" w:hAnsi="Cambria Math"/>
                <w:sz w:val="24"/>
              </w:rPr>
            </m:ctrlPr>
          </m:sup>
          <m:e>
            <m:sSub>
              <m:sSubPr>
                <m:ctrlPr>
                  <w:rPr>
                    <w:rFonts w:ascii="Cambria Math" w:hAnsi="Cambria Math"/>
                    <w:sz w:val="24"/>
                  </w:rPr>
                </m:ctrlPr>
              </m:sSubPr>
              <m:e>
                <m:r>
                  <m:rPr/>
                  <w:rPr>
                    <w:rFonts w:ascii="Cambria Math"/>
                    <w:sz w:val="24"/>
                  </w:rPr>
                  <m:t>n</m:t>
                </m:r>
                <m:ctrlPr>
                  <w:rPr>
                    <w:rFonts w:ascii="Cambria Math" w:hAnsi="Cambria Math"/>
                    <w:sz w:val="24"/>
                  </w:rPr>
                </m:ctrlPr>
              </m:e>
              <m:sub>
                <m:r>
                  <m:rPr/>
                  <w:rPr>
                    <w:rFonts w:ascii="Cambria Math"/>
                    <w:sz w:val="24"/>
                  </w:rPr>
                  <m:t>k</m:t>
                </m:r>
                <m:ctrlPr>
                  <w:rPr>
                    <w:rFonts w:ascii="Cambria Math" w:hAnsi="Cambria Math"/>
                    <w:sz w:val="24"/>
                  </w:rPr>
                </m:ctrlPr>
              </m:sub>
            </m:sSub>
            <m:ctrlPr>
              <w:rPr>
                <w:rFonts w:ascii="Cambria Math" w:hAnsi="Cambria Math"/>
                <w:sz w:val="24"/>
              </w:rPr>
            </m:ctrlPr>
          </m:e>
        </m:nary>
      </m:oMath>
      <w:r>
        <w:rPr>
          <w:rFonts w:hint="eastAsia"/>
          <w:sz w:val="24"/>
        </w:rPr>
        <w:t>。</w:t>
      </w:r>
    </w:p>
    <w:p w14:paraId="684C51B8">
      <w:pPr>
        <w:spacing w:before="120" w:beforeLines="50" w:after="120" w:afterLines="50" w:line="360" w:lineRule="auto"/>
        <w:ind w:firstLine="420"/>
        <w:rPr>
          <w:sz w:val="24"/>
        </w:rPr>
      </w:pPr>
      <w:r>
        <w:rPr>
          <w:rFonts w:hint="eastAsia"/>
          <w:sz w:val="24"/>
        </w:rPr>
        <w:t xml:space="preserve">为了预测下一日 </w:t>
      </w:r>
      <m:oMath>
        <m:r>
          <m:rPr/>
          <w:rPr>
            <w:rFonts w:ascii="Cambria Math"/>
            <w:sz w:val="24"/>
          </w:rPr>
          <m:t>T</m:t>
        </m:r>
      </m:oMath>
      <w:r>
        <w:rPr>
          <w:rFonts w:hint="eastAsia"/>
          <w:sz w:val="24"/>
        </w:rPr>
        <w:t xml:space="preserve"> 个时间槽的充电需求序列，我们选用Seq2Seq模型执行多步预测（Multi-step Forecasting）任务。Seq2Seq</w:t>
      </w:r>
      <w:r>
        <w:rPr>
          <w:rFonts w:hint="eastAsia"/>
          <w:sz w:val="24"/>
        </w:rPr>
        <w:tab/>
      </w:r>
      <w:r>
        <w:rPr>
          <w:rFonts w:hint="eastAsia"/>
          <w:sz w:val="24"/>
        </w:rPr>
        <w:t>模型能够灵活处理变长序列，并有效捕捉时间序列中的长期依赖关系。这种特性使其非常适合处理受长期模式影响的充电需求预测任务，从而能够显著提升预测的准确度。</w:t>
      </w:r>
    </w:p>
    <w:p w14:paraId="52E7EC0A">
      <w:pPr>
        <w:pStyle w:val="3"/>
      </w:pPr>
      <w:bookmarkStart w:id="121" w:name="_Toc701223567"/>
      <w:bookmarkStart w:id="122" w:name="_Toc146329300"/>
      <w:bookmarkStart w:id="123" w:name="_Toc1149997826"/>
      <w:r>
        <w:rPr>
          <w:rFonts w:hint="eastAsia"/>
        </w:rPr>
        <w:t>基于迭代组合拍卖的定价算法（CSPMBICA）</w:t>
      </w:r>
      <w:bookmarkEnd w:id="121"/>
      <w:bookmarkEnd w:id="122"/>
      <w:bookmarkEnd w:id="123"/>
    </w:p>
    <w:p w14:paraId="26572090">
      <w:pPr>
        <w:spacing w:line="360" w:lineRule="auto"/>
        <w:ind w:firstLine="480" w:firstLineChars="200"/>
        <w:rPr>
          <w:sz w:val="24"/>
        </w:rPr>
      </w:pPr>
      <w:r>
        <w:rPr>
          <w:rFonts w:hint="eastAsia"/>
          <w:sz w:val="24"/>
        </w:rPr>
        <w:t>在充电资源受限及信息不对称的场景下，为了实现资源的最优分配并确定清算价格，以最大化充电站收益，本研究提出了一种基于迭代组合拍卖的充电站定价方法（Charging Station Pricing Method Based on Iterative Combinatorial Auction, 简称 CSPMBICA）。</w:t>
      </w:r>
    </w:p>
    <w:p w14:paraId="7789017C">
      <w:pPr>
        <w:pStyle w:val="4"/>
      </w:pPr>
      <w:bookmarkStart w:id="124" w:name="_Toc487769285"/>
      <w:bookmarkStart w:id="125" w:name="_Toc74235833"/>
      <w:bookmarkStart w:id="126" w:name="_Toc660638582"/>
      <w:r>
        <w:rPr>
          <w:rFonts w:hint="eastAsia"/>
        </w:rPr>
        <w:t>算法框架概述</w:t>
      </w:r>
      <w:bookmarkEnd w:id="124"/>
      <w:bookmarkEnd w:id="125"/>
      <w:bookmarkEnd w:id="126"/>
    </w:p>
    <w:p w14:paraId="5E0AF5B2">
      <w:pPr>
        <w:spacing w:line="360" w:lineRule="auto"/>
        <w:ind w:firstLine="480" w:firstLineChars="200"/>
        <w:rPr>
          <w:sz w:val="24"/>
        </w:rPr>
      </w:pPr>
      <w:r>
        <w:rPr>
          <w:rFonts w:hint="eastAsia"/>
          <w:sz w:val="24"/>
        </w:rPr>
        <w:t>在CSPMBICA模型中，各充电站充当拍卖人（Auctioneers），出售每个充电桩的各个充电时间槽；电动汽车则充当竞标人（Bidders），在每次迭代中对不同的时间槽组合（Bundles）进行竞标。</w:t>
      </w:r>
    </w:p>
    <w:p w14:paraId="65808D0C">
      <w:pPr>
        <w:spacing w:line="360" w:lineRule="auto"/>
        <w:ind w:firstLine="480" w:firstLineChars="200"/>
        <w:rPr>
          <w:sz w:val="24"/>
        </w:rPr>
      </w:pPr>
      <w:r>
        <w:rPr>
          <w:rFonts w:hint="eastAsia"/>
          <w:sz w:val="24"/>
        </w:rPr>
        <w:t>每一轮拍卖的基本流程如下：充电站公布每个组合的当前要价（Asking Price）；电动汽车根据公布的要价提交各自的竞标；充电站收集竞标后，确定本轮的获胜者并给出组合的临时分配方案（Provisional Allocation）。随后，充电站检查是否满足终止条件。若未满足，充电站将更新各组合的要价，并进入下一轮拍卖；若满足，则拍卖终止，临时分配方案转为最终分配方案，获胜的电动汽车需按其最终的竞标价格支付费用。未能获胜的电动汽车由于获得了提前通知，有充足的时间调整其第二天的充电计划，例如选择其他充电站或在非高峰时段进行充电，从而避免行程延误。</w:t>
      </w:r>
    </w:p>
    <w:p w14:paraId="0FAFE7F8">
      <w:pPr>
        <w:spacing w:line="360" w:lineRule="auto"/>
        <w:ind w:firstLine="480" w:firstLineChars="200"/>
        <w:rPr>
          <w:sz w:val="24"/>
        </w:rPr>
      </w:pPr>
      <w:r>
        <w:rPr>
          <w:rFonts w:hint="eastAsia"/>
          <w:sz w:val="24"/>
        </w:rPr>
        <w:t>CSPMBICA 的伪代码如算法1所示，本节其余部分将详细介绍。</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6AEED81F">
        <w:tc>
          <w:tcPr>
            <w:tcW w:w="8662" w:type="dxa"/>
            <w:tcBorders>
              <w:top w:val="single" w:color="auto" w:sz="4" w:space="0"/>
              <w:left w:val="nil"/>
              <w:bottom w:val="single" w:color="auto" w:sz="4" w:space="0"/>
              <w:right w:val="nil"/>
            </w:tcBorders>
          </w:tcPr>
          <w:p w14:paraId="6A62CA11">
            <w:pPr>
              <w:spacing w:line="360" w:lineRule="auto"/>
              <w:rPr>
                <w:sz w:val="24"/>
              </w:rPr>
            </w:pPr>
            <w:r>
              <w:rPr>
                <w:rFonts w:hint="eastAsia"/>
                <w:sz w:val="24"/>
              </w:rPr>
              <w:t>算法 1：CSPMBICA 模型中的迭代拍卖过程</w:t>
            </w:r>
          </w:p>
        </w:tc>
      </w:tr>
      <w:tr w14:paraId="49807F25">
        <w:tc>
          <w:tcPr>
            <w:tcW w:w="8662" w:type="dxa"/>
            <w:tcBorders>
              <w:top w:val="single" w:color="auto" w:sz="4" w:space="0"/>
              <w:left w:val="nil"/>
              <w:bottom w:val="nil"/>
              <w:right w:val="nil"/>
            </w:tcBorders>
          </w:tcPr>
          <w:p w14:paraId="67E61751">
            <w:pPr>
              <w:spacing w:line="360" w:lineRule="auto"/>
              <w:rPr>
                <w:sz w:val="24"/>
              </w:rPr>
            </w:pPr>
            <w:r>
              <w:rPr>
                <w:rFonts w:hint="eastAsia"/>
                <w:sz w:val="24"/>
              </w:rPr>
              <w:t xml:space="preserve">输入：每辆电动车（EV）对每个时空组合资源（bundle）的估值 </w:t>
            </w:r>
            <m:oMath>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 xml:space="preserve">，最小加价幅度 </w:t>
            </w:r>
            <m:oMath>
              <m:r>
                <m:rPr/>
                <w:rPr>
                  <w:rFonts w:ascii="Cambria Math"/>
                  <w:sz w:val="24"/>
                </w:rPr>
                <m:t>σ</m:t>
              </m:r>
            </m:oMath>
            <w:r>
              <w:rPr>
                <w:rFonts w:hint="eastAsia"/>
                <w:sz w:val="24"/>
              </w:rPr>
              <w:t>。</w:t>
            </w:r>
          </w:p>
          <w:p w14:paraId="01197A96">
            <w:pPr>
              <w:spacing w:line="360" w:lineRule="auto"/>
              <w:rPr>
                <w:sz w:val="24"/>
              </w:rPr>
            </w:pPr>
            <w:r>
              <w:rPr>
                <w:rFonts w:hint="eastAsia"/>
                <w:sz w:val="24"/>
              </w:rPr>
              <w:t xml:space="preserve">输出：最终的资源分配矩阵 </w:t>
            </w:r>
            <m:oMath>
              <m:r>
                <m:rPr/>
                <w:rPr>
                  <w:rFonts w:ascii="Cambria Math"/>
                  <w:sz w:val="24"/>
                </w:rPr>
                <m:t>A=(</m:t>
              </m:r>
              <m:sSub>
                <m:sSubPr>
                  <m:ctrlPr>
                    <w:rPr>
                      <w:rFonts w:ascii="Cambria Math" w:hAnsi="Cambria Math"/>
                      <w:sz w:val="24"/>
                    </w:rPr>
                  </m:ctrlPr>
                </m:sSubPr>
                <m:e>
                  <m:r>
                    <m:rPr/>
                    <w:rPr>
                      <w:rFonts w:ascii="Cambria Math"/>
                      <w:sz w:val="24"/>
                    </w:rPr>
                    <m:t>a</m:t>
                  </m:r>
                  <m:ctrlPr>
                    <w:rPr>
                      <w:rFonts w:ascii="Cambria Math" w:hAnsi="Cambria Math"/>
                      <w:sz w:val="24"/>
                    </w:rPr>
                  </m:ctrlPr>
                </m:e>
                <m:sub>
                  <m:r>
                    <m:rPr/>
                    <w:rPr>
                      <w:rFonts w:ascii="Cambria Math"/>
                      <w:sz w:val="24"/>
                    </w:rPr>
                    <m:t>nℎ</m:t>
                  </m:r>
                  <m:ctrlPr>
                    <w:rPr>
                      <w:rFonts w:ascii="Cambria Math" w:hAnsi="Cambria Math"/>
                      <w:sz w:val="24"/>
                    </w:rPr>
                  </m:ctrlPr>
                </m:sub>
              </m:sSub>
              <m:r>
                <m:rPr/>
                <w:rPr>
                  <w:rFonts w:ascii="Cambria Math"/>
                  <w:sz w:val="24"/>
                </w:rPr>
                <m:t>)</m:t>
              </m:r>
            </m:oMath>
            <w:r>
              <w:rPr>
                <w:rFonts w:hint="eastAsia"/>
                <w:sz w:val="24"/>
              </w:rPr>
              <w:t xml:space="preserve">，最终的组合资源要价向量 </w:t>
            </w:r>
            <m:oMath>
              <m:r>
                <m:rPr/>
                <w:rPr>
                  <w:rFonts w:ascii="Cambria Math"/>
                  <w:sz w:val="24"/>
                </w:rPr>
                <m:t>P={p(</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)∣ℎ=1,2,...,H}</m:t>
              </m:r>
            </m:oMath>
            <w:r>
              <w:rPr>
                <w:rFonts w:hint="eastAsia"/>
                <w:sz w:val="24"/>
              </w:rPr>
              <w:t>。</w:t>
            </w:r>
          </w:p>
        </w:tc>
      </w:tr>
      <w:tr w14:paraId="0E0BD8C0">
        <w:tc>
          <w:tcPr>
            <w:tcW w:w="8662" w:type="dxa"/>
            <w:tcBorders>
              <w:top w:val="nil"/>
              <w:left w:val="nil"/>
              <w:bottom w:val="nil"/>
              <w:right w:val="nil"/>
            </w:tcBorders>
          </w:tcPr>
          <w:p w14:paraId="619A8030">
            <w:pPr>
              <w:spacing w:line="360" w:lineRule="auto"/>
              <w:rPr>
                <w:sz w:val="24"/>
              </w:rPr>
            </w:pPr>
            <w:r>
              <w:rPr>
                <w:rFonts w:hint="eastAsia"/>
                <w:sz w:val="24"/>
              </w:rPr>
              <w:t xml:space="preserve">设定迭代轮次 </w:t>
            </w:r>
            <m:oMath>
              <m:r>
                <m:rPr/>
                <w:rPr>
                  <w:rFonts w:ascii="Cambria Math"/>
                  <w:sz w:val="24"/>
                </w:rPr>
                <m:t>t</m:t>
              </m:r>
              <m:r>
                <m:rPr>
                  <m:sty m:val="p"/>
                </m:rPr>
                <w:rPr>
                  <w:rFonts w:ascii="Cambria Math"/>
                  <w:sz w:val="24"/>
                </w:rPr>
                <m:t>←</m:t>
              </m:r>
              <m:r>
                <m:rPr/>
                <w:rPr>
                  <w:rFonts w:ascii="Cambria Math"/>
                  <w:sz w:val="24"/>
                </w:rPr>
                <m:t>0</m:t>
              </m:r>
            </m:oMath>
            <w:r>
              <w:rPr>
                <w:rFonts w:hint="eastAsia"/>
                <w:sz w:val="24"/>
              </w:rPr>
              <w:t xml:space="preserve">，历史出价 </w:t>
            </w:r>
            <m:oMath>
              <m:sSup>
                <m:sSupPr>
                  <m:ctrlPr>
                    <w:rPr>
                      <w:rFonts w:ascii="Cambria Math" w:hAnsi="Cambria Math"/>
                      <w:sz w:val="24"/>
                    </w:rPr>
                  </m:ctrlPr>
                </m:sSupPr>
                <m:e>
                  <m:r>
                    <m:rPr/>
                    <w:rPr>
                      <w:rFonts w:ascii="Cambria Math"/>
                      <w:sz w:val="24"/>
                    </w:rPr>
                    <m:t>B</m:t>
                  </m:r>
                  <m:ctrlPr>
                    <w:rPr>
                      <w:rFonts w:ascii="Cambria Math" w:hAnsi="Cambria Math"/>
                      <w:sz w:val="24"/>
                    </w:rPr>
                  </m:ctrlPr>
                </m:e>
                <m:sup>
                  <m:r>
                    <m:rPr/>
                    <w:rPr>
                      <w:rFonts w:ascii="Cambria Math"/>
                      <w:sz w:val="24"/>
                    </w:rPr>
                    <m:t>0</m:t>
                  </m:r>
                  <m:ctrlPr>
                    <w:rPr>
                      <w:rFonts w:ascii="Cambria Math" w:hAnsi="Cambria Math"/>
                      <w:sz w:val="24"/>
                    </w:rPr>
                  </m:ctrlPr>
                </m:sup>
              </m:sSup>
              <m:r>
                <m:rPr>
                  <m:sty m:val="p"/>
                </m:rPr>
                <w:rPr>
                  <w:rFonts w:ascii="Cambria Math"/>
                  <w:sz w:val="24"/>
                </w:rPr>
                <m:t>←</m:t>
              </m:r>
              <m:r>
                <m:rPr/>
                <w:rPr>
                  <w:rFonts w:ascii="Cambria Math"/>
                  <w:sz w:val="24"/>
                </w:rPr>
                <m:t>−1</m:t>
              </m:r>
            </m:oMath>
            <w:r>
              <w:rPr>
                <w:rFonts w:hint="eastAsia"/>
                <w:sz w:val="24"/>
              </w:rPr>
              <w:t xml:space="preserve">，初始分配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0</m:t>
                  </m:r>
                  <m:ctrlPr>
                    <w:rPr>
                      <w:rFonts w:ascii="Cambria Math" w:hAnsi="Cambria Math"/>
                      <w:sz w:val="24"/>
                    </w:rPr>
                  </m:ctrlPr>
                </m:sup>
              </m:sSup>
              <m:r>
                <m:rPr>
                  <m:sty m:val="p"/>
                </m:rPr>
                <w:rPr>
                  <w:rFonts w:ascii="Cambria Math"/>
                  <w:sz w:val="24"/>
                </w:rPr>
                <m:t>←</m:t>
              </m:r>
              <m:r>
                <m:rPr/>
                <w:rPr>
                  <w:rFonts w:ascii="Cambria Math"/>
                  <w:sz w:val="24"/>
                </w:rPr>
                <m:t>0</m:t>
              </m:r>
            </m:oMath>
            <w:r>
              <w:rPr>
                <w:rFonts w:hint="eastAsia"/>
                <w:sz w:val="24"/>
              </w:rPr>
              <w:t xml:space="preserve">；设定初始要价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1</m:t>
                  </m:r>
                  <m:ctrlPr>
                    <w:rPr>
                      <w:rFonts w:ascii="Cambria Math" w:hAnsi="Cambria Math"/>
                      <w:sz w:val="24"/>
                    </w:rPr>
                  </m:ctrlPr>
                </m:sup>
              </m:sSup>
              <m:r>
                <m:rPr>
                  <m:sty m:val="p"/>
                </m:rPr>
                <w:rPr>
                  <w:rFonts w:ascii="Cambria Math"/>
                  <w:sz w:val="24"/>
                </w:rPr>
                <m:t>←</m:t>
              </m:r>
              <m:r>
                <m:rPr/>
                <w:rPr>
                  <w:rFonts w:ascii="Cambria Math"/>
                  <w:sz w:val="24"/>
                </w:rPr>
                <m:t>R</m:t>
              </m:r>
            </m:oMath>
            <w:r>
              <w:rPr>
                <w:rFonts w:hint="eastAsia"/>
                <w:sz w:val="24"/>
              </w:rPr>
              <w:t>（</w:t>
            </w:r>
            <m:oMath>
              <m:r>
                <m:rPr/>
                <w:rPr>
                  <w:rFonts w:ascii="Cambria Math"/>
                  <w:sz w:val="24"/>
                </w:rPr>
                <m:t>R</m:t>
              </m:r>
            </m:oMath>
            <w:r>
              <w:rPr>
                <w:rFonts w:hint="eastAsia"/>
                <w:sz w:val="24"/>
              </w:rPr>
              <w:t xml:space="preserve">为保留电价），折扣标记 </w:t>
            </w:r>
            <m:oMath>
              <m:sSup>
                <m:sSupPr>
                  <m:ctrlPr>
                    <w:rPr>
                      <w:rFonts w:ascii="Cambria Math" w:hAnsi="Cambria Math"/>
                      <w:sz w:val="24"/>
                    </w:rPr>
                  </m:ctrlPr>
                </m:sSupPr>
                <m:e>
                  <m:r>
                    <m:rPr/>
                    <w:rPr>
                      <w:rFonts w:ascii="Cambria Math"/>
                      <w:sz w:val="24"/>
                    </w:rPr>
                    <m:t>D</m:t>
                  </m:r>
                  <m:ctrlPr>
                    <w:rPr>
                      <w:rFonts w:ascii="Cambria Math" w:hAnsi="Cambria Math"/>
                      <w:sz w:val="24"/>
                    </w:rPr>
                  </m:ctrlPr>
                </m:e>
                <m:sup>
                  <m:r>
                    <m:rPr/>
                    <w:rPr>
                      <w:rFonts w:ascii="Cambria Math"/>
                      <w:sz w:val="24"/>
                    </w:rPr>
                    <m:t>0</m:t>
                  </m:r>
                  <m:ctrlPr>
                    <w:rPr>
                      <w:rFonts w:ascii="Cambria Math" w:hAnsi="Cambria Math"/>
                      <w:sz w:val="24"/>
                    </w:rPr>
                  </m:ctrlPr>
                </m:sup>
              </m:sSup>
              <m:r>
                <m:rPr>
                  <m:sty m:val="p"/>
                </m:rPr>
                <w:rPr>
                  <w:rFonts w:ascii="Cambria Math"/>
                  <w:sz w:val="24"/>
                </w:rPr>
                <m:t>←</m:t>
              </m:r>
              <m:r>
                <m:rPr/>
                <w:rPr>
                  <w:rFonts w:ascii="Cambria Math"/>
                  <w:sz w:val="24"/>
                </w:rPr>
                <m:t>0</m:t>
              </m:r>
            </m:oMath>
            <w:r>
              <w:rPr>
                <w:rFonts w:hint="eastAsia"/>
                <w:sz w:val="24"/>
              </w:rPr>
              <w:t>。</w:t>
            </w:r>
          </w:p>
          <w:p w14:paraId="7F349D41">
            <w:pPr>
              <w:spacing w:line="360" w:lineRule="auto"/>
              <w:rPr>
                <w:sz w:val="24"/>
              </w:rPr>
            </w:pPr>
            <w:r>
              <w:rPr>
                <w:rFonts w:hint="eastAsia"/>
                <w:sz w:val="24"/>
              </w:rPr>
              <w:t>Repeat（开始拍卖迭代）：</w:t>
            </w:r>
          </w:p>
          <w:p w14:paraId="2081D56E">
            <w:pPr>
              <w:spacing w:line="360" w:lineRule="auto"/>
              <w:rPr>
                <w:sz w:val="24"/>
              </w:rPr>
            </w:pPr>
            <w:r>
              <w:rPr>
                <w:rFonts w:hint="eastAsia"/>
                <w:sz w:val="24"/>
              </w:rPr>
              <w:t xml:space="preserve">    </w:t>
            </w:r>
            <m:oMath>
              <m:r>
                <m:rPr/>
                <w:rPr>
                  <w:rFonts w:ascii="Cambria Math" w:hAnsi="Cambria Math"/>
                  <w:sz w:val="24"/>
                </w:rPr>
                <m:t>t</m:t>
              </m:r>
              <m:r>
                <m:rPr>
                  <m:sty m:val="p"/>
                </m:rPr>
                <w:rPr>
                  <w:rFonts w:ascii="Cambria Math" w:hAnsi="Cambria Math"/>
                  <w:sz w:val="24"/>
                </w:rPr>
                <m:t>←</m:t>
              </m:r>
              <m:r>
                <m:rPr/>
                <w:rPr>
                  <w:rFonts w:ascii="Cambria Math" w:hAnsi="Cambria Math"/>
                  <w:sz w:val="24"/>
                </w:rPr>
                <m:t>t+1</m:t>
              </m:r>
            </m:oMath>
          </w:p>
          <w:p w14:paraId="2FE59888">
            <w:pPr>
              <w:spacing w:line="360" w:lineRule="auto"/>
              <w:ind w:firstLine="480" w:firstLineChars="200"/>
              <w:rPr>
                <w:sz w:val="24"/>
              </w:rPr>
            </w:pPr>
            <w:r>
              <w:rPr>
                <w:rFonts w:hint="eastAsia"/>
                <w:sz w:val="24"/>
              </w:rPr>
              <w:t xml:space="preserve">向所有 EV 公布当前的要价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oMath>
            <w:r>
              <w:rPr>
                <w:rFonts w:hint="eastAsia"/>
                <w:sz w:val="24"/>
              </w:rPr>
              <w:t xml:space="preserve"> 以及上一轮的临时分配结果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t−1</m:t>
                  </m:r>
                  <m:ctrlPr>
                    <w:rPr>
                      <w:rFonts w:ascii="Cambria Math" w:hAnsi="Cambria Math"/>
                      <w:sz w:val="24"/>
                    </w:rPr>
                  </m:ctrlPr>
                </m:sup>
              </m:sSup>
            </m:oMath>
            <w:r>
              <w:rPr>
                <w:rFonts w:hint="eastAsia"/>
                <w:sz w:val="24"/>
              </w:rPr>
              <w:t>。</w:t>
            </w:r>
          </w:p>
          <w:p w14:paraId="16195C65">
            <w:pPr>
              <w:spacing w:line="360" w:lineRule="auto"/>
              <w:ind w:firstLine="480" w:firstLineChars="200"/>
              <w:rPr>
                <w:sz w:val="24"/>
              </w:rPr>
            </w:pPr>
            <w:r>
              <w:rPr>
                <w:rFonts w:hint="eastAsia"/>
                <w:sz w:val="24"/>
              </w:rPr>
              <w:t xml:space="preserve">/* 阶段一：EV 竞标 (Bidding) / </w:t>
            </w:r>
          </w:p>
          <w:p w14:paraId="65FA5100">
            <w:pPr>
              <w:spacing w:line="360" w:lineRule="auto"/>
              <w:ind w:firstLine="720" w:firstLineChars="300"/>
              <w:rPr>
                <w:sz w:val="24"/>
              </w:rPr>
            </w:pPr>
            <w:r>
              <w:rPr>
                <w:rFonts w:hint="eastAsia"/>
                <w:sz w:val="24"/>
              </w:rPr>
              <w:t xml:space="preserve">For 每辆电动车 </w:t>
            </w:r>
            <m:oMath>
              <m:r>
                <m:rPr/>
                <w:rPr>
                  <w:rFonts w:ascii="Cambria Math" w:hAnsi="Cambria Math"/>
                  <w:sz w:val="24"/>
                </w:rPr>
                <m:t>n</m:t>
              </m:r>
            </m:oMath>
            <w:r>
              <w:rPr>
                <w:rFonts w:hint="eastAsia"/>
                <w:sz w:val="24"/>
              </w:rPr>
              <w:t xml:space="preserve"> 从 </w:t>
            </w:r>
            <m:oMath>
              <m:r>
                <m:rPr/>
                <w:rPr>
                  <w:rFonts w:ascii="Cambria Math" w:hAnsi="Cambria Math"/>
                  <w:sz w:val="24"/>
                </w:rPr>
                <m:t>1</m:t>
              </m:r>
            </m:oMath>
            <w:r>
              <w:rPr>
                <w:rFonts w:hint="eastAsia"/>
                <w:sz w:val="24"/>
              </w:rPr>
              <w:t xml:space="preserve"> 到 </w:t>
            </w:r>
            <m:oMath>
              <m:r>
                <m:rPr/>
                <w:rPr>
                  <w:rFonts w:ascii="Cambria Math" w:hAnsi="Cambria Math"/>
                  <w:sz w:val="24"/>
                </w:rPr>
                <m:t>N</m:t>
              </m:r>
            </m:oMath>
            <w:r>
              <w:rPr>
                <w:rFonts w:hint="eastAsia"/>
                <w:sz w:val="24"/>
              </w:rPr>
              <w:t xml:space="preserve"> do ：</w:t>
            </w:r>
          </w:p>
          <w:p w14:paraId="4F0263B0">
            <w:pPr>
              <w:spacing w:line="360" w:lineRule="auto"/>
              <w:ind w:firstLine="960" w:firstLineChars="400"/>
              <w:rPr>
                <w:sz w:val="24"/>
              </w:rPr>
            </w:pPr>
            <w:r>
              <w:rPr>
                <w:rFonts w:hint="eastAsia"/>
                <w:sz w:val="24"/>
              </w:rPr>
              <w:t>清空当前轮次出价集合：</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m:sty m:val="p"/>
                </m:rPr>
                <w:rPr>
                  <w:rFonts w:ascii="Cambria Math"/>
                  <w:sz w:val="24"/>
                </w:rPr>
                <m:t>←</m:t>
              </m:r>
              <m:r>
                <m:rPr/>
                <w:rPr>
                  <w:rFonts w:ascii="Cambria Math"/>
                  <w:sz w:val="24"/>
                </w:rPr>
                <m:t>∅</m:t>
              </m:r>
            </m:oMath>
          </w:p>
          <w:p w14:paraId="29B725FD">
            <w:pPr>
              <w:spacing w:line="360" w:lineRule="auto"/>
              <w:ind w:firstLine="960" w:firstLineChars="400"/>
              <w:rPr>
                <w:sz w:val="24"/>
              </w:rPr>
            </w:pPr>
            <w:r>
              <w:rPr>
                <w:rFonts w:hint="eastAsia"/>
                <w:sz w:val="24"/>
              </w:rPr>
              <w:t xml:space="preserve">基于最大化自身效用的原则，生成候选的异或（XOR）出价组合 </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oMath>
            <w:r>
              <w:rPr>
                <w:rFonts w:hint="eastAsia"/>
                <w:sz w:val="24"/>
              </w:rPr>
              <w:t>：</w:t>
            </w:r>
          </w:p>
          <w:p w14:paraId="72392696">
            <w:pPr>
              <w:spacing w:line="360" w:lineRule="auto"/>
              <w:ind w:firstLine="960" w:firstLineChars="400"/>
              <w:rPr>
                <w:sz w:val="24"/>
              </w:rPr>
            </w:pPr>
            <m:oMathPara>
              <m:oMath>
                <m:m>
                  <m:mPr>
                    <m:mcs>
                      <m:mc>
                        <m:mcPr>
                          <m:count m:val="2"/>
                          <m:mcJc m:val="left"/>
                        </m:mcPr>
                      </m:mc>
                    </m:mcs>
                    <m:plcHide m:val="1"/>
                    <m:ctrlPr>
                      <w:rPr>
                        <w:rFonts w:ascii="Cambria Math" w:hAnsi="Cambria Math"/>
                        <w:sz w:val="24"/>
                      </w:rPr>
                    </m:ctrlPr>
                  </m:mPr>
                  <m:mr>
                    <m:e>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ctrlPr>
                        <w:rPr>
                          <w:rFonts w:ascii="Cambria Math" w:hAnsi="Cambria Math"/>
                          <w:sz w:val="24"/>
                        </w:rPr>
                      </m:ctrlPr>
                    </m:e>
                    <m:e>
                      <m:d>
                        <m:dPr>
                          <m:begChr m:val="{"/>
                          <m:endChr m:val=""/>
                          <m:ctrlPr>
                            <w:rPr>
                              <w:rFonts w:ascii="Cambria Math" w:hAnsi="Cambria Math"/>
                              <w:sz w:val="24"/>
                            </w:rPr>
                          </m:ctrlPr>
                        </m:dPr>
                        <m:e>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)≥0,</m:t>
                          </m:r>
                          <m:ctrlPr>
                            <w:rPr>
                              <w:rFonts w:ascii="Cambria Math" w:hAnsi="Cambria Math"/>
                              <w:sz w:val="24"/>
                            </w:rPr>
                          </m:ctrlPr>
                        </m:e>
                      </m:d>
                      <m:r>
                        <m:rPr/>
                        <w:rPr>
                          <w:rFonts w:ascii="Cambria Math"/>
                          <w:sz w:val="24"/>
                        </w:rPr>
                        <m:t>[cit</m:t>
                      </m:r>
                      <m:sSub>
                        <m:sSubPr>
                          <m:ctrlPr>
                            <w:rPr>
                              <w:rFonts w:ascii="Cambria Math" w:hAnsi="Cambria Math"/>
                              <w:sz w:val="24"/>
                            </w:rPr>
                          </m:ctrlPr>
                        </m:sSubPr>
                        <m:e>
                          <m:r>
                            <m:rPr/>
                            <w:rPr>
                              <w:rFonts w:ascii="Cambria Math"/>
                              <w:sz w:val="24"/>
                            </w:rPr>
                            <m:t>e</m:t>
                          </m:r>
                          <m:ctrlPr>
                            <w:rPr>
                              <w:rFonts w:ascii="Cambria Math" w:hAnsi="Cambria Math"/>
                              <w:sz w:val="24"/>
                            </w:rPr>
                          </m:ctrlPr>
                        </m:e>
                        <m:sub>
                          <m:r>
                            <m:rPr/>
                            <w:rPr>
                              <w:rFonts w:ascii="Cambria Math"/>
                              <w:sz w:val="24"/>
                            </w:rPr>
                            <m:t>s</m:t>
                          </m:r>
                          <m:ctrlPr>
                            <w:rPr>
                              <w:rFonts w:ascii="Cambria Math" w:hAnsi="Cambria Math"/>
                              <w:sz w:val="24"/>
                            </w:rPr>
                          </m:ctrlPr>
                        </m:sub>
                      </m:sSub>
                      <m:r>
                        <m:rPr/>
                        <w:rPr>
                          <w:rFonts w:ascii="Cambria Math"/>
                          <w:sz w:val="24"/>
                        </w:rPr>
                        <m:t>tart]</m:t>
                      </m:r>
                      <m:ctrlPr>
                        <w:rPr>
                          <w:rFonts w:ascii="Cambria Math" w:hAnsi="Cambria Math"/>
                          <w:sz w:val="24"/>
                        </w:rPr>
                      </m:ctrlPr>
                    </m:e>
                  </m:mr>
                  <m:mr>
                    <m:e>
                      <m:ctrlPr>
                        <w:rPr>
                          <w:rFonts w:ascii="Cambria Math" w:hAnsi="Cambria Math"/>
                          <w:sz w:val="24"/>
                        </w:rPr>
                      </m:ctrlPr>
                    </m:e>
                    <m:e>
                      <m:d>
                        <m:dPr>
                          <m:begChr m:val=""/>
                          <m:endChr m:val="}"/>
                          <m:ctrlPr>
                            <w:rPr>
                              <w:rFonts w:ascii="Cambria Math" w:hAnsi="Cambria Math"/>
                              <w:sz w:val="24"/>
                            </w:rPr>
                          </m:ctrlPr>
                        </m:dPr>
                        <m:e>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)+σ≥</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S'</m:t>
                                  </m:r>
                                  <m:ctrlPr>
                                    <w:rPr>
                                      <w:rFonts w:ascii="Cambria Math" w:hAnsi="Cambria Math"/>
                                      <w:sz w:val="24"/>
                                    </w:rPr>
                                  </m:ctrlPr>
                                </m:lim>
                              </m:limLow>
                              <m:ctrlPr>
                                <w:rPr>
                                  <w:rFonts w:ascii="Cambria Math" w:hAnsi="Cambria Math"/>
                                  <w:sz w:val="24"/>
                                </w:rPr>
                              </m:ctrlPr>
                            </m:fName>
                            <m:e>
                              <m:r>
                                <m:rPr/>
                                <w:rPr>
                                  <w:rFonts w:ascii="Cambria Math"/>
                                  <w:sz w:val="24"/>
                                </w:rPr>
                                <m:t>{</m:t>
                              </m:r>
                              <m:ctrlPr>
                                <w:rPr>
                                  <w:rFonts w:ascii="Cambria Math" w:hAnsi="Cambria Math"/>
                                  <w:sz w:val="24"/>
                                </w:rPr>
                              </m:ctrlPr>
                            </m:e>
                          </m:func>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(S')−</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(S')}</m:t>
                          </m:r>
                          <m:ctrlPr>
                            <w:rPr>
                              <w:rFonts w:ascii="Cambria Math" w:hAnsi="Cambria Math"/>
                              <w:sz w:val="24"/>
                            </w:rPr>
                          </m:ctrlPr>
                        </m:e>
                      </m:d>
                      <m:ctrlPr>
                        <w:rPr>
                          <w:rFonts w:ascii="Cambria Math" w:hAnsi="Cambria Math"/>
                          <w:sz w:val="24"/>
                        </w:rPr>
                      </m:ctrlPr>
                    </m:e>
                  </m:mr>
                </m:m>
              </m:oMath>
            </m:oMathPara>
          </w:p>
          <w:p w14:paraId="158A33DE">
            <w:pPr>
              <w:spacing w:line="360" w:lineRule="auto"/>
              <w:ind w:firstLine="1440" w:firstLineChars="600"/>
              <w:rPr>
                <w:sz w:val="24"/>
              </w:rPr>
            </w:pPr>
            <w:r>
              <w:rPr>
                <w:rFonts w:hint="eastAsia"/>
                <w:sz w:val="24"/>
              </w:rPr>
              <w:t xml:space="preserve">For 每个组合资源 </w:t>
            </w:r>
            <m:oMath>
              <m:r>
                <m:rPr/>
                <w:rPr>
                  <w:rFonts w:ascii="Cambria Math" w:hAnsi="Cambria Math"/>
                  <w:sz w:val="24"/>
                </w:rPr>
                <m:t>ℎ</m:t>
              </m:r>
            </m:oMath>
            <w:r>
              <w:rPr>
                <w:rFonts w:hint="eastAsia" w:hAnsi="Cambria Math"/>
                <w:sz w:val="24"/>
              </w:rPr>
              <w:t xml:space="preserve"> </w:t>
            </w:r>
            <w:r>
              <w:rPr>
                <w:rFonts w:hint="eastAsia"/>
                <w:sz w:val="24"/>
              </w:rPr>
              <w:t xml:space="preserve">从 </w:t>
            </w:r>
            <m:oMath>
              <m:r>
                <m:rPr/>
                <w:rPr>
                  <w:rFonts w:ascii="Cambria Math" w:hAnsi="Cambria Math"/>
                  <w:sz w:val="24"/>
                </w:rPr>
                <m:t>1</m:t>
              </m:r>
            </m:oMath>
            <w:r>
              <w:rPr>
                <w:rFonts w:hint="eastAsia"/>
                <w:sz w:val="24"/>
              </w:rPr>
              <w:t xml:space="preserve"> 到 </w:t>
            </w:r>
            <m:oMath>
              <m:r>
                <m:rPr/>
                <w:rPr>
                  <w:rFonts w:ascii="Cambria Math"/>
                  <w:sz w:val="24"/>
                </w:rPr>
                <m:t>H</m:t>
              </m:r>
            </m:oMath>
            <w:r>
              <w:rPr>
                <w:rFonts w:hint="eastAsia"/>
                <w:sz w:val="24"/>
              </w:rPr>
              <w:t xml:space="preserve"> do：</w:t>
            </w:r>
          </w:p>
          <w:p w14:paraId="71F48A5C">
            <w:pPr>
              <w:spacing w:line="360" w:lineRule="auto"/>
              <w:rPr>
                <w:sz w:val="24"/>
              </w:rPr>
            </w:pPr>
            <w:r>
              <w:rPr>
                <w:rFonts w:hint="eastAsia"/>
                <w:sz w:val="24"/>
              </w:rPr>
              <w:t xml:space="preserve">                      If 用户在上一轮未获得该组合（</w:t>
            </w:r>
            <m:oMath>
              <m:sSubSup>
                <m:sSubSupPr>
                  <m:ctrlPr>
                    <w:rPr>
                      <w:rFonts w:ascii="Cambria Math" w:hAnsi="Cambria Math"/>
                      <w:sz w:val="24"/>
                    </w:rPr>
                  </m:ctrlPr>
                </m:sSubSupPr>
                <m:e>
                  <m:r>
                    <m:rPr/>
                    <w:rPr>
                      <w:rFonts w:ascii="Cambria Math"/>
                      <w:sz w:val="24"/>
                    </w:rPr>
                    <m:t>a</m:t>
                  </m:r>
                  <m:ctrlPr>
                    <w:rPr>
                      <w:rFonts w:ascii="Cambria Math" w:hAnsi="Cambria Math"/>
                      <w:sz w:val="24"/>
                    </w:rPr>
                  </m:ctrlPr>
                </m:e>
                <m:sub>
                  <m:r>
                    <m:rPr/>
                    <w:rPr>
                      <w:rFonts w:ascii="Cambria Math"/>
                      <w:sz w:val="24"/>
                    </w:rPr>
                    <m:t>nℎ</m:t>
                  </m:r>
                  <m:ctrlPr>
                    <w:rPr>
                      <w:rFonts w:ascii="Cambria Math" w:hAnsi="Cambria Math"/>
                      <w:sz w:val="24"/>
                    </w:rPr>
                  </m:ctrlPr>
                </m:sub>
                <m:sup>
                  <m:r>
                    <m:rPr/>
                    <w:rPr>
                      <w:rFonts w:ascii="Cambria Math"/>
                      <w:sz w:val="24"/>
                    </w:rPr>
                    <m:t>t−1</m:t>
                  </m:r>
                  <m:ctrlPr>
                    <w:rPr>
                      <w:rFonts w:ascii="Cambria Math" w:hAnsi="Cambria Math"/>
                      <w:sz w:val="24"/>
                    </w:rPr>
                  </m:ctrlPr>
                </m:sup>
              </m:sSubSup>
              <m:r>
                <m:rPr/>
                <w:rPr>
                  <w:rFonts w:ascii="Cambria Math"/>
                  <w:sz w:val="24"/>
                </w:rPr>
                <m:t>=0</m:t>
              </m:r>
            </m:oMath>
            <w:r>
              <w:rPr>
                <w:rFonts w:hint="eastAsia"/>
                <w:sz w:val="24"/>
              </w:rPr>
              <w:t>）then ：</w:t>
            </w:r>
          </w:p>
          <w:p w14:paraId="4D6CECE6">
            <w:pPr>
              <w:spacing w:line="360" w:lineRule="auto"/>
              <w:rPr>
                <w:sz w:val="24"/>
              </w:rPr>
            </w:pPr>
            <w:r>
              <w:rPr>
                <w:rFonts w:hint="eastAsia"/>
                <w:sz w:val="24"/>
              </w:rPr>
              <w:t>                             If 真实估值低于当前要价（</w:t>
            </w:r>
            <m:oMath>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)&lt;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）且此前未申</w:t>
            </w:r>
          </w:p>
          <w:p w14:paraId="66C90899">
            <w:pPr>
              <w:spacing w:line="360" w:lineRule="auto"/>
              <w:ind w:firstLine="2160" w:firstLineChars="900"/>
              <w:rPr>
                <w:sz w:val="24"/>
              </w:rPr>
            </w:pPr>
            <w:r>
              <w:rPr>
                <w:rFonts w:hint="eastAsia"/>
                <w:sz w:val="24"/>
              </w:rPr>
              <w:t xml:space="preserve">      请过折扣（</w:t>
            </w:r>
            <m:oMath>
              <m:sSub>
                <m:sSubPr>
                  <m:ctrlPr>
                    <w:rPr>
                      <w:rFonts w:ascii="Cambria Math" w:hAnsi="Cambria Math"/>
                      <w:sz w:val="24"/>
                    </w:rPr>
                  </m:ctrlPr>
                </m:sSubPr>
                <m:e>
                  <m:r>
                    <m:rPr/>
                    <w:rPr>
                      <w:rFonts w:ascii="Cambria Math"/>
                      <w:sz w:val="24"/>
                    </w:rPr>
                    <m:t>D</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)=0</m:t>
              </m:r>
            </m:oMath>
            <w:r>
              <w:rPr>
                <w:rFonts w:hint="eastAsia"/>
                <w:sz w:val="24"/>
              </w:rPr>
              <w:t>）then：</w:t>
            </w:r>
          </w:p>
          <w:p w14:paraId="495BB5A4">
            <w:pPr>
              <w:spacing w:line="360" w:lineRule="auto"/>
              <w:rPr>
                <w:sz w:val="24"/>
              </w:rPr>
            </w:pPr>
            <w:r>
              <w:rPr>
                <w:rFonts w:hint="eastAsia"/>
                <w:sz w:val="24"/>
              </w:rPr>
              <w:t>                               标记已申请折扣：</w:t>
            </w:r>
            <m:oMath>
              <m:sSub>
                <m:sSubPr>
                  <m:ctrlPr>
                    <w:rPr>
                      <w:rFonts w:ascii="Cambria Math" w:hAnsi="Cambria Math"/>
                      <w:sz w:val="24"/>
                    </w:rPr>
                  </m:ctrlPr>
                </m:sSubPr>
                <m:e>
                  <m:r>
                    <m:rPr/>
                    <w:rPr>
                      <w:rFonts w:ascii="Cambria Math"/>
                      <w:sz w:val="24"/>
                    </w:rPr>
                    <m:t>D</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)=1</m:t>
              </m:r>
            </m:oMath>
            <w:r>
              <w:rPr>
                <w:rFonts w:hint="eastAsia"/>
                <w:sz w:val="24"/>
              </w:rPr>
              <w:t>               </w:t>
            </w:r>
          </w:p>
          <w:p w14:paraId="5E54292C">
            <w:pPr>
              <w:spacing w:line="360" w:lineRule="auto"/>
              <w:ind w:firstLine="3120" w:firstLineChars="1300"/>
              <w:rPr>
                <w:sz w:val="24"/>
              </w:rPr>
            </w:pPr>
            <w:r>
              <w:rPr>
                <w:rFonts w:hint="eastAsia"/>
                <w:sz w:val="24"/>
              </w:rPr>
              <w:t>按真实估值出价：</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p>
          <w:p w14:paraId="5DBC5998">
            <w:pPr>
              <w:spacing w:line="360" w:lineRule="auto"/>
              <w:ind w:firstLine="3120" w:firstLineChars="1300"/>
              <w:rPr>
                <w:sz w:val="24"/>
              </w:rPr>
            </w:pPr>
            <w:r>
              <w:rPr>
                <w:rFonts w:hint="eastAsia"/>
                <w:sz w:val="24"/>
              </w:rPr>
              <w:t>将该出价加入集合：</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m:sty m:val="p"/>
                </m:rPr>
                <w:rPr>
                  <w:rFonts w:ascii="Cambria Math"/>
                  <w:sz w:val="24"/>
                </w:rPr>
                <m:t>←</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             </w:t>
            </w:r>
          </w:p>
          <w:p w14:paraId="1DC6098B">
            <w:pPr>
              <w:spacing w:line="360" w:lineRule="auto"/>
              <w:ind w:firstLine="2880" w:firstLineChars="1200"/>
              <w:rPr>
                <w:sz w:val="24"/>
              </w:rPr>
            </w:pPr>
            <w:r>
              <w:rPr>
                <w:rFonts w:hint="eastAsia"/>
                <w:sz w:val="24"/>
              </w:rPr>
              <w:t xml:space="preserve">End If </w:t>
            </w:r>
          </w:p>
          <w:p w14:paraId="5168CD7F">
            <w:pPr>
              <w:spacing w:line="360" w:lineRule="auto"/>
              <w:ind w:firstLine="1200" w:firstLineChars="500"/>
              <w:rPr>
                <w:sz w:val="24"/>
              </w:rPr>
            </w:pPr>
            <w:r>
              <w:rPr>
                <w:rFonts w:hint="eastAsia"/>
                <w:sz w:val="24"/>
              </w:rPr>
              <w:t xml:space="preserve">             Else（如果上一轮已获得该组合）：</w:t>
            </w:r>
          </w:p>
          <w:p w14:paraId="3CA05D39">
            <w:pPr>
              <w:spacing w:line="360" w:lineRule="auto"/>
              <w:ind w:firstLine="480" w:firstLineChars="200"/>
              <w:rPr>
                <w:sz w:val="24"/>
              </w:rPr>
            </w:pPr>
            <w:r>
              <w:rPr>
                <w:rFonts w:hint="eastAsia"/>
                <w:sz w:val="24"/>
              </w:rPr>
              <w:t>                        维持上一轮的出价：</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m:sty m:val="p"/>
                </m:rPr>
                <w:rPr>
                  <w:rFonts w:ascii="Cambria Math"/>
                  <w:sz w:val="24"/>
                </w:rPr>
                <m:t>←</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t−1</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t−1</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p>
          <w:p w14:paraId="6F25369C">
            <w:pPr>
              <w:spacing w:line="360" w:lineRule="auto"/>
              <w:ind w:firstLine="720" w:firstLineChars="300"/>
              <w:rPr>
                <w:sz w:val="24"/>
              </w:rPr>
            </w:pPr>
            <w:r>
              <w:rPr>
                <w:rFonts w:hint="eastAsia"/>
                <w:sz w:val="24"/>
              </w:rPr>
              <w:t xml:space="preserve">                End If </w:t>
            </w:r>
          </w:p>
          <w:p w14:paraId="01ACF5E3">
            <w:pPr>
              <w:spacing w:line="360" w:lineRule="auto"/>
              <w:ind w:firstLine="720" w:firstLineChars="300"/>
              <w:rPr>
                <w:sz w:val="24"/>
              </w:rPr>
            </w:pPr>
            <w:r>
              <w:rPr>
                <w:rFonts w:hint="eastAsia"/>
                <w:sz w:val="24"/>
              </w:rPr>
              <w:t xml:space="preserve">           End For </w:t>
            </w:r>
          </w:p>
          <w:p w14:paraId="6361B8A4">
            <w:pPr>
              <w:spacing w:line="360" w:lineRule="auto"/>
              <w:ind w:firstLine="960" w:firstLineChars="400"/>
              <w:rPr>
                <w:sz w:val="24"/>
              </w:rPr>
            </w:pPr>
            <w:r>
              <w:rPr>
                <w:rFonts w:hint="eastAsia"/>
                <w:sz w:val="24"/>
              </w:rPr>
              <w:t xml:space="preserve">         向充电站提交最终出价 </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oMath>
          </w:p>
          <w:p w14:paraId="36F547BE">
            <w:pPr>
              <w:spacing w:line="360" w:lineRule="auto"/>
              <w:ind w:firstLine="960" w:firstLineChars="400"/>
              <w:rPr>
                <w:sz w:val="24"/>
              </w:rPr>
            </w:pPr>
            <w:r>
              <w:rPr>
                <w:rFonts w:hint="eastAsia"/>
                <w:sz w:val="24"/>
              </w:rPr>
              <w:t xml:space="preserve">End For </w:t>
            </w:r>
          </w:p>
          <w:p w14:paraId="7ACE1E89">
            <w:pPr>
              <w:spacing w:line="360" w:lineRule="auto"/>
              <w:ind w:firstLine="960" w:firstLineChars="400"/>
              <w:rPr>
                <w:sz w:val="24"/>
              </w:rPr>
            </w:pPr>
            <w:r>
              <w:rPr>
                <w:rFonts w:hint="eastAsia"/>
                <w:sz w:val="24"/>
              </w:rPr>
              <w:t xml:space="preserve">/ 阶段二：决定赢家与资源分配 (Winner Determination) / </w:t>
            </w:r>
          </w:p>
          <w:p w14:paraId="507657CB">
            <w:pPr>
              <w:spacing w:line="360" w:lineRule="auto"/>
              <w:ind w:firstLine="960" w:firstLineChars="400"/>
              <w:rPr>
                <w:sz w:val="24"/>
              </w:rPr>
            </w:pPr>
            <w:r>
              <w:rPr>
                <w:rFonts w:hint="eastAsia"/>
                <w:sz w:val="24"/>
              </w:rPr>
              <w:t xml:space="preserve"> 充电站通过求解以下整数规划问题，确定当前轮次能使总收益最大化的临时分配矩阵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t</m:t>
                  </m:r>
                  <m:ctrlPr>
                    <w:rPr>
                      <w:rFonts w:ascii="Cambria Math" w:hAnsi="Cambria Math"/>
                      <w:sz w:val="24"/>
                    </w:rPr>
                  </m:ctrlPr>
                </m:sup>
              </m:sSup>
            </m:oMath>
            <w:r>
              <w:rPr>
                <w:rFonts w:hint="eastAsia"/>
                <w:sz w:val="24"/>
              </w:rPr>
              <w:t>：</w:t>
            </w:r>
          </w:p>
          <w:p w14:paraId="38C95038">
            <w:pPr>
              <w:spacing w:line="360" w:lineRule="auto"/>
              <w:ind w:firstLine="960" w:firstLineChars="400"/>
              <w:rPr>
                <w:sz w:val="24"/>
              </w:rPr>
            </w:pPr>
            <m:oMathPara>
              <m:oMath>
                <m:m>
                  <m:mPr>
                    <m:mcs>
                      <m:mc>
                        <m:mcPr>
                          <m:count m:val="2"/>
                          <m:mcJc m:val="left"/>
                        </m:mcPr>
                      </m:mc>
                    </m:mcs>
                    <m:plcHide m:val="1"/>
                    <m:ctrlPr>
                      <w:rPr>
                        <w:rFonts w:ascii="Cambria Math" w:hAnsi="Cambria Math"/>
                        <w:sz w:val="24"/>
                      </w:rPr>
                    </m:ctrlPr>
                  </m:mPr>
                  <m:mr>
                    <m:e>
                      <m:ctrlPr>
                        <w:rPr>
                          <w:rFonts w:ascii="Cambria Math" w:hAnsi="Cambria Math"/>
                          <w:sz w:val="24"/>
                        </w:rPr>
                      </m:ctrlPr>
                    </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lim>
                          </m:limLow>
                          <m:ctrlPr>
                            <w:rPr>
                              <w:rFonts w:ascii="Cambria Math" w:hAnsi="Cambria Math"/>
                              <w:sz w:val="24"/>
                            </w:rPr>
                          </m:ctrlPr>
                        </m:fName>
                        <m:e>
                          <m:nary>
                            <m:naryPr>
                              <m:chr m:val="∑"/>
                              <m:limLoc m:val="undOvr"/>
                              <m:supHide m:val="1"/>
                              <m:ctrlPr>
                                <w:rPr>
                                  <w:rFonts w:ascii="Cambria Math" w:hAnsi="Cambria Math"/>
                                  <w:sz w:val="24"/>
                                </w:rPr>
                              </m:ctrlPr>
                            </m:naryPr>
                            <m:sub>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hint="eastAsia" w:ascii="Cambria Math" w:hAnsi="Cambria Math"/>
                                  <w:sz w:val="24"/>
                                </w:rPr>
                                <m:t>∈</m:t>
                              </m:r>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ctrlPr>
                                <w:rPr>
                                  <w:rFonts w:ascii="Cambria Math" w:hAnsi="Cambria Math"/>
                                  <w:sz w:val="24"/>
                                </w:rPr>
                              </m:ctrlPr>
                            </m:e>
                          </m:nary>
                          <m:ctrlPr>
                            <w:rPr>
                              <w:rFonts w:ascii="Cambria Math" w:hAnsi="Cambria Math"/>
                              <w:sz w:val="24"/>
                            </w:rPr>
                          </m:ctrlPr>
                        </m:e>
                      </m:func>
                      <m:sSubSup>
                        <m:sSubSupPr>
                          <m:ctrlPr>
                            <w:rPr>
                              <w:rFonts w:ascii="Cambria Math" w:hAnsi="Cambria Math"/>
                              <w:sz w:val="24"/>
                            </w:rPr>
                          </m:ctrlPr>
                        </m:sSubSupPr>
                        <m:e>
                          <m:r>
                            <m:rPr/>
                            <w:rPr>
                              <w:rFonts w:ascii="Cambria Math" w:hAnsi="Cambria Math"/>
                              <w:sz w:val="24"/>
                            </w:rPr>
                            <m:t>b</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ℎ</m:t>
                          </m:r>
                          <m:ctrlPr>
                            <w:rPr>
                              <w:rFonts w:ascii="Cambria Math" w:hAnsi="Cambria Math"/>
                              <w:sz w:val="24"/>
                            </w:rPr>
                          </m:ctrlPr>
                        </m:sub>
                      </m:sSub>
                      <m:r>
                        <m:rPr/>
                        <w:rPr>
                          <w:rFonts w:ascii="Cambria Math" w:hAnsi="Cambria Math"/>
                          <w:sz w:val="24"/>
                        </w:rPr>
                        <m:t>)</m:t>
                      </m:r>
                      <m:ctrlPr>
                        <w:rPr>
                          <w:rFonts w:ascii="Cambria Math" w:hAnsi="Cambria Math"/>
                          <w:sz w:val="24"/>
                        </w:rPr>
                      </m:ctrlPr>
                    </m:e>
                  </m:mr>
                  <m:mr>
                    <m:e>
                      <m:r>
                        <m:rPr>
                          <m:sty m:val="p"/>
                        </m:rPr>
                        <w:rPr>
                          <w:rFonts w:ascii="Cambria Math" w:hAnsi="Cambria Math"/>
                          <w:sz w:val="24"/>
                        </w:rPr>
                        <m:t xml:space="preserve">s.t.  </m:t>
                      </m:r>
                      <m:ctrlPr>
                        <w:rPr>
                          <w:rFonts w:ascii="Cambria Math" w:hAnsi="Cambria Math"/>
                          <w:sz w:val="24"/>
                        </w:rPr>
                      </m:ctrlPr>
                    </m:e>
                    <m:e>
                      <m:nary>
                        <m:naryPr>
                          <m:chr m:val="∑"/>
                          <m:limLoc m:val="undOvr"/>
                          <m:ctrlPr>
                            <w:rPr>
                              <w:rFonts w:ascii="Cambria Math" w:hAnsi="Cambria Math"/>
                              <w:sz w:val="24"/>
                            </w:rPr>
                          </m:ctrlPr>
                        </m:naryPr>
                        <m:sub>
                          <m:r>
                            <m:rPr/>
                            <w:rPr>
                              <w:rFonts w:ascii="Cambria Math" w:hAnsi="Cambria Math"/>
                              <w:sz w:val="24"/>
                            </w:rPr>
                            <m:t>ℎ=1</m:t>
                          </m:r>
                          <m:ctrlPr>
                            <w:rPr>
                              <w:rFonts w:ascii="Cambria Math" w:hAnsi="Cambria Math"/>
                              <w:sz w:val="24"/>
                            </w:rPr>
                          </m:ctrlPr>
                        </m:sub>
                        <m:sup>
                          <m:r>
                            <m:rPr/>
                            <w:rPr>
                              <w:rFonts w:ascii="Cambria Math" w:hAnsi="Cambria Math"/>
                              <w:sz w:val="24"/>
                            </w:rPr>
                            <m:t>H</m:t>
                          </m:r>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ctrlPr>
                            <w:rPr>
                              <w:rFonts w:ascii="Cambria Math" w:hAnsi="Cambria Math"/>
                              <w:sz w:val="24"/>
                            </w:rPr>
                          </m:ctrlPr>
                        </m:e>
                      </m:nary>
                      <m:r>
                        <m:rPr/>
                        <w:rPr>
                          <w:rFonts w:hint="eastAsia" w:ascii="Cambria Math" w:hAnsi="Cambria Math"/>
                          <w:sz w:val="24"/>
                        </w:rPr>
                        <m:t>≤1</m:t>
                      </m:r>
                      <m:r>
                        <m:rPr>
                          <m:sty m:val="p"/>
                        </m:rPr>
                        <w:rPr>
                          <w:rFonts w:ascii="Cambria Math" w:hAnsi="Cambria Math"/>
                          <w:sz w:val="24"/>
                        </w:rPr>
                        <m:t xml:space="preserve">  </m:t>
                      </m:r>
                      <m:r>
                        <m:rPr/>
                        <w:rPr>
                          <w:rFonts w:ascii="Cambria Math" w:hAnsi="Cambria Math"/>
                          <w:sz w:val="24"/>
                        </w:rPr>
                        <m:t>∀n</m:t>
                      </m:r>
                      <m:r>
                        <m:rPr/>
                        <w:rPr>
                          <w:rFonts w:hint="eastAsia" w:ascii="Cambria Math" w:hAnsi="Cambria Math"/>
                          <w:sz w:val="24"/>
                        </w:rPr>
                        <m:t>∈</m:t>
                      </m:r>
                      <m:r>
                        <m:rPr>
                          <m:scr m:val="script"/>
                        </m:rPr>
                        <w:rPr>
                          <w:rFonts w:ascii="Cambria Math" w:hAnsi="Cambria Math" w:eastAsia="MS Mincho"/>
                          <w:sz w:val="24"/>
                        </w:rPr>
                        <m:t>N</m:t>
                      </m:r>
                      <m:ctrlPr>
                        <w:rPr>
                          <w:rFonts w:ascii="Cambria Math" w:hAnsi="Cambria Math"/>
                          <w:sz w:val="24"/>
                        </w:rPr>
                      </m:ctrlPr>
                    </m:e>
                  </m:mr>
                  <m:mr>
                    <m:e>
                      <m:ctrlPr>
                        <w:rPr>
                          <w:rFonts w:ascii="Cambria Math" w:hAnsi="Cambria Math"/>
                          <w:sz w:val="24"/>
                        </w:rPr>
                      </m:ctrlPr>
                    </m:e>
                    <m:e>
                      <m:nary>
                        <m:naryPr>
                          <m:chr m:val="∑"/>
                          <m:limLoc m:val="undOvr"/>
                          <m:ctrlPr>
                            <w:rPr>
                              <w:rFonts w:ascii="Cambria Math" w:hAnsi="Cambria Math"/>
                              <w:sz w:val="24"/>
                            </w:rPr>
                          </m:ctrlPr>
                        </m:naryPr>
                        <m:sub>
                          <m:r>
                            <m:rPr/>
                            <w:rPr>
                              <w:rFonts w:ascii="Cambria Math" w:hAnsi="Cambria Math"/>
                              <w:sz w:val="24"/>
                            </w:rPr>
                            <m:t>n=1</m:t>
                          </m:r>
                          <m:ctrlPr>
                            <w:rPr>
                              <w:rFonts w:ascii="Cambria Math" w:hAnsi="Cambria Math"/>
                              <w:sz w:val="24"/>
                            </w:rPr>
                          </m:ctrlPr>
                        </m:sub>
                        <m:sup>
                          <m:r>
                            <m:rPr/>
                            <w:rPr>
                              <w:rFonts w:ascii="Cambria Math" w:hAnsi="Cambria Math"/>
                              <w:sz w:val="24"/>
                            </w:rPr>
                            <m:t>N</m:t>
                          </m:r>
                          <m:ctrlPr>
                            <w:rPr>
                              <w:rFonts w:ascii="Cambria Math" w:hAnsi="Cambria Math"/>
                              <w:sz w:val="24"/>
                            </w:rPr>
                          </m:ctrlPr>
                        </m:sup>
                        <m:e>
                          <m:nary>
                            <m:naryPr>
                              <m:chr m:val="∑"/>
                              <m:limLoc m:val="undOvr"/>
                              <m:supHide m:val="1"/>
                              <m:ctrlPr>
                                <w:rPr>
                                  <w:rFonts w:ascii="Cambria Math" w:hAnsi="Cambria Math"/>
                                  <w:sz w:val="24"/>
                                </w:rPr>
                              </m:ctrlPr>
                            </m:naryPr>
                            <m:sub>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w:rPr>
                                      <w:rFonts w:ascii="Cambria Math" w:hAnsi="Cambria Math"/>
                                      <w:sz w:val="24"/>
                                    </w:rPr>
                                    <m:t>j</m:t>
                                  </m:r>
                                  <m:ctrlPr>
                                    <w:rPr>
                                      <w:rFonts w:ascii="Cambria Math" w:hAnsi="Cambria Math"/>
                                      <w:sz w:val="24"/>
                                    </w:rPr>
                                  </m:ctrlPr>
                                </m:sub>
                              </m:sSub>
                              <m:r>
                                <m:rPr/>
                                <w:rPr>
                                  <w:rFonts w:hint="eastAsia"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ℎ</m:t>
                                  </m:r>
                                  <m:ctrlPr>
                                    <w:rPr>
                                      <w:rFonts w:ascii="Cambria Math" w:hAnsi="Cambria Math"/>
                                      <w:sz w:val="24"/>
                                    </w:rPr>
                                  </m:ctrlPr>
                                </m:sub>
                              </m:sSub>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ctrlPr>
                                <w:rPr>
                                  <w:rFonts w:ascii="Cambria Math" w:hAnsi="Cambria Math"/>
                                  <w:sz w:val="24"/>
                                </w:rPr>
                              </m:ctrlPr>
                            </m:e>
                          </m:nary>
                          <m:ctrlPr>
                            <w:rPr>
                              <w:rFonts w:ascii="Cambria Math" w:hAnsi="Cambria Math"/>
                              <w:sz w:val="24"/>
                            </w:rPr>
                          </m:ctrlPr>
                        </m:e>
                      </m:nary>
                      <m:r>
                        <m:rPr/>
                        <w:rPr>
                          <w:rFonts w:hint="eastAsia" w:ascii="Cambria Math" w:hAnsi="Cambria Math"/>
                          <w:sz w:val="24"/>
                        </w:rPr>
                        <m:t>≤1</m:t>
                      </m:r>
                      <m:r>
                        <m:rPr>
                          <m:sty m:val="p"/>
                        </m:rPr>
                        <w:rPr>
                          <w:rFonts w:ascii="Cambria Math" w:hAnsi="Cambria Math"/>
                          <w:sz w:val="24"/>
                        </w:rPr>
                        <m:t xml:space="preserve">  </m:t>
                      </m:r>
                      <m:r>
                        <m:rPr/>
                        <w:rPr>
                          <w:rFonts w:ascii="Cambria Math" w:hAnsi="Cambria Math"/>
                          <w:sz w:val="24"/>
                        </w:rPr>
                        <m:t>∀</m:t>
                      </m:r>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w:rPr>
                              <w:rFonts w:ascii="Cambria Math" w:hAnsi="Cambria Math"/>
                              <w:sz w:val="24"/>
                            </w:rPr>
                            <m:t>j</m:t>
                          </m:r>
                          <m:ctrlPr>
                            <w:rPr>
                              <w:rFonts w:ascii="Cambria Math" w:hAnsi="Cambria Math"/>
                              <w:sz w:val="24"/>
                            </w:rPr>
                          </m:ctrlPr>
                        </m:sub>
                      </m:sSub>
                      <m:r>
                        <m:rPr/>
                        <w:rPr>
                          <w:rFonts w:hint="eastAsia" w:ascii="Cambria Math" w:hAnsi="Cambria Math"/>
                          <w:sz w:val="24"/>
                        </w:rPr>
                        <m:t>∈</m:t>
                      </m:r>
                      <m:r>
                        <m:rPr>
                          <m:scr m:val="script"/>
                        </m:rPr>
                        <w:rPr>
                          <w:rFonts w:ascii="Cambria Math" w:hAnsi="Cambria Math" w:eastAsia="MS Mincho"/>
                          <w:sz w:val="24"/>
                        </w:rPr>
                        <m:t>T</m:t>
                      </m:r>
                      <m:ctrlPr>
                        <w:rPr>
                          <w:rFonts w:ascii="Cambria Math" w:hAnsi="Cambria Math"/>
                          <w:sz w:val="24"/>
                        </w:rPr>
                      </m:ctrlPr>
                    </m:e>
                  </m:mr>
                  <m:mr>
                    <m:e>
                      <m:ctrlPr>
                        <w:rPr>
                          <w:rFonts w:ascii="Cambria Math" w:hAnsi="Cambria Math"/>
                          <w:sz w:val="24"/>
                        </w:rPr>
                      </m:ctrlPr>
                    </m:e>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hint="eastAsia" w:ascii="Cambria Math" w:hAnsi="Cambria Math"/>
                          <w:sz w:val="24"/>
                        </w:rPr>
                        <m:t>∈{0,1}</m:t>
                      </m:r>
                      <m:r>
                        <m:rPr>
                          <m:sty m:val="p"/>
                        </m:rPr>
                        <w:rPr>
                          <w:rFonts w:ascii="Cambria Math" w:hAnsi="Cambria Math"/>
                          <w:sz w:val="24"/>
                        </w:rPr>
                        <m:t xml:space="preserve">  </m:t>
                      </m:r>
                      <m:r>
                        <m:rPr/>
                        <w:rPr>
                          <w:rFonts w:ascii="Cambria Math" w:hAnsi="Cambria Math"/>
                          <w:sz w:val="24"/>
                        </w:rPr>
                        <m:t>∀</m:t>
                      </m:r>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hint="eastAsia" w:ascii="Cambria Math" w:hAnsi="Cambria Math"/>
                          <w:sz w:val="24"/>
                        </w:rPr>
                        <m:t>∈</m:t>
                      </m:r>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e>
                  </m:mr>
                </m:m>
              </m:oMath>
            </m:oMathPara>
          </w:p>
          <w:p w14:paraId="5A612A9C">
            <w:pPr>
              <w:spacing w:line="360" w:lineRule="auto"/>
              <w:ind w:firstLine="960" w:firstLineChars="400"/>
              <w:rPr>
                <w:sz w:val="24"/>
              </w:rPr>
            </w:pPr>
            <w:r>
              <w:rPr>
                <w:rFonts w:hint="eastAsia"/>
                <w:sz w:val="24"/>
              </w:rPr>
              <w:t xml:space="preserve">/ 阶段三：更新要价 (Price Update) */ </w:t>
            </w:r>
          </w:p>
          <w:p w14:paraId="5CAC9755">
            <w:pPr>
              <w:spacing w:line="360" w:lineRule="auto"/>
              <w:ind w:firstLine="960" w:firstLineChars="400"/>
              <w:rPr>
                <w:sz w:val="24"/>
              </w:rPr>
            </w:pPr>
            <w:r>
              <w:rPr>
                <w:rFonts w:hint="eastAsia"/>
                <w:sz w:val="24"/>
              </w:rPr>
              <w:t xml:space="preserve">For 每个组合资源 </w:t>
            </w:r>
            <m:oMath>
              <m:r>
                <m:rPr/>
                <w:rPr>
                  <w:rFonts w:ascii="Cambria Math" w:hAnsi="Cambria Math"/>
                  <w:sz w:val="24"/>
                </w:rPr>
                <m:t>ℎ</m:t>
              </m:r>
            </m:oMath>
            <w:r>
              <w:rPr>
                <w:rFonts w:hint="eastAsia"/>
                <w:sz w:val="24"/>
              </w:rPr>
              <w:t xml:space="preserve"> 从 </w:t>
            </w:r>
            <m:oMath>
              <m:r>
                <m:rPr/>
                <w:rPr>
                  <w:rFonts w:ascii="Cambria Math" w:hAnsi="Cambria Math"/>
                  <w:sz w:val="24"/>
                </w:rPr>
                <m:t>1</m:t>
              </m:r>
            </m:oMath>
            <w:r>
              <w:rPr>
                <w:rFonts w:hint="eastAsia"/>
                <w:sz w:val="24"/>
              </w:rPr>
              <w:t xml:space="preserve"> 到 </w:t>
            </w:r>
            <m:oMath>
              <m:r>
                <m:rPr/>
                <w:rPr>
                  <w:rFonts w:ascii="Cambria Math"/>
                  <w:sz w:val="24"/>
                </w:rPr>
                <m:t>H</m:t>
              </m:r>
            </m:oMath>
            <w:r>
              <w:rPr>
                <w:rFonts w:hint="eastAsia"/>
                <w:sz w:val="24"/>
              </w:rPr>
              <w:t xml:space="preserve"> do：</w:t>
            </w:r>
          </w:p>
          <w:p w14:paraId="643690F6">
            <w:pPr>
              <w:spacing w:line="360" w:lineRule="auto"/>
              <w:ind w:left="1679" w:leftChars="228" w:hanging="1200" w:hangingChars="500"/>
              <w:rPr>
                <w:sz w:val="24"/>
              </w:rPr>
            </w:pPr>
            <w:r>
              <w:rPr>
                <w:rFonts w:hint="eastAsia"/>
                <w:sz w:val="24"/>
              </w:rPr>
              <w:t xml:space="preserve">            根据未中标用户（Unhappy EVs，记为 </w:t>
            </w:r>
            <m:oMath>
              <m:sSup>
                <m:sSupPr>
                  <m:ctrlPr>
                    <w:rPr>
                      <w:rFonts w:ascii="Cambria Math" w:hAnsi="Cambria Math"/>
                      <w:sz w:val="24"/>
                    </w:rPr>
                  </m:ctrlPr>
                </m:sSupPr>
                <m:e>
                  <m:r>
                    <m:rPr/>
                    <w:rPr>
                      <w:rFonts w:ascii="Cambria Math"/>
                      <w:sz w:val="24"/>
                    </w:rPr>
                    <m:t>U</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）的最高出价，更新下一轮的要价：</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t+1</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func>
                <m:funcPr>
                  <m:ctrlPr>
                    <w:rPr>
                      <w:rFonts w:ascii="Cambria Math" w:hAnsi="Cambria Math"/>
                      <w:sz w:val="24"/>
                    </w:rPr>
                  </m:ctrlPr>
                </m:funcPr>
                <m:fName>
                  <m:r>
                    <m:rPr>
                      <m:sty m:val="p"/>
                    </m:rPr>
                    <w:rPr>
                      <w:rFonts w:ascii="Cambria Math"/>
                      <w:sz w:val="24"/>
                    </w:rPr>
                    <m:t>max</m:t>
                  </m:r>
                  <m:ctrlPr>
                    <w:rPr>
                      <w:rFonts w:ascii="Cambria Math" w:hAnsi="Cambria Math"/>
                      <w:sz w:val="24"/>
                    </w:rPr>
                  </m:ctrlPr>
                </m:fName>
                <m:e>
                  <m:d>
                    <m:dPr>
                      <m:begChr m:val="{"/>
                      <m:endChr m:val="}"/>
                      <m:ctrlPr>
                        <w:rPr>
                          <w:rFonts w:ascii="Cambria Math" w:hAnsi="Cambria Math"/>
                          <w:sz w:val="24"/>
                        </w:rPr>
                      </m:ctrlPr>
                    </m:dPr>
                    <m:e>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n∈</m:t>
                              </m:r>
                              <m:sSup>
                                <m:sSupPr>
                                  <m:ctrlPr>
                                    <w:rPr>
                                      <w:rFonts w:ascii="Cambria Math" w:hAnsi="Cambria Math"/>
                                      <w:sz w:val="24"/>
                                    </w:rPr>
                                  </m:ctrlPr>
                                </m:sSupPr>
                                <m:e>
                                  <m:r>
                                    <m:rPr/>
                                    <w:rPr>
                                      <w:rFonts w:ascii="Cambria Math"/>
                                      <w:sz w:val="24"/>
                                    </w:rPr>
                                    <m:t>U</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ctrlPr>
                                <w:rPr>
                                  <w:rFonts w:ascii="Cambria Math" w:hAnsi="Cambria Math"/>
                                  <w:sz w:val="24"/>
                                </w:rPr>
                              </m:ctrlPr>
                            </m:lim>
                          </m:limLow>
                          <m:ctrlPr>
                            <w:rPr>
                              <w:rFonts w:ascii="Cambria Math" w:hAnsi="Cambria Math"/>
                              <w:sz w:val="24"/>
                            </w:rPr>
                          </m:ctrlPr>
                        </m:fName>
                        <m:e>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ctrlPr>
                            <w:rPr>
                              <w:rFonts w:ascii="Cambria Math" w:hAnsi="Cambria Math"/>
                              <w:sz w:val="24"/>
                            </w:rPr>
                          </m:ctrlPr>
                        </m:e>
                      </m:func>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)+σ</m:t>
                      </m:r>
                      <m:ctrlPr>
                        <w:rPr>
                          <w:rFonts w:ascii="Cambria Math" w:hAnsi="Cambria Math"/>
                          <w:sz w:val="24"/>
                        </w:rPr>
                      </m:ctrlPr>
                    </m:e>
                  </m:d>
                  <m:ctrlPr>
                    <w:rPr>
                      <w:rFonts w:ascii="Cambria Math" w:hAnsi="Cambria Math"/>
                      <w:sz w:val="24"/>
                    </w:rPr>
                  </m:ctrlPr>
                </m:e>
              </m:func>
            </m:oMath>
          </w:p>
          <w:p w14:paraId="1C641B97">
            <w:pPr>
              <w:spacing w:line="360" w:lineRule="auto"/>
              <w:ind w:firstLine="960" w:firstLineChars="400"/>
              <w:rPr>
                <w:sz w:val="24"/>
              </w:rPr>
            </w:pPr>
            <w:r>
              <w:rPr>
                <w:rFonts w:hint="eastAsia"/>
                <w:sz w:val="24"/>
              </w:rPr>
              <w:t xml:space="preserve">End For </w:t>
            </w:r>
          </w:p>
          <w:p w14:paraId="47832AC0">
            <w:pPr>
              <w:spacing w:line="360" w:lineRule="auto"/>
              <w:rPr>
                <w:sz w:val="24"/>
              </w:rPr>
            </w:pPr>
            <w:r>
              <w:rPr>
                <w:rFonts w:hint="eastAsia"/>
                <w:sz w:val="24"/>
              </w:rPr>
              <w:t xml:space="preserve">Until 临时分配矩阵不再变化且所有组合要价不再更新（即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t−1</m:t>
                  </m:r>
                  <m:ctrlPr>
                    <w:rPr>
                      <w:rFonts w:ascii="Cambria Math" w:hAnsi="Cambria Math"/>
                      <w:sz w:val="24"/>
                    </w:rPr>
                  </m:ctrlPr>
                </m:sup>
              </m:sSup>
            </m:oMath>
            <w:r>
              <w:rPr>
                <w:rFonts w:hint="eastAsia"/>
                <w:sz w:val="24"/>
              </w:rPr>
              <w:t xml:space="preserve"> 且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t−1</m:t>
                  </m:r>
                  <m:ctrlPr>
                    <w:rPr>
                      <w:rFonts w:ascii="Cambria Math" w:hAnsi="Cambria Math"/>
                      <w:sz w:val="24"/>
                    </w:rPr>
                  </m:ctrlPr>
                </m:sup>
              </m:sSup>
            </m:oMath>
            <w:r>
              <w:rPr>
                <w:rFonts w:hint="eastAsia"/>
                <w:sz w:val="24"/>
              </w:rPr>
              <w:t>）</w:t>
            </w:r>
          </w:p>
        </w:tc>
      </w:tr>
      <w:tr w14:paraId="10E95856">
        <w:tc>
          <w:tcPr>
            <w:tcW w:w="8662" w:type="dxa"/>
            <w:tcBorders>
              <w:top w:val="nil"/>
              <w:left w:val="nil"/>
              <w:bottom w:val="single" w:color="auto" w:sz="4" w:space="0"/>
              <w:right w:val="nil"/>
            </w:tcBorders>
          </w:tcPr>
          <w:p w14:paraId="7786FEC9">
            <w:pPr>
              <w:spacing w:line="360" w:lineRule="auto"/>
              <w:rPr>
                <w:sz w:val="24"/>
              </w:rPr>
            </w:pPr>
            <w:r>
              <w:rPr>
                <w:rFonts w:hint="eastAsia"/>
                <w:sz w:val="24"/>
              </w:rPr>
              <w:t xml:space="preserve">Return 最终的分配矩阵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t</m:t>
                  </m:r>
                  <m:ctrlPr>
                    <w:rPr>
                      <w:rFonts w:ascii="Cambria Math" w:hAnsi="Cambria Math"/>
                      <w:sz w:val="24"/>
                    </w:rPr>
                  </m:ctrlPr>
                </m:sup>
              </m:sSup>
            </m:oMath>
            <w:r>
              <w:rPr>
                <w:rFonts w:hint="eastAsia"/>
                <w:sz w:val="24"/>
              </w:rPr>
              <w:t xml:space="preserve"> 和最终的清算价格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oMath>
          </w:p>
        </w:tc>
      </w:tr>
    </w:tbl>
    <w:p w14:paraId="62EEA3B2">
      <w:pPr>
        <w:spacing w:line="360" w:lineRule="auto"/>
        <w:rPr>
          <w:sz w:val="24"/>
        </w:rPr>
      </w:pPr>
    </w:p>
    <w:p w14:paraId="780AD64D">
      <w:pPr>
        <w:pStyle w:val="4"/>
      </w:pPr>
      <w:bookmarkStart w:id="127" w:name="_Toc2141129971"/>
      <w:bookmarkStart w:id="128" w:name="_Toc993292396"/>
      <w:bookmarkStart w:id="129" w:name="_Toc862192684"/>
      <w:r>
        <w:rPr>
          <w:rFonts w:hint="eastAsia"/>
        </w:rPr>
        <w:t>初始化与通知</w:t>
      </w:r>
      <w:bookmarkEnd w:id="127"/>
      <w:bookmarkEnd w:id="128"/>
      <w:bookmarkEnd w:id="129"/>
    </w:p>
    <w:p w14:paraId="52CC44BA">
      <w:pPr>
        <w:spacing w:line="360" w:lineRule="auto"/>
        <w:ind w:firstLine="480" w:firstLineChars="200"/>
        <w:rPr>
          <w:sz w:val="24"/>
        </w:rPr>
      </w:pPr>
      <w:r>
        <w:rPr>
          <w:rFonts w:hint="eastAsia"/>
          <w:sz w:val="24"/>
        </w:rPr>
        <w:t>拍卖初始阶段，充电站生成所有可能的时间槽组合，并初始化其价格。每个组合的初始要价设定为该组合包含的所有时间槽的保留价格之和。</w:t>
      </w:r>
    </w:p>
    <w:p w14:paraId="01757E0C">
      <w:pPr>
        <w:spacing w:line="360" w:lineRule="auto"/>
        <w:ind w:firstLine="480" w:firstLineChars="200"/>
        <w:rPr>
          <w:sz w:val="24"/>
        </w:rPr>
      </w:pPr>
      <w:r>
        <w:rPr>
          <w:rFonts w:hint="eastAsia"/>
          <w:sz w:val="24"/>
        </w:rPr>
        <w:t>在每轮拍卖开始时，充电站向所有电动汽车通知更新后的组合要价及当前的临时分配方案。本算法采用增价拍卖（Ascending Price-based Auction）框架，这意味着每个组合的要价在每轮中要么保持不变，要么上升。对于临时分配方案，为了减少通信开销，充电站仅向相关电动汽车发送分配状态的变更信息（例如，分配了新的组合或取消了上一轮的分配）。</w:t>
      </w:r>
    </w:p>
    <w:p w14:paraId="13714A1C">
      <w:pPr>
        <w:pStyle w:val="4"/>
      </w:pPr>
      <w:bookmarkStart w:id="130" w:name="_Toc1874911441"/>
      <w:bookmarkStart w:id="131" w:name="_Toc587949818"/>
      <w:bookmarkStart w:id="132" w:name="_Toc1800273679"/>
      <w:r>
        <w:rPr>
          <w:rFonts w:hint="eastAsia"/>
        </w:rPr>
        <w:t>竞标策略</w:t>
      </w:r>
      <w:bookmarkEnd w:id="130"/>
      <w:bookmarkEnd w:id="131"/>
      <w:bookmarkEnd w:id="132"/>
    </w:p>
    <w:p w14:paraId="7C34CD0A">
      <w:pPr>
        <w:spacing w:line="360" w:lineRule="auto"/>
        <w:ind w:firstLine="480" w:firstLineChars="200"/>
        <w:rPr>
          <w:sz w:val="24"/>
        </w:rPr>
      </w:pPr>
      <w:r>
        <w:rPr>
          <w:rFonts w:hint="eastAsia"/>
          <w:sz w:val="24"/>
        </w:rPr>
        <w:t>在每一轮中，每辆电动汽车提交一个针对一组组合的异或竞标（XOR Bid）。异或竞标表示，在分配方案中，该竞标内最多只有一个组合能被选中。例如，</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XOR</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P</m:t>
            </m:r>
            <m:ctrlPr>
              <w:rPr>
                <w:rFonts w:ascii="Cambria Math" w:hAnsi="Cambria Math"/>
                <w:sz w:val="24"/>
              </w:rPr>
            </m:ctrlPr>
          </m:e>
          <m:sub>
            <m:r>
              <m:rPr/>
              <w:rPr>
                <w:rFonts w:ascii="Cambria Math"/>
                <w:sz w:val="24"/>
              </w:rPr>
              <m: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2</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P</m:t>
            </m:r>
            <m:ctrlPr>
              <w:rPr>
                <w:rFonts w:ascii="Cambria Math" w:hAnsi="Cambria Math"/>
                <w:sz w:val="24"/>
              </w:rPr>
            </m:ctrlPr>
          </m:e>
          <m:sub>
            <m:r>
              <m:rPr/>
              <w:rPr>
                <w:rFonts w:ascii="Cambria Math"/>
                <w:sz w:val="24"/>
              </w:rPr>
              <m:t>2</m:t>
            </m:r>
            <m:ctrlPr>
              <w:rPr>
                <w:rFonts w:ascii="Cambria Math" w:hAnsi="Cambria Math"/>
                <w:sz w:val="24"/>
              </w:rPr>
            </m:ctrlPr>
          </m:sub>
        </m:sSub>
        <m:r>
          <m:rPr/>
          <w:rPr>
            <w:rFonts w:ascii="Cambria Math"/>
            <w:sz w:val="24"/>
          </w:rPr>
          <m:t>)}</m:t>
        </m:r>
      </m:oMath>
      <w:r>
        <w:rPr>
          <w:rFonts w:hint="eastAsia"/>
          <w:sz w:val="24"/>
        </w:rPr>
        <w:t xml:space="preserve"> 表示EV </w:t>
      </w:r>
      <m:oMath>
        <m:r>
          <m:rPr/>
          <w:rPr>
            <w:rFonts w:ascii="Cambria Math" w:hAnsi="Cambria Math"/>
            <w:sz w:val="24"/>
          </w:rPr>
          <m:t>n</m:t>
        </m:r>
      </m:oMath>
      <w:r>
        <w:rPr>
          <w:rFonts w:hint="eastAsia"/>
          <w:sz w:val="24"/>
        </w:rPr>
        <w:t xml:space="preserve"> 提交的异或竞标：要么以价格 </w:t>
      </w:r>
      <m:oMath>
        <m:sSub>
          <m:sSubPr>
            <m:ctrlPr>
              <w:rPr>
                <w:rFonts w:ascii="Cambria Math" w:hAnsi="Cambria Math"/>
                <w:sz w:val="24"/>
              </w:rPr>
            </m:ctrlPr>
          </m:sSubPr>
          <m:e>
            <m:r>
              <m:rPr/>
              <w:rPr>
                <w:rFonts w:ascii="Cambria Math"/>
                <w:sz w:val="24"/>
              </w:rPr>
              <m:t>P</m:t>
            </m:r>
            <m:ctrlPr>
              <w:rPr>
                <w:rFonts w:ascii="Cambria Math" w:hAnsi="Cambria Math"/>
                <w:sz w:val="24"/>
              </w:rPr>
            </m:ctrlPr>
          </m:e>
          <m:sub>
            <m:r>
              <m:rPr/>
              <w:rPr>
                <w:rFonts w:ascii="Cambria Math"/>
                <w:sz w:val="24"/>
              </w:rPr>
              <m:t>1</m:t>
            </m:r>
            <m:ctrlPr>
              <w:rPr>
                <w:rFonts w:ascii="Cambria Math" w:hAnsi="Cambria Math"/>
                <w:sz w:val="24"/>
              </w:rPr>
            </m:ctrlPr>
          </m:sub>
        </m:sSub>
      </m:oMath>
      <w:r>
        <w:rPr>
          <w:rFonts w:hint="eastAsia"/>
          <w:sz w:val="24"/>
        </w:rPr>
        <w:t xml:space="preserve"> 获得组合 </w:t>
      </w:r>
      <m:oMath>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1</m:t>
            </m:r>
            <m:ctrlPr>
              <w:rPr>
                <w:rFonts w:ascii="Cambria Math" w:hAnsi="Cambria Math"/>
                <w:sz w:val="24"/>
              </w:rPr>
            </m:ctrlPr>
          </m:sub>
        </m:sSub>
      </m:oMath>
      <w:r>
        <w:rPr>
          <w:rFonts w:hint="eastAsia"/>
          <w:sz w:val="24"/>
        </w:rPr>
        <w:t xml:space="preserve">，要么以价格 </w:t>
      </w:r>
      <m:oMath>
        <m:sSub>
          <m:sSubPr>
            <m:ctrlPr>
              <w:rPr>
                <w:rFonts w:ascii="Cambria Math" w:hAnsi="Cambria Math"/>
                <w:sz w:val="24"/>
              </w:rPr>
            </m:ctrlPr>
          </m:sSubPr>
          <m:e>
            <m:r>
              <m:rPr/>
              <w:rPr>
                <w:rFonts w:ascii="Cambria Math"/>
                <w:sz w:val="24"/>
              </w:rPr>
              <m:t>P</m:t>
            </m:r>
            <m:ctrlPr>
              <w:rPr>
                <w:rFonts w:ascii="Cambria Math" w:hAnsi="Cambria Math"/>
                <w:sz w:val="24"/>
              </w:rPr>
            </m:ctrlPr>
          </m:e>
          <m:sub>
            <m:r>
              <m:rPr/>
              <w:rPr>
                <w:rFonts w:ascii="Cambria Math"/>
                <w:sz w:val="24"/>
              </w:rPr>
              <m:t>2</m:t>
            </m:r>
            <m:ctrlPr>
              <w:rPr>
                <w:rFonts w:ascii="Cambria Math" w:hAnsi="Cambria Math"/>
                <w:sz w:val="24"/>
              </w:rPr>
            </m:ctrlPr>
          </m:sub>
        </m:sSub>
      </m:oMath>
      <w:r>
        <w:rPr>
          <w:rFonts w:hint="eastAsia"/>
          <w:sz w:val="24"/>
        </w:rPr>
        <w:t xml:space="preserve"> 获得组合 </w:t>
      </w:r>
      <m:oMath>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2</m:t>
            </m:r>
            <m:ctrlPr>
              <w:rPr>
                <w:rFonts w:ascii="Cambria Math" w:hAnsi="Cambria Math"/>
                <w:sz w:val="24"/>
              </w:rPr>
            </m:ctrlPr>
          </m:sub>
        </m:sSub>
      </m:oMath>
      <w:r>
        <w:rPr>
          <w:rFonts w:hint="eastAsia"/>
          <w:sz w:val="24"/>
        </w:rPr>
        <w:t>。</w:t>
      </w:r>
    </w:p>
    <w:p w14:paraId="10AAFF2B">
      <w:pPr>
        <w:spacing w:line="360" w:lineRule="auto"/>
        <w:ind w:firstLine="480" w:firstLineChars="200"/>
        <w:rPr>
          <w:sz w:val="24"/>
        </w:rPr>
      </w:pPr>
      <w:r>
        <w:rPr>
          <w:rFonts w:hint="eastAsia"/>
          <w:sz w:val="24"/>
        </w:rPr>
        <w:t xml:space="preserve">每辆电动汽车均遵循最优响应竞标策略（Best-response Bidding Strategy）来选择竞标的组合。具体而言，该策略要求电动汽车对所有能产生非负效用（Non-negative Utility），且其效用值与最大效用值之差在最小竞标增量（Minimal Bid Increment, </w:t>
      </w:r>
      <m:oMath>
        <m:r>
          <m:rPr/>
          <w:rPr>
            <w:rFonts w:ascii="Cambria Math"/>
            <w:sz w:val="24"/>
          </w:rPr>
          <m:t>σ&gt;0</m:t>
        </m:r>
      </m:oMath>
      <w:r>
        <w:rPr>
          <w:rFonts w:hint="eastAsia"/>
          <w:sz w:val="24"/>
        </w:rPr>
        <w:t>）范围内的组合进行异或竞标。 此外，这是一种短视（Myopic）的最优响应策略，即在每轮拍卖中，电动汽车仅基于上一轮的临时分配结果和本轮的要价，去竞标最有可能最大化其当轮效用的组合，而不考虑未来的拍卖走向。</w:t>
      </w:r>
    </w:p>
    <w:p w14:paraId="0B0BE087">
      <w:pPr>
        <w:spacing w:line="360" w:lineRule="auto"/>
        <w:ind w:firstLine="480" w:firstLineChars="200"/>
        <w:rPr>
          <w:sz w:val="24"/>
        </w:rPr>
      </w:pPr>
      <w:r>
        <w:rPr>
          <w:rFonts w:hint="eastAsia"/>
          <w:sz w:val="24"/>
        </w:rPr>
        <w:t xml:space="preserve">EV </w:t>
      </w:r>
      <m:oMath>
        <m:r>
          <m:rPr/>
          <w:rPr>
            <w:rFonts w:ascii="Cambria Math" w:hAnsi="Cambria Math"/>
            <w:sz w:val="24"/>
          </w:rPr>
          <m:t>n</m:t>
        </m:r>
      </m:oMath>
      <w:r>
        <w:rPr>
          <w:rFonts w:hint="eastAsia"/>
          <w:sz w:val="24"/>
        </w:rPr>
        <w:t xml:space="preserve"> 在第 </w:t>
      </w:r>
      <m:oMath>
        <m:r>
          <m:rPr/>
          <w:rPr>
            <w:rFonts w:ascii="Cambria Math"/>
            <w:sz w:val="24"/>
          </w:rPr>
          <m:t>t</m:t>
        </m:r>
      </m:oMath>
      <w:r>
        <w:rPr>
          <w:rFonts w:hint="eastAsia"/>
          <w:sz w:val="24"/>
        </w:rPr>
        <w:t xml:space="preserve"> 轮的异或竞标 </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oMath>
      <w:r>
        <w:rPr>
          <w:rFonts w:hint="eastAsia"/>
          <w:sz w:val="24"/>
        </w:rPr>
        <w:t xml:space="preserve"> 可形式化定义如下：</w:t>
      </w:r>
    </w:p>
    <w:p w14:paraId="61B14E98">
      <w:pPr>
        <w:spacing w:line="360" w:lineRule="auto"/>
        <w:ind w:firstLine="480" w:firstLineChars="200"/>
        <w:rPr>
          <w:sz w:val="24"/>
        </w:rPr>
      </w:pPr>
      <m:oMathPara>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)≥0,</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)+σ≥</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S'</m:t>
                  </m:r>
                  <m:ctrlPr>
                    <w:rPr>
                      <w:rFonts w:ascii="Cambria Math" w:hAnsi="Cambria Math"/>
                      <w:sz w:val="24"/>
                    </w:rPr>
                  </m:ctrlPr>
                </m:lim>
              </m:limLow>
              <m:ctrlPr>
                <w:rPr>
                  <w:rFonts w:ascii="Cambria Math" w:hAnsi="Cambria Math"/>
                  <w:sz w:val="24"/>
                </w:rPr>
              </m:ctrlPr>
            </m:fName>
            <m:e>
              <m:r>
                <m:rPr/>
                <w:rPr>
                  <w:rFonts w:ascii="Cambria Math"/>
                  <w:sz w:val="24"/>
                </w:rPr>
                <m:t>{</m:t>
              </m:r>
              <m:ctrlPr>
                <w:rPr>
                  <w:rFonts w:ascii="Cambria Math" w:hAnsi="Cambria Math"/>
                  <w:sz w:val="24"/>
                </w:rPr>
              </m:ctrlPr>
            </m:e>
          </m:func>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(S')−</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(S')}}</m:t>
          </m:r>
        </m:oMath>
      </m:oMathPara>
    </w:p>
    <w:p w14:paraId="6A20F5DB">
      <w:pPr>
        <w:spacing w:line="360" w:lineRule="auto"/>
        <w:ind w:firstLine="480" w:firstLineChars="200"/>
        <w:rPr>
          <w:sz w:val="24"/>
        </w:rPr>
      </w:pPr>
      <w:r>
        <w:rPr>
          <w:rFonts w:hint="eastAsia"/>
          <w:sz w:val="24"/>
        </w:rPr>
        <w:t xml:space="preserve">通常情况下，EV </w:t>
      </w:r>
      <m:oMath>
        <m:r>
          <m:rPr/>
          <w:rPr>
            <w:rFonts w:ascii="Cambria Math" w:hAnsi="Cambria Math"/>
            <w:sz w:val="24"/>
          </w:rPr>
          <m:t>n</m:t>
        </m:r>
      </m:oMath>
      <w:r>
        <w:rPr>
          <w:rFonts w:hint="eastAsia"/>
          <w:sz w:val="24"/>
        </w:rPr>
        <w:t xml:space="preserve"> 对组合 </w:t>
      </w:r>
      <m:oMath>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oMath>
      <w:r>
        <w:rPr>
          <w:rFonts w:hint="eastAsia"/>
          <w:sz w:val="24"/>
        </w:rPr>
        <w:t xml:space="preserve"> 的竞标价格 </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 xml:space="preserve"> 就等于当前轮的要价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。但存在两种例外情况：</w:t>
      </w:r>
    </w:p>
    <w:p w14:paraId="0D84CE32">
      <w:pPr>
        <w:numPr>
          <w:ilvl w:val="0"/>
          <w:numId w:val="14"/>
        </w:numPr>
        <w:spacing w:line="360" w:lineRule="auto"/>
        <w:ind w:left="845"/>
        <w:rPr>
          <w:sz w:val="24"/>
        </w:rPr>
      </w:pPr>
      <w:r>
        <w:rPr>
          <w:rFonts w:hint="eastAsia"/>
          <w:sz w:val="24"/>
        </w:rPr>
        <w:t xml:space="preserve">申请 </w:t>
      </w:r>
      <m:oMath>
        <m:r>
          <m:rPr/>
          <w:rPr>
            <w:rFonts w:ascii="Cambria Math"/>
            <w:sz w:val="24"/>
          </w:rPr>
          <m:t>σ</m:t>
        </m:r>
      </m:oMath>
      <w:r>
        <w:rPr>
          <w:rFonts w:hint="eastAsia"/>
          <w:sz w:val="24"/>
        </w:rPr>
        <w:t>-折扣（</w:t>
      </w:r>
      <m:oMath>
        <m:r>
          <m:rPr/>
          <w:rPr>
            <w:rFonts w:ascii="Cambria Math"/>
            <w:sz w:val="24"/>
          </w:rPr>
          <m:t>σ</m:t>
        </m:r>
      </m:oMath>
      <w:r>
        <w:rPr>
          <w:rFonts w:hint="eastAsia"/>
          <w:sz w:val="24"/>
        </w:rPr>
        <w:t xml:space="preserve">-discount）：当某组合的要价超过了EV对该组合的估值时，EV可以向充电站申请 </w:t>
      </w:r>
      <m:oMath>
        <m:r>
          <m:rPr/>
          <w:rPr>
            <w:rFonts w:ascii="Cambria Math"/>
            <w:sz w:val="24"/>
          </w:rPr>
          <m:t>σ</m:t>
        </m:r>
      </m:oMath>
      <w:r>
        <w:rPr>
          <w:rFonts w:hint="eastAsia"/>
          <w:sz w:val="24"/>
        </w:rPr>
        <w:t xml:space="preserve">-折扣。任何EV都可以针对任何组合在任何一轮申请一次 </w:t>
      </w:r>
      <m:oMath>
        <m:r>
          <m:rPr/>
          <w:rPr>
            <w:rFonts w:ascii="Cambria Math"/>
            <w:sz w:val="24"/>
          </w:rPr>
          <m:t>σ</m:t>
        </m:r>
      </m:oMath>
      <w:r>
        <w:rPr>
          <w:rFonts w:hint="eastAsia"/>
          <w:sz w:val="24"/>
        </w:rPr>
        <w:t xml:space="preserve">-折扣，但前提是，如果该组合在未来的拍卖中要价继续上涨，该EV将被禁止再次竞标此组合。若EV </w:t>
      </w:r>
      <m:oMath>
        <m:r>
          <m:rPr/>
          <w:rPr>
            <w:rFonts w:ascii="Cambria Math" w:hAnsi="Cambria Math"/>
            <w:sz w:val="24"/>
          </w:rPr>
          <m:t>n</m:t>
        </m:r>
      </m:oMath>
      <w:r>
        <w:rPr>
          <w:rFonts w:hint="eastAsia"/>
          <w:sz w:val="24"/>
        </w:rPr>
        <w:t xml:space="preserve"> 在第 </w:t>
      </w:r>
      <m:oMath>
        <m:r>
          <m:rPr/>
          <w:rPr>
            <w:rFonts w:ascii="Cambria Math" w:hAnsi="Cambria Math"/>
            <w:sz w:val="24"/>
          </w:rPr>
          <m:t>t</m:t>
        </m:r>
      </m:oMath>
      <w:r>
        <w:rPr>
          <w:rFonts w:hint="eastAsia"/>
          <w:sz w:val="24"/>
        </w:rPr>
        <w:t xml:space="preserve"> 轮对组合 </w:t>
      </w:r>
      <m:oMath>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oMath>
      <w:r>
        <w:rPr>
          <w:rFonts w:hint="eastAsia"/>
          <w:sz w:val="24"/>
        </w:rPr>
        <w:t xml:space="preserve"> 申请了</w:t>
      </w:r>
      <m:oMath>
        <m:r>
          <m:rPr/>
          <w:rPr>
            <w:rFonts w:ascii="Cambria Math"/>
            <w:sz w:val="24"/>
          </w:rPr>
          <m:t>σ</m:t>
        </m:r>
      </m:oMath>
      <w:r>
        <w:rPr>
          <w:rFonts w:hint="eastAsia"/>
          <w:sz w:val="24"/>
        </w:rPr>
        <w:t>-折扣，其竞标价格设为：</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)−σ</m:t>
        </m:r>
      </m:oMath>
      <w:r>
        <w:rPr>
          <w:rFonts w:hint="eastAsia"/>
          <w:sz w:val="24"/>
        </w:rPr>
        <w:t>。</w:t>
      </w:r>
    </w:p>
    <w:p w14:paraId="3AE6FC67">
      <w:pPr>
        <w:numPr>
          <w:ilvl w:val="0"/>
          <w:numId w:val="14"/>
        </w:numPr>
        <w:spacing w:line="360" w:lineRule="auto"/>
        <w:ind w:left="845"/>
        <w:rPr>
          <w:sz w:val="24"/>
        </w:rPr>
      </w:pPr>
      <w:r>
        <w:rPr>
          <w:rFonts w:hint="eastAsia"/>
          <w:sz w:val="24"/>
        </w:rPr>
        <w:t xml:space="preserve">维持上一轮出价：上一轮的获胜者需对其目前临时分配到的组合进行重新竞标，竞标价格需与上一轮保持一致，即使该组合在本轮的要价已经上升。此时，EV </w:t>
      </w:r>
      <m:oMath>
        <m:r>
          <m:rPr/>
          <w:rPr>
            <w:rFonts w:ascii="Cambria Math" w:hAnsi="Cambria Math"/>
            <w:sz w:val="24"/>
          </w:rPr>
          <m:t>n</m:t>
        </m:r>
      </m:oMath>
      <w:r>
        <w:rPr>
          <w:rFonts w:hint="eastAsia"/>
          <w:sz w:val="24"/>
        </w:rPr>
        <w:t xml:space="preserve"> 的竞标价为：</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t−1</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w:t>
      </w:r>
    </w:p>
    <w:p w14:paraId="4A6DC3A6">
      <w:pPr>
        <w:pStyle w:val="4"/>
      </w:pPr>
      <w:bookmarkStart w:id="133" w:name="_Toc1100331279"/>
      <w:bookmarkStart w:id="134" w:name="_Toc1609036456"/>
      <w:bookmarkStart w:id="135" w:name="_Toc1302620370"/>
      <w:r>
        <w:rPr>
          <w:rFonts w:hint="eastAsia"/>
        </w:rPr>
        <w:t>胜者决定与价格更新</w:t>
      </w:r>
      <w:bookmarkEnd w:id="133"/>
      <w:bookmarkEnd w:id="134"/>
      <w:bookmarkEnd w:id="135"/>
    </w:p>
    <w:p w14:paraId="6FF7950A">
      <w:pPr>
        <w:spacing w:line="360" w:lineRule="auto"/>
        <w:ind w:firstLine="480" w:firstLineChars="200"/>
        <w:rPr>
          <w:sz w:val="24"/>
        </w:rPr>
      </w:pPr>
      <w:r>
        <w:rPr>
          <w:rFonts w:hint="eastAsia"/>
          <w:sz w:val="24"/>
        </w:rPr>
        <w:t xml:space="preserve">充电站在每轮基于收到的竞标，解决一个胜者决定问题，找出一个能够最大化其收益的临时分配方案。令 </w:t>
      </w:r>
      <m:oMath>
        <m:r>
          <m:rPr>
            <m:scr m:val="script"/>
          </m:rPr>
          <w:rPr>
            <w:rFonts w:ascii="Cambria Math"/>
            <w:sz w:val="24"/>
          </w:rPr>
          <m:t>S</m:t>
        </m:r>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H</m:t>
            </m:r>
            <m:ctrlPr>
              <w:rPr>
                <w:rFonts w:ascii="Cambria Math" w:hAnsi="Cambria Math"/>
                <w:sz w:val="24"/>
              </w:rPr>
            </m:ctrlPr>
          </m:sub>
        </m:sSub>
        <m:r>
          <m:rPr/>
          <w:rPr>
            <w:rFonts w:ascii="Cambria Math"/>
            <w:sz w:val="24"/>
          </w:rPr>
          <m:t>}</m:t>
        </m:r>
      </m:oMath>
      <w:r>
        <w:rPr>
          <w:rFonts w:hint="eastAsia"/>
          <w:sz w:val="24"/>
        </w:rPr>
        <w:t xml:space="preserve"> 表示所有组合的集合，分配矩阵 </w:t>
      </w:r>
      <m:oMath>
        <m:r>
          <m:rPr/>
          <w:rPr>
            <w:rFonts w:ascii="Cambria Math"/>
            <w:sz w:val="24"/>
          </w:rPr>
          <m:t>A=(</m:t>
        </m:r>
        <m:sSub>
          <m:sSubPr>
            <m:ctrlPr>
              <w:rPr>
                <w:rFonts w:ascii="Cambria Math" w:hAnsi="Cambria Math"/>
                <w:sz w:val="24"/>
              </w:rPr>
            </m:ctrlPr>
          </m:sSubPr>
          <m:e>
            <m:r>
              <m:rPr/>
              <w:rPr>
                <w:rFonts w:ascii="Cambria Math"/>
                <w:sz w:val="24"/>
              </w:rPr>
              <m:t>a</m:t>
            </m:r>
            <m:ctrlPr>
              <w:rPr>
                <w:rFonts w:ascii="Cambria Math" w:hAnsi="Cambria Math"/>
                <w:sz w:val="24"/>
              </w:rPr>
            </m:ctrlPr>
          </m:e>
          <m:sub>
            <m:r>
              <m:rPr/>
              <w:rPr>
                <w:rFonts w:ascii="Cambria Math"/>
                <w:sz w:val="24"/>
              </w:rPr>
              <m:t>nℎ</m:t>
            </m:r>
            <m:ctrlPr>
              <w:rPr>
                <w:rFonts w:ascii="Cambria Math" w:hAnsi="Cambria Math"/>
                <w:sz w:val="24"/>
              </w:rPr>
            </m:ctrlPr>
          </m:sub>
        </m:sSub>
        <m:r>
          <m:rPr/>
          <w:rPr>
            <w:rFonts w:ascii="Cambria Math"/>
            <w:sz w:val="24"/>
          </w:rPr>
          <m:t>)∈{0,1</m:t>
        </m:r>
        <m:sSup>
          <m:sSupPr>
            <m:ctrlPr>
              <w:rPr>
                <w:rFonts w:ascii="Cambria Math" w:hAnsi="Cambria Math"/>
                <w:sz w:val="24"/>
              </w:rPr>
            </m:ctrlPr>
          </m:sSupPr>
          <m:e>
            <m:r>
              <m:rPr/>
              <w:rPr>
                <w:rFonts w:ascii="Cambria Math"/>
                <w:sz w:val="24"/>
              </w:rPr>
              <m:t>}</m:t>
            </m:r>
            <m:ctrlPr>
              <w:rPr>
                <w:rFonts w:ascii="Cambria Math" w:hAnsi="Cambria Math"/>
                <w:sz w:val="24"/>
              </w:rPr>
            </m:ctrlPr>
          </m:e>
          <m:sup>
            <m:r>
              <m:rPr/>
              <w:rPr>
                <w:rFonts w:ascii="Cambria Math"/>
                <w:sz w:val="24"/>
              </w:rPr>
              <m:t>N×H</m:t>
            </m:r>
            <m:ctrlPr>
              <w:rPr>
                <w:rFonts w:ascii="Cambria Math" w:hAnsi="Cambria Math"/>
                <w:sz w:val="24"/>
              </w:rPr>
            </m:ctrlPr>
          </m:sup>
        </m:sSup>
      </m:oMath>
      <w:r>
        <w:rPr>
          <w:rFonts w:hint="eastAsia"/>
          <w:sz w:val="24"/>
        </w:rPr>
        <w:t xml:space="preserve">，其中 </w:t>
      </w:r>
      <m:oMath>
        <m:sSub>
          <m:sSubPr>
            <m:ctrlPr>
              <w:rPr>
                <w:rFonts w:ascii="Cambria Math" w:hAnsi="Cambria Math"/>
                <w:sz w:val="24"/>
              </w:rPr>
            </m:ctrlPr>
          </m:sSubPr>
          <m:e>
            <m:r>
              <m:rPr/>
              <w:rPr>
                <w:rFonts w:ascii="Cambria Math"/>
                <w:sz w:val="24"/>
              </w:rPr>
              <m:t>a</m:t>
            </m:r>
            <m:ctrlPr>
              <w:rPr>
                <w:rFonts w:ascii="Cambria Math" w:hAnsi="Cambria Math"/>
                <w:sz w:val="24"/>
              </w:rPr>
            </m:ctrlPr>
          </m:e>
          <m:sub>
            <m:r>
              <m:rPr/>
              <w:rPr>
                <w:rFonts w:ascii="Cambria Math"/>
                <w:sz w:val="24"/>
              </w:rPr>
              <m:t>nℎ</m:t>
            </m:r>
            <m:ctrlPr>
              <w:rPr>
                <w:rFonts w:ascii="Cambria Math" w:hAnsi="Cambria Math"/>
                <w:sz w:val="24"/>
              </w:rPr>
            </m:ctrlPr>
          </m:sub>
        </m:sSub>
      </m:oMath>
      <w:r>
        <w:rPr>
          <w:rFonts w:hint="eastAsia"/>
          <w:sz w:val="24"/>
        </w:rPr>
        <w:t xml:space="preserve"> 指示组合 </w:t>
      </w:r>
      <m:oMath>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oMath>
      <w:r>
        <w:rPr>
          <w:rFonts w:hint="eastAsia"/>
          <w:sz w:val="24"/>
        </w:rPr>
        <w:t xml:space="preserve"> 是否分配给EV </w:t>
      </w:r>
      <m:oMath>
        <m:r>
          <m:rPr/>
          <w:rPr>
            <w:rFonts w:ascii="Cambria Math" w:hAnsi="Cambria Math"/>
            <w:sz w:val="24"/>
          </w:rPr>
          <m:t>n</m:t>
        </m:r>
      </m:oMath>
      <w:r>
        <w:rPr>
          <w:rFonts w:hint="eastAsia"/>
          <w:sz w:val="24"/>
        </w:rPr>
        <w:t>。每轮分配问题的数学模型如下：</w:t>
      </w:r>
    </w:p>
    <w:p w14:paraId="435049F9">
      <w:pPr>
        <w:spacing w:line="360" w:lineRule="auto"/>
        <w:ind w:firstLine="480" w:firstLineChars="200"/>
        <w:jc w:val="left"/>
        <w:rPr>
          <w:sz w:val="24"/>
        </w:rPr>
      </w:pPr>
      <m:oMath>
        <m:m>
          <m:mPr>
            <m:mcs>
              <m:mc>
                <m:mcPr>
                  <m:count m:val="2"/>
                  <m:mcJc m:val="left"/>
                </m:mcPr>
              </m:mc>
            </m:mcs>
            <m:plcHide m:val="1"/>
            <m:ctrlPr>
              <w:rPr>
                <w:rFonts w:ascii="Cambria Math" w:hAnsi="Cambria Math"/>
                <w:sz w:val="24"/>
              </w:rPr>
            </m:ctrlPr>
          </m:mPr>
          <m:mr>
            <m:e>
              <m:ctrlPr>
                <w:rPr>
                  <w:rFonts w:ascii="Cambria Math" w:hAnsi="Cambria Math"/>
                  <w:sz w:val="24"/>
                </w:rPr>
              </m:ctrlPr>
            </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lim>
                  </m:limLow>
                  <m:ctrlPr>
                    <w:rPr>
                      <w:rFonts w:ascii="Cambria Math" w:hAnsi="Cambria Math"/>
                      <w:sz w:val="24"/>
                    </w:rPr>
                  </m:ctrlPr>
                </m:fName>
                <m:e>
                  <m:nary>
                    <m:naryPr>
                      <m:chr m:val="∑"/>
                      <m:limLoc m:val="undOvr"/>
                      <m:supHide m:val="1"/>
                      <m:ctrlPr>
                        <w:rPr>
                          <w:rFonts w:ascii="Cambria Math" w:hAnsi="Cambria Math"/>
                          <w:sz w:val="24"/>
                        </w:rPr>
                      </m:ctrlPr>
                    </m:naryPr>
                    <m:sub>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hint="eastAsia" w:ascii="Cambria Math" w:hAnsi="Cambria Math"/>
                          <w:sz w:val="24"/>
                        </w:rPr>
                        <m:t>∈</m:t>
                      </m:r>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ctrlPr>
                        <w:rPr>
                          <w:rFonts w:ascii="Cambria Math" w:hAnsi="Cambria Math"/>
                          <w:sz w:val="24"/>
                        </w:rPr>
                      </m:ctrlPr>
                    </m:e>
                  </m:nary>
                  <m:ctrlPr>
                    <w:rPr>
                      <w:rFonts w:ascii="Cambria Math" w:hAnsi="Cambria Math"/>
                      <w:sz w:val="24"/>
                    </w:rPr>
                  </m:ctrlPr>
                </m:e>
              </m:func>
              <m:sSubSup>
                <m:sSubSupPr>
                  <m:ctrlPr>
                    <w:rPr>
                      <w:rFonts w:ascii="Cambria Math" w:hAnsi="Cambria Math"/>
                      <w:sz w:val="24"/>
                    </w:rPr>
                  </m:ctrlPr>
                </m:sSubSupPr>
                <m:e>
                  <m:r>
                    <m:rPr/>
                    <w:rPr>
                      <w:rFonts w:ascii="Cambria Math" w:hAnsi="Cambria Math"/>
                      <w:sz w:val="24"/>
                    </w:rPr>
                    <m:t>b</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ℎ</m:t>
                  </m:r>
                  <m:ctrlPr>
                    <w:rPr>
                      <w:rFonts w:ascii="Cambria Math" w:hAnsi="Cambria Math"/>
                      <w:sz w:val="24"/>
                    </w:rPr>
                  </m:ctrlPr>
                </m:sub>
              </m:sSub>
              <m:r>
                <m:rPr/>
                <w:rPr>
                  <w:rFonts w:ascii="Cambria Math" w:hAnsi="Cambria Math"/>
                  <w:sz w:val="24"/>
                </w:rPr>
                <m:t>)</m:t>
              </m:r>
              <m:ctrlPr>
                <w:rPr>
                  <w:rFonts w:ascii="Cambria Math" w:hAnsi="Cambria Math"/>
                  <w:sz w:val="24"/>
                </w:rPr>
              </m:ctrlPr>
            </m:e>
          </m:mr>
          <m:mr>
            <m:e>
              <m:r>
                <m:rPr>
                  <m:sty m:val="p"/>
                </m:rPr>
                <w:rPr>
                  <w:rFonts w:ascii="Cambria Math" w:hAnsi="Cambria Math"/>
                  <w:sz w:val="24"/>
                </w:rPr>
                <m:t xml:space="preserve">s.t.  </m:t>
              </m:r>
              <m:ctrlPr>
                <w:rPr>
                  <w:rFonts w:ascii="Cambria Math" w:hAnsi="Cambria Math"/>
                  <w:sz w:val="24"/>
                </w:rPr>
              </m:ctrlPr>
            </m:e>
            <m:e>
              <m:nary>
                <m:naryPr>
                  <m:chr m:val="∑"/>
                  <m:limLoc m:val="undOvr"/>
                  <m:ctrlPr>
                    <w:rPr>
                      <w:rFonts w:ascii="Cambria Math" w:hAnsi="Cambria Math"/>
                      <w:sz w:val="24"/>
                    </w:rPr>
                  </m:ctrlPr>
                </m:naryPr>
                <m:sub>
                  <m:r>
                    <m:rPr/>
                    <w:rPr>
                      <w:rFonts w:ascii="Cambria Math" w:hAnsi="Cambria Math"/>
                      <w:sz w:val="24"/>
                    </w:rPr>
                    <m:t>ℎ=1</m:t>
                  </m:r>
                  <m:ctrlPr>
                    <w:rPr>
                      <w:rFonts w:ascii="Cambria Math" w:hAnsi="Cambria Math"/>
                      <w:sz w:val="24"/>
                    </w:rPr>
                  </m:ctrlPr>
                </m:sub>
                <m:sup>
                  <m:r>
                    <m:rPr/>
                    <w:rPr>
                      <w:rFonts w:ascii="Cambria Math" w:hAnsi="Cambria Math"/>
                      <w:sz w:val="24"/>
                    </w:rPr>
                    <m:t>H</m:t>
                  </m:r>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ctrlPr>
                    <w:rPr>
                      <w:rFonts w:ascii="Cambria Math" w:hAnsi="Cambria Math"/>
                      <w:sz w:val="24"/>
                    </w:rPr>
                  </m:ctrlPr>
                </m:e>
              </m:nary>
              <m:r>
                <m:rPr/>
                <w:rPr>
                  <w:rFonts w:hint="eastAsia" w:ascii="Cambria Math" w:hAnsi="Cambria Math"/>
                  <w:sz w:val="24"/>
                </w:rPr>
                <m:t>≤1</m:t>
              </m:r>
              <m:r>
                <m:rPr>
                  <m:sty m:val="p"/>
                </m:rPr>
                <w:rPr>
                  <w:rFonts w:ascii="Cambria Math" w:hAnsi="Cambria Math"/>
                  <w:sz w:val="24"/>
                </w:rPr>
                <m:t xml:space="preserve">  </m:t>
              </m:r>
              <m:r>
                <m:rPr/>
                <w:rPr>
                  <w:rFonts w:ascii="Cambria Math" w:hAnsi="Cambria Math"/>
                  <w:sz w:val="24"/>
                </w:rPr>
                <m:t>∀n</m:t>
              </m:r>
              <m:r>
                <m:rPr/>
                <w:rPr>
                  <w:rFonts w:hint="eastAsia" w:ascii="Cambria Math" w:hAnsi="Cambria Math"/>
                  <w:sz w:val="24"/>
                </w:rPr>
                <m:t>∈</m:t>
              </m:r>
              <m:r>
                <m:rPr>
                  <m:scr m:val="script"/>
                </m:rPr>
                <w:rPr>
                  <w:rFonts w:ascii="Cambria Math" w:hAnsi="Cambria Math" w:eastAsia="MS Mincho"/>
                  <w:sz w:val="24"/>
                </w:rPr>
                <m:t>N</m:t>
              </m:r>
              <m:ctrlPr>
                <w:rPr>
                  <w:rFonts w:ascii="Cambria Math" w:hAnsi="Cambria Math"/>
                  <w:sz w:val="24"/>
                </w:rPr>
              </m:ctrlPr>
            </m:e>
          </m:mr>
          <m:mr>
            <m:e>
              <m:ctrlPr>
                <w:rPr>
                  <w:rFonts w:ascii="Cambria Math" w:hAnsi="Cambria Math"/>
                  <w:sz w:val="24"/>
                </w:rPr>
              </m:ctrlPr>
            </m:e>
            <m:e>
              <m:nary>
                <m:naryPr>
                  <m:chr m:val="∑"/>
                  <m:limLoc m:val="undOvr"/>
                  <m:ctrlPr>
                    <w:rPr>
                      <w:rFonts w:ascii="Cambria Math" w:hAnsi="Cambria Math"/>
                      <w:sz w:val="24"/>
                    </w:rPr>
                  </m:ctrlPr>
                </m:naryPr>
                <m:sub>
                  <m:r>
                    <m:rPr/>
                    <w:rPr>
                      <w:rFonts w:ascii="Cambria Math" w:hAnsi="Cambria Math"/>
                      <w:sz w:val="24"/>
                    </w:rPr>
                    <m:t>n=1</m:t>
                  </m:r>
                  <m:ctrlPr>
                    <w:rPr>
                      <w:rFonts w:ascii="Cambria Math" w:hAnsi="Cambria Math"/>
                      <w:sz w:val="24"/>
                    </w:rPr>
                  </m:ctrlPr>
                </m:sub>
                <m:sup>
                  <m:r>
                    <m:rPr/>
                    <w:rPr>
                      <w:rFonts w:ascii="Cambria Math" w:hAnsi="Cambria Math"/>
                      <w:sz w:val="24"/>
                    </w:rPr>
                    <m:t>N</m:t>
                  </m:r>
                  <m:ctrlPr>
                    <w:rPr>
                      <w:rFonts w:ascii="Cambria Math" w:hAnsi="Cambria Math"/>
                      <w:sz w:val="24"/>
                    </w:rPr>
                  </m:ctrlPr>
                </m:sup>
                <m:e>
                  <m:nary>
                    <m:naryPr>
                      <m:chr m:val="∑"/>
                      <m:limLoc m:val="undOvr"/>
                      <m:supHide m:val="1"/>
                      <m:ctrlPr>
                        <w:rPr>
                          <w:rFonts w:ascii="Cambria Math" w:hAnsi="Cambria Math"/>
                          <w:sz w:val="24"/>
                        </w:rPr>
                      </m:ctrlPr>
                    </m:naryPr>
                    <m:sub>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w:rPr>
                              <w:rFonts w:ascii="Cambria Math" w:hAnsi="Cambria Math"/>
                              <w:sz w:val="24"/>
                            </w:rPr>
                            <m:t>j</m:t>
                          </m:r>
                          <m:ctrlPr>
                            <w:rPr>
                              <w:rFonts w:ascii="Cambria Math" w:hAnsi="Cambria Math"/>
                              <w:sz w:val="24"/>
                            </w:rPr>
                          </m:ctrlPr>
                        </m:sub>
                      </m:sSub>
                      <m:r>
                        <m:rPr/>
                        <w:rPr>
                          <w:rFonts w:hint="eastAsia" w:ascii="Cambria Math" w:hAnsi="Cambria Math"/>
                          <w:sz w:val="24"/>
                        </w:rPr>
                        <m:t>∈</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ℎ</m:t>
                          </m:r>
                          <m:ctrlPr>
                            <w:rPr>
                              <w:rFonts w:ascii="Cambria Math" w:hAnsi="Cambria Math"/>
                              <w:sz w:val="24"/>
                            </w:rPr>
                          </m:ctrlPr>
                        </m:sub>
                      </m:sSub>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ctrlPr>
                        <w:rPr>
                          <w:rFonts w:ascii="Cambria Math" w:hAnsi="Cambria Math"/>
                          <w:sz w:val="24"/>
                        </w:rPr>
                      </m:ctrlPr>
                    </m:e>
                  </m:nary>
                  <m:ctrlPr>
                    <w:rPr>
                      <w:rFonts w:ascii="Cambria Math" w:hAnsi="Cambria Math"/>
                      <w:sz w:val="24"/>
                    </w:rPr>
                  </m:ctrlPr>
                </m:e>
              </m:nary>
              <m:r>
                <m:rPr/>
                <w:rPr>
                  <w:rFonts w:hint="eastAsia" w:ascii="Cambria Math" w:hAnsi="Cambria Math"/>
                  <w:sz w:val="24"/>
                </w:rPr>
                <m:t>≤1</m:t>
              </m:r>
              <m:r>
                <m:rPr>
                  <m:sty m:val="p"/>
                </m:rPr>
                <w:rPr>
                  <w:rFonts w:ascii="Cambria Math" w:hAnsi="Cambria Math"/>
                  <w:sz w:val="24"/>
                </w:rPr>
                <m:t xml:space="preserve">  </m:t>
              </m:r>
              <m:r>
                <m:rPr/>
                <w:rPr>
                  <w:rFonts w:ascii="Cambria Math" w:hAnsi="Cambria Math"/>
                  <w:sz w:val="24"/>
                </w:rPr>
                <m:t>∀</m:t>
              </m:r>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w:rPr>
                      <w:rFonts w:ascii="Cambria Math" w:hAnsi="Cambria Math"/>
                      <w:sz w:val="24"/>
                    </w:rPr>
                    <m:t>j</m:t>
                  </m:r>
                  <m:ctrlPr>
                    <w:rPr>
                      <w:rFonts w:ascii="Cambria Math" w:hAnsi="Cambria Math"/>
                      <w:sz w:val="24"/>
                    </w:rPr>
                  </m:ctrlPr>
                </m:sub>
              </m:sSub>
              <m:r>
                <m:rPr/>
                <w:rPr>
                  <w:rFonts w:hint="eastAsia" w:ascii="Cambria Math" w:hAnsi="Cambria Math"/>
                  <w:sz w:val="24"/>
                </w:rPr>
                <m:t>∈</m:t>
              </m:r>
              <m:r>
                <m:rPr>
                  <m:scr m:val="script"/>
                </m:rPr>
                <w:rPr>
                  <w:rFonts w:ascii="Cambria Math" w:hAnsi="Cambria Math" w:eastAsia="MS Mincho"/>
                  <w:sz w:val="24"/>
                </w:rPr>
                <m:t>T</m:t>
              </m:r>
              <m:ctrlPr>
                <w:rPr>
                  <w:rFonts w:ascii="Cambria Math" w:hAnsi="Cambria Math"/>
                  <w:sz w:val="24"/>
                </w:rPr>
              </m:ctrlPr>
            </m:e>
          </m:mr>
          <m:mr>
            <m:e>
              <m:ctrlPr>
                <w:rPr>
                  <w:rFonts w:ascii="Cambria Math" w:hAnsi="Cambria Math"/>
                  <w:sz w:val="24"/>
                </w:rPr>
              </m:ctrlPr>
            </m:e>
            <m:e>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hint="eastAsia" w:ascii="Cambria Math" w:hAnsi="Cambria Math"/>
                  <w:sz w:val="24"/>
                </w:rPr>
                <m:t>∈{0,1}</m:t>
              </m:r>
              <m:r>
                <m:rPr>
                  <m:sty m:val="p"/>
                </m:rPr>
                <w:rPr>
                  <w:rFonts w:ascii="Cambria Math" w:hAnsi="Cambria Math"/>
                  <w:sz w:val="24"/>
                </w:rPr>
                <m:t xml:space="preserve">  </m:t>
              </m:r>
              <m:r>
                <m:rPr/>
                <w:rPr>
                  <w:rFonts w:ascii="Cambria Math" w:hAnsi="Cambria Math"/>
                  <w:sz w:val="24"/>
                </w:rPr>
                <m:t>∀</m:t>
              </m:r>
              <m:sSubSup>
                <m:sSubSupPr>
                  <m:ctrlPr>
                    <w:rPr>
                      <w:rFonts w:ascii="Cambria Math" w:hAnsi="Cambria Math"/>
                      <w:sz w:val="24"/>
                    </w:rPr>
                  </m:ctrlPr>
                </m:sSubSupPr>
                <m:e>
                  <m:r>
                    <m:rPr/>
                    <w:rPr>
                      <w:rFonts w:ascii="Cambria Math" w:hAnsi="Cambria Math"/>
                      <w:sz w:val="24"/>
                    </w:rPr>
                    <m:t>a</m:t>
                  </m:r>
                  <m:ctrlPr>
                    <w:rPr>
                      <w:rFonts w:ascii="Cambria Math" w:hAnsi="Cambria Math"/>
                      <w:sz w:val="24"/>
                    </w:rPr>
                  </m:ctrlPr>
                </m:e>
                <m:sub>
                  <m:r>
                    <m:rPr/>
                    <w:rPr>
                      <w:rFonts w:ascii="Cambria Math" w:hAnsi="Cambria Math"/>
                      <w:sz w:val="24"/>
                    </w:rPr>
                    <m:t>nℎ</m:t>
                  </m:r>
                  <m:ctrlPr>
                    <w:rPr>
                      <w:rFonts w:ascii="Cambria Math" w:hAnsi="Cambria Math"/>
                      <w:sz w:val="24"/>
                    </w:rPr>
                  </m:ctrlPr>
                </m:sub>
                <m:sup>
                  <m:r>
                    <m:rPr/>
                    <w:rPr>
                      <w:rFonts w:ascii="Cambria Math" w:hAnsi="Cambria Math"/>
                      <w:sz w:val="24"/>
                    </w:rPr>
                    <m:t>t</m:t>
                  </m:r>
                  <m:ctrlPr>
                    <w:rPr>
                      <w:rFonts w:ascii="Cambria Math" w:hAnsi="Cambria Math"/>
                      <w:sz w:val="24"/>
                    </w:rPr>
                  </m:ctrlPr>
                </m:sup>
              </m:sSubSup>
              <m:r>
                <m:rPr/>
                <w:rPr>
                  <w:rFonts w:hint="eastAsia" w:ascii="Cambria Math" w:hAnsi="Cambria Math"/>
                  <w:sz w:val="24"/>
                </w:rPr>
                <m:t>∈</m:t>
              </m:r>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t</m:t>
                  </m:r>
                  <m:ctrlPr>
                    <w:rPr>
                      <w:rFonts w:ascii="Cambria Math" w:hAnsi="Cambria Math"/>
                      <w:sz w:val="24"/>
                    </w:rPr>
                  </m:ctrlPr>
                </m:sup>
              </m:sSup>
              <m:ctrlPr>
                <w:rPr>
                  <w:rFonts w:ascii="Cambria Math" w:hAnsi="Cambria Math"/>
                  <w:sz w:val="24"/>
                </w:rPr>
              </m:ctrlPr>
            </m:e>
          </m:mr>
        </m:m>
      </m:oMath>
      <w:r>
        <w:rPr>
          <w:rFonts w:hint="eastAsia"/>
          <w:sz w:val="24"/>
        </w:rPr>
        <w:tab/>
      </w:r>
    </w:p>
    <w:p w14:paraId="6F465663">
      <w:pPr>
        <w:spacing w:line="360" w:lineRule="auto"/>
        <w:ind w:firstLine="480" w:firstLineChars="200"/>
        <w:rPr>
          <w:sz w:val="24"/>
        </w:rPr>
      </w:pPr>
      <w:r>
        <w:rPr>
          <w:rFonts w:hint="eastAsia"/>
          <w:sz w:val="24"/>
        </w:rPr>
        <w:t>其中，第一个约束保证分配与竞标一致（只有竞标了某组合的EV才能获分配该组合，且每辆EV最多获得一个组合），第二个约束保证分配的可行性（每个时间槽最多分配给一辆EV）。相比于全局问题，此处的优化问题规模小得多（仅考虑当前轮提交的竞标），我们采用深度优先搜索（DFS）算法进行求解。</w:t>
      </w:r>
    </w:p>
    <w:p w14:paraId="786D039B">
      <w:pPr>
        <w:spacing w:line="360" w:lineRule="auto"/>
        <w:ind w:firstLine="480" w:firstLineChars="200"/>
        <w:rPr>
          <w:sz w:val="24"/>
        </w:rPr>
      </w:pPr>
      <w:r>
        <w:rPr>
          <w:rFonts w:hint="eastAsia"/>
          <w:sz w:val="24"/>
        </w:rPr>
        <w:t xml:space="preserve">在每轮结束时检查终止条件：当所有电动汽车在连续两轮中提交完全相同的竞标（相同的组合和价格）时，拍卖终止。若未终止，充电站将更新下一轮的要价。我们称在当前轮未能获得任何组合的电动汽车为“未获胜EV”（Unhappy EVs）。对于某个组合，如果所有竞标该组合的“未获胜EV”的最高出价加上最小增量 </w:t>
      </w:r>
      <m:oMath>
        <m:r>
          <m:rPr/>
          <w:rPr>
            <w:rFonts w:ascii="Cambria Math"/>
            <w:sz w:val="24"/>
          </w:rPr>
          <m:t>σ</m:t>
        </m:r>
      </m:oMath>
    </w:p>
    <w:p w14:paraId="09304407">
      <w:pPr>
        <w:spacing w:line="360" w:lineRule="auto"/>
        <w:rPr>
          <w:sz w:val="24"/>
        </w:rPr>
      </w:pPr>
      <w:r>
        <w:rPr>
          <w:rFonts w:hint="eastAsia"/>
          <w:sz w:val="24"/>
        </w:rPr>
        <w:t>大于该组合当前要价，则该组合的要价上涨。更新规则如下：</w:t>
      </w:r>
    </w:p>
    <w:p w14:paraId="1BAE779E">
      <w:pPr>
        <w:spacing w:line="360" w:lineRule="auto"/>
        <w:ind w:firstLine="480" w:firstLineChars="200"/>
        <w:rPr>
          <w:sz w:val="24"/>
        </w:rPr>
      </w:pPr>
      <m:oMathPara>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t+1</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func>
            <m:funcPr>
              <m:ctrlPr>
                <w:rPr>
                  <w:rFonts w:ascii="Cambria Math" w:hAnsi="Cambria Math"/>
                  <w:sz w:val="24"/>
                </w:rPr>
              </m:ctrlPr>
            </m:funcPr>
            <m:fName>
              <m:r>
                <m:rPr>
                  <m:sty m:val="p"/>
                </m:rPr>
                <w:rPr>
                  <w:rFonts w:ascii="Cambria Math"/>
                  <w:sz w:val="24"/>
                </w:rPr>
                <m:t>max</m:t>
              </m:r>
              <m:ctrlPr>
                <w:rPr>
                  <w:rFonts w:ascii="Cambria Math" w:hAnsi="Cambria Math"/>
                  <w:sz w:val="24"/>
                </w:rPr>
              </m:ctrlPr>
            </m:fName>
            <m:e>
              <m:r>
                <m:rPr/>
                <w:rPr>
                  <w:rFonts w:ascii="Cambria Math"/>
                  <w:sz w:val="24"/>
                </w:rPr>
                <m:t>{</m:t>
              </m:r>
              <m:ctrlPr>
                <w:rPr>
                  <w:rFonts w:ascii="Cambria Math" w:hAnsi="Cambria Math"/>
                  <w:sz w:val="24"/>
                </w:rPr>
              </m:ctrlPr>
            </m:e>
          </m:func>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n∈</m:t>
                  </m:r>
                  <m:sSub>
                    <m:sSubPr>
                      <m:ctrlPr>
                        <w:rPr>
                          <w:rFonts w:ascii="Cambria Math" w:hAnsi="Cambria Math"/>
                          <w:sz w:val="24"/>
                        </w:rPr>
                      </m:ctrlPr>
                    </m:sSubPr>
                    <m:e>
                      <m:r>
                        <m:rPr/>
                        <w:rPr>
                          <w:rFonts w:ascii="Cambria Math"/>
                          <w:sz w:val="24"/>
                        </w:rPr>
                        <m:t>U</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ctrlPr>
                    <w:rPr>
                      <w:rFonts w:ascii="Cambria Math" w:hAnsi="Cambria Math"/>
                      <w:sz w:val="24"/>
                    </w:rPr>
                  </m:ctrlPr>
                </m:lim>
              </m:limLow>
              <m:ctrlPr>
                <w:rPr>
                  <w:rFonts w:ascii="Cambria Math" w:hAnsi="Cambria Math"/>
                  <w:sz w:val="24"/>
                </w:rPr>
              </m:ctrlPr>
            </m:fName>
            <m:e>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ctrlPr>
                <w:rPr>
                  <w:rFonts w:ascii="Cambria Math" w:hAnsi="Cambria Math"/>
                  <w:sz w:val="24"/>
                </w:rPr>
              </m:ctrlPr>
            </m:e>
          </m:func>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)+σ}</m:t>
          </m:r>
        </m:oMath>
      </m:oMathPara>
    </w:p>
    <w:p w14:paraId="0F2FAF49">
      <w:pPr>
        <w:spacing w:line="360" w:lineRule="auto"/>
        <w:rPr>
          <w:sz w:val="24"/>
        </w:rPr>
      </w:pPr>
      <w:r>
        <w:rPr>
          <w:rFonts w:hint="eastAsia"/>
          <w:sz w:val="24"/>
        </w:rPr>
        <w:t xml:space="preserve">其中 </w:t>
      </w:r>
      <m:oMath>
        <m:sSub>
          <m:sSubPr>
            <m:ctrlPr>
              <w:rPr>
                <w:rFonts w:ascii="Cambria Math" w:hAnsi="Cambria Math"/>
                <w:sz w:val="24"/>
              </w:rPr>
            </m:ctrlPr>
          </m:sSubPr>
          <m:e>
            <m:r>
              <m:rPr/>
              <w:rPr>
                <w:rFonts w:ascii="Cambria Math"/>
                <w:sz w:val="24"/>
              </w:rPr>
              <m:t>U</m:t>
            </m:r>
            <m:ctrlPr>
              <w:rPr>
                <w:rFonts w:ascii="Cambria Math" w:hAnsi="Cambria Math"/>
                <w:sz w:val="24"/>
              </w:rPr>
            </m:ctrlPr>
          </m:e>
          <m:sub>
            <m:r>
              <m:rPr/>
              <w:rPr>
                <w:rFonts w:ascii="Cambria Math"/>
                <w:sz w:val="24"/>
              </w:rPr>
              <m:t>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 xml:space="preserve"> 是在第 </w:t>
      </w:r>
      <m:oMath>
        <m:r>
          <m:rPr/>
          <w:rPr>
            <w:rFonts w:ascii="Cambria Math" w:hAnsi="Cambria Math"/>
            <w:sz w:val="24"/>
          </w:rPr>
          <m:t>t</m:t>
        </m:r>
      </m:oMath>
      <w:r>
        <w:rPr>
          <w:rFonts w:hint="eastAsia"/>
          <w:sz w:val="24"/>
        </w:rPr>
        <w:t xml:space="preserve"> 轮竞标了组合 </w:t>
      </w:r>
      <m:oMath>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oMath>
      <w:r>
        <w:rPr>
          <w:rFonts w:hint="eastAsia"/>
          <w:sz w:val="24"/>
        </w:rPr>
        <w:t xml:space="preserve"> 的所有“未获胜EV”的集合。</w:t>
      </w:r>
    </w:p>
    <w:p w14:paraId="3364308D">
      <w:pPr>
        <w:pStyle w:val="3"/>
      </w:pPr>
      <w:bookmarkStart w:id="136" w:name="_Toc1286121836"/>
      <w:bookmarkStart w:id="137" w:name="_Toc1961632968"/>
      <w:bookmarkStart w:id="138" w:name="_Toc1692261072"/>
      <w:r>
        <w:rPr>
          <w:rFonts w:hint="eastAsia"/>
        </w:rPr>
        <w:t>理论分析</w:t>
      </w:r>
      <w:bookmarkEnd w:id="136"/>
      <w:bookmarkEnd w:id="137"/>
      <w:bookmarkEnd w:id="138"/>
    </w:p>
    <w:p w14:paraId="25A7716F">
      <w:pPr>
        <w:spacing w:line="360" w:lineRule="auto"/>
        <w:ind w:firstLine="420"/>
        <w:rPr>
          <w:sz w:val="24"/>
        </w:rPr>
      </w:pPr>
      <w:bookmarkStart w:id="139" w:name="OLE_LINK100"/>
      <w:bookmarkStart w:id="140" w:name="OLE_LINK99"/>
      <w:r>
        <w:rPr>
          <w:rFonts w:hint="eastAsia"/>
          <w:sz w:val="24"/>
        </w:rPr>
        <w:t>我们对 CSPMBICA 算法在收敛性、个体理性和最优性三个方面进行了理论证明。</w:t>
      </w:r>
    </w:p>
    <w:p w14:paraId="23B76B7E">
      <w:pPr>
        <w:spacing w:line="360" w:lineRule="auto"/>
        <w:ind w:firstLine="420"/>
        <w:rPr>
          <w:b/>
          <w:bCs/>
          <w:sz w:val="24"/>
        </w:rPr>
      </w:pPr>
      <w:r>
        <w:rPr>
          <w:rFonts w:hint="eastAsia"/>
          <w:b/>
          <w:bCs/>
          <w:sz w:val="24"/>
        </w:rPr>
        <w:t>定理 1 (收敛性, Convergence)：CSPMBICA算法在有限轮次内终止。</w:t>
      </w:r>
    </w:p>
    <w:p w14:paraId="4EA39524">
      <w:pPr>
        <w:spacing w:line="360" w:lineRule="auto"/>
        <w:ind w:firstLine="420"/>
        <w:rPr>
          <w:sz w:val="24"/>
        </w:rPr>
      </w:pPr>
      <w:r>
        <w:rPr>
          <w:rFonts w:hint="eastAsia"/>
          <w:b/>
          <w:bCs/>
          <w:sz w:val="24"/>
        </w:rPr>
        <w:t>证明简述：</w:t>
      </w:r>
      <w:r>
        <w:rPr>
          <w:rFonts w:hint="eastAsia"/>
          <w:sz w:val="24"/>
        </w:rPr>
        <w:t xml:space="preserve">考虑两种情况。如果某轮中所有提交竞标的EV都获胜且获得的组合不冲突，则不存在未获胜EV，价格不会更新，所有竞标保持不变，算法终止。如果只有部分EV获胜，只要存在未获胜EV，组合要价就会上升。由于竞标价格总在其当前要价（或减去 </w:t>
      </w:r>
      <m:oMath>
        <m:r>
          <m:rPr/>
          <w:rPr>
            <w:rFonts w:ascii="Cambria Math"/>
            <w:sz w:val="24"/>
          </w:rPr>
          <m:t>σ</m:t>
        </m:r>
      </m:oMath>
      <w:r>
        <w:rPr>
          <w:rFonts w:hint="eastAsia"/>
          <w:sz w:val="24"/>
        </w:rPr>
        <w:t>）范围内，且不会超过EV的真实估值，因此价格最终会稳定下来，从而导致连续两轮产生相同的竞标，算法终止。</w:t>
      </w:r>
      <w:bookmarkEnd w:id="139"/>
      <w:bookmarkEnd w:id="140"/>
    </w:p>
    <w:p w14:paraId="749D7425">
      <w:pPr>
        <w:spacing w:line="360" w:lineRule="auto"/>
        <w:ind w:firstLine="420"/>
        <w:rPr>
          <w:b/>
          <w:bCs/>
          <w:sz w:val="24"/>
        </w:rPr>
      </w:pPr>
      <w:r>
        <w:rPr>
          <w:rFonts w:hint="eastAsia"/>
          <w:b/>
          <w:bCs/>
          <w:sz w:val="24"/>
        </w:rPr>
        <w:t>定理 2 (个体理性, Individual Rationality)：CSPMBICA满足个体理性，即每辆电动汽车的最终效用均非负。</w:t>
      </w:r>
    </w:p>
    <w:p w14:paraId="577DA920">
      <w:pPr>
        <w:spacing w:line="360" w:lineRule="auto"/>
        <w:ind w:firstLine="420"/>
        <w:rPr>
          <w:sz w:val="24"/>
        </w:rPr>
      </w:pPr>
      <w:r>
        <w:rPr>
          <w:rFonts w:hint="eastAsia"/>
          <w:b/>
          <w:bCs/>
          <w:sz w:val="24"/>
        </w:rPr>
        <w:t>证明简述：</w:t>
      </w:r>
      <w:r>
        <w:rPr>
          <w:rFonts w:hint="eastAsia"/>
          <w:sz w:val="24"/>
        </w:rPr>
        <w:t>未能赢得分配的EV效用为 0。对于赢得分配的EV，需证明其效用非负，即估值大于等于支付价格：</w:t>
      </w:r>
      <m:oMath>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S</m:t>
            </m:r>
            <m:ctrlPr>
              <w:rPr>
                <w:rFonts w:ascii="Cambria Math" w:hAnsi="Cambria Math"/>
                <w:sz w:val="24"/>
              </w:rPr>
            </m:ctrlPr>
          </m:e>
          <m:sub>
            <m:r>
              <m:rPr/>
              <w:rPr>
                <w:rFonts w:ascii="Cambria Math"/>
                <w:sz w:val="24"/>
              </w:rPr>
              <m:t>ℎ</m:t>
            </m:r>
            <m:ctrlPr>
              <w:rPr>
                <w:rFonts w:ascii="Cambria Math" w:hAnsi="Cambria Math"/>
                <w:sz w:val="24"/>
              </w:rPr>
            </m:ctrlPr>
          </m:sub>
        </m:sSub>
        <m:r>
          <m:rPr/>
          <w:rPr>
            <w:rFonts w:ascii="Cambria Math"/>
            <w:sz w:val="24"/>
          </w:rPr>
          <m:t>)</m:t>
        </m:r>
      </m:oMath>
      <w:r>
        <w:rPr>
          <w:rFonts w:hint="eastAsia"/>
          <w:sz w:val="24"/>
        </w:rPr>
        <w:t>。根据竞标策略的定义，EV仅对能产生非负效用的组合进行竞标，因此此条件始终成立。</w:t>
      </w:r>
    </w:p>
    <w:p w14:paraId="0ACE09DE">
      <w:pPr>
        <w:spacing w:line="360" w:lineRule="auto"/>
        <w:ind w:firstLine="420"/>
        <w:rPr>
          <w:b/>
          <w:bCs/>
          <w:sz w:val="24"/>
        </w:rPr>
      </w:pPr>
      <w:r>
        <w:rPr>
          <w:rFonts w:hint="eastAsia"/>
          <w:b/>
          <w:bCs/>
          <w:sz w:val="24"/>
        </w:rPr>
        <w:t>定理 3 (最优性, Optimality)：当竞标为“安全竞标”（Safe bids）时，CSPMBICA终止时的分配方案与最优解的差距在</w:t>
      </w:r>
      <w:r>
        <w:rPr>
          <w:rFonts w:hint="eastAsia"/>
          <w:sz w:val="24"/>
        </w:rPr>
        <w:t xml:space="preserve"> </w:t>
      </w:r>
      <m:oMath>
        <m:r>
          <m:rPr/>
          <w:rPr>
            <w:rFonts w:ascii="Cambria Math" w:hAnsi="Cambria Math"/>
            <w:sz w:val="24"/>
          </w:rPr>
          <m:t>3</m:t>
        </m:r>
        <m:func>
          <m:funcPr>
            <m:ctrlPr>
              <w:rPr>
                <w:rFonts w:ascii="Cambria Math" w:hAnsi="Cambria Math"/>
                <w:sz w:val="24"/>
              </w:rPr>
            </m:ctrlPr>
          </m:funcPr>
          <m:fName>
            <m:r>
              <m:rPr>
                <m:sty m:val="p"/>
              </m:rPr>
              <w:rPr>
                <w:rFonts w:ascii="Cambria Math" w:hAnsi="Cambria Math"/>
                <w:sz w:val="24"/>
              </w:rPr>
              <m:t>min</m:t>
            </m:r>
            <m:ctrlPr>
              <w:rPr>
                <w:rFonts w:ascii="Cambria Math" w:hAnsi="Cambria Math"/>
                <w:sz w:val="24"/>
              </w:rPr>
            </m:ctrlPr>
          </m:fName>
          <m:e>
            <m:r>
              <m:rPr/>
              <w:rPr>
                <w:rFonts w:ascii="Cambria Math" w:hAnsi="Cambria Math"/>
                <w:sz w:val="24"/>
              </w:rPr>
              <m:t>{</m:t>
            </m:r>
            <m:ctrlPr>
              <w:rPr>
                <w:rFonts w:ascii="Cambria Math" w:hAnsi="Cambria Math"/>
                <w:sz w:val="24"/>
              </w:rPr>
            </m:ctrlPr>
          </m:e>
        </m:func>
        <m:r>
          <m:rPr/>
          <w:rPr>
            <w:rFonts w:ascii="Cambria Math" w:hAnsi="Cambria Math"/>
            <w:sz w:val="24"/>
          </w:rPr>
          <m:t>MT,N}σ</m:t>
        </m:r>
      </m:oMath>
      <w:r>
        <w:rPr>
          <w:rFonts w:hint="eastAsia"/>
          <w:sz w:val="24"/>
        </w:rPr>
        <w:t xml:space="preserve"> </w:t>
      </w:r>
      <w:r>
        <w:rPr>
          <w:rFonts w:hint="eastAsia"/>
          <w:b/>
          <w:bCs/>
          <w:sz w:val="24"/>
        </w:rPr>
        <w:t xml:space="preserve">之内，其中 </w:t>
      </w:r>
      <m:oMath>
        <m:r>
          <m:rPr/>
          <w:rPr>
            <w:rFonts w:ascii="Cambria Math" w:hAnsi="Cambria Math"/>
            <w:sz w:val="24"/>
          </w:rPr>
          <m:t>M</m:t>
        </m:r>
      </m:oMath>
      <w:r>
        <w:rPr>
          <w:rFonts w:hint="eastAsia"/>
          <w:b/>
          <w:bCs/>
          <w:sz w:val="24"/>
        </w:rPr>
        <w:t xml:space="preserve"> 为总充电槽数，</w:t>
      </w:r>
      <m:oMath>
        <m:r>
          <m:rPr/>
          <w:rPr>
            <w:rFonts w:ascii="Cambria Math" w:hAnsi="Cambria Math"/>
            <w:sz w:val="24"/>
          </w:rPr>
          <m:t>N</m:t>
        </m:r>
      </m:oMath>
      <w:r>
        <w:rPr>
          <w:rFonts w:hint="eastAsia"/>
          <w:b/>
          <w:bCs/>
          <w:sz w:val="24"/>
        </w:rPr>
        <w:t xml:space="preserve"> 为EV数量，</w:t>
      </w:r>
      <m:oMath>
        <m:r>
          <m:rPr/>
          <w:rPr>
            <w:rFonts w:ascii="Cambria Math"/>
            <w:sz w:val="24"/>
          </w:rPr>
          <m:t>σ</m:t>
        </m:r>
      </m:oMath>
      <w:r>
        <w:rPr>
          <w:rFonts w:hint="eastAsia"/>
          <w:b/>
          <w:bCs/>
          <w:sz w:val="24"/>
        </w:rPr>
        <w:t xml:space="preserve"> 为最小竞标增量。当 </w:t>
      </w:r>
      <m:oMath>
        <m:r>
          <m:rPr/>
          <w:rPr>
            <w:rFonts w:ascii="Cambria Math"/>
            <w:sz w:val="24"/>
          </w:rPr>
          <m:t>σ</m:t>
        </m:r>
      </m:oMath>
      <w:r>
        <w:rPr>
          <w:rFonts w:hint="eastAsia"/>
          <w:sz w:val="24"/>
        </w:rPr>
        <w:t xml:space="preserve"> </w:t>
      </w:r>
      <w:r>
        <w:rPr>
          <w:rFonts w:hint="eastAsia"/>
          <w:b/>
          <w:bCs/>
          <w:sz w:val="24"/>
        </w:rPr>
        <w:t>趋于零时，CSPMBICA是最优的。</w:t>
      </w:r>
    </w:p>
    <w:p w14:paraId="1D5D49F0">
      <w:pPr>
        <w:spacing w:line="360" w:lineRule="auto"/>
        <w:ind w:firstLine="420"/>
        <w:rPr>
          <w:b/>
          <w:bCs/>
          <w:sz w:val="24"/>
        </w:rPr>
      </w:pPr>
      <w:r>
        <w:rPr>
          <w:rFonts w:hint="eastAsia"/>
          <w:b/>
          <w:bCs/>
          <w:sz w:val="24"/>
        </w:rPr>
        <w:t>证明：</w:t>
      </w:r>
    </w:p>
    <w:p w14:paraId="1EEA502F">
      <w:pPr>
        <w:spacing w:line="360" w:lineRule="auto"/>
        <w:ind w:firstLine="420"/>
        <w:rPr>
          <w:rFonts w:hAnsi="宋体" w:cs="宋体"/>
          <w:kern w:val="0"/>
          <w:sz w:val="24"/>
          <w:lang w:bidi="ar"/>
        </w:rPr>
      </w:pPr>
      <w:r>
        <w:rPr>
          <w:rFonts w:hint="eastAsia"/>
          <w:b/>
          <w:bCs/>
          <w:sz w:val="24"/>
        </w:rPr>
        <w:t>定义 1.（安全出价）</w:t>
      </w:r>
      <w:r>
        <w:rPr>
          <w:rFonts w:hint="eastAsia"/>
          <w:sz w:val="24"/>
        </w:rPr>
        <w:t xml:space="preserve"> 对于提交多个出价的EV，如果她在当前分配中被分配到一个捆绑包，或者她没有对任何不相交的捆绑包对出价等于或高于交易价格，则这些出价是安全的 </w:t>
      </w: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ℎ</m:t>
            </m:r>
            <m:ctrlPr>
              <w:rPr>
                <w:rFonts w:ascii="Cambria Math" w:hAnsi="Cambria Math"/>
                <w:sz w:val="24"/>
              </w:rPr>
            </m:ctrlPr>
          </m:sub>
        </m:sSub>
      </m:oMath>
      <w:r>
        <w:rPr>
          <w:rFonts w:hint="eastAsia" w:hAnsi="Cambria Math"/>
          <w:sz w:val="24"/>
        </w:rPr>
        <w:t xml:space="preserve"> 和 </w:t>
      </w:r>
      <m:oMath>
        <m:r>
          <m:rPr/>
          <w:rPr>
            <w:rFonts w:ascii="Cambria Math" w:hAnsi="Cambria Math"/>
            <w:sz w:val="24"/>
          </w:rPr>
          <m:t>S</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ℎ</m:t>
            </m:r>
            <m:ctrlPr>
              <w:rPr>
                <w:rFonts w:ascii="Cambria Math" w:hAnsi="Cambria Math"/>
                <w:sz w:val="24"/>
              </w:rPr>
            </m:ctrlPr>
          </m:sub>
        </m:sSub>
      </m:oMath>
      <w:r>
        <w:rPr>
          <w:rFonts w:hint="eastAsia" w:hAnsi="Cambria Math"/>
          <w:sz w:val="24"/>
        </w:rPr>
        <w:t>，</w:t>
      </w:r>
      <w:r>
        <w:rPr>
          <w:rFonts w:hint="eastAsia"/>
          <w:sz w:val="24"/>
        </w:rPr>
        <w:t xml:space="preserve">使得 </w:t>
      </w: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ℎ</m:t>
            </m:r>
            <m:ctrlPr>
              <w:rPr>
                <w:rFonts w:ascii="Cambria Math" w:hAnsi="Cambria Math"/>
                <w:sz w:val="24"/>
              </w:rPr>
            </m:ctrlPr>
          </m:sub>
        </m:sSub>
        <m:r>
          <m:rPr/>
          <w:rPr>
            <w:rFonts w:ascii="Cambria Math" w:hAnsi="Cambria Math"/>
            <w:sz w:val="24"/>
          </w:rPr>
          <m:t>∪S</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ℎ</m:t>
            </m:r>
            <m:ctrlPr>
              <w:rPr>
                <w:rFonts w:ascii="Cambria Math" w:hAnsi="Cambria Math"/>
                <w:sz w:val="24"/>
              </w:rPr>
            </m:ctrlPr>
          </m:sub>
        </m:sSub>
        <m:r>
          <m:rPr/>
          <w:rPr>
            <w:rFonts w:ascii="Cambria Math" w:hAnsi="Cambria Math"/>
            <w:sz w:val="24"/>
          </w:rPr>
          <m:t>=∅</m:t>
        </m:r>
      </m:oMath>
    </w:p>
    <w:p w14:paraId="1E12E64E">
      <w:pPr>
        <w:widowControl/>
        <w:jc w:val="left"/>
        <w:rPr>
          <w:sz w:val="24"/>
        </w:rPr>
      </w:pPr>
      <w:r>
        <w:rPr>
          <w:rFonts w:hint="eastAsia"/>
          <w:sz w:val="24"/>
        </w:rPr>
        <w:t>.</w:t>
      </w:r>
    </w:p>
    <w:p w14:paraId="5619FFE6">
      <w:pPr>
        <w:spacing w:line="360" w:lineRule="auto"/>
        <w:ind w:firstLine="420"/>
        <w:rPr>
          <w:sz w:val="24"/>
        </w:rPr>
      </w:pPr>
      <w:r>
        <w:rPr>
          <w:rFonts w:hint="eastAsia"/>
          <w:b/>
          <w:bCs/>
          <w:sz w:val="24"/>
        </w:rPr>
        <w:t>定义 2.（互补松弛定理）</w:t>
      </w:r>
      <w:r>
        <w:rPr>
          <w:rFonts w:hint="eastAsia"/>
          <w:sz w:val="24"/>
        </w:rPr>
        <w:t xml:space="preserve"> 可行的对偶和原问题解是最优的，当且仅当它们满足互补松弛条件。</w:t>
      </w:r>
    </w:p>
    <w:p w14:paraId="3E7AF1EC">
      <w:pPr>
        <w:spacing w:line="360" w:lineRule="auto"/>
        <w:ind w:firstLine="420"/>
        <w:rPr>
          <w:sz w:val="24"/>
        </w:rPr>
      </w:pPr>
      <w:r>
        <w:rPr>
          <w:rFonts w:hint="eastAsia"/>
          <w:sz w:val="24"/>
        </w:rPr>
        <w:t>证明CSPMBICA最优性的基本步骤如下：首先，将问题同时表述为原始线性规划和对偶线性规划。其次，证明每次拍卖回合中的分配和价格分别对应于可行的原始解和对偶解。最后，证明当拍卖结束时，可行的原始解和对偶解满足互补松弛定理，从而得到最优解。CSPMBICA基于电动汽车投标中的信息来解决组合资源分配问题，无需显式求解原始和对偶问题，因为</w:t>
      </w:r>
      <w:r>
        <w:rPr>
          <w:rFonts w:hint="eastAsia"/>
          <w:sz w:val="24"/>
        </w:rPr>
        <w:tab/>
      </w:r>
      <w:r>
        <w:rPr>
          <w:rFonts w:hint="eastAsia"/>
          <w:sz w:val="24"/>
        </w:rPr>
        <w:t>CS并不知道电动汽车对充电时段的估值。由于篇幅限制，我们省略了更具体的证明过程。有关证明，请参阅</w:t>
      </w:r>
      <w:r>
        <w:rPr>
          <w:rFonts w:hint="eastAsia"/>
          <w:sz w:val="24"/>
          <w:vertAlign w:val="superscript"/>
        </w:rPr>
        <w:fldChar w:fldCharType="begin"/>
      </w:r>
      <w:r>
        <w:rPr>
          <w:rFonts w:hint="eastAsia"/>
          <w:sz w:val="24"/>
          <w:vertAlign w:val="superscript"/>
        </w:rPr>
        <w:instrText xml:space="preserve"> REF _Ref273526776 \r \h </w:instrText>
      </w:r>
      <w:r>
        <w:rPr>
          <w:rFonts w:hint="eastAsia"/>
          <w:sz w:val="24"/>
          <w:vertAlign w:val="superscript"/>
        </w:rPr>
        <w:fldChar w:fldCharType="separate"/>
      </w:r>
      <w:r>
        <w:rPr>
          <w:rFonts w:hint="eastAsia"/>
          <w:sz w:val="24"/>
          <w:vertAlign w:val="superscript"/>
        </w:rPr>
        <w:t>[35]</w:t>
      </w:r>
      <w:r>
        <w:rPr>
          <w:rFonts w:hint="eastAsia"/>
          <w:sz w:val="24"/>
          <w:vertAlign w:val="superscript"/>
        </w:rPr>
        <w:fldChar w:fldCharType="end"/>
      </w:r>
      <w:r>
        <w:rPr>
          <w:rFonts w:hint="eastAsia"/>
          <w:sz w:val="24"/>
        </w:rPr>
        <w:t>。</w:t>
      </w:r>
    </w:p>
    <w:p w14:paraId="0D9FBCA2">
      <w:pPr>
        <w:pStyle w:val="3"/>
      </w:pPr>
      <w:bookmarkStart w:id="141" w:name="_Toc1426790597"/>
      <w:bookmarkStart w:id="142" w:name="_Toc996344432"/>
      <w:bookmarkStart w:id="143" w:name="_Toc558416236"/>
      <w:r>
        <w:rPr>
          <w:rFonts w:hint="eastAsia"/>
        </w:rPr>
        <w:t>模拟实验与结果分析</w:t>
      </w:r>
      <w:bookmarkEnd w:id="141"/>
      <w:bookmarkEnd w:id="142"/>
      <w:bookmarkEnd w:id="143"/>
    </w:p>
    <w:p w14:paraId="44145AC8">
      <w:pPr>
        <w:pStyle w:val="4"/>
      </w:pPr>
      <w:bookmarkStart w:id="144" w:name="_Toc1630872965"/>
      <w:bookmarkStart w:id="145" w:name="_Toc1267161377"/>
      <w:bookmarkStart w:id="146" w:name="_Toc798141062"/>
      <w:r>
        <w:rPr>
          <w:rFonts w:hint="eastAsia"/>
        </w:rPr>
        <w:t>充电需求预测模型的对比实验</w:t>
      </w:r>
      <w:bookmarkEnd w:id="144"/>
      <w:bookmarkEnd w:id="145"/>
      <w:bookmarkEnd w:id="146"/>
    </w:p>
    <w:p w14:paraId="5BEB92E1">
      <w:pPr>
        <w:numPr>
          <w:ilvl w:val="0"/>
          <w:numId w:val="15"/>
        </w:numPr>
        <w:spacing w:line="360" w:lineRule="auto"/>
        <w:rPr>
          <w:b/>
          <w:bCs/>
          <w:sz w:val="24"/>
          <w:szCs w:val="32"/>
        </w:rPr>
      </w:pPr>
      <w:r>
        <w:rPr>
          <w:rFonts w:hint="eastAsia"/>
          <w:b/>
          <w:bCs/>
          <w:sz w:val="24"/>
          <w:szCs w:val="32"/>
        </w:rPr>
        <w:t>数据集</w:t>
      </w:r>
    </w:p>
    <w:p w14:paraId="776EB4FA">
      <w:pPr>
        <w:pStyle w:val="88"/>
        <w:spacing w:before="120" w:after="120" w:line="360" w:lineRule="auto"/>
        <w:ind w:firstLine="480" w:firstLineChars="200"/>
        <w:jc w:val="left"/>
        <w:rPr>
          <w:rFonts w:ascii="宋体" w:hAnsi="宋体" w:eastAsia="宋体" w:cs="宋体"/>
          <w:b w:val="0"/>
          <w:bCs/>
          <w:sz w:val="24"/>
          <w:szCs w:val="24"/>
        </w:rPr>
      </w:pPr>
      <w:r>
        <w:rPr>
          <w:rFonts w:hint="eastAsia" w:ascii="宋体" w:hAnsi="宋体" w:eastAsia="宋体" w:cs="宋体"/>
          <w:b w:val="0"/>
          <w:bCs/>
          <w:sz w:val="24"/>
        </w:rPr>
        <w:t>本研究</w:t>
      </w:r>
      <w:r>
        <w:rPr>
          <w:rFonts w:hint="eastAsia" w:ascii="宋体" w:hAnsi="宋体" w:eastAsia="宋体" w:cs="宋体"/>
          <w:b w:val="0"/>
          <w:bCs/>
          <w:sz w:val="24"/>
        </w:rPr>
        <w:tab/>
      </w:r>
      <w:r>
        <w:rPr>
          <w:rStyle w:val="45"/>
          <w:rFonts w:ascii="Times New Roman" w:hAnsi="Times New Roman" w:eastAsia="宋体"/>
          <w:b w:val="0"/>
        </w:rPr>
        <w:commentReference w:id="12"/>
      </w:r>
      <w:r>
        <w:rPr>
          <w:rFonts w:hint="eastAsia" w:ascii="宋体" w:hAnsi="宋体" w:eastAsia="宋体" w:cs="宋体"/>
          <w:b w:val="0"/>
          <w:bCs/>
          <w:sz w:val="24"/>
        </w:rPr>
        <w:t>使用了来自加州理工学院54个充电站的18,600笔电动汽车充电交易的实际数据集，涵盖2018年至2019年期间，以评估所提出模型的预测能力。该数据集被划分为80%用于训练，20%用于测试。我们将时间窗口设为1小时，采用1小时的时间步长，并将回溯期设置为168个时间步长，对应过去7天的每小时数据，以预测未来24小时的每小时充电需求。</w:t>
      </w:r>
    </w:p>
    <w:p w14:paraId="6D21C298">
      <w:pPr>
        <w:numPr>
          <w:ilvl w:val="0"/>
          <w:numId w:val="15"/>
        </w:numPr>
        <w:spacing w:line="360" w:lineRule="auto"/>
        <w:rPr>
          <w:b/>
          <w:bCs/>
          <w:sz w:val="24"/>
          <w:szCs w:val="32"/>
        </w:rPr>
      </w:pPr>
      <w:r>
        <w:rPr>
          <w:b/>
          <w:bCs/>
          <w:sz w:val="24"/>
          <w:szCs w:val="32"/>
        </w:rPr>
        <w:t>方法论与仿真设置</w:t>
      </w:r>
    </w:p>
    <w:p w14:paraId="43333116">
      <w:pPr>
        <w:spacing w:line="360" w:lineRule="auto"/>
        <w:ind w:firstLine="480"/>
        <w:rPr>
          <w:sz w:val="24"/>
        </w:rPr>
      </w:pPr>
      <w:r>
        <w:rPr>
          <w:rFonts w:hint="eastAsia"/>
          <w:sz w:val="24"/>
        </w:rPr>
        <w:t>在Seq2Seq-FL中，我们设置了3个客户端，将整个数据集平均分配给它们进行单独训练。Seq2Seq模型的编码器和解码器均采用单层LSTM实现，每层包含64个单元，每个单元的dropout率为0.2，循环dropout率为0.2。此外，我们还对该模型应用了L2正则化，正则化系数为0.001。</w:t>
      </w:r>
    </w:p>
    <w:p w14:paraId="1DEEFA2D">
      <w:pPr>
        <w:spacing w:line="360" w:lineRule="auto"/>
        <w:ind w:firstLine="480"/>
        <w:rPr>
          <w:sz w:val="24"/>
        </w:rPr>
      </w:pPr>
      <w:r>
        <w:rPr>
          <w:rFonts w:hint="eastAsia"/>
          <w:sz w:val="24"/>
        </w:rPr>
        <w:t>使用平均绝对误差（MAE）和均方根误差（RMSE）作为指标。此外，将所提出的模型与以下模型进行比较：</w:t>
      </w:r>
    </w:p>
    <w:p w14:paraId="74005A60">
      <w:pPr>
        <w:spacing w:line="360" w:lineRule="auto"/>
        <w:ind w:firstLine="480"/>
        <w:rPr>
          <w:sz w:val="24"/>
        </w:rPr>
      </w:pPr>
      <w:r>
        <w:rPr>
          <w:rFonts w:hint="eastAsia"/>
          <w:sz w:val="24"/>
        </w:rPr>
        <w:t>• HA（历史平均值）：HA使用一年中每小时的平均充电需求来预测最后一天的每小时需求。</w:t>
      </w:r>
    </w:p>
    <w:p w14:paraId="4C980066">
      <w:pPr>
        <w:spacing w:line="360" w:lineRule="auto"/>
        <w:ind w:firstLine="480"/>
        <w:rPr>
          <w:sz w:val="24"/>
        </w:rPr>
      </w:pPr>
      <w:r>
        <w:rPr>
          <w:rFonts w:hint="eastAsia"/>
          <w:sz w:val="24"/>
        </w:rPr>
        <w:t>• GRU：一个单层GRU，包含64个单元，输出层包含24个单元。</w:t>
      </w:r>
    </w:p>
    <w:p w14:paraId="7E5415B4">
      <w:pPr>
        <w:spacing w:line="360" w:lineRule="auto"/>
        <w:ind w:firstLine="480"/>
        <w:rPr>
          <w:sz w:val="24"/>
        </w:rPr>
      </w:pPr>
      <w:r>
        <w:rPr>
          <w:rFonts w:hint="eastAsia"/>
          <w:sz w:val="24"/>
        </w:rPr>
        <w:t>• LSTM：单层 LSTM，包含 64 个单元，输出层包含 24 个单元。</w:t>
      </w:r>
    </w:p>
    <w:p w14:paraId="7AD1939F">
      <w:pPr>
        <w:spacing w:line="360" w:lineRule="auto"/>
        <w:ind w:firstLine="480"/>
        <w:rPr>
          <w:sz w:val="24"/>
        </w:rPr>
      </w:pPr>
      <w:r>
        <w:rPr>
          <w:rFonts w:hint="eastAsia"/>
          <w:sz w:val="24"/>
        </w:rPr>
        <w:t>• Seq2Seq：与 Seq2Seq-FL 中的 Seq2Seq 组件相同，但使用整个数据集进行集中式训练。</w:t>
      </w:r>
    </w:p>
    <w:p w14:paraId="55193711">
      <w:pPr>
        <w:spacing w:line="360" w:lineRule="auto"/>
        <w:ind w:firstLine="480"/>
        <w:jc w:val="center"/>
        <w:rPr>
          <w:sz w:val="24"/>
        </w:rPr>
      </w:pPr>
      <w:r>
        <w:rPr>
          <w:rFonts w:hint="eastAsia"/>
          <w:sz w:val="24"/>
        </w:rPr>
        <w:drawing>
          <wp:inline distT="0" distB="0" distL="114300" distR="114300">
            <wp:extent cx="2559050" cy="1413510"/>
            <wp:effectExtent l="0" t="0" r="6350" b="8890"/>
            <wp:docPr id="11" name="图片 11" descr="WX20260305-002234@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X20260305-002234@2x"/>
                    <pic:cNvPicPr>
                      <a:picLocks noChangeAspect="1"/>
                    </pic:cNvPicPr>
                  </pic:nvPicPr>
                  <pic:blipFill>
                    <a:blip r:embed="rId40"/>
                    <a:stretch>
                      <a:fillRect/>
                    </a:stretch>
                  </pic:blipFill>
                  <pic:spPr>
                    <a:xfrm>
                      <a:off x="0" y="0"/>
                      <a:ext cx="2559050" cy="1413510"/>
                    </a:xfrm>
                    <a:prstGeom prst="rect">
                      <a:avLst/>
                    </a:prstGeom>
                  </pic:spPr>
                </pic:pic>
              </a:graphicData>
            </a:graphic>
          </wp:inline>
        </w:drawing>
      </w:r>
    </w:p>
    <w:p w14:paraId="43626E34">
      <w:pPr>
        <w:pStyle w:val="12"/>
        <w:spacing w:line="360" w:lineRule="auto"/>
        <w:ind w:firstLine="480"/>
        <w:jc w:val="center"/>
        <w:rPr>
          <w:rFonts w:eastAsia="宋体"/>
          <w:sz w:val="24"/>
        </w:rPr>
      </w:pPr>
      <w:r>
        <w:rPr>
          <w:sz w:val="24"/>
          <w:szCs w:val="24"/>
        </w:rPr>
        <w:t xml:space="preserve">表 </w:t>
      </w:r>
      <w:r>
        <w:rPr>
          <w:sz w:val="24"/>
          <w:szCs w:val="24"/>
        </w:rPr>
        <w:fldChar w:fldCharType="begin"/>
      </w:r>
      <w:r>
        <w:rPr>
          <w:sz w:val="24"/>
          <w:szCs w:val="24"/>
        </w:rPr>
        <w:instrText xml:space="preserve"> SEQ 表 \* ARABIC </w:instrText>
      </w:r>
      <w:r>
        <w:rPr>
          <w:sz w:val="24"/>
          <w:szCs w:val="24"/>
        </w:rPr>
        <w:fldChar w:fldCharType="separate"/>
      </w:r>
      <w:r>
        <w:rPr>
          <w:sz w:val="24"/>
          <w:szCs w:val="24"/>
        </w:rPr>
        <w:t>1</w:t>
      </w:r>
      <w:r>
        <w:rPr>
          <w:sz w:val="24"/>
          <w:szCs w:val="24"/>
        </w:rPr>
        <w:fldChar w:fldCharType="end"/>
      </w:r>
      <w:bookmarkStart w:id="147" w:name="_Toc123911842"/>
      <w:bookmarkStart w:id="148" w:name="_Toc1846189743"/>
      <w:bookmarkStart w:id="149" w:name="_Toc232747504"/>
      <w:r>
        <w:rPr>
          <w:rFonts w:hint="eastAsia"/>
          <w:sz w:val="24"/>
          <w:szCs w:val="24"/>
        </w:rPr>
        <w:t xml:space="preserve"> 不</w:t>
      </w:r>
      <w:r>
        <w:rPr>
          <w:rFonts w:hint="eastAsia"/>
          <w:sz w:val="24"/>
        </w:rPr>
        <w:t>同模型的性能对比</w:t>
      </w:r>
      <w:bookmarkEnd w:id="147"/>
      <w:bookmarkEnd w:id="148"/>
      <w:bookmarkEnd w:id="149"/>
    </w:p>
    <w:p w14:paraId="322A915D">
      <w:pPr>
        <w:spacing w:line="360" w:lineRule="auto"/>
        <w:ind w:firstLine="480"/>
        <w:rPr>
          <w:sz w:val="24"/>
        </w:rPr>
      </w:pPr>
      <w:r>
        <w:rPr>
          <w:rFonts w:hint="eastAsia"/>
          <w:sz w:val="24"/>
        </w:rPr>
        <w:t>如表1所示，我们的实验结果表明，与基线HA以及经典的时序预测模型GRU和LSTM相比，Seq2Seq-FL方法在性能上取得了显著提升。尤其值得注意的是，Seq2Seq模型表现最佳，因为它能够处理序列输出，这对于预测未来T个时间槽的充电需求至关重要。此外，虽然采用联邦学习训练的Seq2Seq-FL模型性能略逊于采用集中式数据集训练的Seq2Seq模型，但考虑到其带来的数据隐私优势，这一性能差距是可以接受的。</w:t>
      </w:r>
    </w:p>
    <w:p w14:paraId="261779C6">
      <w:pPr>
        <w:pStyle w:val="4"/>
      </w:pPr>
      <w:bookmarkStart w:id="150" w:name="_Toc585935940"/>
      <w:bookmarkStart w:id="151" w:name="_Toc1748136094"/>
      <w:bookmarkStart w:id="152" w:name="_Toc1173969872"/>
      <w:r>
        <w:t>CSPMBICA</w:t>
      </w:r>
      <w:r>
        <w:rPr>
          <w:rFonts w:hint="eastAsia"/>
        </w:rPr>
        <w:t>的实证研究与结果分析</w:t>
      </w:r>
      <w:bookmarkEnd w:id="150"/>
      <w:bookmarkEnd w:id="151"/>
      <w:bookmarkEnd w:id="152"/>
    </w:p>
    <w:p w14:paraId="6DA7645D">
      <w:pPr>
        <w:spacing w:line="360" w:lineRule="auto"/>
        <w:ind w:firstLine="480"/>
        <w:rPr>
          <w:sz w:val="24"/>
        </w:rPr>
      </w:pPr>
      <w:r>
        <w:rPr>
          <w:rFonts w:hint="eastAsia"/>
          <w:sz w:val="24"/>
        </w:rPr>
        <w:t>为评估CSPMBICA的性能，我们进行了数值模拟实验。实验设定充电槽数量为6，保留电价在 [1, 5] 范围内随机生成，EV 对首选组合的估值在 [1, 20] 范围内生成。我们对比了以下几种方法：</w:t>
      </w:r>
    </w:p>
    <w:p w14:paraId="49C22FE8">
      <w:pPr>
        <w:spacing w:line="360" w:lineRule="auto"/>
        <w:ind w:firstLine="480"/>
        <w:rPr>
          <w:sz w:val="24"/>
        </w:rPr>
      </w:pPr>
      <w:r>
        <w:rPr>
          <w:rFonts w:hint="eastAsia"/>
          <w:sz w:val="24"/>
        </w:rPr>
        <w:t>• DFS（深度优先搜索基准）：假设信息完全对称，直接求解最优分配。</w:t>
      </w:r>
    </w:p>
    <w:p w14:paraId="39B4B551">
      <w:pPr>
        <w:spacing w:line="360" w:lineRule="auto"/>
        <w:ind w:firstLine="480"/>
        <w:rPr>
          <w:sz w:val="24"/>
        </w:rPr>
      </w:pPr>
      <w:r>
        <w:rPr>
          <w:rFonts w:hint="eastAsia"/>
          <w:sz w:val="24"/>
        </w:rPr>
        <w:t>• CSPMBICA-</w:t>
      </w:r>
      <m:oMath>
        <m:r>
          <m:rPr/>
          <w:rPr>
            <w:rFonts w:ascii="Cambria Math"/>
            <w:sz w:val="24"/>
          </w:rPr>
          <m:t>σ</m:t>
        </m:r>
      </m:oMath>
      <w:r>
        <w:rPr>
          <w:rFonts w:hint="eastAsia"/>
          <w:sz w:val="24"/>
        </w:rPr>
        <w:t xml:space="preserve">：本研究提出的方法，分别测试了 </w:t>
      </w:r>
      <m:oMath>
        <m:r>
          <m:rPr/>
          <w:rPr>
            <w:rFonts w:ascii="Cambria Math"/>
            <w:sz w:val="24"/>
          </w:rPr>
          <m:t>σ</m:t>
        </m:r>
      </m:oMath>
      <w:r>
        <w:rPr>
          <w:rFonts w:hint="eastAsia"/>
          <w:sz w:val="24"/>
        </w:rPr>
        <w:t>=2, 5, 10 的情况。</w:t>
      </w:r>
    </w:p>
    <w:p w14:paraId="649CBCB0">
      <w:pPr>
        <w:spacing w:line="360" w:lineRule="auto"/>
        <w:ind w:firstLine="480"/>
        <w:rPr>
          <w:sz w:val="24"/>
        </w:rPr>
      </w:pPr>
      <w:r>
        <w:rPr>
          <w:rFonts w:hint="eastAsia"/>
          <w:sz w:val="24"/>
        </w:rPr>
        <w:t>• NRP (No Reserved Price)：无保留电价的CSPMBICA变体。</w:t>
      </w:r>
    </w:p>
    <w:p w14:paraId="7EAB7EAB">
      <w:pPr>
        <w:spacing w:line="360" w:lineRule="auto"/>
        <w:ind w:firstLine="480"/>
        <w:rPr>
          <w:sz w:val="24"/>
        </w:rPr>
      </w:pPr>
      <w:r>
        <w:rPr>
          <w:rFonts w:hint="eastAsia"/>
          <w:sz w:val="24"/>
        </w:rPr>
        <w:t>• LRP (Large Reserved Price)：设置高额保留电价（[1, 10]）的变体。</w:t>
      </w:r>
    </w:p>
    <w:p w14:paraId="14275578">
      <w:pPr>
        <w:spacing w:line="360" w:lineRule="auto"/>
        <w:rPr>
          <w:sz w:val="24"/>
        </w:rPr>
      </w:pPr>
      <w:commentRangeStart w:id="52"/>
      <w:r>
        <w:rPr>
          <w:rFonts w:hint="eastAsia"/>
          <w:sz w:val="24"/>
        </w:rPr>
        <w:drawing>
          <wp:inline distT="0" distB="0" distL="114300" distR="114300">
            <wp:extent cx="5358130" cy="1471295"/>
            <wp:effectExtent l="0" t="0" r="1270" b="1905"/>
            <wp:docPr id="8" name="图片 8" descr="WX20260305-001502@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X20260305-001502@2x"/>
                    <pic:cNvPicPr>
                      <a:picLocks noChangeAspect="1"/>
                    </pic:cNvPicPr>
                  </pic:nvPicPr>
                  <pic:blipFill>
                    <a:blip r:embed="rId41"/>
                    <a:stretch>
                      <a:fillRect/>
                    </a:stretch>
                  </pic:blipFill>
                  <pic:spPr>
                    <a:xfrm>
                      <a:off x="0" y="0"/>
                      <a:ext cx="5358130" cy="1471295"/>
                    </a:xfrm>
                    <a:prstGeom prst="rect">
                      <a:avLst/>
                    </a:prstGeom>
                  </pic:spPr>
                </pic:pic>
              </a:graphicData>
            </a:graphic>
          </wp:inline>
        </w:drawing>
      </w:r>
      <w:commentRangeEnd w:id="52"/>
      <w:r>
        <w:rPr>
          <w:rStyle w:val="CommentReference"/>
        </w:rPr>
        <w:commentReference w:id="52"/>
      </w:r>
    </w:p>
    <w:p w14:paraId="44068D13">
      <w:pPr>
        <w:spacing w:line="360" w:lineRule="auto"/>
        <w:rPr>
          <w:sz w:val="24"/>
        </w:rPr>
      </w:pPr>
      <w:r>
        <w:rPr>
          <w:rFonts w:hint="eastAsia"/>
          <w:sz w:val="24"/>
        </w:rPr>
        <w:t>（a）估值总额的对比    （b）获胜者人数的对比    （c）算法运行时间的对比</w:t>
      </w:r>
    </w:p>
    <w:p w14:paraId="4A5ED962">
      <w:pPr>
        <w:pStyle w:val="12"/>
        <w:spacing w:line="360" w:lineRule="auto"/>
        <w:jc w:val="center"/>
        <w:rPr>
          <w:rFonts w:eastAsia="宋体"/>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3</w:t>
      </w:r>
      <w:r>
        <w:rPr>
          <w:sz w:val="24"/>
          <w:szCs w:val="24"/>
        </w:rPr>
        <w:fldChar w:fldCharType="end"/>
      </w:r>
      <w:bookmarkStart w:id="153" w:name="_Toc205587100"/>
      <w:bookmarkStart w:id="154" w:name="_Toc2006922755"/>
      <w:bookmarkStart w:id="155" w:name="_Toc216326532"/>
      <w:r>
        <w:rPr>
          <w:rFonts w:hint="eastAsia"/>
          <w:sz w:val="24"/>
          <w:szCs w:val="24"/>
        </w:rPr>
        <w:t xml:space="preserve"> </w:t>
      </w:r>
      <w:r>
        <w:rPr>
          <w:rFonts w:hint="eastAsia"/>
          <w:sz w:val="24"/>
        </w:rPr>
        <w:t>不同电动汽车数量下的整体效率表现</w:t>
      </w:r>
      <w:bookmarkEnd w:id="153"/>
      <w:bookmarkEnd w:id="154"/>
      <w:bookmarkEnd w:id="155"/>
    </w:p>
    <w:p w14:paraId="33C66962">
      <w:pPr>
        <w:spacing w:line="360" w:lineRule="auto"/>
        <w:rPr>
          <w:sz w:val="24"/>
        </w:rPr>
      </w:pPr>
      <w:commentRangeStart w:id="53"/>
      <w:r>
        <w:rPr>
          <w:rFonts w:hint="eastAsia"/>
          <w:sz w:val="24"/>
        </w:rPr>
        <w:drawing>
          <wp:inline distT="0" distB="0" distL="114300" distR="114300">
            <wp:extent cx="5360670" cy="1506855"/>
            <wp:effectExtent l="0" t="0" r="24130" b="17145"/>
            <wp:docPr id="9" name="图片 9" descr="WX20260305-001522@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X20260305-001522@2x"/>
                    <pic:cNvPicPr>
                      <a:picLocks noChangeAspect="1"/>
                    </pic:cNvPicPr>
                  </pic:nvPicPr>
                  <pic:blipFill>
                    <a:blip r:embed="rId42"/>
                    <a:stretch>
                      <a:fillRect/>
                    </a:stretch>
                  </pic:blipFill>
                  <pic:spPr>
                    <a:xfrm>
                      <a:off x="0" y="0"/>
                      <a:ext cx="5360670" cy="1506855"/>
                    </a:xfrm>
                    <a:prstGeom prst="rect">
                      <a:avLst/>
                    </a:prstGeom>
                  </pic:spPr>
                </pic:pic>
              </a:graphicData>
            </a:graphic>
          </wp:inline>
        </w:drawing>
      </w:r>
      <w:commentRangeEnd w:id="53"/>
      <w:r>
        <w:rPr>
          <w:rStyle w:val="CommentReference"/>
        </w:rPr>
        <w:commentReference w:id="53"/>
      </w:r>
    </w:p>
    <w:p w14:paraId="5DC593D7">
      <w:pPr>
        <w:numPr>
          <w:ilvl w:val="0"/>
          <w:numId w:val="16"/>
        </w:numPr>
        <w:spacing w:line="360" w:lineRule="auto"/>
        <w:rPr>
          <w:sz w:val="24"/>
        </w:rPr>
      </w:pPr>
      <w:r>
        <w:rPr>
          <w:rFonts w:hint="eastAsia"/>
          <w:sz w:val="24"/>
        </w:rPr>
        <w:t>σ=2时的收入对比   （b）σ=5时的收入对比  （c）σ=10时的收入对比</w:t>
      </w:r>
    </w:p>
    <w:p w14:paraId="7FC584A1">
      <w:pPr>
        <w:pStyle w:val="12"/>
        <w:spacing w:line="360" w:lineRule="auto"/>
        <w:jc w:val="center"/>
        <w:rPr>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4</w:t>
      </w:r>
      <w:r>
        <w:rPr>
          <w:sz w:val="24"/>
          <w:szCs w:val="24"/>
        </w:rPr>
        <w:fldChar w:fldCharType="end"/>
      </w:r>
      <w:bookmarkStart w:id="156" w:name="_Toc869232516"/>
      <w:bookmarkStart w:id="157" w:name="_Toc1150969357"/>
      <w:bookmarkStart w:id="158" w:name="_Toc358392535"/>
      <w:r>
        <w:rPr>
          <w:rFonts w:hint="eastAsia"/>
          <w:sz w:val="24"/>
          <w:szCs w:val="24"/>
        </w:rPr>
        <w:t xml:space="preserve"> 不</w:t>
      </w:r>
      <w:r>
        <w:rPr>
          <w:rFonts w:hint="eastAsia"/>
          <w:sz w:val="24"/>
        </w:rPr>
        <w:t>同σ下，收益随电动汽车数量变化的表现</w:t>
      </w:r>
      <w:bookmarkEnd w:id="156"/>
      <w:bookmarkEnd w:id="157"/>
      <w:bookmarkEnd w:id="158"/>
    </w:p>
    <w:p w14:paraId="577E1969">
      <w:pPr>
        <w:spacing w:line="360" w:lineRule="auto"/>
        <w:jc w:val="center"/>
        <w:rPr>
          <w:sz w:val="24"/>
        </w:rPr>
      </w:pPr>
      <w:r>
        <w:rPr>
          <w:sz w:val="24"/>
        </w:rPr>
        <w:drawing>
          <wp:inline distT="0" distB="0" distL="114300" distR="114300">
            <wp:extent cx="2189480" cy="1751965"/>
            <wp:effectExtent l="0" t="0" r="20320" b="635"/>
            <wp:docPr id="10" name="图片 10" descr="C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DF1"/>
                    <pic:cNvPicPr>
                      <a:picLocks noChangeAspect="1"/>
                    </pic:cNvPicPr>
                  </pic:nvPicPr>
                  <pic:blipFill>
                    <a:blip r:embed="rId43"/>
                    <a:stretch>
                      <a:fillRect/>
                    </a:stretch>
                  </pic:blipFill>
                  <pic:spPr>
                    <a:xfrm>
                      <a:off x="0" y="0"/>
                      <a:ext cx="2189480" cy="1751965"/>
                    </a:xfrm>
                    <a:prstGeom prst="rect">
                      <a:avLst/>
                    </a:prstGeom>
                  </pic:spPr>
                </pic:pic>
              </a:graphicData>
            </a:graphic>
          </wp:inline>
        </w:drawing>
      </w:r>
    </w:p>
    <w:p w14:paraId="1BA1B3FA">
      <w:pPr>
        <w:pStyle w:val="12"/>
        <w:spacing w:line="360" w:lineRule="auto"/>
        <w:jc w:val="center"/>
        <w:rPr>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5</w:t>
      </w:r>
      <w:r>
        <w:rPr>
          <w:sz w:val="24"/>
          <w:szCs w:val="24"/>
        </w:rPr>
        <w:fldChar w:fldCharType="end"/>
      </w:r>
      <w:bookmarkStart w:id="159" w:name="_Toc945627832"/>
      <w:bookmarkStart w:id="160" w:name="_Toc732125048"/>
      <w:bookmarkStart w:id="161" w:name="_Toc1152681950"/>
      <w:r>
        <w:rPr>
          <w:rFonts w:hint="eastAsia"/>
          <w:sz w:val="24"/>
          <w:szCs w:val="24"/>
        </w:rPr>
        <w:t xml:space="preserve"> </w:t>
      </w:r>
      <w:r>
        <w:rPr>
          <w:sz w:val="24"/>
          <w:szCs w:val="24"/>
        </w:rPr>
        <w:t>电动汽车</w:t>
      </w:r>
      <w:r>
        <w:rPr>
          <w:sz w:val="24"/>
        </w:rPr>
        <w:t>效用的经验累积分布函数</w:t>
      </w:r>
      <w:bookmarkEnd w:id="159"/>
      <w:bookmarkEnd w:id="160"/>
      <w:bookmarkEnd w:id="161"/>
    </w:p>
    <w:p w14:paraId="258247B4">
      <w:pPr>
        <w:numPr>
          <w:ilvl w:val="0"/>
          <w:numId w:val="17"/>
        </w:numPr>
        <w:spacing w:line="360" w:lineRule="auto"/>
        <w:rPr>
          <w:sz w:val="24"/>
        </w:rPr>
      </w:pPr>
      <w:r>
        <w:rPr>
          <w:rFonts w:hint="eastAsia"/>
          <w:b/>
          <w:bCs/>
          <w:sz w:val="24"/>
        </w:rPr>
        <w:t>系统效率评估 (Evaluation on System Efficiency)：</w:t>
      </w:r>
    </w:p>
    <w:p w14:paraId="12057B9E">
      <w:pPr>
        <w:spacing w:line="360" w:lineRule="auto"/>
        <w:ind w:firstLine="480" w:firstLineChars="200"/>
        <w:rPr>
          <w:sz w:val="24"/>
        </w:rPr>
      </w:pPr>
      <w:r>
        <w:rPr>
          <w:rFonts w:hint="eastAsia"/>
          <w:sz w:val="24"/>
        </w:rPr>
        <w:t>在图3a中，随着电动汽车数量的增加，每种方法的估值之和呈现上升趋势。我们从两种情形进行分析：当电动汽车数量少于6辆（即充电车位数量）时，估值之和的增加是由于更多充电车位被交易所致。这一点在图3b中有所体现，其中获胜者数量随电动汽车数量的增加而增加。当电动汽车数量超过6辆时，充电车位的竞争日益激烈，只有估值更高的电动汽车才能获得车位。CSPMBICA-2的估值与基准DFS相当，表明其分配最优；而CSPMBICA-5和CSPMBICA-10几乎也是最优的。LRP表现出估值不稳定，往往导致中标的电动汽车数量减少，因为它设定了较高的保留价格，在拍卖前就淘汰了估值较低的电动汽车。</w:t>
      </w:r>
    </w:p>
    <w:p w14:paraId="77640ADA">
      <w:pPr>
        <w:numPr>
          <w:ilvl w:val="0"/>
          <w:numId w:val="17"/>
        </w:numPr>
        <w:spacing w:line="360" w:lineRule="auto"/>
        <w:rPr>
          <w:b/>
          <w:bCs/>
          <w:sz w:val="24"/>
        </w:rPr>
      </w:pPr>
      <w:r>
        <w:rPr>
          <w:rFonts w:hint="eastAsia"/>
          <w:b/>
          <w:bCs/>
          <w:sz w:val="24"/>
        </w:rPr>
        <w:t>计算效率评估 (Evaluation on Computation Efficiency)：</w:t>
      </w:r>
    </w:p>
    <w:p w14:paraId="54013EB6">
      <w:pPr>
        <w:spacing w:line="360" w:lineRule="auto"/>
        <w:ind w:firstLine="480" w:firstLineChars="200"/>
        <w:rPr>
          <w:sz w:val="24"/>
        </w:rPr>
      </w:pPr>
      <w:r>
        <w:rPr>
          <w:rFonts w:hint="eastAsia"/>
          <w:sz w:val="24"/>
        </w:rPr>
        <w:t>如图3c所示，采用迭代拍卖方法的CSPMBICA与DFS相比，显著提升了计算性能。当电动汽车数量较少时，CSPMBICA-2的运行时间与CSPMBICA-5</w:t>
      </w:r>
      <w:r>
        <w:rPr>
          <w:rFonts w:hint="eastAsia"/>
          <w:sz w:val="24"/>
        </w:rPr>
        <w:tab/>
      </w:r>
      <w:r>
        <w:rPr>
          <w:rFonts w:hint="eastAsia"/>
          <w:sz w:val="24"/>
        </w:rPr>
        <w:t>和CSPMBICA-10相近。然而，随着电动汽车数量的增加，σ值较大的CSPMBICA运行时间会延长，因为每轮竞标次数增多导致搜索空间扩大。LRP和NRP的运行时间与CSPMBICA相当。</w:t>
      </w:r>
    </w:p>
    <w:p w14:paraId="4ECFAD26">
      <w:pPr>
        <w:numPr>
          <w:ilvl w:val="0"/>
          <w:numId w:val="17"/>
        </w:numPr>
        <w:spacing w:line="360" w:lineRule="auto"/>
        <w:rPr>
          <w:b/>
          <w:bCs/>
          <w:sz w:val="24"/>
        </w:rPr>
      </w:pPr>
      <w:r>
        <w:rPr>
          <w:rFonts w:hint="eastAsia"/>
          <w:b/>
          <w:bCs/>
          <w:sz w:val="24"/>
        </w:rPr>
        <w:t>收益评估 (Estimation of Revenue)：</w:t>
      </w:r>
    </w:p>
    <w:p w14:paraId="10326D44">
      <w:pPr>
        <w:spacing w:line="360" w:lineRule="auto"/>
        <w:ind w:firstLine="480" w:firstLineChars="200"/>
        <w:rPr>
          <w:sz w:val="24"/>
        </w:rPr>
      </w:pPr>
      <w:r>
        <w:rPr>
          <w:rFonts w:hint="eastAsia"/>
          <w:sz w:val="24"/>
        </w:rPr>
        <w:t>图4比较了CSPMBICA、LRP和NRP在不同 σ 下的拍卖收入。 从图4a到图4c，我们可以得出五个观察结果。首先，我们发现，随着 σ 的增大，拍卖收入也随之增加。这是因为较大的 σ 会更快地提高车位的要价，从而导致最终成交价更高。其次，拍卖收入随电动汽车数量的增加而上升，因为更多的电动汽车加剧了车位的竞争（需求大于供给），推动价格上扬。第三，在相同的 σ 下，LRP产生的收入最高，而NRP产生的收入最低。保留价提高了拍卖第一轮车位的初始要价，从而推高了最终成交价。第四，当供给大于需求时（电动汽车数量少于6辆），CSPMBICA、LRP和NRP之间的收入差异显著。这是因为在供过于求的情况下，拍卖进行的轮次较少，而保留价对第一轮拍卖的影响尤为显著，有效避免了收入为零的情况，并剔除了部分价值较低的电动汽车。然而，随着电动汽车数量的增加，这三种方法的收入逐渐趋于一致，且这种趋同速度随 σ 的增大而加快。在后期的拍卖中，σ 对要价的影响更加明显。随着拍卖进程推进到一定阶段，这三种方法的拍卖收入最终都能达到相近水平。</w:t>
      </w:r>
    </w:p>
    <w:p w14:paraId="799670BD">
      <w:pPr>
        <w:numPr>
          <w:ilvl w:val="0"/>
          <w:numId w:val="17"/>
        </w:numPr>
        <w:spacing w:line="360" w:lineRule="auto"/>
        <w:rPr>
          <w:sz w:val="24"/>
        </w:rPr>
      </w:pPr>
      <w:r>
        <w:rPr>
          <w:rFonts w:hint="eastAsia"/>
          <w:b/>
          <w:bCs/>
          <w:sz w:val="24"/>
        </w:rPr>
        <w:t>个体理性（Individual Rationality）：</w:t>
      </w:r>
    </w:p>
    <w:p w14:paraId="1B6FF4DA">
      <w:pPr>
        <w:spacing w:line="360" w:lineRule="auto"/>
        <w:ind w:firstLine="480" w:firstLineChars="200"/>
        <w:rPr>
          <w:sz w:val="24"/>
        </w:rPr>
      </w:pPr>
      <w:r>
        <w:rPr>
          <w:rFonts w:hint="eastAsia"/>
          <w:sz w:val="24"/>
        </w:rPr>
        <w:t>在图5中，我们展示了10个电动汽车的效用的经验累积分布函数。未赢得时段的电动汽车效用为零，而赢得时段的电动汽车效用则为零或正值。图5表明，具有不同 σ 的CSPMBICA均满足个体理性，因为所有电动汽车的效用均为零或以上。</w:t>
      </w:r>
    </w:p>
    <w:p w14:paraId="31112224">
      <w:pPr>
        <w:numPr>
          <w:ilvl w:val="0"/>
          <w:numId w:val="17"/>
        </w:numPr>
        <w:spacing w:line="360" w:lineRule="auto"/>
        <w:rPr>
          <w:b/>
          <w:bCs/>
          <w:sz w:val="24"/>
        </w:rPr>
      </w:pPr>
      <w:r>
        <w:rPr>
          <w:rFonts w:hint="eastAsia"/>
          <w:b/>
          <w:bCs/>
          <w:sz w:val="24"/>
        </w:rPr>
        <w:t>最小竞标增量（</w:t>
      </w:r>
      <w:r>
        <w:rPr>
          <w:rFonts w:hint="eastAsia"/>
          <w:sz w:val="24"/>
        </w:rPr>
        <w:t>σ</w:t>
      </w:r>
      <w:r>
        <w:rPr>
          <w:rFonts w:hint="eastAsia"/>
          <w:b/>
          <w:bCs/>
          <w:sz w:val="24"/>
        </w:rPr>
        <w:t>）与保留电价的影响：</w:t>
      </w:r>
    </w:p>
    <w:p w14:paraId="79579BD6">
      <w:pPr>
        <w:spacing w:line="360" w:lineRule="auto"/>
        <w:ind w:firstLine="480" w:firstLineChars="200"/>
        <w:rPr>
          <w:sz w:val="24"/>
        </w:rPr>
      </w:pPr>
      <w:r>
        <w:rPr>
          <w:rFonts w:hint="eastAsia"/>
          <w:sz w:val="24"/>
        </w:rPr>
        <w:t>选择 σ 需要在系统效率、计算效率、CS收入以及电动汽车的效用之间进行权衡。当 σ 较大时，系统和计算效率会降低，电动汽车的效用也趋于降低，从而降低电动汽车的满意度。相反，较小的 σ 会导致拍卖收入降低，不利于CS的盈利能力。综合考虑这些性能指标，我们选择 σ=5。同样，保留价也必须设定在合理范围内。保留价过高会减少中标电动汽车的数量，而保留价过低则无法保证CS的收入。</w:t>
      </w:r>
    </w:p>
    <w:p w14:paraId="31025C00">
      <w:pPr>
        <w:pStyle w:val="3"/>
      </w:pPr>
      <w:bookmarkStart w:id="162" w:name="_Toc1199557251"/>
      <w:bookmarkStart w:id="163" w:name="_Toc102609749"/>
      <w:bookmarkStart w:id="164" w:name="_Toc1612822085"/>
      <w:bookmarkStart w:id="165" w:name="_Toc1979373715"/>
      <w:r>
        <w:rPr>
          <w:rFonts w:hint="eastAsia"/>
        </w:rPr>
        <w:t>本章小结</w:t>
      </w:r>
      <w:bookmarkEnd w:id="162"/>
      <w:bookmarkEnd w:id="163"/>
      <w:bookmarkEnd w:id="164"/>
      <w:bookmarkEnd w:id="165"/>
    </w:p>
    <w:p w14:paraId="42903E32">
      <w:pPr>
        <w:spacing w:line="360" w:lineRule="auto"/>
        <w:ind w:firstLine="480" w:firstLineChars="200"/>
        <w:rPr>
          <w:sz w:val="24"/>
        </w:rPr>
        <w:sectPr>
          <w:headerReference r:id="rId23" w:type="default"/>
          <w:headerReference r:id="rId24" w:type="even"/>
          <w:footerReference r:id="rId25" w:type="even"/>
          <w:pgSz w:w="11906" w:h="16838"/>
          <w:pgMar w:top="1985" w:right="1588" w:bottom="2268" w:left="1588" w:header="1418" w:footer="1701" w:gutter="284"/>
          <w:pgNumType w:start="24"/>
          <w:cols w:space="425" w:num="1"/>
          <w:docGrid w:linePitch="395" w:charSpace="0"/>
        </w:sectPr>
      </w:pPr>
      <w:r>
        <w:rPr>
          <w:rFonts w:hint="eastAsia"/>
          <w:sz w:val="24"/>
        </w:rPr>
        <w:t>本章针对城市级多充电站场景下的资源分配与动态定价问题，在考虑信息不对称的前提下，提出了一种基于联邦学习和迭代组合拍卖的综合机制。首先，利用联邦学习框架中的Seq2Seq模型，在保护各充电站数据隐私的同时，实现了高精度的时空充电需求预测。随后，将充电需求预测与迭代组合拍卖机制相结合，设计了</w:t>
      </w:r>
      <w:r>
        <w:rPr>
          <w:rFonts w:hint="eastAsia"/>
          <w:sz w:val="24"/>
        </w:rPr>
        <w:tab/>
      </w:r>
      <w:r>
        <w:rPr>
          <w:rFonts w:hint="eastAsia"/>
          <w:sz w:val="24"/>
        </w:rPr>
        <w:t>CSPMBICA算法。该算法无需电动汽车报告真实的私人估值，通过需求引导的迭代竞价过程确定分配和清算价格。理论分析与仿真实验证明，该机制在保证系统效率和计算性能的同时，能够最大化充电站收益，并满足电动汽车用户的个性化充电需求，实现了个体理性和帕累托最优分配。</w:t>
      </w:r>
    </w:p>
    <w:p w14:paraId="32AEE7F8">
      <w:pPr>
        <w:pStyle w:val="2"/>
      </w:pPr>
      <w:bookmarkStart w:id="166" w:name="_Toc1162190161"/>
      <w:bookmarkStart w:id="167" w:name="_Toc382239521"/>
      <w:bookmarkStart w:id="168" w:name="_Toc664852328"/>
      <w:r>
        <w:rPr>
          <w:rFonts w:hint="eastAsia"/>
        </w:rPr>
        <w:t>面向社会福利最大化的城市级充电资源拍卖机制</w:t>
      </w:r>
      <w:bookmarkEnd w:id="166"/>
      <w:bookmarkEnd w:id="167"/>
      <w:r>
        <w:rPr>
          <w:rFonts w:hint="eastAsia"/>
        </w:rPr>
        <w:t>研究</w:t>
      </w:r>
      <w:bookmarkEnd w:id="168"/>
    </w:p>
    <w:p w14:paraId="7B05ECD5">
      <w:pPr>
        <w:pStyle w:val="12"/>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章针对城市级电动车（EV）充电调度中存在的用户偏好隐私性强、组合约束复杂以及传统拍卖机制计算扩展性差等挑战，提出了一种机器学习驱动的组合时钟拍卖机制（EV-MLCCA）。该机制旨在物理容量约束下，通过非单调的价格发现过程，实现系统社会福利的最大化。</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SEQ seq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fldChar w:fldCharType="end"/>
      </w:r>
    </w:p>
    <w:p w14:paraId="2D5B9C1E">
      <w:pPr>
        <w:pStyle w:val="3"/>
      </w:pPr>
      <w:bookmarkStart w:id="169" w:name="_Toc1176041270"/>
      <w:bookmarkStart w:id="170" w:name="_Toc1566266462"/>
      <w:bookmarkStart w:id="171" w:name="_Toc815661355"/>
      <w:r>
        <w:rPr>
          <w:rFonts w:hint="eastAsia"/>
        </w:rPr>
        <w:t>城市级电动车充电调度问题建模</w:t>
      </w:r>
      <w:bookmarkEnd w:id="169"/>
      <w:bookmarkEnd w:id="170"/>
      <w:bookmarkEnd w:id="171"/>
    </w:p>
    <w:p w14:paraId="2E8104BD">
      <w:pPr>
        <w:pStyle w:val="4"/>
      </w:pPr>
      <w:bookmarkStart w:id="172" w:name="_Toc286137902"/>
      <w:bookmarkStart w:id="173" w:name="_Toc385881908"/>
      <w:bookmarkStart w:id="174" w:name="_Toc1432274684"/>
      <w:r>
        <w:rPr>
          <w:rFonts w:hint="eastAsia"/>
        </w:rPr>
        <w:t>系统模型</w:t>
      </w:r>
      <w:bookmarkEnd w:id="172"/>
      <w:bookmarkEnd w:id="173"/>
      <w:bookmarkEnd w:id="174"/>
    </w:p>
    <w:p w14:paraId="470EDEE7">
      <w:pPr>
        <w:spacing w:line="360" w:lineRule="auto"/>
        <w:ind w:firstLine="480" w:firstLineChars="200"/>
        <w:rPr>
          <w:del w:id="311" w:author="- - [2]" w:date="2026-04-14T01:27:43Z"/>
          <w:rFonts w:hint="eastAsia"/>
        </w:rPr>
      </w:pPr>
      <w:del w:id="312" w:author="- - [2]" w:date="2026-04-14T01:27:43Z">
        <w:r>
          <w:rPr>
            <w:rFonts w:hint="eastAsia"/>
            <w:sz w:val="24"/>
          </w:rPr>
          <w:delText>【不能有大面积空白】</w:delText>
        </w:r>
      </w:del>
    </w:p>
    <w:p w14:paraId="4E2CFB4A">
      <w:commentRangeStart w:id="54"/>
      <w:r>
        <w:rPr>
          <w:rFonts w:hint="eastAsia"/>
        </w:rPr>
        <w:drawing>
          <wp:inline distT="0" distB="0" distL="114300" distR="114300">
            <wp:extent cx="5285740" cy="2950210"/>
            <wp:effectExtent l="0" t="0" r="22860" b="21590"/>
            <wp:docPr id="12" name="图片 12" descr="system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ystem_model"/>
                    <pic:cNvPicPr>
                      <a:picLocks noChangeAspect="1"/>
                    </pic:cNvPicPr>
                  </pic:nvPicPr>
                  <pic:blipFill>
                    <a:blip r:embed="rId44"/>
                    <a:stretch>
                      <a:fillRect/>
                    </a:stretch>
                  </pic:blipFill>
                  <pic:spPr>
                    <a:xfrm>
                      <a:off x="0" y="0"/>
                      <a:ext cx="5285740" cy="2950210"/>
                    </a:xfrm>
                    <a:prstGeom prst="rect">
                      <a:avLst/>
                    </a:prstGeom>
                  </pic:spPr>
                </pic:pic>
              </a:graphicData>
            </a:graphic>
          </wp:inline>
        </w:drawing>
      </w:r>
      <w:commentRangeEnd w:id="54"/>
      <w:r>
        <w:rPr>
          <w:rStyle w:val="CommentReference"/>
        </w:rPr>
        <w:commentReference w:id="54"/>
      </w:r>
    </w:p>
    <w:p w14:paraId="2EB13800">
      <w:pPr>
        <w:pStyle w:val="12"/>
        <w:spacing w:line="360" w:lineRule="auto"/>
        <w:ind w:firstLine="480"/>
        <w:jc w:val="center"/>
        <w:rPr>
          <w:rFonts w:eastAsia="宋体"/>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6</w:t>
      </w:r>
      <w:r>
        <w:rPr>
          <w:sz w:val="24"/>
          <w:szCs w:val="24"/>
        </w:rPr>
        <w:fldChar w:fldCharType="end"/>
      </w:r>
      <w:bookmarkStart w:id="175" w:name="_Toc291095152"/>
      <w:bookmarkStart w:id="176" w:name="_Toc918903097"/>
      <w:bookmarkStart w:id="177" w:name="_Toc983825429"/>
      <w:r>
        <w:rPr>
          <w:rFonts w:hint="eastAsia"/>
          <w:sz w:val="24"/>
          <w:szCs w:val="24"/>
        </w:rPr>
        <w:t xml:space="preserve"> </w:t>
      </w:r>
      <w:r>
        <w:rPr>
          <w:rFonts w:hint="eastAsia"/>
          <w:sz w:val="24"/>
        </w:rPr>
        <w:t>城市级电动车充电系统模型</w:t>
      </w:r>
      <w:bookmarkEnd w:id="175"/>
      <w:bookmarkEnd w:id="176"/>
      <w:bookmarkEnd w:id="177"/>
    </w:p>
    <w:p w14:paraId="5D603F5B">
      <w:pPr>
        <w:spacing w:line="360" w:lineRule="auto"/>
        <w:ind w:firstLine="480" w:firstLineChars="200"/>
        <w:rPr>
          <w:rFonts w:hint="eastAsia"/>
          <w:sz w:val="24"/>
        </w:rPr>
      </w:pPr>
      <w:r>
        <w:rPr>
          <w:rFonts w:hint="eastAsia"/>
          <w:sz w:val="24"/>
        </w:rPr>
        <w:t xml:space="preserve">在智能电网以及智慧城市交通的背景下，一个城市规模的电动汽车（EV）充电网络，该网络由多个公共充电站（CSs）组成，这些充电站地理分布于整个城区，并由一个集中式协调平台进行管理。该平台作为中心实体，负责收集来自电动汽车的充电意向，并协调各充电站之间的资源分配。共有 </w:t>
      </w:r>
      <m:oMath>
        <m:r>
          <m:rPr/>
          <w:rPr>
            <w:rFonts w:ascii="Cambria Math" w:hAnsi="Cambria Math"/>
            <w:sz w:val="24"/>
          </w:rPr>
          <m:t>M</m:t>
        </m:r>
      </m:oMath>
      <w:r>
        <w:rPr>
          <w:rFonts w:hint="eastAsia"/>
          <w:sz w:val="24"/>
        </w:rPr>
        <w:t xml:space="preserve"> 个充电站，用集合 </w:t>
      </w:r>
      <m:oMath>
        <m:r>
          <m:rPr>
            <m:scr m:val="script"/>
          </m:rPr>
          <w:rPr>
            <w:rFonts w:ascii="Cambria Math" w:hAnsi="Cambria Math" w:eastAsia="MS Mincho"/>
            <w:sz w:val="24"/>
          </w:rPr>
          <m:t>ℳ</m:t>
        </m:r>
        <m:r>
          <m:rPr/>
          <w:rPr>
            <w:rFonts w:ascii="Cambria Math" w:hAnsi="Cambria Math"/>
            <w:sz w:val="24"/>
          </w:rPr>
          <m:t>={1,2,...,M}</m:t>
        </m:r>
      </m:oMath>
      <w:r>
        <w:rPr>
          <w:rFonts w:hint="eastAsia"/>
          <w:sz w:val="24"/>
        </w:rPr>
        <w:t xml:space="preserve"> 表示。每个充电站</w:t>
      </w:r>
      <w:r>
        <w:rPr>
          <w:sz w:val="24"/>
        </w:rPr>
        <w:t xml:space="preserve"> </w:t>
      </w:r>
      <m:oMath>
        <m:r>
          <m:rPr/>
          <w:rPr>
            <w:rFonts w:ascii="Cambria Math" w:hAnsi="Cambria Math"/>
            <w:sz w:val="24"/>
          </w:rPr>
          <m:t>m∈</m:t>
        </m:r>
        <m:r>
          <m:rPr>
            <m:scr m:val="script"/>
          </m:rPr>
          <w:rPr>
            <w:rFonts w:ascii="Cambria Math" w:hAnsi="Cambria Math" w:eastAsia="MS Mincho"/>
            <w:sz w:val="24"/>
          </w:rPr>
          <m:t>ℳ</m:t>
        </m:r>
      </m:oMath>
      <w:r>
        <w:rPr>
          <w:rFonts w:hint="eastAsia"/>
          <w:sz w:val="24"/>
        </w:rPr>
        <w:t xml:space="preserve"> 配备有多个充电单元（CUs）。该系统服务于 </w:t>
      </w:r>
      <m:oMath>
        <m:r>
          <m:rPr/>
          <w:rPr>
            <w:rFonts w:ascii="Cambria Math" w:hAnsi="Cambria Math"/>
            <w:sz w:val="24"/>
          </w:rPr>
          <m:t>N</m:t>
        </m:r>
      </m:oMath>
      <w:r>
        <w:rPr>
          <w:sz w:val="24"/>
        </w:rPr>
        <w:t xml:space="preserve"> </w:t>
      </w:r>
      <w:r>
        <w:rPr>
          <w:rFonts w:hint="eastAsia"/>
          <w:sz w:val="24"/>
        </w:rPr>
        <w:t xml:space="preserve">辆参与的电动汽车，用集合 </w:t>
      </w:r>
      <m:oMath>
        <m:r>
          <m:rPr>
            <m:scr m:val="script"/>
          </m:rPr>
          <w:rPr>
            <w:rFonts w:ascii="Cambria Math" w:hAnsi="Cambria Math" w:eastAsia="MS Mincho"/>
            <w:sz w:val="24"/>
          </w:rPr>
          <m:t>N</m:t>
        </m:r>
        <m:r>
          <m:rPr/>
          <w:rPr>
            <w:rFonts w:ascii="Cambria Math" w:hAnsi="Cambria Math"/>
            <w:sz w:val="24"/>
          </w:rPr>
          <m:t>={1,2,...,N}</m:t>
        </m:r>
      </m:oMath>
      <w:r>
        <w:rPr>
          <w:rFonts w:hint="eastAsia"/>
          <w:sz w:val="24"/>
        </w:rPr>
        <w:t>表示。图6描绘了整个系统的架构。</w:t>
      </w:r>
    </w:p>
    <w:p w14:paraId="5FBE23FA">
      <w:pPr>
        <w:spacing w:line="360" w:lineRule="auto"/>
        <w:ind w:firstLine="480"/>
        <w:rPr>
          <w:sz w:val="24"/>
        </w:rPr>
      </w:pPr>
      <w:r>
        <w:rPr>
          <w:rFonts w:hint="eastAsia"/>
          <w:sz w:val="24"/>
        </w:rPr>
        <w:t xml:space="preserve">操作时段被离散化为 </w:t>
      </w:r>
      <m:oMath>
        <m:r>
          <m:rPr/>
          <w:rPr>
            <w:rFonts w:ascii="Cambria Math" w:hAnsi="Cambria Math"/>
            <w:sz w:val="24"/>
          </w:rPr>
          <m:t>T</m:t>
        </m:r>
      </m:oMath>
      <w:r>
        <w:rPr>
          <w:rFonts w:hint="eastAsia"/>
          <w:sz w:val="24"/>
        </w:rPr>
        <w:t xml:space="preserve"> 个等长时间槽（例如，每个槽15或30分钟，覆盖典型的每日周期），用集合 </w:t>
      </w:r>
      <m:oMath>
        <m:r>
          <m:rPr>
            <m:scr m:val="script"/>
          </m:rPr>
          <w:rPr>
            <w:rFonts w:ascii="Cambria Math" w:hAnsi="Cambria Math" w:eastAsia="MS Mincho"/>
            <w:sz w:val="24"/>
          </w:rPr>
          <m:t>T</m:t>
        </m:r>
        <m:r>
          <m:rPr/>
          <w:rPr>
            <w:rFonts w:ascii="Cambria Math" w:hAnsi="Cambria Math"/>
            <w:sz w:val="24"/>
          </w:rPr>
          <m:t>={1,2,...,T}</m:t>
        </m:r>
      </m:oMath>
      <w:r>
        <w:rPr>
          <w:rFonts w:hint="eastAsia"/>
          <w:sz w:val="24"/>
        </w:rPr>
        <w:t xml:space="preserve"> 表示。站点 </w:t>
      </w:r>
      <m:oMath>
        <m:r>
          <m:rPr/>
          <w:rPr>
            <w:rFonts w:ascii="Cambria Math" w:hAnsi="Cambria Math"/>
            <w:sz w:val="24"/>
          </w:rPr>
          <m:t>m</m:t>
        </m:r>
      </m:oMath>
      <w:r>
        <w:rPr>
          <w:rFonts w:hint="eastAsia"/>
          <w:sz w:val="24"/>
        </w:rPr>
        <w:t xml:space="preserve"> 在时段 </w:t>
      </w:r>
      <m:oMath>
        <m:r>
          <m:rPr/>
          <w:rPr>
            <w:rFonts w:ascii="Cambria Math" w:hAnsi="Cambria Math"/>
            <w:sz w:val="24"/>
          </w:rPr>
          <m:t>t</m:t>
        </m:r>
      </m:oMath>
      <w:r>
        <w:rPr>
          <w:rFonts w:hint="eastAsia"/>
          <w:sz w:val="24"/>
        </w:rPr>
        <w:t xml:space="preserve"> 的服务能力用 </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表示，即在时段 </w:t>
      </w:r>
      <m:oMath>
        <m:r>
          <m:rPr/>
          <w:rPr>
            <w:rFonts w:ascii="Cambria Math" w:hAnsi="Cambria Math"/>
            <w:sz w:val="24"/>
          </w:rPr>
          <m:t>t</m:t>
        </m:r>
      </m:oMath>
      <w:r>
        <w:rPr>
          <w:rFonts w:hint="eastAsia"/>
          <w:sz w:val="24"/>
        </w:rPr>
        <w:t xml:space="preserve"> 中，站点 </w:t>
      </w:r>
      <m:oMath>
        <m:r>
          <m:rPr/>
          <w:rPr>
            <w:rFonts w:ascii="Cambria Math" w:hAnsi="Cambria Math"/>
            <w:sz w:val="24"/>
          </w:rPr>
          <m:t>m</m:t>
        </m:r>
      </m:oMath>
      <w:r>
        <w:rPr>
          <w:rFonts w:hint="eastAsia"/>
          <w:sz w:val="24"/>
        </w:rPr>
        <w:t xml:space="preserve"> 同时可服务的电动汽车的最大数量。我们假设每个可预订的充电桩在单个时段内提供恒定的充电功率，容量约束则源于变压器额定值和站点级电力上限等物理限制。</w:t>
      </w:r>
    </w:p>
    <w:p w14:paraId="1C770EB5">
      <w:pPr>
        <w:spacing w:line="360" w:lineRule="auto"/>
        <w:ind w:firstLine="480"/>
        <w:rPr>
          <w:sz w:val="24"/>
        </w:rPr>
      </w:pPr>
      <w:r>
        <w:rPr>
          <w:rFonts w:hint="eastAsia"/>
          <w:sz w:val="24"/>
        </w:rPr>
        <w:t xml:space="preserve">电动汽车通过无线通信（例如，蜂窝网络或Wi-Fi）与集中式平台进行交互。每辆电动汽车 </w:t>
      </w:r>
      <m:oMath>
        <m:r>
          <m:rPr/>
          <w:rPr>
            <w:rFonts w:ascii="Cambria Math" w:hAnsi="Cambria Math"/>
            <w:sz w:val="24"/>
          </w:rPr>
          <m:t>n∈</m:t>
        </m:r>
        <m:r>
          <m:rPr>
            <m:scr m:val="script"/>
          </m:rPr>
          <w:rPr>
            <w:rFonts w:ascii="Cambria Math" w:hAnsi="Cambria Math" w:eastAsia="MS Mincho"/>
            <w:sz w:val="24"/>
          </w:rPr>
          <m:t>N</m:t>
        </m:r>
      </m:oMath>
      <w:r>
        <w:rPr>
          <w:rFonts w:hint="eastAsia"/>
          <w:sz w:val="24"/>
        </w:rPr>
        <w:t xml:space="preserve"> 提前提交充电意向，该意向由元组 </w:t>
      </w:r>
      <m:oMath>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 xml:space="preserve"> 指定，其中：</w:t>
      </w:r>
    </w:p>
    <w:p w14:paraId="1E7BE3EA">
      <w:pPr>
        <w:spacing w:line="360" w:lineRule="auto"/>
        <w:ind w:firstLine="480"/>
        <w:rPr>
          <w:sz w:val="24"/>
        </w:rPr>
      </w:pPr>
      <w:r>
        <w:rPr>
          <w:rFonts w:hint="eastAsia"/>
          <w:sz w:val="24"/>
        </w:rPr>
        <w:t xml:space="preserve">• </w:t>
      </w:r>
      <m:oMath>
        <m:sSub>
          <m:sSubPr>
            <m:ctrlPr>
              <w:rPr>
                <w:rFonts w:ascii="Cambria Math" w:hAnsi="Cambria Math"/>
                <w:sz w:val="24"/>
              </w:rPr>
            </m:ctrlPr>
          </m:sSubPr>
          <m:e>
            <m:r>
              <m:rPr/>
              <w:rPr>
                <w:rFonts w:ascii="Cambria Math" w:hAnsi="Cambria Math"/>
                <w:sz w:val="24"/>
              </w:rPr>
              <m:t>e</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&gt;0</m:t>
        </m:r>
      </m:oMath>
      <w:r>
        <w:rPr>
          <w:rFonts w:hint="eastAsia"/>
          <w:sz w:val="24"/>
        </w:rPr>
        <w:t xml:space="preserve"> 是所需的能源需求（以千瓦时或等效单位表示）；</w:t>
      </w:r>
    </w:p>
    <w:p w14:paraId="11E3374A">
      <w:pPr>
        <w:spacing w:line="360" w:lineRule="auto"/>
        <w:ind w:firstLine="480"/>
        <w:rPr>
          <w:sz w:val="24"/>
        </w:rPr>
      </w:pPr>
      <w:r>
        <w:rPr>
          <w:rFonts w:hint="eastAsia"/>
          <w:sz w:val="24"/>
        </w:rPr>
        <w:t xml:space="preserve">• </w:t>
      </w:r>
      <m:oMath>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n,m</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m∈</m:t>
            </m:r>
            <m:r>
              <m:rPr>
                <m:scr m:val="script"/>
              </m:rPr>
              <w:rPr>
                <w:rFonts w:ascii="Cambria Math" w:hAnsi="Cambria Math" w:eastAsia="MS Mincho"/>
                <w:sz w:val="24"/>
              </w:rPr>
              <m:t>ℳ</m:t>
            </m:r>
            <m:ctrlPr>
              <w:rPr>
                <w:rFonts w:ascii="Cambria Math" w:hAnsi="Cambria Math"/>
                <w:sz w:val="24"/>
              </w:rPr>
            </m:ctrlPr>
          </m:sub>
        </m:sSub>
      </m:oMath>
      <w:r>
        <w:rPr>
          <w:rFonts w:hint="eastAsia"/>
          <w:sz w:val="24"/>
        </w:rPr>
        <w:t xml:space="preserve"> 是一个二元空间可达性向量，其中 </w:t>
      </w:r>
      <m:oMath>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n,m</m:t>
            </m:r>
            <m:ctrlPr>
              <w:rPr>
                <w:rFonts w:ascii="Cambria Math" w:hAnsi="Cambria Math"/>
                <w:sz w:val="24"/>
              </w:rPr>
            </m:ctrlPr>
          </m:sub>
        </m:sSub>
        <m:r>
          <m:rPr/>
          <w:rPr>
            <w:rFonts w:ascii="Cambria Math" w:hAnsi="Cambria Math"/>
            <w:sz w:val="24"/>
          </w:rPr>
          <m:t>=1</m:t>
        </m:r>
      </m:oMath>
      <w:r>
        <w:rPr>
          <w:rFonts w:hint="eastAsia"/>
          <w:sz w:val="24"/>
        </w:rPr>
        <w:t xml:space="preserve"> 当站点 </w:t>
      </w:r>
      <m:oMath>
        <m:r>
          <m:rPr/>
          <w:rPr>
            <w:rFonts w:ascii="Cambria Math" w:hAnsi="Cambria Math"/>
            <w:sz w:val="24"/>
          </w:rPr>
          <m:t>m</m:t>
        </m:r>
      </m:oMath>
      <w:r>
        <w:rPr>
          <w:rFonts w:hint="eastAsia"/>
          <w:sz w:val="24"/>
        </w:rPr>
        <w:t xml:space="preserve"> 在可接受距离内或对电动汽车 </w:t>
      </w:r>
      <m:oMath>
        <m:r>
          <m:rPr/>
          <w:rPr>
            <w:rFonts w:ascii="Cambria Math" w:hAnsi="Cambria Math"/>
            <w:sz w:val="24"/>
          </w:rPr>
          <m:t>n</m:t>
        </m:r>
      </m:oMath>
      <w:r>
        <w:rPr>
          <w:rFonts w:hint="eastAsia"/>
          <w:sz w:val="24"/>
        </w:rPr>
        <w:t xml:space="preserve"> 可达时（基于剩余续航里程和用户偏好），否则为 0 ；</w:t>
      </w:r>
    </w:p>
    <w:p w14:paraId="54CCDCF6">
      <w:pPr>
        <w:spacing w:line="360" w:lineRule="auto"/>
        <w:ind w:firstLine="480"/>
        <w:rPr>
          <w:sz w:val="24"/>
        </w:rPr>
      </w:pPr>
      <w:r>
        <w:rPr>
          <w:rFonts w:hint="eastAsia"/>
          <w:sz w:val="24"/>
        </w:rPr>
        <w:t xml:space="preserve">• </w:t>
      </w:r>
      <m:oMath>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n,t</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t∈</m:t>
            </m:r>
            <m:r>
              <m:rPr>
                <m:scr m:val="script"/>
              </m:rPr>
              <w:rPr>
                <w:rFonts w:ascii="Cambria Math" w:hAnsi="Cambria Math" w:eastAsia="MS Mincho"/>
                <w:sz w:val="24"/>
              </w:rPr>
              <m:t>T</m:t>
            </m:r>
            <m:ctrlPr>
              <w:rPr>
                <w:rFonts w:ascii="Cambria Math" w:hAnsi="Cambria Math"/>
                <w:sz w:val="24"/>
              </w:rPr>
            </m:ctrlPr>
          </m:sub>
        </m:sSub>
      </m:oMath>
      <w:r>
        <w:rPr>
          <w:rFonts w:hint="eastAsia"/>
          <w:sz w:val="24"/>
        </w:rPr>
        <w:t xml:space="preserve"> 是一个二元时间可用性向量，其中 </w:t>
      </w:r>
      <m:oMath>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n,t</m:t>
            </m:r>
            <m:ctrlPr>
              <w:rPr>
                <w:rFonts w:ascii="Cambria Math" w:hAnsi="Cambria Math"/>
                <w:sz w:val="24"/>
              </w:rPr>
            </m:ctrlPr>
          </m:sub>
        </m:sSub>
        <m:r>
          <m:rPr/>
          <w:rPr>
            <w:rFonts w:ascii="Cambria Math" w:hAnsi="Cambria Math"/>
            <w:sz w:val="24"/>
          </w:rPr>
          <m:t>=1</m:t>
        </m:r>
      </m:oMath>
      <w:r>
        <w:rPr>
          <w:rFonts w:hint="eastAsia"/>
          <w:sz w:val="24"/>
        </w:rPr>
        <w:t xml:space="preserve"> 表示电动车 </w:t>
      </w:r>
      <m:oMath>
        <m:r>
          <m:rPr/>
          <w:rPr>
            <w:rFonts w:ascii="Cambria Math" w:hAnsi="Cambria Math"/>
            <w:sz w:val="24"/>
          </w:rPr>
          <m:t>n</m:t>
        </m:r>
      </m:oMath>
      <w:r>
        <w:rPr>
          <w:rFonts w:hint="eastAsia"/>
          <w:sz w:val="24"/>
        </w:rPr>
        <w:t xml:space="preserve"> 在时段 </w:t>
      </w:r>
      <m:oMath>
        <m:r>
          <m:rPr/>
          <w:rPr>
            <w:rFonts w:ascii="Cambria Math" w:hAnsi="Cambria Math"/>
            <w:sz w:val="24"/>
          </w:rPr>
          <m:t>t</m:t>
        </m:r>
      </m:oMath>
      <w:r>
        <w:rPr>
          <w:rFonts w:hint="eastAsia"/>
          <w:sz w:val="24"/>
        </w:rPr>
        <w:t xml:space="preserve"> 可用充电（反映用户的首选时间段），而 0 则表示不可用。</w:t>
      </w:r>
    </w:p>
    <w:p w14:paraId="5245A35B">
      <w:pPr>
        <w:spacing w:line="360" w:lineRule="auto"/>
        <w:ind w:firstLine="480"/>
        <w:rPr>
          <w:sz w:val="24"/>
        </w:rPr>
      </w:pPr>
      <w:r>
        <w:rPr>
          <w:rFonts w:hint="eastAsia"/>
          <w:sz w:val="24"/>
        </w:rPr>
        <w:t xml:space="preserve">集中式平台收集来自电动汽车的这些充电意向，定期汇总各充电站报告的容量信息（例如，当前及预测的 </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预测值），并执行全网充电资源的协同分配。实体间的通信包括：-电动汽车向平台发送充电意向消息</w:t>
      </w:r>
      <w:r>
        <w:rPr>
          <w:sz w:val="24"/>
        </w:rPr>
        <w:t xml:space="preserve"> </w:t>
      </w:r>
      <m:oMath>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；-充电站定期向平台报告容量向量</w:t>
      </w:r>
      <w:r>
        <w:rPr>
          <w:sz w:val="24"/>
        </w:rPr>
        <w:t xml:space="preserve"> </w:t>
      </w:r>
      <m:oMath>
        <m:r>
          <m:rPr/>
          <w:rPr>
            <w:rFonts w:ascii="Cambria Math" w:hAnsi="Cambria Math"/>
            <w:sz w:val="24"/>
          </w:rPr>
          <m:t>(</m:t>
        </m:r>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t∈</m:t>
            </m:r>
            <m:r>
              <m:rPr>
                <m:scr m:val="script"/>
              </m:rPr>
              <w:rPr>
                <w:rFonts w:ascii="Cambria Math" w:hAnsi="Cambria Math" w:eastAsia="MS Mincho"/>
                <w:sz w:val="24"/>
              </w:rPr>
              <m:t>T</m:t>
            </m:r>
            <m:ctrlPr>
              <w:rPr>
                <w:rFonts w:ascii="Cambria Math" w:hAnsi="Cambria Math"/>
                <w:sz w:val="24"/>
              </w:rPr>
            </m:ctrlPr>
          </m:sub>
        </m:sSub>
      </m:oMath>
      <w:r>
        <w:rPr>
          <w:rFonts w:hint="eastAsia"/>
          <w:sz w:val="24"/>
        </w:rPr>
        <w:t>；- 平台向电动汽车和充电站广播或单播分配决策（指定充电站、时段及能量数量），以供执行。</w:t>
      </w:r>
    </w:p>
    <w:p w14:paraId="5498B9AB">
      <w:pPr>
        <w:spacing w:line="360" w:lineRule="auto"/>
        <w:ind w:firstLine="480"/>
        <w:rPr>
          <w:sz w:val="24"/>
        </w:rPr>
      </w:pPr>
      <w:r>
        <w:rPr>
          <w:rFonts w:hint="eastAsia"/>
          <w:sz w:val="24"/>
        </w:rPr>
        <w:t>这种基于预订的设置能够主动地将电动汽车需求与具有时空约束的充电站容量相匹配。</w:t>
      </w:r>
    </w:p>
    <w:p w14:paraId="0217A646">
      <w:pPr>
        <w:pStyle w:val="4"/>
      </w:pPr>
      <w:bookmarkStart w:id="178" w:name="_Toc903833281"/>
      <w:bookmarkStart w:id="179" w:name="_Toc116613816"/>
      <w:bookmarkStart w:id="180" w:name="_Toc1096414765"/>
      <w:r>
        <w:rPr>
          <w:rFonts w:hint="eastAsia"/>
        </w:rPr>
        <w:t>社会福利优化问题</w:t>
      </w:r>
      <w:bookmarkEnd w:id="178"/>
      <w:bookmarkEnd w:id="179"/>
      <w:bookmarkEnd w:id="180"/>
    </w:p>
    <w:p w14:paraId="6052740A">
      <w:pPr>
        <w:spacing w:line="360" w:lineRule="auto"/>
        <w:ind w:firstLine="480"/>
        <w:rPr>
          <w:sz w:val="24"/>
        </w:rPr>
      </w:pPr>
      <w:r>
        <w:rPr>
          <w:rFonts w:hint="eastAsia"/>
          <w:sz w:val="24"/>
        </w:rPr>
        <w:t>价格针对竞争激烈的站位-时段组合而上涨，以反映实时稀缺性，激励灵活用户转向拥堵程度较低的地点或非高峰时段。这种由价格驱动的反馈机制同时 (i) 最大化满足的需求和用户的体估值；以及 (ii) 促进空间和时间上的负荷平滑，从而提升用户体验和电网稳定性。</w:t>
      </w:r>
    </w:p>
    <w:p w14:paraId="563A8EB5">
      <w:pPr>
        <w:spacing w:line="360" w:lineRule="auto"/>
        <w:ind w:firstLine="480"/>
        <w:rPr>
          <w:sz w:val="24"/>
        </w:rPr>
      </w:pPr>
      <w:r>
        <w:rPr>
          <w:rFonts w:hint="eastAsia"/>
          <w:sz w:val="24"/>
        </w:rPr>
        <w:t>所有电动汽车的总效用为：</w:t>
      </w:r>
    </w:p>
    <w:p w14:paraId="1F8195E4">
      <w:pPr>
        <w:spacing w:line="360" w:lineRule="auto"/>
        <w:ind w:firstLine="480"/>
        <w:rPr>
          <w:rFonts w:hAnsi="Cambria Math"/>
          <w:sz w:val="24"/>
        </w:rPr>
      </w:pPr>
      <m:oMathPara>
        <m:oMath>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EV</m:t>
              </m:r>
              <m:ctrlPr>
                <w:rPr>
                  <w:rFonts w:ascii="Cambria Math" w:hAnsi="Cambria Math"/>
                  <w:sz w:val="24"/>
                </w:rPr>
              </m:ctrlPr>
            </m:sub>
          </m:sSub>
          <m:r>
            <m:rPr/>
            <w:rPr>
              <w:rFonts w:ascii="Cambria Math" w:hAnsi="Cambria Math"/>
              <w:sz w:val="24"/>
            </w:rPr>
            <m:t>=</m:t>
          </m:r>
          <m:nary>
            <m:naryPr>
              <m:chr m:val="∑"/>
              <m:limLoc m:val="undOvr"/>
              <m:supHide m:val="1"/>
              <m:ctrlPr>
                <w:rPr>
                  <w:rFonts w:ascii="Cambria Math" w:hAnsi="Cambria Math"/>
                  <w:sz w:val="24"/>
                </w:rPr>
              </m:ctrlPr>
            </m:naryPr>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nary>
                    <m:naryPr>
                      <m:chr m:val="∑"/>
                      <m:limLoc m:val="undOvr"/>
                      <m:supHide m:val="1"/>
                      <m:ctrlPr>
                        <w:rPr>
                          <w:rFonts w:ascii="Cambria Math" w:hAnsi="Cambria Math"/>
                          <w:sz w:val="24"/>
                        </w:rPr>
                      </m:ctrlPr>
                    </m:naryPr>
                    <m:sub>
                      <m:r>
                        <m:rPr/>
                        <w:rPr>
                          <w:rFonts w:ascii="Cambria Math" w:hAnsi="Cambria Math"/>
                          <w:sz w:val="24"/>
                        </w:rPr>
                        <m:t>m∈</m:t>
                      </m:r>
                      <m:r>
                        <m:rPr>
                          <m:scr m:val="script"/>
                        </m:rPr>
                        <w:rPr>
                          <w:rFonts w:ascii="Cambria Math" w:hAnsi="Cambria Math" w:eastAsia="MS Mincho"/>
                          <w:sz w:val="24"/>
                        </w:rPr>
                        <m:t>ℳ</m:t>
                      </m:r>
                      <m:ctrlPr>
                        <w:rPr>
                          <w:rFonts w:ascii="Cambria Math" w:hAnsi="Cambria Math"/>
                          <w:sz w:val="24"/>
                        </w:rPr>
                      </m:ctrlPr>
                    </m:sub>
                    <m:sup>
                      <m:ctrlPr>
                        <w:rPr>
                          <w:rFonts w:ascii="Cambria Math" w:hAnsi="Cambria Math"/>
                          <w:sz w:val="24"/>
                        </w:rPr>
                      </m:ctrlPr>
                    </m:sup>
                    <m:e>
                      <m:nary>
                        <m:naryPr>
                          <m:chr m:val="∑"/>
                          <m:limLoc m:val="undOvr"/>
                          <m:supHide m:val="1"/>
                          <m:ctrlPr>
                            <w:rPr>
                              <w:rFonts w:ascii="Cambria Math" w:hAnsi="Cambria Math"/>
                              <w:sz w:val="24"/>
                            </w:rPr>
                          </m:ctrlPr>
                        </m:naryPr>
                        <m:sub>
                          <m:r>
                            <m:rPr/>
                            <w:rPr>
                              <w:rFonts w:ascii="Cambria Math" w:hAnsi="Cambria Math"/>
                              <w:sz w:val="24"/>
                            </w:rPr>
                            <m:t>t∈</m:t>
                          </m:r>
                          <m:r>
                            <m:rPr>
                              <m:scr m:val="script"/>
                            </m:rPr>
                            <w:rPr>
                              <w:rFonts w:ascii="Cambria Math" w:hAnsi="Cambria Math" w:eastAsia="MS Mincho"/>
                              <w:sz w:val="24"/>
                            </w:rPr>
                            <m:t>T</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Sub>
                          <m:ctrlPr>
                            <w:rPr>
                              <w:rFonts w:ascii="Cambria Math" w:hAnsi="Cambria Math"/>
                              <w:sz w:val="24"/>
                            </w:rPr>
                          </m:ctrlPr>
                        </m:e>
                      </m:nary>
                      <m:ctrlPr>
                        <w:rPr>
                          <w:rFonts w:ascii="Cambria Math" w:hAnsi="Cambria Math"/>
                          <w:sz w:val="24"/>
                        </w:rPr>
                      </m:ctrlPr>
                    </m:e>
                  </m:nary>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ctrlPr>
                    <w:rPr>
                      <w:rFonts w:ascii="Cambria Math" w:hAnsi="Cambria Math"/>
                      <w:sz w:val="24"/>
                    </w:rPr>
                  </m:ctrlPr>
                </m:e>
              </m:d>
              <m:ctrlPr>
                <w:rPr>
                  <w:rFonts w:ascii="Cambria Math" w:hAnsi="Cambria Math"/>
                  <w:sz w:val="24"/>
                </w:rPr>
              </m:ctrlPr>
            </m:e>
          </m:nary>
        </m:oMath>
      </m:oMathPara>
    </w:p>
    <w:p w14:paraId="49600107">
      <w:pPr>
        <w:spacing w:line="360" w:lineRule="auto"/>
        <w:ind w:firstLine="0"/>
        <w:rPr>
          <w:sz w:val="24"/>
        </w:rPr>
      </w:pPr>
      <w:r>
        <w:rPr>
          <w:rFonts w:hint="eastAsia"/>
          <w:sz w:val="24"/>
        </w:rPr>
        <w:t xml:space="preserve">其中二进制决策变量 </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r>
          <m:rPr/>
          <w:rPr>
            <w:rFonts w:ascii="Cambria Math" w:hAnsi="Cambria Math"/>
            <w:sz w:val="24"/>
          </w:rPr>
          <m:t>∈{0,1}</m:t>
        </m:r>
      </m:oMath>
      <w:r>
        <w:rPr>
          <w:rFonts w:hint="eastAsia"/>
          <w:sz w:val="24"/>
        </w:rPr>
        <w:t xml:space="preserve"> 表示电动汽车 </w:t>
      </w:r>
      <m:oMath>
        <m:r>
          <m:rPr/>
          <w:rPr>
            <w:rFonts w:ascii="Cambria Math" w:hAnsi="Cambria Math"/>
            <w:sz w:val="24"/>
          </w:rPr>
          <m:t>n</m:t>
        </m:r>
      </m:oMath>
      <w:r>
        <w:rPr>
          <w:rFonts w:hint="eastAsia"/>
          <w:sz w:val="24"/>
        </w:rPr>
        <w:t xml:space="preserve"> 是否在时段 </w:t>
      </w:r>
      <m:oMath>
        <m:r>
          <m:rPr/>
          <w:rPr>
            <w:rFonts w:ascii="Cambria Math" w:hAnsi="Cambria Math"/>
            <w:sz w:val="24"/>
          </w:rPr>
          <m:t>t</m:t>
        </m:r>
      </m:oMath>
      <w:r>
        <w:rPr>
          <w:rFonts w:hint="eastAsia"/>
          <w:sz w:val="24"/>
        </w:rPr>
        <w:t xml:space="preserve"> 被分配到站点 </w:t>
      </w:r>
      <m:oMath>
        <m:r>
          <m:rPr/>
          <w:rPr>
            <w:rFonts w:ascii="Cambria Math" w:hAnsi="Cambria Math"/>
            <w:sz w:val="24"/>
          </w:rPr>
          <m:t>m</m:t>
        </m:r>
      </m:oMath>
      <w:r>
        <w:rPr>
          <w:rFonts w:hint="eastAsia"/>
          <w:sz w:val="24"/>
        </w:rPr>
        <w:t>，</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表示在时段 </w:t>
      </w:r>
      <m:oMath>
        <m:r>
          <m:rPr/>
          <w:rPr>
            <w:rFonts w:ascii="Cambria Math" w:hAnsi="Cambria Math"/>
            <w:sz w:val="24"/>
          </w:rPr>
          <m:t>t</m:t>
        </m:r>
      </m:oMath>
      <w:r>
        <w:rPr>
          <w:rFonts w:hint="eastAsia"/>
          <w:sz w:val="24"/>
        </w:rPr>
        <w:t xml:space="preserve"> 期间站点 </w:t>
      </w:r>
      <m:oMath>
        <m:r>
          <m:rPr/>
          <w:rPr>
            <w:rFonts w:ascii="Cambria Math" w:hAnsi="Cambria Math"/>
            <w:sz w:val="24"/>
          </w:rPr>
          <m:t>m</m:t>
        </m:r>
      </m:oMath>
      <w:r>
        <w:rPr>
          <w:rFonts w:hint="eastAsia"/>
          <w:sz w:val="24"/>
        </w:rPr>
        <w:t xml:space="preserve"> 的充电价格，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是电动汽车 n 的估值函数。估值函数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 xml:space="preserve"> 是每位电动汽车用户所拥有的私人信息，代表了电动汽车的价值 </w:t>
      </w:r>
      <m:oMath>
        <m:r>
          <m:rPr/>
          <w:rPr>
            <w:rFonts w:ascii="Cambria Math" w:hAnsi="Cambria Math"/>
            <w:sz w:val="24"/>
          </w:rPr>
          <m:t>n</m:t>
        </m:r>
      </m:oMath>
      <w:r>
        <w:rPr>
          <w:rFonts w:hint="eastAsia"/>
          <w:sz w:val="24"/>
        </w:rPr>
        <w:t xml:space="preserve"> 来自于特定的分配组合 </w:t>
      </w:r>
      <m:oMath>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至关重要的是，我们假设电动汽车用户对不同的时空组合具有异质性偏好。也就是说，即使总能量输送量相同，一位电动汽车用户也可能对在不同充电站或不同时段充电赋予不同的价值评估（例如，更偏好中午时分市中心的充电站，而非午夜时分郊区的充电站）。分配组合 </w:t>
      </w:r>
      <m:oMath>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由二进制决策变量 </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oMath>
      <w:r>
        <w:rPr>
          <w:rFonts w:hint="eastAsia"/>
          <w:sz w:val="24"/>
        </w:rPr>
        <w:t xml:space="preserve"> 决定，即 </w:t>
      </w:r>
      <m:oMath>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m∈</m:t>
            </m:r>
            <m:r>
              <m:rPr>
                <m:scr m:val="script"/>
              </m:rPr>
              <w:rPr>
                <w:rFonts w:ascii="Cambria Math" w:hAnsi="Cambria Math" w:eastAsia="MS Mincho"/>
                <w:sz w:val="24"/>
              </w:rPr>
              <m:t>ℳ</m:t>
            </m:r>
            <m:r>
              <m:rPr/>
              <w:rPr>
                <w:rFonts w:ascii="Cambria Math" w:hAnsi="Cambria Math"/>
                <w:sz w:val="24"/>
              </w:rPr>
              <m:t>,t∈</m:t>
            </m:r>
            <m:r>
              <m:rPr>
                <m:scr m:val="script"/>
              </m:rPr>
              <w:rPr>
                <w:rFonts w:ascii="Cambria Math" w:hAnsi="Cambria Math" w:eastAsia="MS Mincho"/>
                <w:sz w:val="24"/>
              </w:rPr>
              <m:t>T</m:t>
            </m:r>
            <m:ctrlPr>
              <w:rPr>
                <w:rFonts w:ascii="Cambria Math" w:hAnsi="Cambria Math"/>
                <w:sz w:val="24"/>
              </w:rPr>
            </m:ctrlPr>
          </m:sub>
        </m:sSub>
      </m:oMath>
      <w:r>
        <w:rPr>
          <w:rFonts w:hint="eastAsia"/>
          <w:sz w:val="24"/>
        </w:rPr>
        <w:t xml:space="preserve"> 。所有充电站的总效用为：</w:t>
      </w:r>
    </w:p>
    <w:p w14:paraId="0314420A">
      <w:pPr>
        <w:spacing w:line="360" w:lineRule="auto"/>
        <w:ind w:firstLine="480"/>
        <w:rPr>
          <w:rFonts w:hAnsi="Cambria Math"/>
          <w:sz w:val="24"/>
        </w:rPr>
      </w:pPr>
      <m:oMathPara>
        <m:oMath>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m:sty m:val="p"/>
                </m:rPr>
                <w:rPr>
                  <w:rFonts w:ascii="Cambria Math" w:hAnsi="Cambria Math"/>
                  <w:sz w:val="24"/>
                </w:rPr>
                <m:t>CS</m:t>
              </m:r>
              <m:ctrlPr>
                <w:rPr>
                  <w:rFonts w:ascii="Cambria Math" w:hAnsi="Cambria Math"/>
                  <w:sz w:val="24"/>
                </w:rPr>
              </m:ctrlPr>
            </m:sub>
          </m:sSub>
          <m:r>
            <m:rPr/>
            <w:rPr>
              <w:rFonts w:ascii="Cambria Math" w:hAnsi="Cambria Math"/>
              <w:sz w:val="24"/>
            </w:rPr>
            <m:t>=</m:t>
          </m:r>
          <m:nary>
            <m:naryPr>
              <m:chr m:val="∑"/>
              <m:limLoc m:val="undOvr"/>
              <m:supHide m:val="1"/>
              <m:ctrlPr>
                <w:rPr>
                  <w:rFonts w:ascii="Cambria Math" w:hAnsi="Cambria Math"/>
                  <w:sz w:val="24"/>
                </w:rPr>
              </m:ctrlPr>
            </m:naryPr>
            <m:sub>
              <m:r>
                <m:rPr/>
                <w:rPr>
                  <w:rFonts w:ascii="Cambria Math" w:hAnsi="Cambria Math"/>
                  <w:sz w:val="24"/>
                </w:rPr>
                <m:t>m∈</m:t>
              </m:r>
              <m:r>
                <m:rPr>
                  <m:scr m:val="script"/>
                </m:rPr>
                <w:rPr>
                  <w:rFonts w:ascii="Cambria Math" w:hAnsi="Cambria Math" w:eastAsia="MS Mincho"/>
                  <w:sz w:val="24"/>
                </w:rPr>
                <m:t>ℳ</m:t>
              </m:r>
              <m:ctrlPr>
                <w:rPr>
                  <w:rFonts w:ascii="Cambria Math" w:hAnsi="Cambria Math"/>
                  <w:sz w:val="24"/>
                </w:rPr>
              </m:ctrlPr>
            </m:sub>
            <m:sup>
              <m:ctrlPr>
                <w:rPr>
                  <w:rFonts w:ascii="Cambria Math" w:hAnsi="Cambria Math"/>
                  <w:sz w:val="24"/>
                </w:rPr>
              </m:ctrlPr>
            </m:sup>
            <m:e>
              <m:nary>
                <m:naryPr>
                  <m:chr m:val="∑"/>
                  <m:limLoc m:val="undOvr"/>
                  <m:supHide m:val="1"/>
                  <m:ctrlPr>
                    <w:rPr>
                      <w:rFonts w:ascii="Cambria Math" w:hAnsi="Cambria Math"/>
                      <w:sz w:val="24"/>
                    </w:rPr>
                  </m:ctrlPr>
                </m:naryPr>
                <m:sub>
                  <m:r>
                    <m:rPr/>
                    <w:rPr>
                      <w:rFonts w:ascii="Cambria Math" w:hAnsi="Cambria Math"/>
                      <w:sz w:val="24"/>
                    </w:rPr>
                    <m:t>t∈</m:t>
                  </m:r>
                  <m:r>
                    <m:rPr>
                      <m:scr m:val="script"/>
                    </m:rPr>
                    <w:rPr>
                      <w:rFonts w:ascii="Cambria Math" w:hAnsi="Cambria Math" w:eastAsia="MS Mincho"/>
                      <w:sz w:val="24"/>
                    </w:rPr>
                    <m:t>T</m:t>
                  </m:r>
                  <m:ctrlPr>
                    <w:rPr>
                      <w:rFonts w:ascii="Cambria Math" w:hAnsi="Cambria Math"/>
                      <w:sz w:val="24"/>
                    </w:rPr>
                  </m:ctrlPr>
                </m:sub>
                <m:sup>
                  <m:ctrlPr>
                    <w:rPr>
                      <w:rFonts w:ascii="Cambria Math" w:hAnsi="Cambria Math"/>
                      <w:sz w:val="24"/>
                    </w:rPr>
                  </m:ctrlPr>
                </m:sup>
                <m:e>
                  <m:nary>
                    <m:naryPr>
                      <m:chr m:val="∑"/>
                      <m:limLoc m:val="undOvr"/>
                      <m:supHide m:val="1"/>
                      <m:ctrlPr>
                        <w:rPr>
                          <w:rFonts w:ascii="Cambria Math" w:hAnsi="Cambria Math"/>
                          <w:sz w:val="24"/>
                        </w:rPr>
                      </m:ctrlPr>
                    </m:naryPr>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m,t</m:t>
                              </m:r>
                              <m:ctrlPr>
                                <w:rPr>
                                  <w:rFonts w:ascii="Cambria Math" w:hAnsi="Cambria Math"/>
                                  <w:sz w:val="24"/>
                                </w:rPr>
                              </m:ctrlPr>
                            </m:sub>
                          </m:sSub>
                          <m:ctrlPr>
                            <w:rPr>
                              <w:rFonts w:ascii="Cambria Math" w:hAnsi="Cambria Math"/>
                              <w:sz w:val="24"/>
                            </w:rPr>
                          </m:ctrlPr>
                        </m:e>
                      </m:d>
                      <m:ctrlPr>
                        <w:rPr>
                          <w:rFonts w:ascii="Cambria Math" w:hAnsi="Cambria Math"/>
                          <w:sz w:val="24"/>
                        </w:rPr>
                      </m:ctrlPr>
                    </m:e>
                  </m:nary>
                  <m:ctrlPr>
                    <w:rPr>
                      <w:rFonts w:ascii="Cambria Math" w:hAnsi="Cambria Math"/>
                      <w:sz w:val="24"/>
                    </w:rPr>
                  </m:ctrlPr>
                </m:e>
              </m:nary>
              <m:ctrlPr>
                <w:rPr>
                  <w:rFonts w:ascii="Cambria Math" w:hAnsi="Cambria Math"/>
                  <w:sz w:val="24"/>
                </w:rPr>
              </m:ctrlPr>
            </m:e>
          </m:nary>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oMath>
      </m:oMathPara>
    </w:p>
    <w:p w14:paraId="3B361A9A">
      <w:pPr>
        <w:spacing w:line="360" w:lineRule="auto"/>
        <w:rPr>
          <w:sz w:val="24"/>
        </w:rPr>
      </w:pPr>
      <w:r>
        <w:rPr>
          <w:rFonts w:hint="eastAsia"/>
          <w:sz w:val="24"/>
        </w:rPr>
        <w:t xml:space="preserve">其中 </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是站点 </w:t>
      </w:r>
      <m:oMath>
        <m:r>
          <m:rPr/>
          <w:rPr>
            <w:rFonts w:ascii="Cambria Math" w:hAnsi="Cambria Math"/>
            <w:sz w:val="24"/>
          </w:rPr>
          <m:t>m</m:t>
        </m:r>
      </m:oMath>
      <w:r>
        <w:rPr>
          <w:rFonts w:hint="eastAsia"/>
          <w:sz w:val="24"/>
        </w:rPr>
        <w:t xml:space="preserve"> 在时隙 </w:t>
      </w:r>
      <m:oMath>
        <m:r>
          <m:rPr/>
          <w:rPr>
            <w:rFonts w:ascii="Cambria Math" w:hAnsi="Cambria Math"/>
            <w:sz w:val="24"/>
          </w:rPr>
          <m:t>t</m:t>
        </m:r>
      </m:oMath>
      <w:r>
        <w:rPr>
          <w:rFonts w:hint="eastAsia"/>
          <w:sz w:val="24"/>
        </w:rPr>
        <w:t xml:space="preserve"> 的基准电力成本。</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也是每个CS的私有信息。</w:t>
      </w:r>
    </w:p>
    <w:p w14:paraId="25A75CCB">
      <w:pPr>
        <w:spacing w:line="360" w:lineRule="auto"/>
        <w:ind w:firstLine="480"/>
        <w:rPr>
          <w:rFonts w:hint="eastAsia"/>
          <w:sz w:val="24"/>
        </w:rPr>
      </w:pPr>
      <w:r>
        <w:rPr>
          <w:rFonts w:hint="eastAsia"/>
          <w:sz w:val="24"/>
        </w:rPr>
        <w:t>该系统的目的是最大化社会福利，即所有电动汽车和充电站效用的总和。请注意，用户向充电站支付的内部款项在社会福利计算中相互抵消。因此，社会福利最大化问题可表述为：</w:t>
      </w:r>
    </w:p>
    <w:p w14:paraId="47FC7EEE">
      <w:pPr>
        <w:spacing w:line="360" w:lineRule="auto"/>
        <w:ind w:firstLine="480"/>
        <w:rPr>
          <w:rFonts w:hint="eastAsia" w:hAnsi="Cambria Math" w:eastAsia="宋体" w:cs="Times New Roman"/>
          <w:i w:val="0"/>
          <w:kern w:val="2"/>
          <w:sz w:val="24"/>
          <w:szCs w:val="24"/>
          <w:lang w:val="en-US" w:eastAsia="zh-CN" w:bidi="ar-SA"/>
        </w:rPr>
      </w:pPr>
      <m:oMathPara>
        <m:oMath>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m,t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n,m,t</m:t>
                      </m:r>
                      <m:ctrlPr>
                        <w:rPr>
                          <w:rFonts w:ascii="Cambria Math" w:hAnsi="Cambria Math"/>
                          <w:sz w:val="24"/>
                        </w:rPr>
                      </m:ctrlPr>
                    </m:sub>
                  </m:sSub>
                  <m:ctrlPr>
                    <w:rPr>
                      <w:rFonts w:hint="default" w:ascii="Cambria Math" w:hAnsi="Cambria Math"/>
                      <w:sz w:val="24"/>
                    </w:rPr>
                  </m:ctrlPr>
                </m:lim>
              </m:limLow>
              <m:ctrlPr>
                <w:rPr>
                  <w:rFonts w:hint="default" w:ascii="Cambria Math" w:hAnsi="Cambria Math"/>
                  <w:sz w:val="24"/>
                </w:rPr>
              </m:ctrlPr>
            </m:fName>
            <m:e>
              <m:nary>
                <m:naryPr>
                  <m:chr m:val="∑"/>
                  <m:limLoc m:val="undOvr"/>
                  <m:supHide m:val="1"/>
                  <m:ctrlPr>
                    <w:rPr>
                      <w:rFonts w:hint="default" w:ascii="Cambria Math" w:hAnsi="Cambria Math"/>
                      <w:sz w:val="24"/>
                    </w:rPr>
                  </m:ctrlPr>
                </m:naryPr>
                <m:sub>
                  <m:r>
                    <m:rPr/>
                    <w:rPr>
                      <w:rFonts w:hint="default" w:ascii="Cambria Math" w:hAnsi="Cambria Math"/>
                      <w:sz w:val="24"/>
                    </w:rPr>
                    <m:t>n∈</m:t>
                  </m:r>
                  <m:r>
                    <m:rPr>
                      <m:scr m:val="script"/>
                    </m:rPr>
                    <w:rPr>
                      <w:rFonts w:hint="default" w:ascii="Cambria Math" w:hAnsi="Cambria Math" w:eastAsia="MS Mincho"/>
                      <w:sz w:val="24"/>
                    </w:rPr>
                    <m:t>N</m:t>
                  </m:r>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ctrlPr>
                    <w:rPr>
                      <w:rFonts w:hint="default" w:ascii="Cambria Math" w:hAnsi="Cambria Math"/>
                      <w:sz w:val="24"/>
                    </w:rPr>
                  </m:ctrlPr>
                </m:e>
              </m:nary>
              <m:ctrlPr>
                <w:rPr>
                  <w:rFonts w:hint="default" w:ascii="Cambria Math" w:hAnsi="Cambria Math"/>
                  <w:sz w:val="24"/>
                </w:rPr>
              </m:ctrlPr>
            </m:e>
          </m:func>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n</m:t>
              </m:r>
              <m:ctrlPr>
                <w:rPr>
                  <w:rFonts w:hint="default" w:ascii="Cambria Math" w:hAnsi="Cambria Math"/>
                  <w:sz w:val="24"/>
                </w:rPr>
              </m:ctrlPr>
            </m:sub>
          </m:sSub>
          <m:r>
            <m:rPr/>
            <w:rPr>
              <w:rFonts w:hint="default" w:ascii="Cambria Math" w:hAnsi="Cambria Math"/>
              <w:sz w:val="24"/>
            </w:rPr>
            <m:t>)−</m:t>
          </m:r>
          <m:nary>
            <m:naryPr>
              <m:chr m:val="∑"/>
              <m:limLoc m:val="undOvr"/>
              <m:supHide m:val="1"/>
              <m:ctrlPr>
                <w:rPr>
                  <w:rFonts w:hint="default" w:ascii="Cambria Math" w:hAnsi="Cambria Math"/>
                  <w:sz w:val="24"/>
                </w:rPr>
              </m:ctrlPr>
            </m:naryPr>
            <m:sub>
              <m:r>
                <m:rPr/>
                <w:rPr>
                  <w:rFonts w:hint="default" w:ascii="Cambria Math" w:hAnsi="Cambria Math"/>
                  <w:sz w:val="24"/>
                </w:rPr>
                <m:t>m∈</m:t>
              </m:r>
              <m:r>
                <m:rPr>
                  <m:scr m:val="script"/>
                </m:rPr>
                <w:rPr>
                  <w:rFonts w:hint="default" w:ascii="Cambria Math" w:hAnsi="Cambria Math" w:eastAsia="MS Mincho"/>
                  <w:sz w:val="24"/>
                </w:rPr>
                <m:t>ℳ</m:t>
              </m:r>
              <m:ctrlPr>
                <w:rPr>
                  <w:rFonts w:hint="default" w:ascii="Cambria Math" w:hAnsi="Cambria Math"/>
                  <w:sz w:val="24"/>
                </w:rPr>
              </m:ctrlPr>
            </m:sub>
            <m:sup>
              <m:ctrlPr>
                <w:rPr>
                  <w:rFonts w:hint="default" w:ascii="Cambria Math" w:hAnsi="Cambria Math"/>
                  <w:sz w:val="24"/>
                </w:rPr>
              </m:ctrlPr>
            </m:sup>
            <m:e>
              <m:nary>
                <m:naryPr>
                  <m:chr m:val="∑"/>
                  <m:limLoc m:val="undOvr"/>
                  <m:supHide m:val="1"/>
                  <m:ctrlPr>
                    <w:rPr>
                      <w:rFonts w:hint="default" w:ascii="Cambria Math" w:hAnsi="Cambria Math"/>
                      <w:sz w:val="24"/>
                    </w:rPr>
                  </m:ctrlPr>
                </m:naryPr>
                <m:sub>
                  <m:r>
                    <m:rPr/>
                    <w:rPr>
                      <w:rFonts w:hint="default" w:ascii="Cambria Math" w:hAnsi="Cambria Math"/>
                      <w:sz w:val="24"/>
                    </w:rPr>
                    <m:t>t∈</m:t>
                  </m:r>
                  <m:r>
                    <m:rPr>
                      <m:scr m:val="script"/>
                    </m:rPr>
                    <w:rPr>
                      <w:rFonts w:hint="default" w:ascii="Cambria Math" w:hAnsi="Cambria Math" w:eastAsia="MS Mincho"/>
                      <w:sz w:val="24"/>
                    </w:rPr>
                    <m:t>T</m:t>
                  </m:r>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m,t</m:t>
                      </m:r>
                      <m:ctrlPr>
                        <w:rPr>
                          <w:rFonts w:ascii="Cambria Math" w:hAnsi="Cambria Math"/>
                          <w:sz w:val="24"/>
                        </w:rPr>
                      </m:ctrlPr>
                    </m:sub>
                  </m:sSub>
                  <m:ctrlPr>
                    <w:rPr>
                      <w:rFonts w:hint="default" w:ascii="Cambria Math" w:hAnsi="Cambria Math"/>
                      <w:sz w:val="24"/>
                    </w:rPr>
                  </m:ctrlPr>
                </m:e>
              </m:nary>
              <m:ctrlPr>
                <w:rPr>
                  <w:rFonts w:hint="default" w:ascii="Cambria Math" w:hAnsi="Cambria Math"/>
                  <w:sz w:val="24"/>
                </w:rPr>
              </m:ctrlPr>
            </m:e>
          </m:nary>
          <m:nary>
            <m:naryPr>
              <m:chr m:val="∑"/>
              <m:limLoc m:val="undOvr"/>
              <m:supHide m:val="1"/>
              <m:ctrlPr>
                <w:rPr>
                  <w:rFonts w:hint="default" w:ascii="Cambria Math" w:hAnsi="Cambria Math"/>
                  <w:sz w:val="24"/>
                </w:rPr>
              </m:ctrlPr>
            </m:naryPr>
            <m:sub>
              <m:r>
                <m:rPr/>
                <w:rPr>
                  <w:rFonts w:hint="default" w:ascii="Cambria Math" w:hAnsi="Cambria Math"/>
                  <w:sz w:val="24"/>
                </w:rPr>
                <m:t>n∈</m:t>
              </m:r>
              <m:r>
                <m:rPr>
                  <m:scr m:val="script"/>
                </m:rPr>
                <w:rPr>
                  <w:rFonts w:hint="default" w:ascii="Cambria Math" w:hAnsi="Cambria Math" w:eastAsia="MS Mincho"/>
                  <w:sz w:val="24"/>
                </w:rPr>
                <m:t>N</m:t>
              </m:r>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n,m,t</m:t>
                  </m:r>
                  <m:ctrlPr>
                    <w:rPr>
                      <w:rFonts w:hint="default" w:ascii="Cambria Math" w:hAnsi="Cambria Math"/>
                      <w:sz w:val="24"/>
                    </w:rPr>
                  </m:ctrlPr>
                </m:sub>
              </m:sSub>
              <m:ctrlPr>
                <w:rPr>
                  <w:rFonts w:hint="default" w:ascii="Cambria Math" w:hAnsi="Cambria Math"/>
                  <w:sz w:val="24"/>
                </w:rPr>
              </m:ctrlPr>
            </m:e>
          </m:nary>
        </m:oMath>
      </m:oMathPara>
    </w:p>
    <w:p w14:paraId="59632DEF">
      <w:pPr>
        <w:spacing w:line="360" w:lineRule="auto"/>
        <w:ind w:firstLine="480"/>
        <w:jc w:val="left"/>
        <w:rPr>
          <w:sz w:val="24"/>
        </w:rPr>
      </w:pPr>
      <m:oMathPara>
        <m:oMath>
          <m:m>
            <m:mPr>
              <m:mcs>
                <m:mc>
                  <m:mcPr>
                    <m:count m:val="1"/>
                    <m:mcJc m:val="left"/>
                  </m:mcPr>
                </m:mc>
              </m:mcs>
              <m:plcHide m:val="1"/>
              <m:ctrlPr>
                <w:rPr>
                  <w:rFonts w:hint="default" w:ascii="Cambria Math" w:hAnsi="Cambria Math"/>
                  <w:sz w:val="24"/>
                </w:rPr>
              </m:ctrlPr>
            </m:mPr>
            <m:mr>
              <m:e>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m,t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ctrlPr>
                          <w:rPr>
                            <w:rFonts w:ascii="Cambria Math" w:hAnsi="Cambria Math"/>
                            <w:sz w:val="24"/>
                          </w:rPr>
                        </m:ctrlPr>
                      </m:e>
                    </m:func>
                    <m:ctrlPr>
                      <w:rPr>
                        <w:rFonts w:hint="default" w:ascii="Cambria Math" w:hAnsi="Cambria Math"/>
                        <w:sz w:val="24"/>
                      </w:rPr>
                    </m:ctrlPr>
                  </m:sub>
                </m:sSub>
                <m:r>
                  <m:rPr>
                    <m:sty m:val="p"/>
                  </m:rPr>
                  <w:rPr>
                    <w:rFonts w:hint="default" w:ascii="Cambria Math" w:hAnsi="Cambria Math"/>
                    <w:sz w:val="24"/>
                  </w:rPr>
                  <m:t xml:space="preserve">  </m:t>
                </m:r>
                <m:r>
                  <m:rPr/>
                  <w:rPr>
                    <w:rFonts w:hint="default" w:ascii="Cambria Math" w:hAnsi="Cambria Math"/>
                    <w:sz w:val="24"/>
                  </w:rPr>
                  <m:t>∀m,t</m:t>
                </m:r>
                <m:ctrlPr>
                  <w:rPr>
                    <w:rFonts w:hint="default" w:ascii="Cambria Math" w:hAnsi="Cambria Math"/>
                    <w:sz w:val="24"/>
                  </w:rPr>
                </m:ctrlPr>
              </m:e>
            </m:mr>
            <m:mr>
              <m:e>
                <m:nary>
                  <m:naryPr>
                    <m:chr m:val="∑"/>
                    <m:limLoc m:val="undOvr"/>
                    <m:supHide m:val="1"/>
                    <m:ctrlPr>
                      <w:rPr>
                        <w:rFonts w:hint="default" w:ascii="Cambria Math" w:hAnsi="Cambria Math"/>
                        <w:sz w:val="24"/>
                      </w:rPr>
                    </m:ctrlPr>
                  </m:naryPr>
                  <m:sub>
                    <m:r>
                      <m:rPr/>
                      <w:rPr>
                        <w:rFonts w:hint="default" w:ascii="Cambria Math" w:hAnsi="Cambria Math"/>
                        <w:sz w:val="24"/>
                      </w:rPr>
                      <m:t>n∈</m:t>
                    </m:r>
                    <m:r>
                      <m:rPr>
                        <m:scr m:val="script"/>
                      </m:rPr>
                      <w:rPr>
                        <w:rFonts w:hint="default" w:ascii="Cambria Math" w:hAnsi="Cambria Math" w:eastAsia="MS Mincho"/>
                        <w:sz w:val="24"/>
                      </w:rPr>
                      <m:t>N</m:t>
                    </m:r>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n,m,t</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Q</m:t>
                    </m:r>
                    <m:ctrlPr>
                      <w:rPr>
                        <w:rFonts w:hint="default" w:ascii="Cambria Math" w:hAnsi="Cambria Math"/>
                        <w:sz w:val="24"/>
                      </w:rPr>
                    </m:ctrlPr>
                  </m:e>
                  <m:sub>
                    <m:r>
                      <m:rPr/>
                      <w:rPr>
                        <w:rFonts w:hint="default" w:ascii="Cambria Math" w:hAnsi="Cambria Math"/>
                        <w:sz w:val="24"/>
                      </w:rPr>
                      <m:t>m,t</m:t>
                    </m:r>
                    <m:ctrlPr>
                      <w:rPr>
                        <w:rFonts w:hint="default" w:ascii="Cambria Math" w:hAnsi="Cambria Math"/>
                        <w:sz w:val="24"/>
                      </w:rPr>
                    </m:ctrlPr>
                  </m:sub>
                </m:sSub>
                <m:r>
                  <m:rPr>
                    <m:sty m:val="p"/>
                  </m:rPr>
                  <w:rPr>
                    <w:rFonts w:hint="default" w:ascii="Cambria Math" w:hAnsi="Cambria Math"/>
                    <w:sz w:val="24"/>
                  </w:rPr>
                  <m:t xml:space="preserve">  </m:t>
                </m:r>
                <m:r>
                  <m:rPr/>
                  <w:rPr>
                    <w:rFonts w:hint="default" w:ascii="Cambria Math" w:hAnsi="Cambria Math"/>
                    <w:sz w:val="24"/>
                  </w:rPr>
                  <m:t>∀m,t</m:t>
                </m:r>
                <m:ctrlPr>
                  <w:rPr>
                    <w:rFonts w:hint="default" w:ascii="Cambria Math" w:hAnsi="Cambria Math"/>
                    <w:sz w:val="24"/>
                  </w:rPr>
                </m:ctrlPr>
              </m:e>
            </m:mr>
            <m:mr>
              <m:e>
                <m:nary>
                  <m:naryPr>
                    <m:chr m:val="∑"/>
                    <m:limLoc m:val="undOvr"/>
                    <m:supHide m:val="1"/>
                    <m:ctrlPr>
                      <w:rPr>
                        <w:rFonts w:hint="default" w:ascii="Cambria Math" w:hAnsi="Cambria Math"/>
                        <w:sz w:val="24"/>
                      </w:rPr>
                    </m:ctrlPr>
                  </m:naryPr>
                  <m:sub>
                    <m:r>
                      <m:rPr/>
                      <w:rPr>
                        <w:rFonts w:hint="default" w:ascii="Cambria Math" w:hAnsi="Cambria Math"/>
                        <w:sz w:val="24"/>
                      </w:rPr>
                      <m:t>m∈</m:t>
                    </m:r>
                    <m:r>
                      <m:rPr>
                        <m:scr m:val="script"/>
                      </m:rPr>
                      <w:rPr>
                        <w:rFonts w:hint="default" w:ascii="Cambria Math" w:hAnsi="Cambria Math" w:eastAsia="MS Mincho"/>
                        <w:sz w:val="24"/>
                      </w:rPr>
                      <m:t>ℳ</m:t>
                    </m:r>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n,m,t</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≤1</m:t>
                </m:r>
                <m:r>
                  <m:rPr>
                    <m:sty m:val="p"/>
                  </m:rPr>
                  <w:rPr>
                    <w:rFonts w:hint="default" w:ascii="Cambria Math" w:hAnsi="Cambria Math"/>
                    <w:sz w:val="24"/>
                  </w:rPr>
                  <m:t xml:space="preserve">  </m:t>
                </m:r>
                <m:r>
                  <m:rPr/>
                  <w:rPr>
                    <w:rFonts w:hint="default" w:ascii="Cambria Math" w:hAnsi="Cambria Math"/>
                    <w:sz w:val="24"/>
                  </w:rPr>
                  <m:t>∀n,t</m:t>
                </m:r>
                <m:ctrlPr>
                  <w:rPr>
                    <w:rFonts w:hint="default" w:ascii="Cambria Math" w:hAnsi="Cambria Math"/>
                    <w:sz w:val="24"/>
                  </w:rPr>
                </m:ctrlPr>
              </m:e>
            </m:mr>
            <m:mr>
              <m:e>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n,m,t</m:t>
                    </m:r>
                    <m:ctrlPr>
                      <w:rPr>
                        <w:rFonts w:hint="default" w:ascii="Cambria Math" w:hAnsi="Cambria Math"/>
                        <w:sz w:val="24"/>
                      </w:rPr>
                    </m:ctrlPr>
                  </m:sub>
                </m:sSub>
                <m:r>
                  <m:rPr/>
                  <w:rPr>
                    <w:rFonts w:hint="default" w:ascii="Cambria Math" w:hAnsi="Cambria Math"/>
                    <w:sz w:val="24"/>
                  </w:rPr>
                  <m:t>∈{0,1}</m:t>
                </m:r>
                <m:r>
                  <m:rPr>
                    <m:sty m:val="p"/>
                  </m:rPr>
                  <w:rPr>
                    <w:rFonts w:hint="default" w:ascii="Cambria Math" w:hAnsi="Cambria Math"/>
                    <w:sz w:val="24"/>
                  </w:rPr>
                  <m:t xml:space="preserve">  </m:t>
                </m:r>
                <m:r>
                  <m:rPr/>
                  <w:rPr>
                    <w:rFonts w:hint="default" w:ascii="Cambria Math" w:hAnsi="Cambria Math"/>
                    <w:sz w:val="24"/>
                  </w:rPr>
                  <m:t>∀n,m,t</m:t>
                </m:r>
                <m:ctrlPr>
                  <w:rPr>
                    <w:rFonts w:hint="default" w:ascii="Cambria Math" w:hAnsi="Cambria Math"/>
                    <w:sz w:val="24"/>
                  </w:rPr>
                </m:ctrlPr>
              </m:e>
            </m:mr>
          </m:m>
        </m:oMath>
      </m:oMathPara>
    </w:p>
    <w:p w14:paraId="6E7696D9">
      <w:pPr>
        <w:spacing w:line="360" w:lineRule="auto"/>
        <w:ind w:firstLine="0"/>
        <w:rPr>
          <w:sz w:val="24"/>
        </w:rPr>
      </w:pPr>
      <w:r>
        <w:rPr>
          <w:rFonts w:hint="eastAsia"/>
          <w:sz w:val="24"/>
        </w:rPr>
        <w:t xml:space="preserve">其中，第一个约束条件表明，充电价格受已知保留价格 </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rFonts w:hint="eastAsia"/>
          <w:sz w:val="24"/>
        </w:rPr>
        <w:t xml:space="preserve"> 和价格上限</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Sub>
      </m:oMath>
      <w:r>
        <w:rPr>
          <w:rFonts w:hint="eastAsia"/>
          <w:sz w:val="24"/>
        </w:rPr>
        <w:t>的限制（例如，受区域公用事业政策的限制）。</w:t>
      </w:r>
    </w:p>
    <w:p w14:paraId="5685E849">
      <w:pPr>
        <w:spacing w:line="360" w:lineRule="auto"/>
        <w:ind w:firstLine="480"/>
        <w:rPr>
          <w:sz w:val="24"/>
        </w:rPr>
      </w:pPr>
      <w:r>
        <w:rPr>
          <w:rFonts w:hint="eastAsia"/>
          <w:sz w:val="24"/>
        </w:rPr>
        <w:t>这是一种组合优化问题，通常属于NP完全问题。首先，该问题属于NP类。给定一个解</w:t>
      </w:r>
      <m:oMath>
        <m:r>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r>
          <m:rPr/>
          <w:rPr>
            <w:rFonts w:ascii="Cambria Math" w:hAnsi="Cambria Math"/>
            <w:sz w:val="24"/>
          </w:rPr>
          <m:t>)</m:t>
        </m:r>
      </m:oMath>
      <w:r>
        <w:rPr>
          <w:rFonts w:hint="eastAsia"/>
          <w:sz w:val="24"/>
        </w:rPr>
        <w:t>，我们可以在多项式时间内验证它是否满足所有约束条件，并计算目标函数值。其次，该问题至少是NP难的。由于著名的NP难的 0-1 整数规划问题可以多项式时间归约到该问题，因此我们的问题也是NP难的。此外，电动汽车用户或服务提供商的隐私信息是未知的。</w:t>
      </w:r>
    </w:p>
    <w:p w14:paraId="6A2D1042">
      <w:pPr>
        <w:pStyle w:val="4"/>
      </w:pPr>
      <w:bookmarkStart w:id="181" w:name="_Toc1423319448"/>
      <w:bookmarkStart w:id="182" w:name="_Toc1574118536"/>
      <w:bookmarkStart w:id="183" w:name="_Toc2033264095"/>
      <w:r>
        <w:rPr>
          <w:rFonts w:hint="eastAsia"/>
        </w:rPr>
        <w:t>电动汽车估值函数的建模</w:t>
      </w:r>
      <w:bookmarkEnd w:id="181"/>
      <w:bookmarkEnd w:id="182"/>
      <w:bookmarkEnd w:id="183"/>
    </w:p>
    <w:p w14:paraId="5DD5A8B7">
      <w:pPr>
        <w:spacing w:line="360" w:lineRule="auto"/>
        <w:ind w:firstLine="480"/>
        <w:rPr>
          <w:sz w:val="24"/>
        </w:rPr>
      </w:pPr>
      <w:r>
        <w:rPr>
          <w:rFonts w:hint="eastAsia"/>
          <w:sz w:val="24"/>
        </w:rPr>
        <w:t xml:space="preserve">与通常将估值近似为能量输送线性函数的连续时间电动汽车充电范式不同[2]，离散时间调度需要对用户偏好进行细致刻画。为此，我们采用了一种整合了时间效用、空间成本和连续性激励的估值模型，从而提供一种精细的特征描述多维电动汽车充电偏好的组织化。估值函数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 xml:space="preserve"> 可分解如下：</w:t>
      </w:r>
    </w:p>
    <w:p w14:paraId="68B64E2B">
      <w:pPr>
        <w:spacing w:line="360" w:lineRule="auto"/>
        <w:ind w:firstLine="480"/>
        <w:rPr>
          <w:rFonts w:hAnsi="Cambria Math"/>
          <w:sz w:val="24"/>
        </w:rPr>
      </w:pPr>
      <m:oMathPara>
        <m:oMath>
          <m:m>
            <m:mPr>
              <m:mcs>
                <m:mc>
                  <m:mcPr>
                    <m:count m:val="2"/>
                    <m:mcJc m:val="left"/>
                  </m:mcPr>
                </m:mc>
              </m:mcs>
              <m:plcHide m:val="1"/>
              <m:ctrlPr>
                <w:rPr>
                  <w:rFonts w:ascii="Cambria Math" w:hAnsi="Cambria Math"/>
                  <w:sz w:val="24"/>
                </w:rPr>
              </m:ctrlPr>
            </m:mPr>
            <m:mr>
              <m:e>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ctrlPr>
                  <w:rPr>
                    <w:rFonts w:ascii="Cambria Math" w:hAnsi="Cambria Math"/>
                    <w:sz w:val="24"/>
                  </w:rPr>
                </m:ctrlPr>
              </m:e>
              <m:e>
                <m:r>
                  <m:rPr/>
                  <w:rPr>
                    <w:rFonts w:ascii="Cambria Math" w:hAnsi="Cambria Math"/>
                    <w:sz w:val="24"/>
                  </w:rPr>
                  <m:t>=</m:t>
                </m:r>
                <m:limLow>
                  <m:limLowPr>
                    <m:ctrlPr>
                      <w:rPr>
                        <w:rFonts w:ascii="Cambria Math" w:hAnsi="Cambria Math"/>
                        <w:sz w:val="24"/>
                      </w:rPr>
                    </m:ctrlPr>
                  </m:limLowPr>
                  <m:e>
                    <m:groupChr>
                      <m:groupChrPr>
                        <m:ctrlPr>
                          <w:rPr>
                            <w:rFonts w:ascii="Cambria Math" w:hAnsi="Cambria Math"/>
                            <w:i/>
                            <w:sz w:val="24"/>
                          </w:rPr>
                        </m:ctrlPr>
                      </m:groupChrPr>
                      <m:e>
                        <m:nary>
                          <m:naryPr>
                            <m:chr m:val="∑"/>
                            <m:limLoc m:val="undOvr"/>
                            <m:supHide m:val="1"/>
                            <m:ctrlPr>
                              <w:rPr>
                                <w:rFonts w:ascii="Cambria Math" w:hAnsi="Cambria Math"/>
                                <w:sz w:val="24"/>
                              </w:rPr>
                            </m:ctrlPr>
                          </m:naryPr>
                          <m:sub>
                            <m:r>
                              <m:rPr/>
                              <w:rPr>
                                <w:rFonts w:ascii="Cambria Math" w:hAnsi="Cambria Math"/>
                                <w:sz w:val="24"/>
                              </w:rPr>
                              <m:t>m∈</m:t>
                            </m:r>
                            <m:r>
                              <m:rPr>
                                <m:scr m:val="script"/>
                              </m:rPr>
                              <w:rPr>
                                <w:rFonts w:ascii="Cambria Math" w:hAnsi="Cambria Math" w:eastAsia="MS Mincho"/>
                                <w:sz w:val="24"/>
                              </w:rPr>
                              <m:t>ℳ</m:t>
                            </m:r>
                            <m:ctrlPr>
                              <w:rPr>
                                <w:rFonts w:ascii="Cambria Math" w:hAnsi="Cambria Math"/>
                                <w:sz w:val="24"/>
                              </w:rPr>
                            </m:ctrlPr>
                          </m:sub>
                          <m:sup>
                            <m:ctrlPr>
                              <w:rPr>
                                <w:rFonts w:ascii="Cambria Math" w:hAnsi="Cambria Math"/>
                                <w:sz w:val="24"/>
                              </w:rPr>
                            </m:ctrlPr>
                          </m:sup>
                          <m:e>
                            <m:nary>
                              <m:naryPr>
                                <m:chr m:val="∑"/>
                                <m:limLoc m:val="undOvr"/>
                                <m:supHide m:val="1"/>
                                <m:ctrlPr>
                                  <w:rPr>
                                    <w:rFonts w:ascii="Cambria Math" w:hAnsi="Cambria Math"/>
                                    <w:sz w:val="24"/>
                                  </w:rPr>
                                </m:ctrlPr>
                              </m:naryPr>
                              <m:sub>
                                <m:r>
                                  <m:rPr/>
                                  <w:rPr>
                                    <w:rFonts w:ascii="Cambria Math" w:hAnsi="Cambria Math"/>
                                    <w:sz w:val="24"/>
                                  </w:rPr>
                                  <m:t>t∈</m:t>
                                </m:r>
                                <m:r>
                                  <m:rPr>
                                    <m:scr m:val="script"/>
                                  </m:rPr>
                                  <w:rPr>
                                    <w:rFonts w:ascii="Cambria Math" w:hAnsi="Cambria Math" w:eastAsia="MS Mincho"/>
                                    <w:sz w:val="24"/>
                                  </w:rPr>
                                  <m:t>T</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ψ</m:t>
                                    </m:r>
                                    <m:ctrlPr>
                                      <w:rPr>
                                        <w:rFonts w:ascii="Cambria Math" w:hAnsi="Cambria Math"/>
                                        <w:sz w:val="24"/>
                                      </w:rPr>
                                    </m:ctrlPr>
                                  </m:e>
                                  <m:sub>
                                    <m:r>
                                      <m:rPr/>
                                      <w:rPr>
                                        <w:rFonts w:ascii="Cambria Math" w:hAnsi="Cambria Math"/>
                                        <w:sz w:val="24"/>
                                      </w:rPr>
                                      <m:t>n,m,t</m:t>
                                    </m:r>
                                    <m:ctrlPr>
                                      <w:rPr>
                                        <w:rFonts w:ascii="Cambria Math" w:hAnsi="Cambria Math"/>
                                        <w:sz w:val="24"/>
                                      </w:rPr>
                                    </m:ctrlPr>
                                  </m:sub>
                                </m:sSub>
                                <m:ctrlPr>
                                  <w:rPr>
                                    <w:rFonts w:ascii="Cambria Math" w:hAnsi="Cambria Math"/>
                                    <w:sz w:val="24"/>
                                  </w:rPr>
                                </m:ctrlPr>
                              </m:e>
                            </m:nary>
                            <m:ctrlPr>
                              <w:rPr>
                                <w:rFonts w:ascii="Cambria Math" w:hAnsi="Cambria Math"/>
                                <w:sz w:val="24"/>
                              </w:rPr>
                            </m:ctrlPr>
                          </m:e>
                        </m:nary>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ctrlPr>
                              <w:rPr>
                                <w:rFonts w:ascii="Cambria Math" w:hAnsi="Cambria Math"/>
                                <w:sz w:val="24"/>
                              </w:rPr>
                            </m:ctrlPr>
                          </m:e>
                        </m:d>
                        <m:ctrlPr>
                          <w:rPr>
                            <w:rFonts w:ascii="Cambria Math" w:hAnsi="Cambria Math"/>
                            <w:sz w:val="24"/>
                          </w:rPr>
                        </m:ctrlPr>
                      </m:e>
                    </m:groupChr>
                    <m:ctrlPr>
                      <w:rPr>
                        <w:rFonts w:ascii="Cambria Math" w:hAnsi="Cambria Math"/>
                        <w:i/>
                        <w:sz w:val="24"/>
                      </w:rPr>
                    </m:ctrlPr>
                  </m:e>
                  <m:lim>
                    <m:r>
                      <m:rPr>
                        <m:sty m:val="p"/>
                      </m:rPr>
                      <w:rPr>
                        <w:rFonts w:ascii="Cambria Math" w:hAnsi="Cambria Math"/>
                        <w:sz w:val="24"/>
                      </w:rPr>
                      <m:t>Temporal</m:t>
                    </m:r>
                    <m:ctrlPr>
                      <w:rPr>
                        <w:rFonts w:ascii="Cambria Math" w:hAnsi="Cambria Math"/>
                        <w:i/>
                        <w:sz w:val="24"/>
                      </w:rPr>
                    </m:ctrlPr>
                  </m:lim>
                </m:limLow>
                <m:ctrlPr>
                  <w:rPr>
                    <w:rFonts w:ascii="Cambria Math" w:hAnsi="Cambria Math"/>
                    <w:sz w:val="24"/>
                  </w:rPr>
                </m:ctrlPr>
              </m:e>
            </m:mr>
            <m:mr>
              <m:e>
                <m:ctrlPr>
                  <w:rPr>
                    <w:rFonts w:ascii="Cambria Math" w:hAnsi="Cambria Math"/>
                    <w:sz w:val="24"/>
                  </w:rPr>
                </m:ctrlPr>
              </m:e>
              <m:e>
                <m:r>
                  <m:rPr>
                    <m:sty m:val="p"/>
                  </m:rPr>
                  <w:rPr>
                    <w:rFonts w:ascii="Cambria Math" w:hAnsi="Cambria Math"/>
                    <w:sz w:val="24"/>
                  </w:rPr>
                  <m:t xml:space="preserve">  </m:t>
                </m:r>
                <m:r>
                  <m:rPr/>
                  <w:rPr>
                    <w:rFonts w:ascii="Cambria Math" w:hAnsi="Cambria Math"/>
                    <w:sz w:val="24"/>
                  </w:rPr>
                  <m:t>−</m:t>
                </m:r>
                <m:limLow>
                  <m:limLowPr>
                    <m:ctrlPr>
                      <w:rPr>
                        <w:rFonts w:ascii="Cambria Math" w:hAnsi="Cambria Math"/>
                        <w:sz w:val="24"/>
                      </w:rPr>
                    </m:ctrlPr>
                  </m:limLowPr>
                  <m:e>
                    <m:groupChr>
                      <m:groupChrPr>
                        <m:ctrlPr>
                          <w:rPr>
                            <w:rFonts w:ascii="Cambria Math" w:hAnsi="Cambria Math"/>
                            <w:i/>
                            <w:sz w:val="24"/>
                          </w:rPr>
                        </m:ctrlPr>
                      </m:groupChrPr>
                      <m:e>
                        <m:sSub>
                          <m:sSubPr>
                            <m:ctrlPr>
                              <w:rPr>
                                <w:rFonts w:ascii="Cambria Math" w:hAnsi="Cambria Math"/>
                                <w:sz w:val="24"/>
                              </w:rPr>
                            </m:ctrlPr>
                          </m:sSubPr>
                          <m:e>
                            <m:r>
                              <m:rPr/>
                              <w:rPr>
                                <w:rFonts w:ascii="Cambria Math" w:hAnsi="Cambria Math"/>
                                <w:sz w:val="24"/>
                              </w:rPr>
                              <m:t>β</m:t>
                            </m:r>
                            <m:ctrlPr>
                              <w:rPr>
                                <w:rFonts w:ascii="Cambria Math" w:hAnsi="Cambria Math"/>
                                <w:sz w:val="24"/>
                              </w:rPr>
                            </m:ctrlPr>
                          </m:e>
                          <m:sub>
                            <m:r>
                              <m:rPr/>
                              <w:rPr>
                                <w:rFonts w:ascii="Cambria Math" w:hAns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ϕ</m:t>
                            </m:r>
                            <m:ctrlPr>
                              <w:rPr>
                                <w:rFonts w:ascii="Cambria Math" w:hAnsi="Cambria Math"/>
                                <w:sz w:val="24"/>
                              </w:rPr>
                            </m:ctrlPr>
                          </m:e>
                          <m:sub>
                            <m:r>
                              <m:rPr/>
                              <w:rPr>
                                <w:rFonts w:ascii="Cambria Math" w:hAnsi="Cambria Math"/>
                                <w:sz w:val="24"/>
                              </w:rPr>
                              <m:t>n,m</m:t>
                            </m:r>
                            <m:ctrlPr>
                              <w:rPr>
                                <w:rFonts w:ascii="Cambria Math" w:hAnsi="Cambria Math"/>
                                <w:sz w:val="24"/>
                              </w:rPr>
                            </m:ctrlPr>
                          </m:sub>
                        </m:sSub>
                        <m:d>
                          <m:dPr>
                            <m:ctrlPr>
                              <w:rPr>
                                <w:rFonts w:ascii="Cambria Math" w:hAnsi="Cambria Math"/>
                                <w:sz w:val="24"/>
                              </w:rPr>
                            </m:ctrlPr>
                          </m:dPr>
                          <m:e>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e>
                        </m:d>
                        <m:ctrlPr>
                          <w:rPr>
                            <w:rFonts w:ascii="Cambria Math" w:hAnsi="Cambria Math"/>
                            <w:sz w:val="24"/>
                          </w:rPr>
                        </m:ctrlPr>
                      </m:e>
                    </m:groupChr>
                    <m:ctrlPr>
                      <w:rPr>
                        <w:rFonts w:ascii="Cambria Math" w:hAnsi="Cambria Math"/>
                        <w:i/>
                        <w:sz w:val="24"/>
                      </w:rPr>
                    </m:ctrlPr>
                  </m:e>
                  <m:lim>
                    <m:r>
                      <m:rPr>
                        <m:sty m:val="p"/>
                      </m:rPr>
                      <w:rPr>
                        <w:rFonts w:ascii="Cambria Math" w:hAnsi="Cambria Math"/>
                        <w:sz w:val="24"/>
                      </w:rPr>
                      <m:t>Spatial</m:t>
                    </m:r>
                    <m:ctrlPr>
                      <w:rPr>
                        <w:rFonts w:ascii="Cambria Math" w:hAnsi="Cambria Math"/>
                        <w:i/>
                        <w:sz w:val="24"/>
                      </w:rPr>
                    </m:ctrlPr>
                  </m:lim>
                </m:limLow>
                <m:r>
                  <m:rPr/>
                  <w:rPr>
                    <w:rFonts w:ascii="Cambria Math" w:hAnsi="Cambria Math"/>
                    <w:sz w:val="24"/>
                  </w:rPr>
                  <m:t>+</m:t>
                </m:r>
                <m:limLow>
                  <m:limLowPr>
                    <m:ctrlPr>
                      <w:rPr>
                        <w:rFonts w:ascii="Cambria Math" w:hAnsi="Cambria Math"/>
                        <w:sz w:val="24"/>
                      </w:rPr>
                    </m:ctrlPr>
                  </m:limLowPr>
                  <m:e>
                    <m:groupChr>
                      <m:groupChrPr>
                        <m:ctrlPr>
                          <w:rPr>
                            <w:rFonts w:ascii="Cambria Math" w:hAnsi="Cambria Math"/>
                            <w:i/>
                            <w:sz w:val="24"/>
                          </w:rPr>
                        </m:ctrlPr>
                      </m:groupChrPr>
                      <m:e>
                        <m:sSub>
                          <m:sSubPr>
                            <m:ctrlPr>
                              <w:rPr>
                                <w:rFonts w:ascii="Cambria Math" w:hAnsi="Cambria Math"/>
                                <w:sz w:val="24"/>
                              </w:rPr>
                            </m:ctrlPr>
                          </m:sSubPr>
                          <m:e>
                            <m:r>
                              <m:rPr/>
                              <w:rPr>
                                <w:rFonts w:ascii="Cambria Math" w:hAnsi="Cambria Math"/>
                                <w:sz w:val="24"/>
                              </w:rPr>
                              <m:t>α</m:t>
                            </m:r>
                            <m:ctrlPr>
                              <w:rPr>
                                <w:rFonts w:ascii="Cambria Math" w:hAnsi="Cambria Math"/>
                                <w:sz w:val="24"/>
                              </w:rPr>
                            </m:ctrlPr>
                          </m:e>
                          <m:sub>
                            <m:r>
                              <m:rPr/>
                              <w:rPr>
                                <w:rFonts w:ascii="Cambria Math" w:hAns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ω</m:t>
                            </m:r>
                            <m:ctrlPr>
                              <w:rPr>
                                <w:rFonts w:ascii="Cambria Math" w:hAnsi="Cambria Math"/>
                                <w:sz w:val="24"/>
                              </w:rPr>
                            </m:ctrlPr>
                          </m:e>
                          <m:sub>
                            <m:r>
                              <m:rPr/>
                              <w:rPr>
                                <w:rFonts w:ascii="Cambria Math" w:hAnsi="Cambria Math"/>
                                <w:sz w:val="24"/>
                              </w:rPr>
                              <m:t>n,m</m:t>
                            </m:r>
                            <m:ctrlPr>
                              <w:rPr>
                                <w:rFonts w:ascii="Cambria Math" w:hAnsi="Cambria Math"/>
                                <w:sz w:val="24"/>
                              </w:rPr>
                            </m:ctrlPr>
                          </m:sub>
                        </m:sSub>
                        <m:d>
                          <m:dPr>
                            <m:ctrlPr>
                              <w:rPr>
                                <w:rFonts w:ascii="Cambria Math" w:hAnsi="Cambria Math"/>
                                <w:sz w:val="24"/>
                              </w:rPr>
                            </m:ctrlPr>
                          </m:dPr>
                          <m:e>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e>
                        </m:d>
                        <m:ctrlPr>
                          <w:rPr>
                            <w:rFonts w:ascii="Cambria Math" w:hAnsi="Cambria Math"/>
                            <w:sz w:val="24"/>
                          </w:rPr>
                        </m:ctrlPr>
                      </m:e>
                    </m:groupChr>
                    <m:ctrlPr>
                      <w:rPr>
                        <w:rFonts w:ascii="Cambria Math" w:hAnsi="Cambria Math"/>
                        <w:i/>
                        <w:sz w:val="24"/>
                      </w:rPr>
                    </m:ctrlPr>
                  </m:e>
                  <m:lim>
                    <m:r>
                      <m:rPr>
                        <m:sty m:val="p"/>
                      </m:rPr>
                      <w:rPr>
                        <w:rFonts w:ascii="Cambria Math" w:hAnsi="Cambria Math"/>
                        <w:sz w:val="24"/>
                      </w:rPr>
                      <m:t>Continuity</m:t>
                    </m:r>
                    <m:ctrlPr>
                      <w:rPr>
                        <w:rFonts w:ascii="Cambria Math" w:hAnsi="Cambria Math"/>
                        <w:i/>
                        <w:sz w:val="24"/>
                      </w:rPr>
                    </m:ctrlPr>
                  </m:lim>
                </m:limLow>
                <m:ctrlPr>
                  <w:rPr>
                    <w:rFonts w:ascii="Cambria Math" w:hAnsi="Cambria Math"/>
                    <w:sz w:val="24"/>
                  </w:rPr>
                </m:ctrlPr>
              </m:e>
            </m:mr>
          </m:m>
        </m:oMath>
      </m:oMathPara>
    </w:p>
    <w:p w14:paraId="34E1B1B8">
      <w:pPr>
        <w:spacing w:line="360" w:lineRule="auto"/>
        <w:ind w:firstLine="0"/>
        <w:rPr>
          <w:sz w:val="24"/>
        </w:rPr>
      </w:pPr>
      <w:r>
        <w:rPr>
          <w:rFonts w:hint="eastAsia"/>
          <w:sz w:val="24"/>
        </w:rPr>
        <w:t xml:space="preserve">该术语 </w:t>
      </w:r>
      <m:oMath>
        <m:sSub>
          <m:sSubPr>
            <m:ctrlPr>
              <w:rPr>
                <w:rFonts w:ascii="Cambria Math" w:hAnsi="Cambria Math"/>
                <w:sz w:val="24"/>
              </w:rPr>
            </m:ctrlPr>
          </m:sSubPr>
          <m:e>
            <m:r>
              <m:rPr/>
              <w:rPr>
                <w:rFonts w:ascii="Cambria Math" w:hAnsi="Cambria Math"/>
                <w:sz w:val="24"/>
              </w:rPr>
              <m:t>ψ</m:t>
            </m:r>
            <m:ctrlPr>
              <w:rPr>
                <w:rFonts w:ascii="Cambria Math" w:hAnsi="Cambria Math"/>
                <w:sz w:val="24"/>
              </w:rPr>
            </m:ctrlPr>
          </m:e>
          <m:sub>
            <m:r>
              <m:rPr/>
              <w:rPr>
                <w:rFonts w:ascii="Cambria Math" w:hAnsi="Cambria Math"/>
                <w:sz w:val="24"/>
              </w:rPr>
              <m:t>n,m,t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r>
          <m:rPr/>
          <w:rPr>
            <w:rFonts w:ascii="Cambria Math" w:hAnsi="Cambria Math"/>
            <w:sz w:val="24"/>
          </w:rPr>
          <m:t>)</m:t>
        </m:r>
      </m:oMath>
      <w:r>
        <w:rPr>
          <w:rFonts w:hint="eastAsia"/>
          <w:sz w:val="24"/>
        </w:rPr>
        <w:t xml:space="preserve"> 捕获了获得特定时段所带来即时效用，</w:t>
      </w:r>
    </w:p>
    <w:p w14:paraId="516BC179">
      <w:pPr>
        <w:spacing w:line="360" w:lineRule="auto"/>
        <w:ind w:firstLine="480"/>
        <w:rPr>
          <w:rFonts w:hAnsi="Cambria Math"/>
          <w:sz w:val="24"/>
        </w:rPr>
      </w:pPr>
      <m:oMathPara>
        <m:oMath>
          <m:sSub>
            <m:sSubPr>
              <m:ctrlPr>
                <w:rPr>
                  <w:rFonts w:ascii="Cambria Math" w:hAnsi="Cambria Math"/>
                  <w:sz w:val="24"/>
                </w:rPr>
              </m:ctrlPr>
            </m:sSubPr>
            <m:e>
              <m:r>
                <m:rPr/>
                <w:rPr>
                  <w:rFonts w:ascii="Cambria Math" w:hAnsi="Cambria Math"/>
                  <w:sz w:val="24"/>
                </w:rPr>
                <m:t>ψ</m:t>
              </m:r>
              <m:ctrlPr>
                <w:rPr>
                  <w:rFonts w:ascii="Cambria Math" w:hAnsi="Cambria Math"/>
                  <w:sz w:val="24"/>
                </w:rPr>
              </m:ctrlPr>
            </m:e>
            <m:sub>
              <m:r>
                <m:rPr/>
                <w:rPr>
                  <w:rFonts w:ascii="Cambria Math" w:hAnsi="Cambria Math"/>
                  <w:sz w:val="24"/>
                </w:rPr>
                <m:t>n,m,t</m:t>
              </m:r>
              <m:ctrlPr>
                <w:rPr>
                  <w:rFonts w:ascii="Cambria Math" w:hAnsi="Cambria Math"/>
                  <w:sz w:val="24"/>
                </w:rPr>
              </m:ctrlPr>
            </m:sub>
          </m:sSub>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ctrlPr>
                <w:rPr>
                  <w:rFonts w:ascii="Cambria Math" w:hAnsi="Cambria Math"/>
                  <w:sz w:val="24"/>
                </w:rPr>
              </m:ctrlPr>
            </m:e>
          </m:d>
          <m:r>
            <m:rPr/>
            <w:rPr>
              <w:rFonts w:ascii="Cambria Math" w:hAnsi="Cambria Math"/>
              <w:sz w:val="24"/>
            </w:rPr>
            <m:t>=</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(1−</m:t>
          </m:r>
          <m:sSup>
            <m:sSupPr>
              <m:ctrlPr>
                <w:rPr>
                  <w:rFonts w:ascii="Cambria Math" w:hAnsi="Cambria Math"/>
                  <w:sz w:val="24"/>
                </w:rPr>
              </m:ctrlPr>
            </m:sSupPr>
            <m:e>
              <m:r>
                <m:rPr/>
                <w:rPr>
                  <w:rFonts w:ascii="Cambria Math" w:hAnsi="Cambria Math"/>
                  <w:sz w:val="24"/>
                </w:rPr>
                <m:t>e</m:t>
              </m:r>
              <m:ctrlPr>
                <w:rPr>
                  <w:rFonts w:ascii="Cambria Math" w:hAnsi="Cambria Math"/>
                  <w:sz w:val="24"/>
                </w:rPr>
              </m:ctrlPr>
            </m:e>
            <m:sup>
              <m:r>
                <m:rPr/>
                <w:rPr>
                  <w:rFonts w:ascii="Cambria Math" w:hAnsi="Cambria Math"/>
                  <w:sz w:val="24"/>
                </w:rPr>
                <m:t>−</m:t>
              </m:r>
              <m:sSub>
                <m:sSubPr>
                  <m:ctrlPr>
                    <w:rPr>
                      <w:rFonts w:ascii="Cambria Math" w:hAnsi="Cambria Math"/>
                      <w:sz w:val="24"/>
                    </w:rPr>
                  </m:ctrlPr>
                </m:sSubPr>
                <m:e>
                  <m:r>
                    <m:rPr/>
                    <w:rPr>
                      <w:rFonts w:ascii="Cambria Math" w:hAnsi="Cambria Math"/>
                      <w:sz w:val="24"/>
                    </w:rPr>
                    <m:t>λ</m:t>
                  </m:r>
                  <m:ctrlPr>
                    <w:rPr>
                      <w:rFonts w:ascii="Cambria Math" w:hAnsi="Cambria Math"/>
                      <w:sz w:val="24"/>
                    </w:rPr>
                  </m:ctrlPr>
                </m:e>
                <m:sub>
                  <m:r>
                    <m:rPr/>
                    <w:rPr>
                      <w:rFonts w:ascii="Cambria Math" w:hAns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ctrlPr>
                <w:rPr>
                  <w:rFonts w:ascii="Cambria Math" w:hAnsi="Cambria Math"/>
                  <w:sz w:val="24"/>
                </w:rPr>
              </m:ctrlPr>
            </m:sup>
          </m:sSup>
          <m:r>
            <m:rPr/>
            <w:rPr>
              <w:rFonts w:ascii="Cambria Math" w:hAnsi="Cambria Math"/>
              <w:sz w:val="24"/>
            </w:rPr>
            <m:t>)</m:t>
          </m:r>
        </m:oMath>
      </m:oMathPara>
    </w:p>
    <w:p w14:paraId="2DEA32CC">
      <w:pPr>
        <w:spacing w:line="360" w:lineRule="auto"/>
        <w:rPr>
          <w:sz w:val="24"/>
        </w:rPr>
      </w:pPr>
      <w:r>
        <w:rPr>
          <w:rFonts w:hint="eastAsia"/>
          <w:sz w:val="24"/>
        </w:rPr>
        <w:t xml:space="preserve">其中 </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≥0</m:t>
        </m:r>
      </m:oMath>
      <w:r>
        <w:rPr>
          <w:rFonts w:hint="eastAsia"/>
          <w:sz w:val="24"/>
        </w:rPr>
        <w:t xml:space="preserve"> 表示与时段 </w:t>
      </w:r>
      <m:oMath>
        <m:r>
          <m:rPr/>
          <w:rPr>
            <w:rFonts w:ascii="Cambria Math" w:hAnsi="Cambria Math"/>
            <w:sz w:val="24"/>
          </w:rPr>
          <m:t>t</m:t>
        </m:r>
      </m:oMath>
      <w:r>
        <w:rPr>
          <w:rFonts w:hint="eastAsia"/>
          <w:sz w:val="24"/>
        </w:rPr>
        <w:t xml:space="preserve"> 相关的基准奖励（例如，在高峰时段较高），而 </w:t>
      </w:r>
      <m:oMath>
        <m:sSub>
          <m:sSubPr>
            <m:ctrlPr>
              <w:rPr>
                <w:rFonts w:ascii="Cambria Math" w:hAnsi="Cambria Math"/>
                <w:sz w:val="24"/>
              </w:rPr>
            </m:ctrlPr>
          </m:sSubPr>
          <m:e>
            <m:r>
              <m:rPr/>
              <w:rPr>
                <w:rFonts w:ascii="Cambria Math" w:hAnsi="Cambria Math"/>
                <w:sz w:val="24"/>
              </w:rPr>
              <m:t>λ</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&gt;0</m:t>
        </m:r>
      </m:oMath>
      <w:r>
        <w:rPr>
          <w:rFonts w:hint="eastAsia"/>
          <w:sz w:val="24"/>
        </w:rPr>
        <w:t xml:space="preserve"> 则代表电动汽车用户 </w:t>
      </w:r>
      <m:oMath>
        <m:r>
          <m:rPr/>
          <w:rPr>
            <w:rFonts w:ascii="Cambria Math" w:hAnsi="Cambria Math"/>
            <w:sz w:val="24"/>
          </w:rPr>
          <m:t>n</m:t>
        </m:r>
      </m:oMath>
      <w:r>
        <w:rPr>
          <w:rFonts w:hint="eastAsia"/>
          <w:sz w:val="24"/>
        </w:rPr>
        <w:t xml:space="preserve"> 的边际效用递减率。这种函数形式基于边际效用递减原则。凹函数 </w:t>
      </w:r>
      <m:oMath>
        <m:r>
          <m:rPr/>
          <w:rPr>
            <w:rFonts w:ascii="Cambria Math" w:hAnsi="Cambria Math"/>
            <w:sz w:val="24"/>
          </w:rPr>
          <m:t>1−</m:t>
        </m:r>
        <m:sSup>
          <m:sSupPr>
            <m:ctrlPr>
              <w:rPr>
                <w:rFonts w:ascii="Cambria Math" w:hAnsi="Cambria Math"/>
                <w:sz w:val="24"/>
              </w:rPr>
            </m:ctrlPr>
          </m:sSupPr>
          <m:e>
            <m:r>
              <m:rPr/>
              <w:rPr>
                <w:rFonts w:ascii="Cambria Math" w:hAnsi="Cambria Math"/>
                <w:sz w:val="24"/>
              </w:rPr>
              <m:t>e</m:t>
            </m:r>
            <m:ctrlPr>
              <w:rPr>
                <w:rFonts w:ascii="Cambria Math" w:hAnsi="Cambria Math"/>
                <w:sz w:val="24"/>
              </w:rPr>
            </m:ctrlPr>
          </m:e>
          <m:sup>
            <m:r>
              <m:rPr/>
              <w:rPr>
                <w:rFonts w:ascii="Cambria Math" w:hAnsi="Cambria Math"/>
                <w:sz w:val="24"/>
              </w:rPr>
              <m:t>−λx</m:t>
            </m:r>
            <m:ctrlPr>
              <w:rPr>
                <w:rFonts w:ascii="Cambria Math" w:hAnsi="Cambria Math"/>
                <w:sz w:val="24"/>
              </w:rPr>
            </m:ctrlPr>
          </m:sup>
        </m:sSup>
      </m:oMath>
      <w:r>
        <w:rPr>
          <w:rFonts w:hint="eastAsia"/>
          <w:sz w:val="24"/>
        </w:rPr>
        <w:t xml:space="preserve"> 本质上模拟了饱和效应。尽管此处应用于二元决策（</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r>
          <m:rPr/>
          <w:rPr>
            <w:rFonts w:ascii="Cambria Math" w:hAnsi="Cambria Math"/>
            <w:sz w:val="24"/>
          </w:rPr>
          <m:t>∈{0,1}</m:t>
        </m:r>
      </m:oMath>
      <w:r>
        <w:rPr>
          <w:rFonts w:hint="eastAsia"/>
          <w:sz w:val="24"/>
        </w:rPr>
        <w:t xml:space="preserve">），参数 </w:t>
      </w:r>
      <m:oMath>
        <m:sSub>
          <m:sSubPr>
            <m:ctrlPr>
              <w:rPr>
                <w:rFonts w:ascii="Cambria Math" w:hAnsi="Cambria Math"/>
                <w:sz w:val="24"/>
              </w:rPr>
            </m:ctrlPr>
          </m:sSubPr>
          <m:e>
            <m:r>
              <m:rPr/>
              <w:rPr>
                <w:rFonts w:ascii="Cambria Math" w:hAnsi="Cambria Math"/>
                <w:sz w:val="24"/>
              </w:rPr>
              <m:t>λ</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实际上量化了用户对服务满足度的敏感程度：较高的递减率意味着用户更快地达到其最大感知效用 </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rFonts w:hint="eastAsia"/>
          <w:sz w:val="24"/>
        </w:rPr>
        <w:t>，而较低的递减率则表明效用值的累积更趋线性。</w:t>
      </w:r>
    </w:p>
    <w:p w14:paraId="0CAB8EE9">
      <w:pPr>
        <w:spacing w:line="360" w:lineRule="auto"/>
        <w:ind w:firstLine="480"/>
        <w:rPr>
          <w:sz w:val="24"/>
        </w:rPr>
      </w:pPr>
      <w:r>
        <w:rPr>
          <w:rFonts w:hint="eastAsia"/>
          <w:sz w:val="24"/>
        </w:rPr>
        <w:t xml:space="preserve">空间惩罚 </w:t>
      </w:r>
      <m:oMath>
        <m:sSub>
          <m:sSubPr>
            <m:ctrlPr>
              <w:rPr>
                <w:rFonts w:ascii="Cambria Math" w:hAnsi="Cambria Math"/>
                <w:sz w:val="24"/>
              </w:rPr>
            </m:ctrlPr>
          </m:sSubPr>
          <m:e>
            <m:r>
              <m:rPr/>
              <w:rPr>
                <w:rFonts w:ascii="Cambria Math" w:hAnsi="Cambria Math"/>
                <w:sz w:val="24"/>
              </w:rPr>
              <m:t>ϕ</m:t>
            </m:r>
            <m:ctrlPr>
              <w:rPr>
                <w:rFonts w:ascii="Cambria Math" w:hAnsi="Cambria Math"/>
                <w:sz w:val="24"/>
              </w:rPr>
            </m:ctrlPr>
          </m:e>
          <m:sub>
            <m:r>
              <m:rPr/>
              <w:rPr>
                <w:rFonts w:ascii="Cambria Math" w:hAnsi="Cambria Math"/>
                <w:sz w:val="24"/>
              </w:rPr>
              <m:t>nm</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 xml:space="preserve"> 模型了前往站点的非效用 </w:t>
      </w:r>
      <m:oMath>
        <m:r>
          <m:rPr/>
          <w:rPr>
            <w:rFonts w:ascii="Cambria Math" w:hAnsi="Cambria Math"/>
            <w:sz w:val="24"/>
          </w:rPr>
          <m:t>m</m:t>
        </m:r>
      </m:oMath>
      <w:r>
        <w:rPr>
          <w:rFonts w:hint="eastAsia" w:hAnsi="Cambria Math"/>
          <w:sz w:val="24"/>
        </w:rPr>
        <w:t xml:space="preserve"> </w:t>
      </w:r>
      <w:r>
        <w:rPr>
          <w:rFonts w:hint="eastAsia"/>
          <w:sz w:val="24"/>
        </w:rPr>
        <w:t xml:space="preserve">: </w:t>
      </w:r>
    </w:p>
    <w:p w14:paraId="2C96291B">
      <w:pPr>
        <w:spacing w:line="360" w:lineRule="auto"/>
        <w:ind w:firstLine="480"/>
        <w:rPr>
          <w:rFonts w:hAnsi="Cambria Math"/>
          <w:sz w:val="24"/>
        </w:rPr>
      </w:pPr>
      <m:oMathPara>
        <m:oMath>
          <m:sSub>
            <m:sSubPr>
              <m:ctrlPr>
                <w:rPr>
                  <w:rFonts w:ascii="Cambria Math" w:hAnsi="Cambria Math"/>
                  <w:sz w:val="24"/>
                </w:rPr>
              </m:ctrlPr>
            </m:sSubPr>
            <m:e>
              <m:r>
                <m:rPr/>
                <w:rPr>
                  <w:rFonts w:ascii="Cambria Math" w:hAnsi="Cambria Math"/>
                  <w:sz w:val="24"/>
                </w:rPr>
                <m:t>ϕ</m:t>
              </m:r>
              <m:ctrlPr>
                <w:rPr>
                  <w:rFonts w:ascii="Cambria Math" w:hAnsi="Cambria Math"/>
                  <w:sz w:val="24"/>
                </w:rPr>
              </m:ctrlPr>
            </m:e>
            <m:sub>
              <m:r>
                <m:rPr/>
                <w:rPr>
                  <w:rFonts w:ascii="Cambria Math" w:hAnsi="Cambria Math"/>
                  <w:sz w:val="24"/>
                </w:rPr>
                <m:t>n,m</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max</m:t>
              </m:r>
              <m:ctrlPr>
                <w:rPr>
                  <w:rFonts w:ascii="Cambria Math" w:hAnsi="Cambria Math"/>
                  <w:sz w:val="24"/>
                </w:rPr>
              </m:ctrlPr>
            </m:fName>
            <m:e>
              <m:d>
                <m:dPr>
                  <m:ctrlPr>
                    <w:rPr>
                      <w:rFonts w:ascii="Cambria Math" w:hAnsi="Cambria Math"/>
                      <w:sz w:val="24"/>
                    </w:rPr>
                  </m:ctrlPr>
                </m:dPr>
                <m:e>
                  <m:r>
                    <m:rPr/>
                    <w:rPr>
                      <w:rFonts w:ascii="Cambria Math" w:hAnsi="Cambria Math"/>
                      <w:sz w:val="24"/>
                    </w:rPr>
                    <m:t>0,</m:t>
                  </m:r>
                  <m:sSub>
                    <m:sSubPr>
                      <m:ctrlPr>
                        <w:rPr>
                          <w:rFonts w:ascii="Cambria Math" w:hAnsi="Cambria Math"/>
                          <w:sz w:val="24"/>
                        </w:rPr>
                      </m:ctrlPr>
                    </m:sSubPr>
                    <m:e>
                      <m:r>
                        <m:rPr/>
                        <w:rPr>
                          <w:rFonts w:ascii="Cambria Math" w:hAnsi="Cambria Math"/>
                          <w:sz w:val="24"/>
                        </w:rPr>
                        <m:t>d</m:t>
                      </m:r>
                      <m:ctrlPr>
                        <w:rPr>
                          <w:rFonts w:ascii="Cambria Math" w:hAnsi="Cambria Math"/>
                          <w:sz w:val="24"/>
                        </w:rPr>
                      </m:ctrlPr>
                    </m:e>
                    <m:sub>
                      <m:r>
                        <m:rPr/>
                        <w:rPr>
                          <w:rFonts w:ascii="Cambria Math" w:hAnsi="Cambria Math"/>
                          <w:sz w:val="24"/>
                        </w:rPr>
                        <m:t>n,m</m:t>
                      </m:r>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r>
                        <m:rPr/>
                        <w:rPr>
                          <w:rFonts w:ascii="Cambria Math" w:hAnsi="Cambria Math"/>
                          <w:sz w:val="24"/>
                        </w:rPr>
                        <m:t>d</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m:sty m:val="p"/>
                        </m:rPr>
                        <w:rPr>
                          <w:rFonts w:ascii="Cambria Math" w:hAnsi="Cambria Math"/>
                          <w:sz w:val="24"/>
                        </w:rPr>
                        <m:t>thres</m:t>
                      </m:r>
                      <m:ctrlPr>
                        <w:rPr>
                          <w:rFonts w:ascii="Cambria Math" w:hAnsi="Cambria Math"/>
                          <w:sz w:val="24"/>
                        </w:rPr>
                      </m:ctrlPr>
                    </m:sup>
                  </m:sSubSup>
                  <m:ctrlPr>
                    <w:rPr>
                      <w:rFonts w:ascii="Cambria Math" w:hAnsi="Cambria Math"/>
                      <w:sz w:val="24"/>
                    </w:rPr>
                  </m:ctrlPr>
                </m:e>
              </m:d>
              <m:ctrlPr>
                <w:rPr>
                  <w:rFonts w:ascii="Cambria Math" w:hAnsi="Cambria Math"/>
                  <w:sz w:val="24"/>
                </w:rPr>
              </m:ctrlPr>
            </m:e>
          </m:func>
          <m:r>
            <m:rPr>
              <m:sty m:val="p"/>
            </m:rPr>
            <w:rPr>
              <w:rFonts w:ascii="Cambria Math" w:hAnsi="Cambria Math"/>
              <w:sz w:val="24"/>
            </w:rPr>
            <m:t xml:space="preserve"> </m:t>
          </m:r>
          <m:r>
            <m:rPr>
              <m:scr m:val="double-struck"/>
            </m:rPr>
            <w:rPr>
              <w:rFonts w:ascii="Cambria Math" w:hAnsi="Cambria Math" w:eastAsia="MS Mincho"/>
              <w:sz w:val="24"/>
            </w:rPr>
            <m:t>I</m:t>
          </m:r>
          <m:d>
            <m:dPr>
              <m:begChr m:val="{"/>
              <m:endChr m:val="}"/>
              <m:ctrlPr>
                <w:rPr>
                  <w:rFonts w:ascii="Cambria Math" w:hAnsi="Cambria Math"/>
                  <w:sz w:val="24"/>
                </w:rPr>
              </m:ctrlPr>
            </m:dPr>
            <m:e>
              <m:nary>
                <m:naryPr>
                  <m:chr m:val="∑"/>
                  <m:limLoc m:val="undOvr"/>
                  <m:supHide m:val="1"/>
                  <m:ctrlPr>
                    <w:rPr>
                      <w:rFonts w:ascii="Cambria Math" w:hAnsi="Cambria Math"/>
                      <w:sz w:val="24"/>
                    </w:rPr>
                  </m:ctrlPr>
                </m:naryPr>
                <m:sub>
                  <m:r>
                    <m:rPr/>
                    <w:rPr>
                      <w:rFonts w:ascii="Cambria Math" w:hAnsi="Cambria Math"/>
                      <w:sz w:val="24"/>
                    </w:rPr>
                    <m:t>t∈</m:t>
                  </m:r>
                  <m:r>
                    <m:rPr>
                      <m:scr m:val="script"/>
                    </m:rPr>
                    <w:rPr>
                      <w:rFonts w:ascii="Cambria Math" w:hAnsi="Cambria Math" w:eastAsia="MS Mincho"/>
                      <w:sz w:val="24"/>
                    </w:rPr>
                    <m:t>T</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ctrlPr>
                    <w:rPr>
                      <w:rFonts w:ascii="Cambria Math" w:hAnsi="Cambria Math"/>
                      <w:sz w:val="24"/>
                    </w:rPr>
                  </m:ctrlPr>
                </m:e>
              </m:nary>
              <m:r>
                <m:rPr/>
                <w:rPr>
                  <w:rFonts w:ascii="Cambria Math" w:hAnsi="Cambria Math"/>
                  <w:sz w:val="24"/>
                </w:rPr>
                <m:t>&gt;0</m:t>
              </m:r>
              <m:ctrlPr>
                <w:rPr>
                  <w:rFonts w:ascii="Cambria Math" w:hAnsi="Cambria Math"/>
                  <w:sz w:val="24"/>
                </w:rPr>
              </m:ctrlPr>
            </m:e>
          </m:d>
        </m:oMath>
      </m:oMathPara>
    </w:p>
    <w:p w14:paraId="17B3CDF2">
      <w:pPr>
        <w:spacing w:line="360" w:lineRule="auto"/>
        <w:rPr>
          <w:sz w:val="24"/>
        </w:rPr>
      </w:pPr>
      <w:r>
        <w:rPr>
          <w:rFonts w:hint="eastAsia"/>
          <w:sz w:val="24"/>
        </w:rPr>
        <w:t>其中</w:t>
      </w:r>
      <m:oMath>
        <m:sSub>
          <m:sSubPr>
            <m:ctrlPr>
              <w:rPr>
                <w:rFonts w:ascii="Cambria Math" w:hAnsi="Cambria Math"/>
                <w:sz w:val="24"/>
              </w:rPr>
            </m:ctrlPr>
          </m:sSubPr>
          <m:e>
            <m:r>
              <m:rPr/>
              <w:rPr>
                <w:rFonts w:ascii="Cambria Math" w:hAnsi="Cambria Math"/>
                <w:sz w:val="24"/>
              </w:rPr>
              <m:t>d</m:t>
            </m:r>
            <m:ctrlPr>
              <w:rPr>
                <w:rFonts w:ascii="Cambria Math" w:hAnsi="Cambria Math"/>
                <w:sz w:val="24"/>
              </w:rPr>
            </m:ctrlPr>
          </m:e>
          <m:sub>
            <m:r>
              <m:rPr/>
              <w:rPr>
                <w:rFonts w:ascii="Cambria Math" w:hAnsi="Cambria Math"/>
                <w:sz w:val="24"/>
              </w:rPr>
              <m:t>n,m</m:t>
            </m:r>
            <m:ctrlPr>
              <w:rPr>
                <w:rFonts w:ascii="Cambria Math" w:hAnsi="Cambria Math"/>
                <w:sz w:val="24"/>
              </w:rPr>
            </m:ctrlPr>
          </m:sub>
        </m:sSub>
      </m:oMath>
      <w:r>
        <w:rPr>
          <w:rFonts w:hint="eastAsia"/>
          <w:sz w:val="24"/>
        </w:rPr>
        <w:t xml:space="preserve">是从EV </w:t>
      </w:r>
      <m:oMath>
        <m:r>
          <m:rPr/>
          <w:rPr>
            <w:rFonts w:ascii="Cambria Math" w:hAnsi="Cambria Math"/>
            <w:sz w:val="24"/>
          </w:rPr>
          <m:t>n</m:t>
        </m:r>
      </m:oMath>
      <w:r>
        <w:rPr>
          <w:rFonts w:hint="eastAsia"/>
          <w:sz w:val="24"/>
        </w:rPr>
        <w:t>的起点到站点</w:t>
      </w:r>
      <m:oMath>
        <m:r>
          <m:rPr/>
          <w:rPr>
            <w:rFonts w:ascii="Cambria Math" w:hAnsi="Cambria Math"/>
            <w:sz w:val="24"/>
          </w:rPr>
          <m:t>m</m:t>
        </m:r>
      </m:oMath>
      <w:r>
        <w:rPr>
          <w:rFonts w:hint="eastAsia"/>
          <w:sz w:val="24"/>
        </w:rPr>
        <w:t>的距离（或行驶时间），</w:t>
      </w:r>
      <m:oMath>
        <m:sSubSup>
          <m:sSubSupPr>
            <m:ctrlPr>
              <w:rPr>
                <w:rFonts w:ascii="Cambria Math" w:hAnsi="Cambria Math"/>
                <w:sz w:val="24"/>
              </w:rPr>
            </m:ctrlPr>
          </m:sSubSupPr>
          <m:e>
            <m:r>
              <m:rPr/>
              <w:rPr>
                <w:rFonts w:ascii="Cambria Math" w:hAnsi="Cambria Math"/>
                <w:sz w:val="24"/>
              </w:rPr>
              <m:t>d</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m:sty m:val="p"/>
              </m:rPr>
              <w:rPr>
                <w:rFonts w:ascii="Cambria Math" w:hAnsi="Cambria Math"/>
                <w:sz w:val="24"/>
              </w:rPr>
              <m:t>thres</m:t>
            </m:r>
            <m:ctrlPr>
              <w:rPr>
                <w:rFonts w:ascii="Cambria Math" w:hAnsi="Cambria Math"/>
                <w:sz w:val="24"/>
              </w:rPr>
            </m:ctrlPr>
          </m:sup>
        </m:sSubSup>
      </m:oMath>
      <w:r>
        <w:rPr>
          <w:rFonts w:hint="eastAsia" w:hAnsi="Cambria Math"/>
          <w:sz w:val="24"/>
        </w:rPr>
        <w:t xml:space="preserve"> </w:t>
      </w:r>
      <w:r>
        <w:rPr>
          <w:rFonts w:hint="eastAsia"/>
          <w:sz w:val="24"/>
        </w:rPr>
        <w:t>是EV用户可接受的距离阈值，指示函数</w:t>
      </w:r>
      <m:oMath>
        <m:r>
          <m:rPr>
            <m:scr m:val="double-struck"/>
          </m:rPr>
          <w:rPr>
            <w:rFonts w:ascii="Cambria Math" w:hAnsi="Cambria Math" w:eastAsia="MS Mincho"/>
            <w:sz w:val="24"/>
          </w:rPr>
          <m:t>I</m:t>
        </m:r>
        <m:r>
          <m:rPr/>
          <w:rPr>
            <w:rFonts w:ascii="Cambria Math" w:hAnsi="Cambria Math"/>
            <w:sz w:val="24"/>
          </w:rPr>
          <m:t>{⋅}</m:t>
        </m:r>
      </m:oMath>
      <w:r>
        <w:rPr>
          <w:rFonts w:hint="eastAsia"/>
          <w:sz w:val="24"/>
        </w:rPr>
        <w:t xml:space="preserve"> 确保仅当用户在站点 </w:t>
      </w:r>
      <m:oMath>
        <m:r>
          <m:rPr/>
          <w:rPr>
            <w:rFonts w:ascii="Cambria Math" w:hAnsi="Cambria Math"/>
            <w:sz w:val="24"/>
          </w:rPr>
          <m:t>m</m:t>
        </m:r>
      </m:oMath>
      <w:r>
        <w:rPr>
          <w:rFonts w:hint="eastAsia"/>
          <w:sz w:val="24"/>
        </w:rPr>
        <w:t xml:space="preserve"> 被分配至少一个时段时，才会产生按EV用户距离敏感度 </w:t>
      </w:r>
      <m:oMath>
        <m:sSub>
          <m:sSubPr>
            <m:ctrlPr>
              <w:rPr>
                <w:rFonts w:ascii="Cambria Math" w:hAnsi="Cambria Math"/>
                <w:sz w:val="24"/>
              </w:rPr>
            </m:ctrlPr>
          </m:sSubPr>
          <m:e>
            <m:r>
              <m:rPr/>
              <w:rPr>
                <w:rFonts w:ascii="Cambria Math" w:hAnsi="Cambria Math"/>
                <w:sz w:val="24"/>
              </w:rPr>
              <m:t>β</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缩放的惩罚。</w:t>
      </w:r>
    </w:p>
    <w:p w14:paraId="67F08E49">
      <w:pPr>
        <w:spacing w:line="360" w:lineRule="auto"/>
        <w:ind w:firstLine="480"/>
        <w:rPr>
          <w:sz w:val="24"/>
        </w:rPr>
      </w:pPr>
      <w:r>
        <w:rPr>
          <w:rFonts w:hint="eastAsia"/>
          <w:sz w:val="24"/>
        </w:rPr>
        <w:t xml:space="preserve">为了支持不间断的充电会话，连续性项 </w:t>
      </w:r>
      <m:oMath>
        <m:sSub>
          <m:sSubPr>
            <m:ctrlPr>
              <w:rPr>
                <w:rFonts w:ascii="Cambria Math" w:hAnsi="Cambria Math"/>
                <w:sz w:val="24"/>
              </w:rPr>
            </m:ctrlPr>
          </m:sSubPr>
          <m:e>
            <m:r>
              <m:rPr/>
              <w:rPr>
                <w:rFonts w:ascii="Cambria Math" w:hAnsi="Cambria Math"/>
                <w:sz w:val="24"/>
              </w:rPr>
              <m:t>ω</m:t>
            </m:r>
            <m:ctrlPr>
              <w:rPr>
                <w:rFonts w:ascii="Cambria Math" w:hAnsi="Cambria Math"/>
                <w:sz w:val="24"/>
              </w:rPr>
            </m:ctrlPr>
          </m:e>
          <m:sub>
            <m:r>
              <m:rPr/>
              <w:rPr>
                <w:rFonts w:ascii="Cambria Math" w:hAnsi="Cambria Math"/>
                <w:sz w:val="24"/>
              </w:rPr>
              <m:t>n,m</m:t>
            </m:r>
            <m:ctrlPr>
              <w:rPr>
                <w:rFonts w:ascii="Cambria Math" w:hAnsi="Cambria Math"/>
                <w:sz w:val="24"/>
              </w:rPr>
            </m:ctrlPr>
          </m:sub>
        </m:sSub>
      </m:oMath>
      <w:r>
        <w:rPr>
          <w:rFonts w:hint="eastAsia"/>
          <w:sz w:val="24"/>
        </w:rPr>
        <w:t xml:space="preserve"> 定义为：</w:t>
      </w:r>
    </w:p>
    <w:p w14:paraId="128F6A67">
      <w:pPr>
        <w:spacing w:line="360" w:lineRule="auto"/>
        <w:ind w:firstLine="480"/>
        <w:rPr>
          <w:rFonts w:hAnsi="Cambria Math"/>
          <w:sz w:val="24"/>
        </w:rPr>
      </w:pPr>
      <m:oMathPara>
        <m:oMath>
          <m:sSub>
            <m:sSubPr>
              <m:ctrlPr>
                <w:rPr>
                  <w:rFonts w:ascii="Cambria Math" w:hAnsi="Cambria Math"/>
                  <w:sz w:val="24"/>
                </w:rPr>
              </m:ctrlPr>
            </m:sSubPr>
            <m:e>
              <m:r>
                <m:rPr/>
                <w:rPr>
                  <w:rFonts w:ascii="Cambria Math" w:hAnsi="Cambria Math"/>
                  <w:sz w:val="24"/>
                </w:rPr>
                <m:t>ω</m:t>
              </m:r>
              <m:ctrlPr>
                <w:rPr>
                  <w:rFonts w:ascii="Cambria Math" w:hAnsi="Cambria Math"/>
                  <w:sz w:val="24"/>
                </w:rPr>
              </m:ctrlPr>
            </m:e>
            <m:sub>
              <m:r>
                <m:rPr/>
                <w:rPr>
                  <w:rFonts w:ascii="Cambria Math" w:hAnsi="Cambria Math"/>
                  <w:sz w:val="24"/>
                </w:rPr>
                <m:t>n,m</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r>
                    <m:rPr/>
                    <w:rPr>
                      <w:rFonts w:ascii="Cambria Math" w:hAnsi="Cambria Math"/>
                      <w:sz w:val="24"/>
                    </w:rPr>
                    <m:t>1≤k≤T−</m:t>
                  </m:r>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+1</m:t>
                  </m:r>
                  <m:ctrlPr>
                    <w:rPr>
                      <w:rFonts w:ascii="Cambria Math" w:hAnsi="Cambria Math"/>
                      <w:sz w:val="24"/>
                    </w:rPr>
                  </m:ctrlPr>
                </m:lim>
              </m:limLow>
              <m:ctrlPr>
                <w:rPr>
                  <w:rFonts w:ascii="Cambria Math" w:hAnsi="Cambria Math"/>
                  <w:sz w:val="24"/>
                </w:rPr>
              </m:ctrlPr>
            </m:fName>
            <m:e>
              <m:nary>
                <m:naryPr>
                  <m:chr m:val="∏"/>
                  <m:limLoc m:val="undOvr"/>
                  <m:ctrlPr>
                    <w:rPr>
                      <w:rFonts w:ascii="Cambria Math" w:hAnsi="Cambria Math"/>
                      <w:sz w:val="24"/>
                    </w:rPr>
                  </m:ctrlPr>
                </m:naryPr>
                <m:sub>
                  <m:r>
                    <m:rPr/>
                    <w:rPr>
                      <w:rFonts w:ascii="Cambria Math" w:hAnsi="Cambria Math"/>
                      <w:sz w:val="24"/>
                    </w:rPr>
                    <m:t>t=k</m:t>
                  </m:r>
                  <m:ctrlPr>
                    <w:rPr>
                      <w:rFonts w:ascii="Cambria Math" w:hAnsi="Cambria Math"/>
                      <w:sz w:val="24"/>
                    </w:rPr>
                  </m:ctrlPr>
                </m:sub>
                <m:sup>
                  <m:r>
                    <m:rPr/>
                    <w:rPr>
                      <w:rFonts w:ascii="Cambria Math" w:hAnsi="Cambria Math"/>
                      <w:sz w:val="24"/>
                    </w:rPr>
                    <m:t>k+</m:t>
                  </m:r>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−1</m:t>
                  </m:r>
                  <m:ctrlPr>
                    <w:rPr>
                      <w:rFonts w:ascii="Cambria Math" w:hAnsi="Cambria Math"/>
                      <w:sz w:val="24"/>
                    </w:rPr>
                  </m:ctrlPr>
                </m:sup>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m:t>
                      </m:r>
                      <m:ctrlPr>
                        <w:rPr>
                          <w:rFonts w:ascii="Cambria Math" w:hAnsi="Cambria Math"/>
                          <w:sz w:val="24"/>
                        </w:rPr>
                      </m:ctrlPr>
                    </m:sub>
                  </m:sSub>
                  <m:ctrlPr>
                    <w:rPr>
                      <w:rFonts w:ascii="Cambria Math" w:hAnsi="Cambria Math"/>
                      <w:sz w:val="24"/>
                    </w:rPr>
                  </m:ctrlPr>
                </m:e>
              </m:nary>
              <m:ctrlPr>
                <w:rPr>
                  <w:rFonts w:ascii="Cambria Math" w:hAnsi="Cambria Math"/>
                  <w:sz w:val="24"/>
                </w:rPr>
              </m:ctrlPr>
            </m:e>
          </m:func>
        </m:oMath>
      </m:oMathPara>
    </w:p>
    <w:p w14:paraId="22F1A9C4">
      <w:pPr>
        <w:spacing w:line="360" w:lineRule="auto"/>
        <w:rPr>
          <w:sz w:val="24"/>
        </w:rPr>
      </w:pPr>
      <w:r>
        <w:rPr>
          <w:rFonts w:hint="eastAsia"/>
          <w:sz w:val="24"/>
        </w:rPr>
        <w:t xml:space="preserve">其中 </w:t>
      </w:r>
      <m:oMath>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cr m:val="double-struck"/>
              </m:rPr>
              <w:rPr>
                <w:rFonts w:ascii="Cambria Math" w:hAnsi="Cambria Math" w:eastAsia="MS Mincho"/>
                <w:sz w:val="24"/>
              </w:rPr>
              <m:t>ℤ</m:t>
            </m:r>
            <m:ctrlPr>
              <w:rPr>
                <w:rFonts w:ascii="Cambria Math" w:hAnsi="Cambria Math"/>
                <w:sz w:val="24"/>
              </w:rPr>
            </m:ctrlPr>
          </m:e>
          <m:sub>
            <m:r>
              <m:rPr/>
              <w:rPr>
                <w:rFonts w:ascii="Cambria Math" w:hAnsi="Cambria Math"/>
                <w:sz w:val="24"/>
              </w:rPr>
              <m:t>+</m:t>
            </m:r>
            <m:ctrlPr>
              <w:rPr>
                <w:rFonts w:ascii="Cambria Math" w:hAnsi="Cambria Math"/>
                <w:sz w:val="24"/>
              </w:rPr>
            </m:ctrlPr>
          </m:sub>
        </m:sSub>
      </m:oMath>
      <w:r>
        <w:rPr>
          <w:rFonts w:hint="eastAsia"/>
          <w:sz w:val="24"/>
        </w:rPr>
        <w:t xml:space="preserve"> 表示连续充电时段的最小首选时长。乘积项等于 1 当且仅当从 </w:t>
      </w:r>
      <m:oMath>
        <m:r>
          <m:rPr/>
          <w:rPr>
            <w:rFonts w:ascii="Cambria Math" w:hAnsi="Cambria Math"/>
            <w:sz w:val="24"/>
          </w:rPr>
          <m:t>k</m:t>
        </m:r>
      </m:oMath>
      <w:r>
        <w:rPr>
          <w:rFonts w:hint="eastAsia"/>
          <w:sz w:val="24"/>
        </w:rPr>
        <w:t xml:space="preserve"> 开始的窗口中的所有 </w:t>
      </w:r>
      <m:oMath>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个时隙都分配给了基站 </w:t>
      </w:r>
      <m:oMath>
        <m:r>
          <m:rPr/>
          <w:rPr>
            <w:rFonts w:ascii="Cambria Math" w:hAnsi="Cambria Math"/>
            <w:sz w:val="24"/>
          </w:rPr>
          <m:t>m</m:t>
        </m:r>
      </m:oMath>
      <w:r>
        <w:rPr>
          <w:rFonts w:hint="eastAsia"/>
          <w:sz w:val="24"/>
        </w:rPr>
        <w:t>。因此，</w:t>
      </w:r>
      <m:oMath>
        <m:r>
          <m:rPr/>
          <w:rPr>
            <w:rFonts w:ascii="Cambria Math" w:hAnsi="Cambria Math"/>
            <w:sz w:val="24"/>
          </w:rPr>
          <m:t>ω(</m:t>
        </m:r>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)∈{0,1}</m:t>
        </m:r>
      </m:oMath>
      <w:r>
        <w:rPr>
          <w:rFonts w:hint="eastAsia"/>
          <w:sz w:val="24"/>
        </w:rPr>
        <w:t xml:space="preserve"> 只有在调度中包含至少一个长度为 </w:t>
      </w:r>
      <m:oMath>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的连续时段时，才会激活约束</w:t>
      </w:r>
      <m:oMath>
        <m:sSub>
          <m:sSubPr>
            <m:ctrlPr>
              <w:rPr>
                <w:rFonts w:ascii="Cambria Math" w:hAnsi="Cambria Math"/>
                <w:sz w:val="24"/>
              </w:rPr>
            </m:ctrlPr>
          </m:sSubPr>
          <m:e>
            <m:r>
              <m:rPr/>
              <w:rPr>
                <w:rFonts w:ascii="Cambria Math" w:hAnsi="Cambria Math"/>
                <w:sz w:val="24"/>
              </w:rPr>
              <m:t xml:space="preserve"> α</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w:t>
      </w:r>
    </w:p>
    <w:p w14:paraId="2C0A8E75">
      <w:pPr>
        <w:pStyle w:val="3"/>
      </w:pPr>
      <w:bookmarkStart w:id="184" w:name="_Toc1359187159"/>
      <w:bookmarkStart w:id="185" w:name="_Toc909618603"/>
      <w:bookmarkStart w:id="186" w:name="_Toc162369954"/>
      <w:r>
        <w:rPr>
          <w:rFonts w:hint="eastAsia"/>
        </w:rPr>
        <w:t>机器学习驱动的组合时钟拍卖机制（EV-MLCCA）</w:t>
      </w:r>
      <w:bookmarkEnd w:id="184"/>
      <w:bookmarkEnd w:id="185"/>
      <w:bookmarkEnd w:id="186"/>
    </w:p>
    <w:p w14:paraId="2C07F892">
      <w:pPr>
        <w:pStyle w:val="4"/>
      </w:pPr>
      <w:bookmarkStart w:id="187" w:name="_Toc23777628"/>
      <w:bookmarkStart w:id="188" w:name="_Toc1075028174"/>
      <w:bookmarkStart w:id="189" w:name="_Toc1647585188"/>
      <w:r>
        <w:rPr>
          <w:rFonts w:hint="eastAsia"/>
        </w:rPr>
        <w:t>机制概述</w:t>
      </w:r>
      <w:bookmarkEnd w:id="187"/>
      <w:bookmarkEnd w:id="188"/>
      <w:bookmarkEnd w:id="189"/>
    </w:p>
    <w:p w14:paraId="48D7B941">
      <w:pPr>
        <w:spacing w:line="360" w:lineRule="auto"/>
        <w:ind w:firstLine="480" w:firstLineChars="200"/>
        <w:rPr>
          <w:sz w:val="24"/>
        </w:rPr>
      </w:pPr>
      <w:r>
        <w:rPr>
          <w:rFonts w:hint="eastAsia"/>
          <w:sz w:val="24"/>
        </w:rPr>
        <w:t>由于用户估值是私密且高维的，采用单一配额分配不足以实现社会福利的最大化。因此，我们设计了EV-MLCCA作为一种多轮、动态的市场机制。这一过程充当了一个迭代式价格发现循环：中央平台（作为拍卖人）通过与EV用户（竞标者）互动，逐步“发现”均衡价格。在每一轮中，平台公布临时价格，用户则根据自己的偏好提交所选商品组合。这种交互式循环具有两个目的：一方面，它通过避免完全披露估值来保护用户隐私；另一方面，它为平台利用机器学习了解用户偏好提供了必要的数据。</w:t>
      </w:r>
    </w:p>
    <w:p w14:paraId="16EABFA4">
      <w:pPr>
        <w:spacing w:line="360" w:lineRule="auto"/>
        <w:ind w:firstLine="480" w:firstLineChars="200"/>
        <w:rPr>
          <w:sz w:val="24"/>
        </w:rPr>
      </w:pPr>
      <w:r>
        <w:rPr>
          <w:rFonts w:hint="eastAsia"/>
          <w:sz w:val="24"/>
        </w:rPr>
        <w:t>为了形式化这种迭代交互，我们定义了以下拍卖专用元素：</w:t>
      </w:r>
    </w:p>
    <w:p w14:paraId="46C6C5ED">
      <w:pPr>
        <w:numPr>
          <w:ilvl w:val="0"/>
          <w:numId w:val="18"/>
        </w:numPr>
        <w:spacing w:line="360" w:lineRule="auto"/>
        <w:ind w:firstLine="480" w:firstLineChars="200"/>
        <w:rPr>
          <w:sz w:val="24"/>
        </w:rPr>
      </w:pPr>
      <w:r>
        <w:rPr>
          <w:rFonts w:hint="eastAsia"/>
          <w:b/>
          <w:bCs/>
          <w:sz w:val="24"/>
        </w:rPr>
        <w:t>价格信号：</w:t>
      </w:r>
      <w:r>
        <w:rPr>
          <w:rFonts w:hint="eastAsia"/>
          <w:sz w:val="24"/>
        </w:rPr>
        <w:t xml:space="preserve">在每一轮中，平台广播一个价格向量 </w:t>
      </w:r>
      <m:oMath>
        <m:sSup>
          <m:sSupPr>
            <m:ctrlPr>
              <w:rPr>
                <w:rFonts w:ascii="Cambria Math" w:hAnsi="Cambria Math"/>
                <w:sz w:val="24"/>
              </w:rPr>
            </m:ctrlPr>
          </m:sSupPr>
          <m:e>
            <m:r>
              <m:rPr>
                <m:sty m:val="b"/>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m:t>
        </m:r>
        <m:sSubSup>
          <m:sSubSupPr>
            <m:ctrlPr>
              <w:rPr>
                <w:rFonts w:ascii="Cambria Math" w:hAnsi="Cambria Math"/>
                <w:sz w:val="24"/>
              </w:rPr>
            </m:ctrlPr>
          </m:sSubSupPr>
          <m:e>
            <m:r>
              <m:rPr>
                <m:scr m:val="double-struck"/>
              </m:rPr>
              <w:rPr>
                <w:rFonts w:ascii="Cambria Math" w:hAnsi="Cambria Math" w:eastAsia="MS Mincho"/>
                <w:sz w:val="24"/>
              </w:rPr>
              <m:t>ℝ</m:t>
            </m:r>
            <m:ctrlPr>
              <w:rPr>
                <w:rFonts w:ascii="Cambria Math" w:hAnsi="Cambria Math"/>
                <w:sz w:val="24"/>
              </w:rPr>
            </m:ctrlPr>
          </m:e>
          <m:sub>
            <m:r>
              <m:rPr/>
              <w:rPr>
                <w:rFonts w:ascii="Cambria Math" w:hAnsi="Cambria Math"/>
                <w:sz w:val="24"/>
              </w:rPr>
              <m:t>+</m:t>
            </m:r>
            <m:ctrlPr>
              <w:rPr>
                <w:rFonts w:ascii="Cambria Math" w:hAnsi="Cambria Math"/>
                <w:sz w:val="24"/>
              </w:rPr>
            </m:ctrlPr>
          </m:sub>
          <m:sup>
            <m:r>
              <m:rPr/>
              <w:rPr>
                <w:rFonts w:ascii="Cambria Math" w:hAnsi="Cambria Math"/>
                <w:sz w:val="24"/>
              </w:rPr>
              <m:t>M×T</m:t>
            </m:r>
            <m:ctrlPr>
              <w:rPr>
                <w:rFonts w:ascii="Cambria Math" w:hAnsi="Cambria Math"/>
                <w:sz w:val="24"/>
              </w:rPr>
            </m:ctrlPr>
          </m:sup>
        </m:sSubSup>
      </m:oMath>
      <w:r>
        <w:rPr>
          <w:rFonts w:hint="eastAsia"/>
          <w:sz w:val="24"/>
        </w:rPr>
        <w:t xml:space="preserve"> ，展示利用每个充电时段的单位成本。</w:t>
      </w:r>
    </w:p>
    <w:p w14:paraId="52A3FCA6">
      <w:pPr>
        <w:numPr>
          <w:ilvl w:val="0"/>
          <w:numId w:val="18"/>
        </w:numPr>
        <w:spacing w:line="360" w:lineRule="auto"/>
        <w:ind w:firstLine="480" w:firstLineChars="200"/>
        <w:rPr>
          <w:sz w:val="24"/>
        </w:rPr>
      </w:pPr>
      <w:r>
        <w:rPr>
          <w:rFonts w:hint="eastAsia"/>
          <w:b/>
          <w:bCs/>
          <w:sz w:val="24"/>
        </w:rPr>
        <w:t>竞价（捆绑）：</w:t>
      </w:r>
      <w:r>
        <w:rPr>
          <w:rFonts w:hint="eastAsia"/>
          <w:sz w:val="24"/>
        </w:rPr>
        <w:t xml:space="preserve">我们将中间的竞价行为与最终的分配区分开来。设 </w:t>
      </w:r>
      <m:oMath>
        <m:sSup>
          <m:sSupPr>
            <m:ctrlPr>
              <w:rPr>
                <w:rFonts w:ascii="Cambria Math" w:hAnsi="Cambria Math"/>
                <w:sz w:val="24"/>
              </w:rPr>
            </m:ctrlPr>
          </m:sSupPr>
          <m:e>
            <m:r>
              <m:rPr>
                <m:sty m:val="b"/>
              </m:rPr>
              <w:rPr>
                <w:rFonts w:ascii="Cambria Math" w:hAnsi="Cambria Math"/>
                <w:sz w:val="24"/>
              </w:rPr>
              <m:t>y</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∈{0,1</m:t>
        </m:r>
        <m:sSup>
          <m:sSupPr>
            <m:ctrlPr>
              <w:rPr>
                <w:rFonts w:ascii="Cambria Math" w:hAnsi="Cambria Math"/>
                <w:sz w:val="24"/>
              </w:rPr>
            </m:ctrlPr>
          </m:sSupPr>
          <m:e>
            <m:r>
              <m:rPr/>
              <w:rPr>
                <w:rFonts w:ascii="Cambria Math" w:hAnsi="Cambria Math"/>
                <w:sz w:val="24"/>
              </w:rPr>
              <m:t>}</m:t>
            </m:r>
            <m:ctrlPr>
              <w:rPr>
                <w:rFonts w:ascii="Cambria Math" w:hAnsi="Cambria Math"/>
                <w:sz w:val="24"/>
              </w:rPr>
            </m:ctrlPr>
          </m:e>
          <m:sup>
            <m:r>
              <m:rPr/>
              <w:rPr>
                <w:rFonts w:ascii="Cambria Math" w:hAnsi="Cambria Math"/>
                <w:sz w:val="24"/>
              </w:rPr>
              <m:t>{M×T</m:t>
            </m:r>
            <m:ctrlPr>
              <w:rPr>
                <w:rFonts w:ascii="Cambria Math" w:hAnsi="Cambria Math"/>
                <w:sz w:val="24"/>
              </w:rPr>
            </m:ctrlPr>
          </m:sup>
        </m:sSup>
      </m:oMath>
      <w:r>
        <w:rPr>
          <w:rFonts w:hint="eastAsia"/>
          <w:sz w:val="24"/>
        </w:rPr>
        <w:t xml:space="preserve"> 在第 </w:t>
      </w:r>
      <m:oMath>
        <m:r>
          <m:rPr/>
          <w:rPr>
            <w:rFonts w:ascii="Cambria Math" w:hAnsi="Cambria Math"/>
            <w:sz w:val="24"/>
          </w:rPr>
          <m:t>r</m:t>
        </m:r>
      </m:oMath>
      <w:r>
        <w:rPr>
          <w:rFonts w:hint="eastAsia" w:hAnsi="Cambria Math"/>
          <w:sz w:val="24"/>
        </w:rPr>
        <w:t xml:space="preserve"> </w:t>
      </w:r>
      <w:r>
        <w:rPr>
          <w:rFonts w:hint="eastAsia"/>
          <w:sz w:val="24"/>
        </w:rPr>
        <w:t xml:space="preserve">轮中，其中 </w:t>
      </w:r>
      <m:oMath>
        <m:sSubSup>
          <m:sSubSupPr>
            <m:ctrlPr>
              <w:rPr>
                <w:rFonts w:ascii="Cambria Math" w:hAnsi="Cambria Math"/>
                <w:sz w:val="24"/>
              </w:rPr>
            </m:ctrlPr>
          </m:sSubSupPr>
          <m:e>
            <m:r>
              <m:rPr/>
              <w:rPr>
                <w:rFonts w:ascii="Cambria Math" w:hAnsi="Cambria Math"/>
                <w:sz w:val="24"/>
              </w:rPr>
              <m:t>y</m:t>
            </m:r>
            <m:ctrlPr>
              <w:rPr>
                <w:rFonts w:ascii="Cambria Math" w:hAnsi="Cambria Math"/>
                <w:sz w:val="24"/>
              </w:rPr>
            </m:ctrlPr>
          </m:e>
          <m:sub>
            <m:r>
              <m:rPr/>
              <w:rPr>
                <w:rFonts w:ascii="Cambria Math" w:hAnsi="Cambria Math"/>
                <w:sz w:val="24"/>
              </w:rPr>
              <m:t>n,m,t</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w:rPr>
            <w:rFonts w:ascii="Cambria Math" w:hAnsi="Cambria Math"/>
            <w:sz w:val="24"/>
          </w:rPr>
          <m:t>=1</m:t>
        </m:r>
      </m:oMath>
      <w:r>
        <w:rPr>
          <w:rFonts w:hint="eastAsia"/>
          <w:sz w:val="24"/>
        </w:rPr>
        <w:t xml:space="preserve"> 表示用户明确请求（竞价）当前价格 </w:t>
      </w:r>
      <m:oMath>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oMath>
      <w:r>
        <w:rPr>
          <w:rFonts w:hint="eastAsia"/>
          <w:sz w:val="24"/>
        </w:rPr>
        <w:t xml:space="preserve"> 下的时段 </w:t>
      </w:r>
      <m:oMath>
        <m:r>
          <m:rPr/>
          <w:rPr>
            <w:rFonts w:ascii="Cambria Math" w:hAnsi="Cambria Math"/>
            <w:sz w:val="24"/>
          </w:rPr>
          <m:t>(m,t)</m:t>
        </m:r>
      </m:oMath>
      <w:r>
        <w:rPr>
          <w:rFonts w:hint="eastAsia"/>
          <w:sz w:val="24"/>
        </w:rPr>
        <w:t>。</w:t>
      </w:r>
    </w:p>
    <w:p w14:paraId="78204731">
      <w:pPr>
        <w:numPr>
          <w:ilvl w:val="0"/>
          <w:numId w:val="18"/>
        </w:numPr>
        <w:spacing w:line="360" w:lineRule="auto"/>
        <w:ind w:firstLine="480" w:firstLineChars="200"/>
        <w:rPr>
          <w:sz w:val="24"/>
        </w:rPr>
      </w:pPr>
      <w:r>
        <w:rPr>
          <w:rFonts w:hint="eastAsia"/>
          <w:b/>
          <w:bCs/>
          <w:sz w:val="24"/>
        </w:rPr>
        <w:t>分配：</w:t>
      </w:r>
      <w:r>
        <w:rPr>
          <w:rFonts w:hint="eastAsia"/>
          <w:sz w:val="24"/>
        </w:rPr>
        <w:t xml:space="preserve">最终分配 </w:t>
      </w:r>
      <m:oMath>
        <m:r>
          <m:rPr>
            <m:sty m:val="b"/>
          </m:rPr>
          <w:rPr>
            <w:rFonts w:ascii="Cambria Math" w:hAnsi="Cambria Math"/>
            <w:sz w:val="24"/>
          </w:rPr>
          <m:t>x</m:t>
        </m:r>
        <m:r>
          <m:rPr/>
          <w:rPr>
            <w:rFonts w:ascii="Cambria Math" w:hAnsi="Cambria Math"/>
            <w:sz w:val="24"/>
          </w:rPr>
          <m:t>∈</m:t>
        </m:r>
        <m:sSup>
          <m:sSupPr>
            <m:ctrlPr>
              <w:rPr>
                <w:rFonts w:ascii="Cambria Math" w:hAnsi="Cambria Math"/>
                <w:sz w:val="24"/>
              </w:rPr>
            </m:ctrlPr>
          </m:sSupPr>
          <m:e>
            <m:d>
              <m:dPr>
                <m:begChr m:val="{"/>
                <m:endChr m:val="}"/>
                <m:ctrlPr>
                  <w:rPr>
                    <w:rFonts w:ascii="Cambria Math" w:hAnsi="Cambria Math"/>
                    <w:sz w:val="24"/>
                  </w:rPr>
                </m:ctrlPr>
              </m:dPr>
              <m:e>
                <m:r>
                  <m:rPr/>
                  <w:rPr>
                    <w:rFonts w:ascii="Cambria Math" w:hAnsi="Cambria Math"/>
                    <w:sz w:val="24"/>
                  </w:rPr>
                  <m:t>0,1</m:t>
                </m:r>
                <m:ctrlPr>
                  <w:rPr>
                    <w:rFonts w:ascii="Cambria Math" w:hAnsi="Cambria Math"/>
                    <w:sz w:val="24"/>
                  </w:rPr>
                </m:ctrlPr>
              </m:e>
            </m:d>
            <m:ctrlPr>
              <w:rPr>
                <w:rFonts w:ascii="Cambria Math" w:hAnsi="Cambria Math"/>
                <w:sz w:val="24"/>
              </w:rPr>
            </m:ctrlPr>
          </m:e>
          <m:sup>
            <m:r>
              <m:rPr/>
              <w:rPr>
                <w:rFonts w:ascii="Cambria Math" w:hAnsi="Cambria Math"/>
                <w:sz w:val="24"/>
              </w:rPr>
              <m:t>M×T</m:t>
            </m:r>
            <m:ctrlPr>
              <w:rPr>
                <w:rFonts w:ascii="Cambria Math" w:hAnsi="Cambria Math"/>
                <w:sz w:val="24"/>
              </w:rPr>
            </m:ctrlPr>
          </m:sup>
        </m:sSup>
      </m:oMath>
      <w:r>
        <w:rPr>
          <w:rFonts w:hint="eastAsia"/>
          <w:sz w:val="24"/>
        </w:rPr>
        <w:t xml:space="preserve"> 只有在市场清算后才能确定。</w:t>
      </w:r>
    </w:p>
    <w:p w14:paraId="0958094E">
      <w:pPr>
        <w:spacing w:line="360" w:lineRule="auto"/>
        <w:ind w:firstLine="480" w:firstLineChars="200"/>
        <w:rPr>
          <w:sz w:val="24"/>
        </w:rPr>
      </w:pPr>
      <w:r>
        <w:rPr>
          <w:rFonts w:hint="eastAsia"/>
          <w:sz w:val="24"/>
        </w:rPr>
        <w:t>我们的机制在每一轮拍卖中通过三个核心阶段进行迭代操作：</w:t>
      </w:r>
    </w:p>
    <w:p w14:paraId="1169BB66">
      <w:pPr>
        <w:spacing w:line="360" w:lineRule="auto"/>
        <w:ind w:firstLine="480" w:firstLineChars="200"/>
        <w:rPr>
          <w:sz w:val="24"/>
        </w:rPr>
      </w:pPr>
      <w:r>
        <w:rPr>
          <w:rFonts w:hint="eastAsia"/>
          <w:sz w:val="24"/>
        </w:rPr>
        <w:t>•</w:t>
      </w:r>
      <w:r>
        <w:rPr>
          <w:rFonts w:hint="eastAsia"/>
          <w:b/>
          <w:bCs/>
          <w:sz w:val="24"/>
        </w:rPr>
        <w:t xml:space="preserve"> 第一阶段：</w:t>
      </w:r>
      <w:r>
        <w:rPr>
          <w:rFonts w:hint="eastAsia"/>
          <w:sz w:val="24"/>
        </w:rPr>
        <w:t xml:space="preserve">通过需求查询进行投标。 给定当前价格向量 </w:t>
      </w:r>
      <m:oMath>
        <m:sSup>
          <m:sSupPr>
            <m:ctrlPr>
              <w:rPr>
                <w:rFonts w:ascii="Cambria Math" w:hAnsi="Cambria Math"/>
                <w:sz w:val="24"/>
              </w:rPr>
            </m:ctrlPr>
          </m:sSupPr>
          <m:e>
            <m:r>
              <m:rPr>
                <m:sty m:val="b"/>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oMath>
      <w:r>
        <w:rPr>
          <w:rFonts w:hint="eastAsia"/>
          <w:sz w:val="24"/>
        </w:rPr>
        <w:t xml:space="preserve">，每个EV </w:t>
      </w:r>
      <m:oMath>
        <m:r>
          <m:rPr/>
          <w:rPr>
            <w:rFonts w:ascii="Cambria Math" w:hAnsi="Cambria Math"/>
            <w:sz w:val="24"/>
          </w:rPr>
          <m:t>n</m:t>
        </m:r>
      </m:oMath>
      <w:r>
        <w:rPr>
          <w:rFonts w:hint="eastAsia"/>
          <w:sz w:val="24"/>
        </w:rPr>
        <w:t xml:space="preserve"> 都作为一个理性主体，最大化其剩余。用户求解一个局部优化问题，并提交出价 </w:t>
      </w:r>
      <m:oMath>
        <m:sSup>
          <m:sSupPr>
            <m:ctrlPr>
              <w:rPr>
                <w:rFonts w:ascii="Cambria Math" w:hAnsi="Cambria Math"/>
                <w:sz w:val="24"/>
              </w:rPr>
            </m:ctrlPr>
          </m:sSupPr>
          <m:e>
            <m:r>
              <m:rPr>
                <m:sty m:val="b"/>
              </m:rPr>
              <w:rPr>
                <w:rFonts w:ascii="Cambria Math" w:hAnsi="Cambria Math"/>
                <w:sz w:val="24"/>
              </w:rPr>
              <m:t>y</m:t>
            </m:r>
            <m:ctrlPr>
              <w:rPr>
                <w:rFonts w:ascii="Cambria Math" w:hAnsi="Cambria Math"/>
                <w:sz w:val="24"/>
              </w:rPr>
            </m:ctrlPr>
          </m:e>
          <m:sup>
            <m:r>
              <m:rPr/>
              <w:rPr>
                <w:rFonts w:ascii="Cambria Math" w:hAnsi="Cambria Math"/>
                <w:sz w:val="24"/>
              </w:rPr>
              <m:t>(r</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p>
        </m:sSup>
      </m:oMath>
      <w:r>
        <w:rPr>
          <w:rFonts w:hint="eastAsia"/>
          <w:sz w:val="24"/>
        </w:rPr>
        <w:t>:</w:t>
      </w:r>
    </w:p>
    <w:p w14:paraId="2046E52A">
      <w:pPr>
        <w:spacing w:line="360" w:lineRule="auto"/>
        <w:ind w:firstLine="480" w:firstLineChars="200"/>
        <w:jc w:val="center"/>
        <w:rPr>
          <w:sz w:val="24"/>
        </w:rPr>
      </w:pPr>
      <w:r>
        <w:rPr>
          <w:rFonts w:hint="eastAsia"/>
          <w:sz w:val="24"/>
        </w:rPr>
        <w:drawing>
          <wp:inline distT="0" distB="0" distL="114300" distR="114300">
            <wp:extent cx="2461895" cy="325120"/>
            <wp:effectExtent l="0" t="0" r="1905" b="5080"/>
            <wp:docPr id="13" name="334E55B0-647D-440b-865C-3EC943EB4CBC-6"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34E55B0-647D-440b-865C-3EC943EB4CBC-6" descr="wpsoffice"/>
                    <pic:cNvPicPr>
                      <a:picLocks noChangeAspect="1"/>
                    </pic:cNvPicPr>
                  </pic:nvPicPr>
                  <pic:blipFill>
                    <a:blip r:embed="rId45"/>
                    <a:stretch>
                      <a:fillRect/>
                    </a:stretch>
                  </pic:blipFill>
                  <pic:spPr>
                    <a:xfrm>
                      <a:off x="0" y="0"/>
                      <a:ext cx="2461895" cy="325120"/>
                    </a:xfrm>
                    <a:prstGeom prst="rect">
                      <a:avLst/>
                    </a:prstGeom>
                  </pic:spPr>
                </pic:pic>
              </a:graphicData>
            </a:graphic>
          </wp:inline>
        </w:drawing>
      </w:r>
    </w:p>
    <w:p w14:paraId="5AD23D12">
      <w:pPr>
        <w:spacing w:line="360" w:lineRule="auto"/>
        <w:ind w:firstLine="480" w:firstLineChars="200"/>
        <w:rPr>
          <w:sz w:val="24"/>
        </w:rPr>
      </w:pPr>
      <w:r>
        <w:rPr>
          <w:rFonts w:hint="eastAsia"/>
          <w:sz w:val="24"/>
        </w:rPr>
        <w:t xml:space="preserve">在此目标中，术语 </w:t>
      </w:r>
      <m:oMath>
        <m:d>
          <m:dPr>
            <m:begChr m:val="⟨"/>
            <m:endChr m:val="⟩"/>
            <m:ctrlPr>
              <w:rPr>
                <w:rFonts w:ascii="Cambria Math" w:hAnsi="Cambria Math"/>
                <w:sz w:val="24"/>
              </w:rPr>
            </m:ctrlPr>
          </m:dPr>
          <m:e>
            <m:sSup>
              <m:sSupPr>
                <m:ctrlPr>
                  <w:rPr>
                    <w:rFonts w:ascii="Cambria Math" w:hAnsi="Cambria Math"/>
                    <w:sz w:val="24"/>
                  </w:rPr>
                </m:ctrlPr>
              </m:sSupPr>
              <m:e>
                <m:r>
                  <m:rPr>
                    <m:sty m:val="b"/>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,y</m:t>
            </m:r>
            <m:ctrlPr>
              <w:rPr>
                <w:rFonts w:ascii="Cambria Math" w:hAnsi="Cambria Math"/>
                <w:sz w:val="24"/>
              </w:rPr>
            </m:ctrlPr>
          </m:e>
        </m:d>
        <m:r>
          <m:rPr/>
          <w:rPr>
            <w:rFonts w:ascii="Cambria Math" w:hAnsi="Cambria Math"/>
            <w:sz w:val="24"/>
          </w:rPr>
          <m:t>≜</m:t>
        </m:r>
        <m:nary>
          <m:naryPr>
            <m:chr m:val="∑"/>
            <m:limLoc m:val="undOvr"/>
            <m:supHide m:val="1"/>
            <m:ctrlPr>
              <w:rPr>
                <w:rFonts w:ascii="Cambria Math" w:hAnsi="Cambria Math"/>
                <w:sz w:val="24"/>
              </w:rPr>
            </m:ctrlPr>
          </m:naryPr>
          <m:sub>
            <m:r>
              <m:rPr/>
              <w:rPr>
                <w:rFonts w:ascii="Cambria Math" w:hAnsi="Cambria Math"/>
                <w:sz w:val="24"/>
              </w:rPr>
              <m:t>m,t</m:t>
            </m:r>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ctrlPr>
              <w:rPr>
                <w:rFonts w:ascii="Cambria Math" w:hAnsi="Cambria Math"/>
                <w:sz w:val="24"/>
              </w:rPr>
            </m:ctrlPr>
          </m:e>
        </m:nary>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代表所请求套餐的总支付成本。因此，用户的目标是最大化其净效用（估值减去支付）。至关重要的是，只有二进制出价 </w:t>
      </w:r>
      <m:oMath>
        <m:sSubSup>
          <m:sSubSupPr>
            <m:ctrlPr>
              <w:rPr>
                <w:rFonts w:ascii="Cambria Math" w:hAnsi="Cambria Math"/>
                <w:sz w:val="24"/>
              </w:rPr>
            </m:ctrlPr>
          </m:sSubSupPr>
          <m:e>
            <m:r>
              <m:rPr>
                <m:sty m:val="b"/>
              </m:rPr>
              <w:rPr>
                <w:rFonts w:ascii="Cambria Math" w:hAnsi="Cambria Math"/>
                <w:sz w:val="24"/>
              </w:rPr>
              <m:t>y</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oMath>
      <w:r>
        <w:rPr>
          <w:rFonts w:hint="eastAsia"/>
          <w:sz w:val="24"/>
        </w:rPr>
        <w:t xml:space="preserve"> 被披露给平台，而复杂的估值函数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 xml:space="preserve"> 则保持私密。</w:t>
      </w:r>
    </w:p>
    <w:p w14:paraId="4E7DB9F3">
      <w:pPr>
        <w:spacing w:line="360" w:lineRule="auto"/>
        <w:ind w:firstLine="480" w:firstLineChars="200"/>
        <w:rPr>
          <w:sz w:val="24"/>
        </w:rPr>
      </w:pPr>
      <w:r>
        <w:rPr>
          <w:rFonts w:hint="eastAsia"/>
          <w:sz w:val="24"/>
        </w:rPr>
        <w:t xml:space="preserve">• </w:t>
      </w:r>
      <w:r>
        <w:rPr>
          <w:rFonts w:hint="eastAsia"/>
          <w:b/>
          <w:bCs/>
          <w:sz w:val="24"/>
        </w:rPr>
        <w:t>第二阶段：</w:t>
      </w:r>
      <w:r>
        <w:rPr>
          <w:rFonts w:hint="eastAsia"/>
          <w:sz w:val="24"/>
        </w:rPr>
        <w:t xml:space="preserve">偏好学习。由于平台无法直接获取用户的私人估值，因此采用单调价值神经网络（MVNNs）作为替代。通过聚合历史价格-出价对序列 </w:t>
      </w:r>
      <m:oMath>
        <m:r>
          <m:rPr/>
          <w:rPr>
            <w:rFonts w:ascii="Cambria Math" w:hAnsi="Cambria Math"/>
            <w:sz w:val="24"/>
          </w:rPr>
          <m:t>{</m:t>
        </m:r>
        <m:sSup>
          <m:sSupPr>
            <m:ctrlPr>
              <w:rPr>
                <w:rFonts w:ascii="Cambria Math" w:hAnsi="Cambria Math"/>
                <w:sz w:val="24"/>
              </w:rPr>
            </m:ctrlPr>
          </m:sSupPr>
          <m:e>
            <m:r>
              <m:rPr>
                <m:sty m:val="b"/>
              </m:rPr>
              <w:rPr>
                <w:rFonts w:ascii="Cambria Math" w:hAnsi="Cambria Math"/>
                <w:sz w:val="24"/>
              </w:rPr>
              <m:t>p</m:t>
            </m:r>
            <m:ctrlPr>
              <w:rPr>
                <w:rFonts w:ascii="Cambria Math" w:hAnsi="Cambria Math"/>
                <w:sz w:val="24"/>
              </w:rPr>
            </m:ctrlPr>
          </m:e>
          <m:sup>
            <m:r>
              <m:rPr/>
              <w:rPr>
                <w:rFonts w:ascii="Cambria Math" w:hAnsi="Cambria Math"/>
                <w:sz w:val="24"/>
              </w:rPr>
              <m:t>(τ)</m:t>
            </m:r>
            <m:ctrlPr>
              <w:rPr>
                <w:rFonts w:ascii="Cambria Math" w:hAnsi="Cambria Math"/>
                <w:sz w:val="24"/>
              </w:rPr>
            </m:ctrlPr>
          </m:sup>
        </m:sSup>
        <m:r>
          <m:rP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y</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(τ)</m:t>
            </m:r>
            <m:ctrlPr>
              <w:rPr>
                <w:rFonts w:ascii="Cambria Math" w:hAnsi="Cambria Math"/>
                <w:sz w:val="24"/>
              </w:rPr>
            </m:ctrlPr>
          </m:sup>
        </m:sSubSup>
        <m:sSubSup>
          <m:sSubSupPr>
            <m:ctrlPr>
              <w:rPr>
                <w:rFonts w:ascii="Cambria Math" w:hAnsi="Cambria Math"/>
                <w:sz w:val="24"/>
              </w:rPr>
            </m:ctrlPr>
          </m:sSubSupPr>
          <m:e>
            <m:r>
              <m:rPr/>
              <w:rPr>
                <w:rFonts w:ascii="Cambria Math" w:hAnsi="Cambria Math"/>
                <w:sz w:val="24"/>
              </w:rPr>
              <m:t>}</m:t>
            </m:r>
            <m:ctrlPr>
              <w:rPr>
                <w:rFonts w:ascii="Cambria Math" w:hAnsi="Cambria Math"/>
                <w:sz w:val="24"/>
              </w:rPr>
            </m:ctrlPr>
          </m:e>
          <m:sub>
            <m:r>
              <m:rPr/>
              <w:rPr>
                <w:rFonts w:ascii="Cambria Math" w:hAnsi="Cambria Math"/>
                <w:sz w:val="24"/>
              </w:rPr>
              <m:t>τ=1</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oMath>
      <w:r>
        <w:rPr>
          <w:rFonts w:hint="eastAsia"/>
          <w:sz w:val="24"/>
        </w:rPr>
        <w:t>，平台为每位用户更新MVNNs，以近似其潜在的估值分布。</w:t>
      </w:r>
    </w:p>
    <w:p w14:paraId="48537405">
      <w:pPr>
        <w:spacing w:line="360" w:lineRule="auto"/>
        <w:ind w:firstLine="480" w:firstLineChars="200"/>
        <w:rPr>
          <w:sz w:val="24"/>
        </w:rPr>
      </w:pPr>
      <w:r>
        <w:rPr>
          <w:rFonts w:hint="eastAsia"/>
          <w:sz w:val="24"/>
        </w:rPr>
        <w:t xml:space="preserve">• </w:t>
      </w:r>
      <w:r>
        <w:rPr>
          <w:rFonts w:hint="eastAsia"/>
          <w:b/>
          <w:bCs/>
          <w:sz w:val="24"/>
        </w:rPr>
        <w:t>第三阶段：</w:t>
      </w:r>
      <w:r>
        <w:rPr>
          <w:rFonts w:hint="eastAsia"/>
          <w:sz w:val="24"/>
        </w:rPr>
        <w:t xml:space="preserve">市场清算与价格更新。利用训练好的MVNN推断总体需求趋势，平台通过最小化清算潜力目标来计算更新后的价格 </w:t>
      </w:r>
      <m:oMath>
        <m:sSup>
          <m:sSupPr>
            <m:ctrlPr>
              <w:rPr>
                <w:rFonts w:ascii="Cambria Math" w:hAnsi="Cambria Math"/>
                <w:sz w:val="24"/>
              </w:rPr>
            </m:ctrlPr>
          </m:sSupPr>
          <m:e>
            <m:r>
              <m:rPr>
                <m:sty m:val="b"/>
              </m:rPr>
              <w:rPr>
                <w:rFonts w:ascii="Cambria Math" w:hAnsi="Cambria Math"/>
                <w:sz w:val="24"/>
              </w:rPr>
              <m:t>p</m:t>
            </m:r>
            <m:ctrlPr>
              <w:rPr>
                <w:rFonts w:ascii="Cambria Math" w:hAnsi="Cambria Math"/>
                <w:sz w:val="24"/>
              </w:rPr>
            </m:ctrlPr>
          </m:e>
          <m:sup>
            <m:r>
              <m:rPr/>
              <w:rPr>
                <w:rFonts w:ascii="Cambria Math" w:hAnsi="Cambria Math"/>
                <w:sz w:val="24"/>
              </w:rPr>
              <m:t>(r+1)</m:t>
            </m:r>
            <m:ctrlPr>
              <w:rPr>
                <w:rFonts w:ascii="Cambria Math" w:hAnsi="Cambria Math"/>
                <w:sz w:val="24"/>
              </w:rPr>
            </m:ctrlPr>
          </m:sup>
        </m:sSup>
      </m:oMath>
      <w:r>
        <w:rPr>
          <w:rFonts w:hint="eastAsia"/>
          <w:sz w:val="24"/>
        </w:rPr>
        <w:t>。这一步将系统推向Walrasian Equilibrium</w:t>
      </w:r>
      <w:r>
        <w:rPr>
          <w:rFonts w:hint="eastAsia"/>
          <w:sz w:val="24"/>
          <w:vertAlign w:val="superscript"/>
        </w:rPr>
        <w:fldChar w:fldCharType="begin"/>
      </w:r>
      <w:r>
        <w:rPr>
          <w:rFonts w:hint="eastAsia"/>
          <w:sz w:val="24"/>
          <w:vertAlign w:val="superscript"/>
        </w:rPr>
        <w:instrText xml:space="preserve"> REF _Ref274602424 \r \h </w:instrText>
      </w:r>
      <w:r>
        <w:rPr>
          <w:rFonts w:hint="eastAsia"/>
          <w:sz w:val="24"/>
          <w:vertAlign w:val="superscript"/>
        </w:rPr>
        <w:fldChar w:fldCharType="separate"/>
      </w:r>
      <w:r>
        <w:rPr>
          <w:rFonts w:hint="eastAsia"/>
          <w:sz w:val="24"/>
          <w:vertAlign w:val="superscript"/>
        </w:rPr>
        <w:t>[34]</w:t>
      </w:r>
      <w:r>
        <w:rPr>
          <w:rFonts w:hint="eastAsia"/>
          <w:sz w:val="24"/>
          <w:vertAlign w:val="superscript"/>
        </w:rPr>
        <w:fldChar w:fldCharType="end"/>
      </w:r>
      <w:r>
        <w:rPr>
          <w:rFonts w:hint="eastAsia"/>
          <w:sz w:val="24"/>
        </w:rPr>
        <w:t>，即需求与供给相匹配的状态。</w:t>
      </w:r>
    </w:p>
    <w:p w14:paraId="4496CE5D">
      <w:pPr>
        <w:spacing w:line="360" w:lineRule="auto"/>
        <w:ind w:firstLine="480" w:firstLineChars="200"/>
        <w:rPr>
          <w:sz w:val="24"/>
        </w:rPr>
      </w:pPr>
      <w:r>
        <w:rPr>
          <w:rFonts w:hint="eastAsia"/>
          <w:sz w:val="24"/>
        </w:rPr>
        <w:t>此迭代循环将持续进行，直到总出价满足供应约束(</w:t>
      </w:r>
      <m:oMath>
        <m:sSub>
          <m:sSubPr>
            <m:ctrlPr>
              <w:rPr>
                <w:rFonts w:ascii="Cambria Math" w:hAnsi="Cambria Math"/>
                <w:sz w:val="24"/>
              </w:rPr>
            </m:ctrlPr>
          </m:sSubPr>
          <m:e>
            <m:nary>
              <m:naryPr>
                <m:chr m:val="∑"/>
                <m:limLoc m:val="undOvr"/>
                <m:supHide m:val="1"/>
                <m:ctrlPr>
                  <w:rPr>
                    <w:rFonts w:ascii="Cambria Math" w:hAnsi="Cambria Math"/>
                    <w:sz w:val="24"/>
                  </w:rPr>
                </m:ctrlPr>
              </m:naryPr>
              <m:sub>
                <m:r>
                  <m:rPr/>
                  <w:rPr>
                    <w:rFonts w:ascii="Cambria Math" w:hAnsi="Cambria Math"/>
                    <w:sz w:val="24"/>
                  </w:rPr>
                  <m:t>n</m:t>
                </m:r>
                <m:ctrlPr>
                  <w:rPr>
                    <w:rFonts w:ascii="Cambria Math" w:hAnsi="Cambria Math"/>
                    <w:sz w:val="24"/>
                  </w:rPr>
                </m:ctrlPr>
              </m:sub>
              <m:sup>
                <m:ctrlPr>
                  <w:rPr>
                    <w:rFonts w:ascii="Cambria Math" w:hAnsi="Cambria Math"/>
                    <w:sz w:val="24"/>
                  </w:rPr>
                </m:ctrlPr>
              </m:sup>
              <m:e>
                <m:r>
                  <m:rPr>
                    <m:sty m:val="b"/>
                  </m:rPr>
                  <w:rPr>
                    <w:rFonts w:ascii="Cambria Math" w:hAnsi="Cambria Math"/>
                    <w:sz w:val="24"/>
                  </w:rPr>
                  <m:t>y</m:t>
                </m:r>
                <m:ctrlPr>
                  <w:rPr>
                    <w:rFonts w:ascii="Cambria Math" w:hAnsi="Cambria Math"/>
                    <w:sz w:val="24"/>
                  </w:rPr>
                </m:ctrlPr>
              </m:e>
            </m:nary>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r>
          <m:rPr>
            <m:sty m:val="b"/>
          </m:rPr>
          <w:rPr>
            <w:rFonts w:ascii="Cambria Math" w:hAnsi="Cambria Math"/>
            <w:sz w:val="24"/>
          </w:rPr>
          <m:t>c</m:t>
        </m:r>
      </m:oMath>
      <w:r>
        <w:rPr>
          <w:rFonts w:hint="eastAsia"/>
          <w:sz w:val="24"/>
        </w:rPr>
        <w:t xml:space="preserve">) 或达到最大轮数 </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m:sty m:val="p"/>
              </m:rPr>
              <w:rPr>
                <w:rFonts w:ascii="Cambria Math" w:hAnsi="Cambria Math"/>
                <w:sz w:val="24"/>
              </w:rPr>
              <m:t>max</m:t>
            </m:r>
            <m:ctrlPr>
              <w:rPr>
                <w:rFonts w:ascii="Cambria Math" w:hAnsi="Cambria Math"/>
                <w:sz w:val="24"/>
              </w:rPr>
            </m:ctrlPr>
          </m:sub>
        </m:sSub>
      </m:oMath>
      <w:r>
        <w:rPr>
          <w:rFonts w:hint="eastAsia"/>
          <w:sz w:val="24"/>
        </w:rPr>
        <w:t>。终止时，最终出价已固化为实际分配：</w:t>
      </w:r>
      <m:oMath>
        <m:sSub>
          <m:sSubPr>
            <m:ctrlPr>
              <w:rPr>
                <w:rFonts w:ascii="Cambria Math" w:hAnsi="Cambria Math"/>
                <w:sz w:val="24"/>
              </w:rPr>
            </m:ctrlPr>
          </m:sSubPr>
          <m:e>
            <m:r>
              <m:rPr>
                <m:sty m:val="b"/>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m:sty m:val="p"/>
          </m:rP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y</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(final)</m:t>
            </m:r>
            <m:ctrlPr>
              <w:rPr>
                <w:rFonts w:ascii="Cambria Math" w:hAnsi="Cambria Math"/>
                <w:sz w:val="24"/>
              </w:rPr>
            </m:ctrlPr>
          </m:sup>
        </m:sSubSup>
      </m:oMath>
      <w:r>
        <w:rPr>
          <w:rFonts w:hint="eastAsia"/>
          <w:sz w:val="24"/>
        </w:rPr>
        <w:t>。最后，采用维克里-克拉克-格罗夫斯（VCG）规则计算支付，以确保激励相容性。EVCCA的整体伪代码如算法 2所示。</w:t>
      </w:r>
    </w:p>
    <w:tbl>
      <w:tblPr>
        <w:tblStyle w:val="3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62"/>
      </w:tblGrid>
      <w:tr w14:paraId="51E2BB66">
        <w:tc>
          <w:tcPr>
            <w:tcW w:w="8662" w:type="dxa"/>
            <w:tcBorders>
              <w:top w:val="single" w:color="auto" w:sz="4" w:space="0"/>
              <w:bottom w:val="single" w:color="auto" w:sz="4" w:space="0"/>
            </w:tcBorders>
          </w:tcPr>
          <w:p w14:paraId="6877AADC">
            <w:pPr>
              <w:spacing w:line="360" w:lineRule="auto"/>
              <w:rPr>
                <w:sz w:val="24"/>
              </w:rPr>
            </w:pPr>
            <w:r>
              <w:rPr>
                <w:rFonts w:hint="eastAsia"/>
                <w:sz w:val="24"/>
              </w:rPr>
              <w:t xml:space="preserve">算法 2：机器学习驱动的组合时钟拍卖机制 </w:t>
            </w:r>
            <m:oMath>
              <m:r>
                <m:rPr/>
                <w:rPr>
                  <w:rFonts w:ascii="Cambria Math"/>
                  <w:sz w:val="24"/>
                </w:rPr>
                <m:t>EV−MLCCA(</m:t>
              </m:r>
              <m:sSub>
                <m:sSubPr>
                  <m:ctrlPr>
                    <w:rPr>
                      <w:rFonts w:ascii="Cambria Math" w:hAnsi="Cambria Math"/>
                      <w:sz w:val="24"/>
                    </w:rPr>
                  </m:ctrlPr>
                </m:sSubPr>
                <m:e>
                  <m:r>
                    <m:rPr/>
                    <w:rPr>
                      <w:rFonts w:ascii="Cambria Math"/>
                      <w:sz w:val="24"/>
                    </w:rPr>
                    <m:t>Q</m:t>
                  </m:r>
                  <m:ctrlPr>
                    <w:rPr>
                      <w:rFonts w:ascii="Cambria Math" w:hAnsi="Cambria Math"/>
                      <w:sz w:val="24"/>
                    </w:rPr>
                  </m:ctrlPr>
                </m:e>
                <m:sub>
                  <m:r>
                    <m:rPr>
                      <m:sty m:val="p"/>
                    </m:rPr>
                    <w:rPr>
                      <w:rFonts w:ascii="Cambria Math"/>
                      <w:sz w:val="24"/>
                    </w:rPr>
                    <m:t>init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Q</m:t>
                  </m:r>
                  <m:ctrlPr>
                    <w:rPr>
                      <w:rFonts w:ascii="Cambria Math" w:hAnsi="Cambria Math"/>
                      <w:sz w:val="24"/>
                    </w:rPr>
                  </m:ctrlPr>
                </m:e>
                <m:sub>
                  <m:r>
                    <m:rPr>
                      <m:sty m:val="p"/>
                    </m:rPr>
                    <w:rPr>
                      <w:rFonts w:ascii="Cambria Math"/>
                      <w:sz w:val="24"/>
                    </w:rPr>
                    <m:t>max</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F</m:t>
                  </m:r>
                  <m:ctrlPr>
                    <w:rPr>
                      <w:rFonts w:ascii="Cambria Math" w:hAnsi="Cambria Math"/>
                      <w:sz w:val="24"/>
                    </w:rPr>
                  </m:ctrlPr>
                </m:e>
                <m:sub>
                  <m:r>
                    <m:rPr>
                      <m:sty m:val="p"/>
                    </m:rPr>
                    <w:rPr>
                      <w:rFonts w:ascii="Cambria Math"/>
                      <w:sz w:val="24"/>
                    </w:rPr>
                    <m:t>init</m:t>
                  </m:r>
                  <m:ctrlPr>
                    <w:rPr>
                      <w:rFonts w:ascii="Cambria Math" w:hAnsi="Cambria Math"/>
                      <w:sz w:val="24"/>
                    </w:rPr>
                  </m:ctrlPr>
                </m:sub>
              </m:sSub>
              <m:r>
                <m:rPr/>
                <w:rPr>
                  <w:rFonts w:ascii="Cambria Math"/>
                  <w:sz w:val="24"/>
                </w:rPr>
                <m:t>)</m:t>
              </m:r>
            </m:oMath>
          </w:p>
        </w:tc>
      </w:tr>
      <w:tr w14:paraId="317531AD">
        <w:tc>
          <w:tcPr>
            <w:tcW w:w="8662" w:type="dxa"/>
            <w:tcBorders>
              <w:top w:val="single" w:color="auto" w:sz="4" w:space="0"/>
              <w:bottom w:val="nil"/>
            </w:tcBorders>
          </w:tcPr>
          <w:p w14:paraId="023C0D1A">
            <w:pPr>
              <w:spacing w:line="360" w:lineRule="auto"/>
              <w:rPr>
                <w:sz w:val="24"/>
              </w:rPr>
            </w:pPr>
            <w:r>
              <w:rPr>
                <w:rFonts w:hint="eastAsia"/>
                <w:sz w:val="24"/>
              </w:rPr>
              <w:t xml:space="preserve">输入：初始查询轮数 </w:t>
            </w:r>
            <m:oMath>
              <m:sSub>
                <m:sSubPr>
                  <m:ctrlPr>
                    <w:rPr>
                      <w:rFonts w:ascii="Cambria Math" w:hAnsi="Cambria Math"/>
                      <w:sz w:val="24"/>
                    </w:rPr>
                  </m:ctrlPr>
                </m:sSubPr>
                <m:e>
                  <m:r>
                    <m:rPr/>
                    <w:rPr>
                      <w:rFonts w:ascii="Cambria Math"/>
                      <w:sz w:val="24"/>
                    </w:rPr>
                    <m:t>Q</m:t>
                  </m:r>
                  <m:ctrlPr>
                    <w:rPr>
                      <w:rFonts w:ascii="Cambria Math" w:hAnsi="Cambria Math"/>
                      <w:sz w:val="24"/>
                    </w:rPr>
                  </m:ctrlPr>
                </m:e>
                <m:sub>
                  <m:r>
                    <m:rPr>
                      <m:sty m:val="p"/>
                    </m:rPr>
                    <w:rPr>
                      <w:rFonts w:ascii="Cambria Math"/>
                      <w:sz w:val="24"/>
                    </w:rPr>
                    <m:t>init</m:t>
                  </m:r>
                  <m:ctrlPr>
                    <w:rPr>
                      <w:rFonts w:ascii="Cambria Math" w:hAnsi="Cambria Math"/>
                      <w:sz w:val="24"/>
                    </w:rPr>
                  </m:ctrlPr>
                </m:sub>
              </m:sSub>
            </m:oMath>
            <w:r>
              <w:rPr>
                <w:rFonts w:hint="eastAsia"/>
                <w:sz w:val="24"/>
              </w:rPr>
              <w:t xml:space="preserve">，最大查询轮数 </w:t>
            </w:r>
            <m:oMath>
              <m:sSub>
                <m:sSubPr>
                  <m:ctrlPr>
                    <w:rPr>
                      <w:rFonts w:ascii="Cambria Math" w:hAnsi="Cambria Math"/>
                      <w:sz w:val="24"/>
                    </w:rPr>
                  </m:ctrlPr>
                </m:sSubPr>
                <m:e>
                  <m:r>
                    <m:rPr/>
                    <w:rPr>
                      <w:rFonts w:ascii="Cambria Math"/>
                      <w:sz w:val="24"/>
                    </w:rPr>
                    <m:t>Q</m:t>
                  </m:r>
                  <m:ctrlPr>
                    <w:rPr>
                      <w:rFonts w:ascii="Cambria Math" w:hAnsi="Cambria Math"/>
                      <w:sz w:val="24"/>
                    </w:rPr>
                  </m:ctrlPr>
                </m:e>
                <m:sub>
                  <m:r>
                    <m:rPr>
                      <m:sty m:val="p"/>
                    </m:rPr>
                    <w:rPr>
                      <w:rFonts w:ascii="Cambria Math"/>
                      <w:sz w:val="24"/>
                    </w:rPr>
                    <m:t>max</m:t>
                  </m:r>
                  <m:ctrlPr>
                    <w:rPr>
                      <w:rFonts w:ascii="Cambria Math" w:hAnsi="Cambria Math"/>
                      <w:sz w:val="24"/>
                    </w:rPr>
                  </m:ctrlPr>
                </m:sub>
              </m:sSub>
            </m:oMath>
            <w:r>
              <w:rPr>
                <w:rFonts w:hint="eastAsia"/>
                <w:sz w:val="24"/>
              </w:rPr>
              <w:t xml:space="preserve">，初始价格生成函数 </w:t>
            </w:r>
            <m:oMath>
              <m:sSub>
                <m:sSubPr>
                  <m:ctrlPr>
                    <w:rPr>
                      <w:rFonts w:ascii="Cambria Math" w:hAnsi="Cambria Math"/>
                      <w:sz w:val="24"/>
                    </w:rPr>
                  </m:ctrlPr>
                </m:sSubPr>
                <m:e>
                  <m:r>
                    <m:rPr/>
                    <w:rPr>
                      <w:rFonts w:ascii="Cambria Math"/>
                      <w:sz w:val="24"/>
                    </w:rPr>
                    <m:t>F</m:t>
                  </m:r>
                  <m:ctrlPr>
                    <w:rPr>
                      <w:rFonts w:ascii="Cambria Math" w:hAnsi="Cambria Math"/>
                      <w:sz w:val="24"/>
                    </w:rPr>
                  </m:ctrlPr>
                </m:e>
                <m:sub>
                  <m:r>
                    <m:rPr>
                      <m:sty m:val="p"/>
                    </m:rPr>
                    <w:rPr>
                      <w:rFonts w:ascii="Cambria Math"/>
                      <w:sz w:val="24"/>
                    </w:rPr>
                    <m:t>init</m:t>
                  </m:r>
                  <m:ctrlPr>
                    <w:rPr>
                      <w:rFonts w:ascii="Cambria Math" w:hAnsi="Cambria Math"/>
                      <w:sz w:val="24"/>
                    </w:rPr>
                  </m:ctrlPr>
                </m:sub>
              </m:sSub>
            </m:oMath>
            <w:r>
              <w:rPr>
                <w:rFonts w:hint="eastAsia"/>
                <w:sz w:val="24"/>
              </w:rPr>
              <w:t>。</w:t>
            </w:r>
          </w:p>
          <w:p w14:paraId="54CF5824">
            <w:pPr>
              <w:spacing w:line="360" w:lineRule="auto"/>
              <w:rPr>
                <w:sz w:val="24"/>
              </w:rPr>
            </w:pPr>
            <w:r>
              <w:rPr>
                <w:rFonts w:hint="eastAsia"/>
                <w:sz w:val="24"/>
              </w:rPr>
              <w:t xml:space="preserve">输出：最终的资源分配矩阵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m:t>
                  </m:r>
                  <m:ctrlPr>
                    <w:rPr>
                      <w:rFonts w:ascii="Cambria Math" w:hAnsi="Cambria Math"/>
                      <w:sz w:val="24"/>
                    </w:rPr>
                  </m:ctrlPr>
                </m:sup>
              </m:sSup>
            </m:oMath>
            <w:r>
              <w:rPr>
                <w:rFonts w:hint="eastAsia"/>
                <w:sz w:val="24"/>
              </w:rPr>
              <w:t xml:space="preserve">，最终的支付金额集合 </w:t>
            </w:r>
            <m:oMath>
              <m:r>
                <m:rPr/>
                <w:rPr>
                  <w:rFonts w:ascii="Cambria Math"/>
                  <w:sz w:val="24"/>
                </w:rPr>
                <m:t>π={</m:t>
              </m:r>
              <m:sSub>
                <m:sSubPr>
                  <m:ctrlPr>
                    <w:rPr>
                      <w:rFonts w:ascii="Cambria Math" w:hAnsi="Cambria Math"/>
                      <w:sz w:val="24"/>
                    </w:rPr>
                  </m:ctrlPr>
                </m:sSubPr>
                <m:e>
                  <m:r>
                    <m:rPr/>
                    <w:rPr>
                      <w:rFonts w:ascii="Cambria Math"/>
                      <w:sz w:val="24"/>
                    </w:rPr>
                    <m:t>π</m:t>
                  </m:r>
                  <m:ctrlPr>
                    <w:rPr>
                      <w:rFonts w:ascii="Cambria Math" w:hAnsi="Cambria Math"/>
                      <w:sz w:val="24"/>
                    </w:rPr>
                  </m:ctrlPr>
                </m:e>
                <m:sub>
                  <m:r>
                    <m:rPr/>
                    <w:rPr>
                      <w:rFonts w:asci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sz w:val="24"/>
                    </w:rPr>
                    <m:t>}</m:t>
                  </m:r>
                  <m:ctrlPr>
                    <w:rPr>
                      <w:rFonts w:ascii="Cambria Math" w:hAnsi="Cambria Math"/>
                      <w:sz w:val="24"/>
                    </w:rPr>
                  </m:ctrlPr>
                </m:e>
                <m:sub>
                  <m:r>
                    <m:rPr/>
                    <w:rPr>
                      <w:rFonts w:ascii="Cambria Math"/>
                      <w:sz w:val="24"/>
                    </w:rPr>
                    <m:t>n∈</m:t>
                  </m:r>
                  <m:r>
                    <m:rPr>
                      <m:scr m:val="script"/>
                    </m:rPr>
                    <w:rPr>
                      <w:rFonts w:ascii="Cambria Math"/>
                      <w:sz w:val="24"/>
                    </w:rPr>
                    <m:t>N</m:t>
                  </m:r>
                  <m:ctrlPr>
                    <w:rPr>
                      <w:rFonts w:ascii="Cambria Math" w:hAnsi="Cambria Math"/>
                      <w:sz w:val="24"/>
                    </w:rPr>
                  </m:ctrlPr>
                </m:sub>
              </m:sSub>
            </m:oMath>
            <w:r>
              <w:rPr>
                <w:rFonts w:hint="eastAsia"/>
                <w:sz w:val="24"/>
              </w:rPr>
              <w:t>。</w:t>
            </w:r>
          </w:p>
        </w:tc>
      </w:tr>
      <w:tr w14:paraId="0025F31E">
        <w:tc>
          <w:tcPr>
            <w:tcW w:w="8662" w:type="dxa"/>
            <w:tcBorders>
              <w:top w:val="nil"/>
              <w:bottom w:val="nil"/>
            </w:tcBorders>
          </w:tcPr>
          <w:p w14:paraId="77FF8718">
            <w:pPr>
              <w:spacing w:line="360" w:lineRule="auto"/>
              <w:rPr>
                <w:sz w:val="24"/>
              </w:rPr>
            </w:pPr>
            <w:r>
              <w:rPr>
                <w:rFonts w:hint="eastAsia"/>
                <w:sz w:val="24"/>
              </w:rPr>
              <w:t xml:space="preserve">初始化历史需求查询记录：对于所有电动车 </w:t>
            </w:r>
            <m:oMath>
              <m:r>
                <m:rPr/>
                <w:rPr>
                  <w:rFonts w:ascii="Cambria Math"/>
                  <w:sz w:val="24"/>
                </w:rPr>
                <m:t>n∈</m:t>
              </m:r>
              <m:r>
                <m:rPr>
                  <m:scr m:val="script"/>
                </m:rPr>
                <w:rPr>
                  <w:rFonts w:ascii="Cambria Math"/>
                  <w:sz w:val="24"/>
                </w:rPr>
                <m:t>N</m:t>
              </m:r>
            </m:oMath>
            <w:r>
              <w:rPr>
                <w:rFonts w:hint="eastAsia"/>
                <w:sz w:val="24"/>
              </w:rPr>
              <w:t xml:space="preserve">，设 </w:t>
            </w:r>
            <m:oMath>
              <m:sSub>
                <m:sSubPr>
                  <m:ctrlPr>
                    <w:rPr>
                      <w:rFonts w:ascii="Cambria Math" w:hAnsi="Cambria Math"/>
                      <w:sz w:val="24"/>
                    </w:rPr>
                  </m:ctrlPr>
                </m:sSubPr>
                <m:e>
                  <m:r>
                    <m:rPr>
                      <m:scr m:val="script"/>
                    </m:rPr>
                    <w:rPr>
                      <w:rFonts w:ascii="Cambria Math"/>
                      <w:sz w:val="24"/>
                    </w:rPr>
                    <m:t>D</m:t>
                  </m:r>
                  <m:ctrlPr>
                    <w:rPr>
                      <w:rFonts w:ascii="Cambria Math" w:hAnsi="Cambria Math"/>
                      <w:sz w:val="24"/>
                    </w:rPr>
                  </m:ctrlPr>
                </m:e>
                <m:sub>
                  <m:r>
                    <m:rPr/>
                    <w:rPr>
                      <w:rFonts w:ascii="Cambria Math"/>
                      <w:sz w:val="24"/>
                    </w:rPr>
                    <m:t>n</m:t>
                  </m:r>
                  <m:ctrlPr>
                    <w:rPr>
                      <w:rFonts w:ascii="Cambria Math" w:hAnsi="Cambria Math"/>
                      <w:sz w:val="24"/>
                    </w:rPr>
                  </m:ctrlPr>
                </m:sub>
              </m:sSub>
              <m:r>
                <m:rPr>
                  <m:sty m:val="p"/>
                </m:rPr>
                <w:rPr>
                  <w:rFonts w:ascii="Cambria Math"/>
                  <w:sz w:val="24"/>
                </w:rPr>
                <m:t>←</m:t>
              </m:r>
              <m:r>
                <m:rPr/>
                <w:rPr>
                  <w:rFonts w:ascii="Cambria Math"/>
                  <w:sz w:val="24"/>
                </w:rPr>
                <m:t>∅</m:t>
              </m:r>
            </m:oMath>
            <w:r>
              <w:rPr>
                <w:rFonts w:hint="eastAsia"/>
                <w:sz w:val="24"/>
              </w:rPr>
              <w:t>。</w:t>
            </w:r>
          </w:p>
          <w:p w14:paraId="20EEAE57">
            <w:pPr>
              <w:spacing w:line="360" w:lineRule="auto"/>
              <w:rPr>
                <w:sz w:val="24"/>
              </w:rPr>
            </w:pPr>
            <w:r>
              <w:rPr>
                <w:rFonts w:hint="eastAsia"/>
                <w:sz w:val="24"/>
              </w:rPr>
              <w:t>/* 阶段一：初始化阶段 (Initialization Phase) /</w:t>
            </w:r>
          </w:p>
          <w:p w14:paraId="7FA2F494">
            <w:pPr>
              <w:spacing w:line="360" w:lineRule="auto"/>
              <w:rPr>
                <w:sz w:val="24"/>
              </w:rPr>
            </w:pPr>
            <w:r>
              <w:rPr>
                <w:rFonts w:hint="eastAsia"/>
                <w:sz w:val="24"/>
              </w:rPr>
              <w:t xml:space="preserve">For 轮次 </w:t>
            </w:r>
            <m:oMath>
              <m:r>
                <m:rPr/>
                <w:rPr>
                  <w:rFonts w:ascii="Cambria Math"/>
                  <w:sz w:val="24"/>
                </w:rPr>
                <m:t>r=1</m:t>
              </m:r>
            </m:oMath>
            <w:r>
              <w:rPr>
                <w:rFonts w:hint="eastAsia"/>
                <w:sz w:val="24"/>
              </w:rPr>
              <w:t xml:space="preserve"> 到 </w:t>
            </w:r>
            <m:oMath>
              <m:sSub>
                <m:sSubPr>
                  <m:ctrlPr>
                    <w:rPr>
                      <w:rFonts w:ascii="Cambria Math" w:hAnsi="Cambria Math"/>
                      <w:sz w:val="24"/>
                    </w:rPr>
                  </m:ctrlPr>
                </m:sSubPr>
                <m:e>
                  <m:r>
                    <m:rPr/>
                    <w:rPr>
                      <w:rFonts w:ascii="Cambria Math"/>
                      <w:sz w:val="24"/>
                    </w:rPr>
                    <m:t>Q</m:t>
                  </m:r>
                  <m:ctrlPr>
                    <w:rPr>
                      <w:rFonts w:ascii="Cambria Math" w:hAnsi="Cambria Math"/>
                      <w:sz w:val="24"/>
                    </w:rPr>
                  </m:ctrlPr>
                </m:e>
                <m:sub>
                  <m:r>
                    <m:rPr>
                      <m:sty m:val="p"/>
                    </m:rPr>
                    <w:rPr>
                      <w:rFonts w:ascii="Cambria Math"/>
                      <w:sz w:val="24"/>
                    </w:rPr>
                    <m:t>init</m:t>
                  </m:r>
                  <m:ctrlPr>
                    <w:rPr>
                      <w:rFonts w:ascii="Cambria Math" w:hAnsi="Cambria Math"/>
                      <w:sz w:val="24"/>
                    </w:rPr>
                  </m:ctrlPr>
                </m:sub>
              </m:sSub>
            </m:oMath>
            <w:r>
              <w:rPr>
                <w:rFonts w:hint="eastAsia"/>
                <w:sz w:val="24"/>
              </w:rPr>
              <w:t xml:space="preserve"> do：</w:t>
            </w:r>
          </w:p>
          <w:p w14:paraId="298DBBB7">
            <w:pPr>
              <w:spacing w:line="360" w:lineRule="auto"/>
              <w:rPr>
                <w:sz w:val="24"/>
              </w:rPr>
            </w:pPr>
            <w:r>
              <w:rPr>
                <w:rFonts w:hint="eastAsia"/>
                <w:sz w:val="24"/>
              </w:rPr>
              <w:t xml:space="preserve">     生成初始要价：</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m:sty m:val="p"/>
                </m:rPr>
                <w:rPr>
                  <w:rFonts w:ascii="Cambria Math"/>
                  <w:sz w:val="24"/>
                </w:rPr>
                <m:t>←</m:t>
              </m:r>
              <m:sSub>
                <m:sSubPr>
                  <m:ctrlPr>
                    <w:rPr>
                      <w:rFonts w:ascii="Cambria Math" w:hAnsi="Cambria Math"/>
                      <w:sz w:val="24"/>
                    </w:rPr>
                  </m:ctrlPr>
                </m:sSubPr>
                <m:e>
                  <m:r>
                    <m:rPr/>
                    <w:rPr>
                      <w:rFonts w:ascii="Cambria Math"/>
                      <w:sz w:val="24"/>
                    </w:rPr>
                    <m:t>F</m:t>
                  </m:r>
                  <m:ctrlPr>
                    <w:rPr>
                      <w:rFonts w:ascii="Cambria Math" w:hAnsi="Cambria Math"/>
                      <w:sz w:val="24"/>
                    </w:rPr>
                  </m:ctrlPr>
                </m:e>
                <m:sub>
                  <m:r>
                    <m:rPr>
                      <m:sty m:val="p"/>
                    </m:rPr>
                    <w:rPr>
                      <w:rFonts w:ascii="Cambria Math"/>
                      <w:sz w:val="24"/>
                    </w:rPr>
                    <m:t>init</m:t>
                  </m:r>
                  <m:ctrlPr>
                    <w:rPr>
                      <w:rFonts w:ascii="Cambria Math" w:hAnsi="Cambria Math"/>
                      <w:sz w:val="24"/>
                    </w:rPr>
                  </m:ctrlPr>
                </m:sub>
              </m:sSub>
              <m:r>
                <m:rPr/>
                <w:rPr>
                  <w:rFonts w:ascii="Cambria Math"/>
                  <w:sz w:val="24"/>
                </w:rPr>
                <m:t>(</m:t>
              </m:r>
              <m:r>
                <m:rPr>
                  <m:scr m:val="script"/>
                </m:rPr>
                <w:rPr>
                  <w:rFonts w:ascii="Cambria Math"/>
                  <w:sz w:val="24"/>
                </w:rPr>
                <m:t>D</m:t>
              </m:r>
              <m:r>
                <m:rPr/>
                <w:rPr>
                  <w:rFonts w:ascii="Cambria Math"/>
                  <w:sz w:val="24"/>
                </w:rPr>
                <m:t>)</m:t>
              </m:r>
            </m:oMath>
          </w:p>
          <w:p w14:paraId="3D672F53">
            <w:pPr>
              <w:spacing w:line="360" w:lineRule="auto"/>
              <w:rPr>
                <w:sz w:val="24"/>
              </w:rPr>
            </w:pPr>
            <w:r>
              <w:rPr>
                <w:rFonts w:hint="eastAsia"/>
                <w:sz w:val="24"/>
              </w:rPr>
              <w:t xml:space="preserve">     For 每辆电动车 </w:t>
            </w:r>
            <m:oMath>
              <m:r>
                <m:rPr/>
                <w:rPr>
                  <w:rFonts w:ascii="Cambria Math"/>
                  <w:sz w:val="24"/>
                </w:rPr>
                <m:t>n∈</m:t>
              </m:r>
              <m:r>
                <m:rPr>
                  <m:scr m:val="script"/>
                </m:rPr>
                <w:rPr>
                  <w:rFonts w:ascii="Cambria Math"/>
                  <w:sz w:val="24"/>
                </w:rPr>
                <m:t>N</m:t>
              </m:r>
            </m:oMath>
            <w:r>
              <w:rPr>
                <w:rFonts w:hint="eastAsia"/>
                <w:sz w:val="24"/>
              </w:rPr>
              <w:t xml:space="preserve"> do：</w:t>
            </w:r>
          </w:p>
          <w:p w14:paraId="3A8F66CF">
            <w:pPr>
              <w:spacing w:line="360" w:lineRule="auto"/>
              <w:rPr>
                <w:sz w:val="24"/>
              </w:rPr>
            </w:pPr>
            <w:r>
              <w:rPr>
                <w:rFonts w:hint="eastAsia"/>
                <w:sz w:val="24"/>
              </w:rPr>
              <w:t xml:space="preserve">         生成最大化效用的出价：</w:t>
            </w:r>
            <m:oMath>
              <m:sSubSup>
                <m:sSubSupPr>
                  <m:ctrlPr>
                    <w:rPr>
                      <w:rFonts w:ascii="Cambria Math" w:hAnsi="Cambria Math"/>
                      <w:sz w:val="24"/>
                    </w:rPr>
                  </m:ctrlPr>
                </m:sSubSupPr>
                <m:e>
                  <m:r>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(r)</m:t>
                  </m:r>
                  <m:ctrlPr>
                    <w:rPr>
                      <w:rFonts w:ascii="Cambria Math" w:hAnsi="Cambria Math"/>
                      <w:sz w:val="24"/>
                    </w:rPr>
                  </m:ctrlPr>
                </m:sup>
              </m:sSubSup>
              <m:r>
                <m:rPr>
                  <m:sty m:val="p"/>
                </m:rPr>
                <w:rPr>
                  <w:rFonts w:ascii="Cambria Math"/>
                  <w:sz w:val="24"/>
                </w:rPr>
                <m:t>←</m:t>
              </m:r>
              <m:func>
                <m:funcPr>
                  <m:ctrlPr>
                    <w:rPr>
                      <w:rFonts w:ascii="Cambria Math" w:hAnsi="Cambria Math"/>
                      <w:sz w:val="24"/>
                    </w:rPr>
                  </m:ctrlPr>
                </m:funcPr>
                <m:fName>
                  <m:r>
                    <m:rPr/>
                    <w:rPr>
                      <w:rFonts w:asci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x∈</m:t>
                          </m:r>
                          <m:sSub>
                            <m:sSubPr>
                              <m:ctrlPr>
                                <w:rPr>
                                  <w:rFonts w:ascii="Cambria Math" w:hAnsi="Cambria Math"/>
                                  <w:sz w:val="24"/>
                                </w:rPr>
                              </m:ctrlPr>
                            </m:sSubPr>
                            <m:e>
                              <m:r>
                                <m:rPr>
                                  <m:scr m:val="script"/>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lim>
                      </m:limLow>
                      <m:ctrlPr>
                        <w:rPr>
                          <w:rFonts w:ascii="Cambria Math" w:hAnsi="Cambria Math"/>
                          <w:sz w:val="24"/>
                        </w:rPr>
                      </m:ctrlPr>
                    </m:fName>
                    <m:e>
                      <m:d>
                        <m:dPr>
                          <m:begChr m:val="{"/>
                          <m:endChr m:val="}"/>
                          <m:ctrlPr>
                            <w:rPr>
                              <w:rFonts w:ascii="Cambria Math" w:hAnsi="Cambria Math"/>
                              <w:sz w:val="24"/>
                            </w:rPr>
                          </m:ctrlPr>
                        </m:dPr>
                        <m:e>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(x)−</m:t>
                          </m:r>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w:rPr>
                              <w:rFonts w:ascii="Cambria Math"/>
                              <w:sz w:val="24"/>
                            </w:rPr>
                            <m:t>,x</m:t>
                          </m:r>
                          <m:r>
                            <m:rPr>
                              <m:sty m:val="p"/>
                            </m:rPr>
                            <w:rPr>
                              <w:rFonts w:ascii="Cambria Math"/>
                              <w:sz w:val="24"/>
                            </w:rPr>
                            <m:t>⟩</m:t>
                          </m:r>
                          <m:ctrlPr>
                            <w:rPr>
                              <w:rFonts w:ascii="Cambria Math" w:hAnsi="Cambria Math"/>
                              <w:sz w:val="24"/>
                            </w:rPr>
                          </m:ctrlPr>
                        </m:e>
                      </m:d>
                      <m:ctrlPr>
                        <w:rPr>
                          <w:rFonts w:ascii="Cambria Math" w:hAnsi="Cambria Math"/>
                          <w:sz w:val="24"/>
                        </w:rPr>
                      </m:ctrlPr>
                    </m:e>
                  </m:func>
                  <m:ctrlPr>
                    <w:rPr>
                      <w:rFonts w:ascii="Cambria Math" w:hAnsi="Cambria Math"/>
                      <w:sz w:val="24"/>
                    </w:rPr>
                  </m:ctrlPr>
                </m:e>
              </m:func>
            </m:oMath>
          </w:p>
          <w:p w14:paraId="2A67DD01">
            <w:pPr>
              <w:spacing w:line="360" w:lineRule="auto"/>
              <w:rPr>
                <w:sz w:val="24"/>
              </w:rPr>
            </w:pPr>
            <w:r>
              <w:rPr>
                <w:rFonts w:hint="eastAsia"/>
                <w:sz w:val="24"/>
              </w:rPr>
              <w:t xml:space="preserve">         更新查询记录：</w:t>
            </w:r>
            <m:oMath>
              <m:sSub>
                <m:sSubPr>
                  <m:ctrlPr>
                    <w:rPr>
                      <w:rFonts w:ascii="Cambria Math" w:hAnsi="Cambria Math"/>
                      <w:sz w:val="24"/>
                    </w:rPr>
                  </m:ctrlPr>
                </m:sSubPr>
                <m:e>
                  <m:r>
                    <m:rPr>
                      <m:scr m:val="script"/>
                    </m:rPr>
                    <w:rPr>
                      <w:rFonts w:ascii="Cambria Math"/>
                      <w:sz w:val="24"/>
                    </w:rPr>
                    <m:t>D</m:t>
                  </m:r>
                  <m:ctrlPr>
                    <w:rPr>
                      <w:rFonts w:ascii="Cambria Math" w:hAnsi="Cambria Math"/>
                      <w:sz w:val="24"/>
                    </w:rPr>
                  </m:ctrlPr>
                </m:e>
                <m:sub>
                  <m:r>
                    <m:rPr/>
                    <w:rPr>
                      <w:rFonts w:ascii="Cambria Math"/>
                      <w:sz w:val="24"/>
                    </w:rPr>
                    <m:t>n</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m:scr m:val="script"/>
                    </m:rPr>
                    <w:rPr>
                      <w:rFonts w:ascii="Cambria Math"/>
                      <w:sz w:val="24"/>
                    </w:rPr>
                    <m:t>D</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d>
                <m:dPr>
                  <m:begChr m:val="{"/>
                  <m:endChr m:val="}"/>
                  <m:ctrlPr>
                    <w:rPr>
                      <w:rFonts w:ascii="Cambria Math" w:hAnsi="Cambria Math"/>
                      <w:sz w:val="24"/>
                    </w:rPr>
                  </m:ctrlPr>
                </m:dPr>
                <m:e>
                  <m:r>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w:rPr>
                      <w:rFonts w:ascii="Cambria Math"/>
                      <w:sz w:val="24"/>
                    </w:rPr>
                    <m:t>,</m:t>
                  </m:r>
                  <m:sSubSup>
                    <m:sSubSupPr>
                      <m:ctrlPr>
                        <w:rPr>
                          <w:rFonts w:ascii="Cambria Math" w:hAnsi="Cambria Math"/>
                          <w:sz w:val="24"/>
                        </w:rPr>
                      </m:ctrlPr>
                    </m:sSubSupPr>
                    <m:e>
                      <m:r>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(r)</m:t>
                      </m:r>
                      <m:ctrlPr>
                        <w:rPr>
                          <w:rFonts w:ascii="Cambria Math" w:hAnsi="Cambria Math"/>
                          <w:sz w:val="24"/>
                        </w:rPr>
                      </m:ctrlPr>
                    </m:sup>
                  </m:sSubSup>
                  <m:r>
                    <m:rPr/>
                    <w:rPr>
                      <w:rFonts w:ascii="Cambria Math"/>
                      <w:sz w:val="24"/>
                    </w:rPr>
                    <m:t>)</m:t>
                  </m:r>
                  <m:ctrlPr>
                    <w:rPr>
                      <w:rFonts w:ascii="Cambria Math" w:hAnsi="Cambria Math"/>
                      <w:sz w:val="24"/>
                    </w:rPr>
                  </m:ctrlPr>
                </m:e>
              </m:d>
            </m:oMath>
          </w:p>
          <w:p w14:paraId="6D9645FA">
            <w:pPr>
              <w:spacing w:line="360" w:lineRule="auto"/>
              <w:rPr>
                <w:sz w:val="24"/>
              </w:rPr>
            </w:pPr>
            <w:r>
              <w:rPr>
                <w:rFonts w:hint="eastAsia"/>
                <w:sz w:val="24"/>
              </w:rPr>
              <w:t xml:space="preserve">     End For</w:t>
            </w:r>
          </w:p>
          <w:p w14:paraId="39078720">
            <w:pPr>
              <w:spacing w:line="360" w:lineRule="auto"/>
              <w:rPr>
                <w:sz w:val="24"/>
              </w:rPr>
            </w:pPr>
            <w:r>
              <w:rPr>
                <w:rFonts w:hint="eastAsia"/>
                <w:sz w:val="24"/>
              </w:rPr>
              <w:t xml:space="preserve"> End For</w:t>
            </w:r>
          </w:p>
          <w:p w14:paraId="70D7A17A">
            <w:pPr>
              <w:spacing w:line="360" w:lineRule="auto"/>
              <w:rPr>
                <w:sz w:val="24"/>
              </w:rPr>
            </w:pPr>
            <w:r>
              <w:rPr>
                <w:rFonts w:hint="eastAsia"/>
                <w:sz w:val="24"/>
              </w:rPr>
              <w:t>/ 阶段二：学习与分配阶段 (Learning &amp; Allocation Phase) /</w:t>
            </w:r>
          </w:p>
          <w:p w14:paraId="1B5AB0C5">
            <w:pPr>
              <w:spacing w:line="360" w:lineRule="auto"/>
              <w:rPr>
                <w:sz w:val="24"/>
              </w:rPr>
            </w:pPr>
            <w:r>
              <w:rPr>
                <w:rFonts w:hint="eastAsia"/>
                <w:sz w:val="24"/>
              </w:rPr>
              <w:t xml:space="preserve">For 轮次 </w:t>
            </w:r>
            <m:oMath>
              <m:r>
                <m:rPr/>
                <w:rPr>
                  <w:rFonts w:ascii="Cambria Math"/>
                  <w:sz w:val="24"/>
                </w:rPr>
                <m:t>r=</m:t>
              </m:r>
              <m:sSub>
                <m:sSubPr>
                  <m:ctrlPr>
                    <w:rPr>
                      <w:rFonts w:ascii="Cambria Math" w:hAnsi="Cambria Math"/>
                      <w:sz w:val="24"/>
                    </w:rPr>
                  </m:ctrlPr>
                </m:sSubPr>
                <m:e>
                  <m:r>
                    <m:rPr/>
                    <w:rPr>
                      <w:rFonts w:ascii="Cambria Math"/>
                      <w:sz w:val="24"/>
                    </w:rPr>
                    <m:t>Q</m:t>
                  </m:r>
                  <m:ctrlPr>
                    <w:rPr>
                      <w:rFonts w:ascii="Cambria Math" w:hAnsi="Cambria Math"/>
                      <w:sz w:val="24"/>
                    </w:rPr>
                  </m:ctrlPr>
                </m:e>
                <m:sub>
                  <m:r>
                    <m:rPr>
                      <m:sty m:val="p"/>
                    </m:rPr>
                    <w:rPr>
                      <w:rFonts w:ascii="Cambria Math"/>
                      <w:sz w:val="24"/>
                    </w:rPr>
                    <m:t>init</m:t>
                  </m:r>
                  <m:ctrlPr>
                    <w:rPr>
                      <w:rFonts w:ascii="Cambria Math" w:hAnsi="Cambria Math"/>
                      <w:sz w:val="24"/>
                    </w:rPr>
                  </m:ctrlPr>
                </m:sub>
              </m:sSub>
              <m:r>
                <m:rPr/>
                <w:rPr>
                  <w:rFonts w:ascii="Cambria Math"/>
                  <w:sz w:val="24"/>
                </w:rPr>
                <m:t>+1</m:t>
              </m:r>
            </m:oMath>
            <w:r>
              <w:rPr>
                <w:rFonts w:hint="eastAsia"/>
                <w:sz w:val="24"/>
              </w:rPr>
              <w:t xml:space="preserve"> 到 </w:t>
            </w:r>
            <m:oMath>
              <m:sSub>
                <m:sSubPr>
                  <m:ctrlPr>
                    <w:rPr>
                      <w:rFonts w:ascii="Cambria Math" w:hAnsi="Cambria Math"/>
                      <w:sz w:val="24"/>
                    </w:rPr>
                  </m:ctrlPr>
                </m:sSubPr>
                <m:e>
                  <m:r>
                    <m:rPr/>
                    <w:rPr>
                      <w:rFonts w:ascii="Cambria Math"/>
                      <w:sz w:val="24"/>
                    </w:rPr>
                    <m:t>Q</m:t>
                  </m:r>
                  <m:ctrlPr>
                    <w:rPr>
                      <w:rFonts w:ascii="Cambria Math" w:hAnsi="Cambria Math"/>
                      <w:sz w:val="24"/>
                    </w:rPr>
                  </m:ctrlPr>
                </m:e>
                <m:sub>
                  <m:r>
                    <m:rPr>
                      <m:sty m:val="p"/>
                    </m:rPr>
                    <w:rPr>
                      <w:rFonts w:ascii="Cambria Math"/>
                      <w:sz w:val="24"/>
                    </w:rPr>
                    <m:t>max</m:t>
                  </m:r>
                  <m:ctrlPr>
                    <w:rPr>
                      <w:rFonts w:ascii="Cambria Math" w:hAnsi="Cambria Math"/>
                      <w:sz w:val="24"/>
                    </w:rPr>
                  </m:ctrlPr>
                </m:sub>
              </m:sSub>
            </m:oMath>
            <w:r>
              <w:rPr>
                <w:rFonts w:hint="eastAsia"/>
                <w:sz w:val="24"/>
              </w:rPr>
              <w:t xml:space="preserve"> do：</w:t>
            </w:r>
          </w:p>
          <w:p w14:paraId="013C3B54">
            <w:pPr>
              <w:spacing w:line="360" w:lineRule="auto"/>
              <w:rPr>
                <w:sz w:val="24"/>
              </w:rPr>
            </w:pPr>
            <w:r>
              <w:rPr>
                <w:rFonts w:hint="eastAsia"/>
                <w:sz w:val="24"/>
              </w:rPr>
              <w:t xml:space="preserve">    For 每辆电动车 </w:t>
            </w:r>
            <m:oMath>
              <m:r>
                <m:rPr/>
                <w:rPr>
                  <w:rFonts w:ascii="Cambria Math"/>
                  <w:sz w:val="24"/>
                </w:rPr>
                <m:t>n∈</m:t>
              </m:r>
              <m:r>
                <m:rPr>
                  <m:scr m:val="script"/>
                </m:rPr>
                <w:rPr>
                  <w:rFonts w:ascii="Cambria Math"/>
                  <w:sz w:val="24"/>
                </w:rPr>
                <m:t>N</m:t>
              </m:r>
            </m:oMath>
            <w:r>
              <w:rPr>
                <w:rFonts w:hint="eastAsia"/>
                <w:sz w:val="24"/>
              </w:rPr>
              <w:t xml:space="preserve"> do：</w:t>
            </w:r>
          </w:p>
          <w:p w14:paraId="7EBCBD1C">
            <w:pPr>
              <w:spacing w:line="360" w:lineRule="auto"/>
              <w:rPr>
                <w:sz w:val="24"/>
              </w:rPr>
            </w:pPr>
            <w:r>
              <w:rPr>
                <w:rFonts w:hint="eastAsia"/>
                <w:sz w:val="24"/>
              </w:rPr>
              <w:t xml:space="preserve">   训练多值神经网络代理模型：</w:t>
            </w:r>
            <m:oMath>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m:sty m:val="p"/>
                </m:rPr>
                <w:rPr>
                  <w:rFonts w:ascii="Cambria Math"/>
                  <w:sz w:val="24"/>
                </w:rPr>
                <m:t>←</m:t>
              </m:r>
              <m:r>
                <m:rPr/>
                <w:rPr>
                  <w:rFonts w:ascii="Cambria Math"/>
                  <w:sz w:val="24"/>
                </w:rPr>
                <m:t>TrainMVNN(</m:t>
              </m:r>
              <m:sSub>
                <m:sSubPr>
                  <m:ctrlPr>
                    <w:rPr>
                      <w:rFonts w:ascii="Cambria Math" w:hAnsi="Cambria Math"/>
                      <w:sz w:val="24"/>
                    </w:rPr>
                  </m:ctrlPr>
                </m:sSubPr>
                <m:e>
                  <m:r>
                    <m:rPr>
                      <m:scr m:val="script"/>
                    </m:rPr>
                    <w:rPr>
                      <w:rFonts w:ascii="Cambria Math"/>
                      <w:sz w:val="24"/>
                    </w:rPr>
                    <m:t>D</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oMath>
          </w:p>
          <w:p w14:paraId="29AFD2D6">
            <w:pPr>
              <w:spacing w:line="360" w:lineRule="auto"/>
              <w:ind w:firstLine="240" w:firstLineChars="100"/>
              <w:rPr>
                <w:sz w:val="24"/>
              </w:rPr>
            </w:pPr>
            <w:r>
              <w:rPr>
                <w:rFonts w:hint="eastAsia"/>
                <w:sz w:val="24"/>
              </w:rPr>
              <w:t> End For</w:t>
            </w:r>
          </w:p>
          <w:p w14:paraId="59381DE7">
            <w:pPr>
              <w:spacing w:line="360" w:lineRule="auto"/>
              <w:rPr>
                <w:sz w:val="24"/>
              </w:rPr>
            </w:pPr>
            <w:r>
              <w:rPr>
                <w:rFonts w:hint="eastAsia"/>
                <w:sz w:val="24"/>
              </w:rPr>
              <w:t xml:space="preserve">   调用次梯度下降计算下一轮要价：</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m:sty m:val="p"/>
                </m:rPr>
                <w:rPr>
                  <w:rFonts w:ascii="Cambria Math"/>
                  <w:sz w:val="24"/>
                </w:rPr>
                <m:t>←</m:t>
              </m:r>
              <m:r>
                <m:rPr/>
                <w:rPr>
                  <w:rFonts w:ascii="Cambria Math"/>
                  <w:sz w:val="24"/>
                </w:rPr>
                <m:t>NextPrice({</m:t>
              </m:r>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sSubSup>
                <m:sSubSupPr>
                  <m:ctrlPr>
                    <w:rPr>
                      <w:rFonts w:ascii="Cambria Math" w:hAnsi="Cambria Math"/>
                      <w:sz w:val="24"/>
                    </w:rPr>
                  </m:ctrlPr>
                </m:sSubSupPr>
                <m:e>
                  <m:r>
                    <m:rPr/>
                    <w:rPr>
                      <w:rFonts w:ascii="Cambria Math"/>
                      <w:sz w:val="24"/>
                    </w:rPr>
                    <m:t>}</m:t>
                  </m:r>
                  <m:ctrlPr>
                    <w:rPr>
                      <w:rFonts w:ascii="Cambria Math" w:hAnsi="Cambria Math"/>
                      <w:sz w:val="24"/>
                    </w:rPr>
                  </m:ctrlPr>
                </m:e>
                <m:sub>
                  <m:r>
                    <m:rPr/>
                    <w:rPr>
                      <w:rFonts w:ascii="Cambria Math"/>
                      <w:sz w:val="24"/>
                    </w:rPr>
                    <m:t>n=1</m:t>
                  </m:r>
                  <m:ctrlPr>
                    <w:rPr>
                      <w:rFonts w:ascii="Cambria Math" w:hAnsi="Cambria Math"/>
                      <w:sz w:val="24"/>
                    </w:rPr>
                  </m:ctrlPr>
                </m:sub>
                <m:sup>
                  <m:r>
                    <m:rPr>
                      <m:scr m:val="script"/>
                    </m:rPr>
                    <w:rPr>
                      <w:rFonts w:ascii="Cambria Math"/>
                      <w:sz w:val="24"/>
                    </w:rPr>
                    <m:t>N</m:t>
                  </m:r>
                  <m:ctrlPr>
                    <w:rPr>
                      <w:rFonts w:ascii="Cambria Math" w:hAnsi="Cambria Math"/>
                      <w:sz w:val="24"/>
                    </w:rPr>
                  </m:ctrlPr>
                </m:sup>
              </m:sSubSup>
              <m:r>
                <m:rPr/>
                <w:rPr>
                  <w:rFonts w:ascii="Cambria Math"/>
                  <w:sz w:val="24"/>
                </w:rPr>
                <m:t>)</m:t>
              </m:r>
            </m:oMath>
          </w:p>
          <w:p w14:paraId="58E00FAB">
            <w:pPr>
              <w:spacing w:line="360" w:lineRule="auto"/>
              <w:rPr>
                <w:sz w:val="24"/>
              </w:rPr>
            </w:pPr>
            <w:r>
              <w:rPr>
                <w:rFonts w:hint="eastAsia"/>
                <w:sz w:val="24"/>
              </w:rPr>
              <w:t xml:space="preserve">     For 每辆电动车 </w:t>
            </w:r>
            <m:oMath>
              <m:r>
                <m:rPr/>
                <w:rPr>
                  <w:rFonts w:ascii="Cambria Math"/>
                  <w:sz w:val="24"/>
                </w:rPr>
                <m:t>n∈</m:t>
              </m:r>
              <m:r>
                <m:rPr>
                  <m:scr m:val="script"/>
                </m:rPr>
                <w:rPr>
                  <w:rFonts w:ascii="Cambria Math"/>
                  <w:sz w:val="24"/>
                </w:rPr>
                <m:t>N</m:t>
              </m:r>
            </m:oMath>
            <w:r>
              <w:rPr>
                <w:rFonts w:hint="eastAsia"/>
                <w:sz w:val="24"/>
              </w:rPr>
              <w:t xml:space="preserve"> do：</w:t>
            </w:r>
          </w:p>
          <w:p w14:paraId="26C5EA6A">
            <w:pPr>
              <w:spacing w:line="360" w:lineRule="auto"/>
              <w:rPr>
                <w:sz w:val="24"/>
              </w:rPr>
            </w:pPr>
            <w:r>
              <w:rPr>
                <w:rFonts w:hint="eastAsia"/>
                <w:sz w:val="24"/>
              </w:rPr>
              <w:t xml:space="preserve">        基于新价格出价：</w:t>
            </w:r>
            <m:oMath>
              <m:sSubSup>
                <m:sSubSupPr>
                  <m:ctrlPr>
                    <w:rPr>
                      <w:rFonts w:ascii="Cambria Math" w:hAnsi="Cambria Math"/>
                      <w:sz w:val="24"/>
                    </w:rPr>
                  </m:ctrlPr>
                </m:sSubSupPr>
                <m:e>
                  <m:r>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(r)</m:t>
                  </m:r>
                  <m:ctrlPr>
                    <w:rPr>
                      <w:rFonts w:ascii="Cambria Math" w:hAnsi="Cambria Math"/>
                      <w:sz w:val="24"/>
                    </w:rPr>
                  </m:ctrlPr>
                </m:sup>
              </m:sSubSup>
              <m:r>
                <m:rPr>
                  <m:sty m:val="p"/>
                </m:rPr>
                <w:rPr>
                  <w:rFonts w:ascii="Cambria Math"/>
                  <w:sz w:val="24"/>
                </w:rPr>
                <m:t>←</m:t>
              </m:r>
              <m:func>
                <m:funcPr>
                  <m:ctrlPr>
                    <w:rPr>
                      <w:rFonts w:ascii="Cambria Math" w:hAnsi="Cambria Math"/>
                      <w:sz w:val="24"/>
                    </w:rPr>
                  </m:ctrlPr>
                </m:funcPr>
                <m:fName>
                  <m:r>
                    <m:rPr/>
                    <w:rPr>
                      <w:rFonts w:asci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x∈</m:t>
                          </m:r>
                          <m:sSub>
                            <m:sSubPr>
                              <m:ctrlPr>
                                <w:rPr>
                                  <w:rFonts w:ascii="Cambria Math" w:hAnsi="Cambria Math"/>
                                  <w:sz w:val="24"/>
                                </w:rPr>
                              </m:ctrlPr>
                            </m:sSubPr>
                            <m:e>
                              <m:r>
                                <m:rPr>
                                  <m:scr m:val="script"/>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lim>
                      </m:limLow>
                      <m:ctrlPr>
                        <w:rPr>
                          <w:rFonts w:ascii="Cambria Math" w:hAnsi="Cambria Math"/>
                          <w:sz w:val="24"/>
                        </w:rPr>
                      </m:ctrlPr>
                    </m:fName>
                    <m:e>
                      <m:d>
                        <m:dPr>
                          <m:begChr m:val="{"/>
                          <m:endChr m:val="}"/>
                          <m:ctrlPr>
                            <w:rPr>
                              <w:rFonts w:ascii="Cambria Math" w:hAnsi="Cambria Math"/>
                              <w:sz w:val="24"/>
                            </w:rPr>
                          </m:ctrlPr>
                        </m:dPr>
                        <m:e>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(x)−</m:t>
                          </m:r>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w:rPr>
                              <w:rFonts w:ascii="Cambria Math"/>
                              <w:sz w:val="24"/>
                            </w:rPr>
                            <m:t>,x</m:t>
                          </m:r>
                          <m:r>
                            <m:rPr>
                              <m:sty m:val="p"/>
                            </m:rPr>
                            <w:rPr>
                              <w:rFonts w:ascii="Cambria Math"/>
                              <w:sz w:val="24"/>
                            </w:rPr>
                            <m:t>⟩</m:t>
                          </m:r>
                          <m:ctrlPr>
                            <w:rPr>
                              <w:rFonts w:ascii="Cambria Math" w:hAnsi="Cambria Math"/>
                              <w:sz w:val="24"/>
                            </w:rPr>
                          </m:ctrlPr>
                        </m:e>
                      </m:d>
                      <m:ctrlPr>
                        <w:rPr>
                          <w:rFonts w:ascii="Cambria Math" w:hAnsi="Cambria Math"/>
                          <w:sz w:val="24"/>
                        </w:rPr>
                      </m:ctrlPr>
                    </m:e>
                  </m:func>
                  <m:ctrlPr>
                    <w:rPr>
                      <w:rFonts w:ascii="Cambria Math" w:hAnsi="Cambria Math"/>
                      <w:sz w:val="24"/>
                    </w:rPr>
                  </m:ctrlPr>
                </m:e>
              </m:func>
            </m:oMath>
          </w:p>
          <w:p w14:paraId="11BEAF70">
            <w:pPr>
              <w:spacing w:line="360" w:lineRule="auto"/>
              <w:rPr>
                <w:rFonts w:hAnsi="Cambria Math"/>
                <w:sz w:val="24"/>
              </w:rPr>
            </w:pPr>
            <w:r>
              <w:rPr>
                <w:rFonts w:hint="eastAsia"/>
                <w:sz w:val="24"/>
              </w:rPr>
              <w:t xml:space="preserve">         更新查询记录：</w:t>
            </w:r>
            <m:oMath>
              <m:sSub>
                <m:sSubPr>
                  <m:ctrlPr>
                    <w:rPr>
                      <w:rFonts w:ascii="Cambria Math" w:hAnsi="Cambria Math"/>
                      <w:sz w:val="24"/>
                    </w:rPr>
                  </m:ctrlPr>
                </m:sSubPr>
                <m:e>
                  <m:r>
                    <m:rPr>
                      <m:scr m:val="script"/>
                    </m:rPr>
                    <w:rPr>
                      <w:rFonts w:ascii="Cambria Math" w:hAnsi="Cambria Math" w:eastAsia="MS Mincho"/>
                      <w:sz w:val="24"/>
                    </w:rPr>
                    <m:t>D</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cr m:val="script"/>
                    </m:rPr>
                    <w:rPr>
                      <w:rFonts w:ascii="Cambria Math" w:hAnsi="Cambria Math" w:eastAsia="MS Mincho"/>
                      <w:sz w:val="24"/>
                    </w:rPr>
                    <m:t>D</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m:t>
              </m:r>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w:rPr>
                  <w:rFonts w:ascii="Cambria Math" w:hAnsi="Cambria Math"/>
                  <w:sz w:val="24"/>
                </w:rPr>
                <m:t>)}</m:t>
              </m:r>
            </m:oMath>
          </w:p>
          <w:p w14:paraId="5B5D27BD">
            <w:pPr>
              <w:spacing w:line="360" w:lineRule="auto"/>
              <w:rPr>
                <w:sz w:val="24"/>
              </w:rPr>
            </w:pPr>
            <w:r>
              <w:rPr>
                <w:rFonts w:hint="eastAsia"/>
                <w:sz w:val="24"/>
              </w:rPr>
              <w:t xml:space="preserve">     End For</w:t>
            </w:r>
          </w:p>
          <w:p w14:paraId="1FCA6583">
            <w:pPr>
              <w:spacing w:line="360" w:lineRule="auto"/>
              <w:rPr>
                <w:sz w:val="24"/>
              </w:rPr>
            </w:pPr>
            <w:r>
              <w:rPr>
                <w:rFonts w:hint="eastAsia"/>
                <w:sz w:val="24"/>
              </w:rPr>
              <w:t xml:space="preserve">     / 市场出清判断 /</w:t>
            </w:r>
          </w:p>
          <w:p w14:paraId="32A522FD">
            <w:pPr>
              <w:spacing w:line="360" w:lineRule="auto"/>
              <w:rPr>
                <w:sz w:val="24"/>
              </w:rPr>
            </w:pPr>
            <w:r>
              <w:rPr>
                <w:rFonts w:hint="eastAsia"/>
                <w:sz w:val="24"/>
              </w:rPr>
              <w:t xml:space="preserve">     If 满足总容量约束 </w:t>
            </w:r>
            <m:oMath>
              <m:nary>
                <m:naryPr>
                  <m:chr m:val="∑"/>
                  <m:limLoc m:val="undOvr"/>
                  <m:supHide m:val="1"/>
                  <m:ctrlPr>
                    <w:rPr>
                      <w:rFonts w:ascii="Cambria Math" w:hAnsi="Cambria Math"/>
                      <w:sz w:val="24"/>
                    </w:rPr>
                  </m:ctrlPr>
                </m:naryPr>
                <m:sub>
                  <m:r>
                    <m:rPr/>
                    <w:rPr>
                      <w:rFonts w:ascii="Cambria Math"/>
                      <w:sz w:val="24"/>
                    </w:rPr>
                    <m:t>n∈</m:t>
                  </m:r>
                  <m:r>
                    <m:rPr>
                      <m:scr m:val="script"/>
                    </m:rPr>
                    <w:rPr>
                      <w:rFonts w:ascii="Cambria Math"/>
                      <w:sz w:val="24"/>
                    </w:rPr>
                    <m:t>N</m:t>
                  </m:r>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(r)</m:t>
                      </m:r>
                      <m:ctrlPr>
                        <w:rPr>
                          <w:rFonts w:ascii="Cambria Math" w:hAnsi="Cambria Math"/>
                          <w:sz w:val="24"/>
                        </w:rPr>
                      </m:ctrlPr>
                    </m:sup>
                  </m:sSubSup>
                  <m:ctrlPr>
                    <w:rPr>
                      <w:rFonts w:ascii="Cambria Math" w:hAnsi="Cambria Math"/>
                      <w:sz w:val="24"/>
                    </w:rPr>
                  </m:ctrlPr>
                </m:e>
              </m:nary>
              <m:r>
                <m:rPr/>
                <w:rPr>
                  <w:rFonts w:ascii="Cambria Math"/>
                  <w:sz w:val="24"/>
                </w:rPr>
                <m:t>≤q</m:t>
              </m:r>
            </m:oMath>
            <w:r>
              <w:rPr>
                <w:rFonts w:hint="eastAsia"/>
                <w:sz w:val="24"/>
              </w:rPr>
              <w:t xml:space="preserve"> then：</w:t>
            </w:r>
          </w:p>
          <w:p w14:paraId="043C19EF">
            <w:pPr>
              <w:spacing w:line="360" w:lineRule="auto"/>
              <w:rPr>
                <w:sz w:val="24"/>
              </w:rPr>
            </w:pPr>
            <w:r>
              <w:rPr>
                <w:rFonts w:hint="eastAsia"/>
                <w:sz w:val="24"/>
              </w:rPr>
              <w:t xml:space="preserve">         确定最终分配：</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m:t>
                  </m:r>
                  <m:ctrlPr>
                    <w:rPr>
                      <w:rFonts w:ascii="Cambria Math" w:hAnsi="Cambria Math"/>
                      <w:sz w:val="24"/>
                    </w:rPr>
                  </m:ctrlPr>
                </m:sup>
              </m:sSup>
              <m:r>
                <m:rPr>
                  <m:sty m:val="p"/>
                </m:rPr>
                <w:rPr>
                  <w:rFonts w:ascii="Cambria Math"/>
                  <w:sz w:val="24"/>
                </w:rPr>
                <m:t>←</m:t>
              </m:r>
              <m:sSubSup>
                <m:sSubSupPr>
                  <m:ctrlPr>
                    <w:rPr>
                      <w:rFonts w:ascii="Cambria Math" w:hAnsi="Cambria Math"/>
                      <w:sz w:val="24"/>
                    </w:rPr>
                  </m:ctrlPr>
                </m:sSubSupPr>
                <m:e>
                  <m:r>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(r)</m:t>
                  </m:r>
                  <m:ctrlPr>
                    <w:rPr>
                      <w:rFonts w:ascii="Cambria Math" w:hAnsi="Cambria Math"/>
                      <w:sz w:val="24"/>
                    </w:rPr>
                  </m:ctrlPr>
                </m:sup>
              </m:sSubSup>
              <m:r>
                <m:rPr/>
                <w:rPr>
                  <w:rFonts w:ascii="Cambria Math"/>
                  <w:sz w:val="24"/>
                </w:rPr>
                <m:t>n∈</m:t>
              </m:r>
              <m:r>
                <m:rPr>
                  <m:scr m:val="script"/>
                </m:rPr>
                <w:rPr>
                  <w:rFonts w:ascii="Cambria Math"/>
                  <w:sz w:val="24"/>
                </w:rPr>
                <m:t>N</m:t>
              </m:r>
            </m:oMath>
          </w:p>
          <w:p w14:paraId="10BB8705">
            <w:pPr>
              <w:spacing w:line="360" w:lineRule="auto"/>
              <w:rPr>
                <w:sz w:val="24"/>
              </w:rPr>
            </w:pPr>
            <w:r>
              <w:rPr>
                <w:rFonts w:hint="eastAsia"/>
                <w:sz w:val="24"/>
              </w:rPr>
              <w:t xml:space="preserve">         计算每个用户的 VCG 支付金额：</w:t>
            </w:r>
            <m:oMath>
              <m:sSub>
                <m:sSubPr>
                  <m:ctrlPr>
                    <w:rPr>
                      <w:rFonts w:ascii="Cambria Math" w:hAnsi="Cambria Math"/>
                      <w:sz w:val="24"/>
                    </w:rPr>
                  </m:ctrlPr>
                </m:sSubPr>
                <m:e>
                  <m:r>
                    <m:rPr/>
                    <w:rPr>
                      <w:rFonts w:ascii="Cambria Math"/>
                      <w:sz w:val="24"/>
                    </w:rPr>
                    <m:t>π</m:t>
                  </m:r>
                  <m:ctrlPr>
                    <w:rPr>
                      <w:rFonts w:ascii="Cambria Math" w:hAnsi="Cambria Math"/>
                      <w:sz w:val="24"/>
                    </w:rPr>
                  </m:ctrlPr>
                </m:e>
                <m:sub>
                  <m:r>
                    <m:rPr/>
                    <w:rPr>
                      <w:rFonts w:ascii="Cambria Math"/>
                      <w:sz w:val="24"/>
                    </w:rPr>
                    <m:t>n</m:t>
                  </m:r>
                  <m:ctrlPr>
                    <w:rPr>
                      <w:rFonts w:ascii="Cambria Math" w:hAnsi="Cambria Math"/>
                      <w:sz w:val="24"/>
                    </w:rPr>
                  </m:ctrlPr>
                </m:sub>
              </m:sSub>
              <m:r>
                <m:rPr>
                  <m:sty m:val="p"/>
                </m:rPr>
                <w:rPr>
                  <w:rFonts w:ascii="Cambria Math"/>
                  <w:sz w:val="24"/>
                </w:rPr>
                <m:t>←</m:t>
              </m:r>
              <m:r>
                <m:rPr/>
                <w:rPr>
                  <w:rFonts w:ascii="Cambria Math"/>
                  <w:sz w:val="24"/>
                </w:rPr>
                <m:t>VCGPayment(</m:t>
              </m:r>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m:t>
                  </m:r>
                  <m:ctrlPr>
                    <w:rPr>
                      <w:rFonts w:ascii="Cambria Math" w:hAnsi="Cambria Math"/>
                      <w:sz w:val="24"/>
                    </w:rPr>
                  </m:ctrlPr>
                </m:sup>
              </m:sSup>
              <m:r>
                <m:rPr/>
                <w:rPr>
                  <w:rFonts w:ascii="Cambria Math"/>
                  <w:sz w:val="24"/>
                </w:rPr>
                <m:t>,</m:t>
              </m:r>
              <m:r>
                <m:rPr>
                  <m:scr m:val="script"/>
                </m:rPr>
                <w:rPr>
                  <w:rFonts w:ascii="Cambria Math"/>
                  <w:sz w:val="24"/>
                </w:rPr>
                <m:t>D</m:t>
              </m:r>
              <m:r>
                <m:rPr/>
                <w:rPr>
                  <w:rFonts w:ascii="Cambria Math"/>
                  <w:sz w:val="24"/>
                </w:rPr>
                <m:t>)</m:t>
              </m:r>
            </m:oMath>
          </w:p>
          <w:p w14:paraId="05379034">
            <w:pPr>
              <w:spacing w:line="360" w:lineRule="auto"/>
              <w:rPr>
                <w:sz w:val="24"/>
              </w:rPr>
            </w:pPr>
            <w:r>
              <w:rPr>
                <w:rFonts w:hint="eastAsia"/>
                <w:sz w:val="24"/>
              </w:rPr>
              <w:t xml:space="preserve">     Return 分配结果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m:t>
                  </m:r>
                  <m:ctrlPr>
                    <w:rPr>
                      <w:rFonts w:ascii="Cambria Math" w:hAnsi="Cambria Math"/>
                      <w:sz w:val="24"/>
                    </w:rPr>
                  </m:ctrlPr>
                </m:sup>
              </m:sSup>
            </m:oMath>
            <w:r>
              <w:rPr>
                <w:rFonts w:hint="eastAsia"/>
                <w:sz w:val="24"/>
              </w:rPr>
              <w:t xml:space="preserve"> 和支付金额 </w:t>
            </w:r>
            <m:oMath>
              <m:r>
                <m:rPr/>
                <w:rPr>
                  <w:rFonts w:ascii="Cambria Math"/>
                  <w:sz w:val="24"/>
                </w:rPr>
                <m:t>π</m:t>
              </m:r>
            </m:oMath>
          </w:p>
          <w:p w14:paraId="3FA3D602">
            <w:pPr>
              <w:spacing w:line="360" w:lineRule="auto"/>
              <w:ind w:firstLine="120" w:firstLineChars="50"/>
              <w:rPr>
                <w:sz w:val="24"/>
              </w:rPr>
            </w:pPr>
            <w:r>
              <w:rPr>
                <w:rFonts w:hint="eastAsia"/>
                <w:sz w:val="24"/>
              </w:rPr>
              <w:t>    End If</w:t>
            </w:r>
          </w:p>
          <w:p w14:paraId="0B55F0A2">
            <w:pPr>
              <w:spacing w:line="360" w:lineRule="auto"/>
              <w:rPr>
                <w:sz w:val="24"/>
              </w:rPr>
            </w:pPr>
            <w:r>
              <w:rPr>
                <w:rFonts w:hint="eastAsia"/>
                <w:sz w:val="24"/>
              </w:rPr>
              <w:t>End For</w:t>
            </w:r>
          </w:p>
          <w:p w14:paraId="7AFD2B86">
            <w:pPr>
              <w:spacing w:line="360" w:lineRule="auto"/>
              <w:rPr>
                <w:sz w:val="24"/>
              </w:rPr>
            </w:pPr>
            <w:r>
              <w:rPr>
                <w:rFonts w:hint="eastAsia"/>
                <w:sz w:val="24"/>
              </w:rPr>
              <w:t>/* 阶段三：最终补救阶段 (Push Bids / Final Round) */</w:t>
            </w:r>
          </w:p>
          <w:p w14:paraId="5D7BA81E">
            <w:pPr>
              <w:spacing w:line="360" w:lineRule="auto"/>
              <w:rPr>
                <w:sz w:val="24"/>
              </w:rPr>
            </w:pPr>
            <w:r>
              <w:rPr>
                <w:rFonts w:hint="eastAsia"/>
                <w:sz w:val="24"/>
              </w:rPr>
              <w:t xml:space="preserve">接收用户最终的补充出价 </w:t>
            </w:r>
            <m:oMath>
              <m:r>
                <m:rPr/>
                <w:rPr>
                  <w:rFonts w:ascii="Cambria Math" w:hAnsi="Cambria Math"/>
                  <w:sz w:val="24"/>
                </w:rPr>
                <m:t>{</m:t>
              </m:r>
              <m:sSub>
                <m:sSubPr>
                  <m:ctrlPr>
                    <w:rPr>
                      <w:rFonts w:ascii="Cambria Math" w:hAnsi="Cambria Math"/>
                      <w:sz w:val="24"/>
                    </w:rPr>
                  </m:ctrlPr>
                </m:sSubPr>
                <m:e>
                  <m:r>
                    <m:rPr/>
                    <w:rPr>
                      <w:rFonts w:ascii="Cambria Math" w:hAnsi="Cambria Math"/>
                      <w:sz w:val="24"/>
                    </w:rPr>
                    <m:t>B</m:t>
                  </m:r>
                  <m:ctrlPr>
                    <w:rPr>
                      <w:rFonts w:ascii="Cambria Math" w:hAnsi="Cambria Math"/>
                      <w:sz w:val="24"/>
                    </w:rPr>
                  </m:ctrlPr>
                </m:e>
                <m:sub>
                  <m:r>
                    <m:rPr/>
                    <w:rPr>
                      <w:rFonts w:ascii="Cambria Math" w:hAns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Sub>
            </m:oMath>
            <w:r>
              <w:rPr>
                <w:rFonts w:hint="eastAsia"/>
                <w:sz w:val="24"/>
              </w:rPr>
              <w:t>（可选步骤）</w:t>
            </w:r>
          </w:p>
          <w:p w14:paraId="6BED6B3A">
            <w:pPr>
              <w:spacing w:line="360" w:lineRule="auto"/>
              <w:rPr>
                <w:sz w:val="24"/>
              </w:rPr>
            </w:pPr>
            <w:r>
              <w:rPr>
                <w:rFonts w:hint="eastAsia"/>
                <w:sz w:val="24"/>
              </w:rPr>
              <w:t>求解最终的赢家决定问题以最大化社会福利：</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m:t>
                  </m:r>
                  <m:ctrlPr>
                    <w:rPr>
                      <w:rFonts w:ascii="Cambria Math" w:hAnsi="Cambria Math"/>
                      <w:sz w:val="24"/>
                    </w:rPr>
                  </m:ctrlPr>
                </m:sup>
              </m:sSup>
              <m:r>
                <m:rPr>
                  <m:sty m:val="p"/>
                </m:rPr>
                <w:rPr>
                  <w:rFonts w:ascii="Cambria Math"/>
                  <w:sz w:val="24"/>
                </w:rPr>
                <m:t>←</m:t>
              </m:r>
              <m:func>
                <m:funcPr>
                  <m:ctrlPr>
                    <w:rPr>
                      <w:rFonts w:ascii="Cambria Math" w:hAnsi="Cambria Math"/>
                      <w:sz w:val="24"/>
                    </w:rPr>
                  </m:ctrlPr>
                </m:funcPr>
                <m:fName>
                  <m:r>
                    <m:rPr/>
                    <w:rPr>
                      <w:rFonts w:asci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a</m:t>
                          </m:r>
                          <m:r>
                            <m:rPr>
                              <m:scr m:val="script"/>
                            </m:rPr>
                            <w:rPr>
                              <w:rFonts w:ascii="Cambria Math"/>
                              <w:sz w:val="24"/>
                            </w:rPr>
                            <m:t>∈ℱ</m:t>
                          </m:r>
                          <m:ctrlPr>
                            <w:rPr>
                              <w:rFonts w:ascii="Cambria Math" w:hAnsi="Cambria Math"/>
                              <w:sz w:val="24"/>
                            </w:rPr>
                          </m:ctrlPr>
                        </m:lim>
                      </m:limLow>
                      <m:ctrlPr>
                        <w:rPr>
                          <w:rFonts w:ascii="Cambria Math" w:hAnsi="Cambria Math"/>
                          <w:sz w:val="24"/>
                        </w:rPr>
                      </m:ctrlPr>
                    </m:fName>
                    <m:e>
                      <m:nary>
                        <m:naryPr>
                          <m:chr m:val="∑"/>
                          <m:limLoc m:val="undOvr"/>
                          <m:supHide m:val="1"/>
                          <m:ctrlPr>
                            <w:rPr>
                              <w:rFonts w:ascii="Cambria Math" w:hAnsi="Cambria Math"/>
                              <w:sz w:val="24"/>
                            </w:rPr>
                          </m:ctrlPr>
                        </m:naryPr>
                        <m:sub>
                          <m:r>
                            <m:rPr/>
                            <w:rPr>
                              <w:rFonts w:ascii="Cambria Math"/>
                              <w:sz w:val="24"/>
                            </w:rPr>
                            <m:t>n∈</m:t>
                          </m:r>
                          <m:r>
                            <m:rPr>
                              <m:scr m:val="script"/>
                            </m:rPr>
                            <w:rPr>
                              <w:rFonts w:ascii="Cambria Math"/>
                              <w:sz w:val="24"/>
                            </w:rPr>
                            <m:t>N</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e>
                      </m:nary>
                      <m:ctrlPr>
                        <w:rPr>
                          <w:rFonts w:ascii="Cambria Math" w:hAnsi="Cambria Math"/>
                          <w:sz w:val="24"/>
                        </w:rPr>
                      </m:ctrlPr>
                    </m:e>
                  </m:func>
                  <m:ctrlPr>
                    <w:rPr>
                      <w:rFonts w:ascii="Cambria Math" w:hAnsi="Cambria Math"/>
                      <w:sz w:val="24"/>
                    </w:rPr>
                  </m:ctrlPr>
                </m:e>
              </m:func>
              <m:r>
                <m:rPr/>
                <w:rPr>
                  <w:rFonts w:ascii="Cambria Math"/>
                  <w:sz w:val="24"/>
                </w:rPr>
                <m:t>(</m:t>
              </m:r>
              <m:sSub>
                <m:sSubPr>
                  <m:ctrlPr>
                    <w:rPr>
                      <w:rFonts w:ascii="Cambria Math" w:hAnsi="Cambria Math"/>
                      <w:sz w:val="24"/>
                    </w:rPr>
                  </m:ctrlPr>
                </m:sSubPr>
                <m:e>
                  <m:r>
                    <m:rPr/>
                    <w:rPr>
                      <w:rFonts w:ascii="Cambria Math"/>
                      <w:sz w:val="24"/>
                    </w:rPr>
                    <m:t>a</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oMath>
          </w:p>
          <w:p w14:paraId="0E37723B">
            <w:pPr>
              <w:spacing w:line="360" w:lineRule="auto"/>
              <w:rPr>
                <w:sz w:val="24"/>
              </w:rPr>
            </w:pPr>
            <w:r>
              <w:rPr>
                <w:rFonts w:hint="eastAsia"/>
                <w:sz w:val="24"/>
              </w:rPr>
              <w:t xml:space="preserve">计算最终的 VCG 支付金额 </w:t>
            </w:r>
            <m:oMath>
              <m:sSub>
                <m:sSubPr>
                  <m:ctrlPr>
                    <w:rPr>
                      <w:rFonts w:ascii="Cambria Math" w:hAnsi="Cambria Math"/>
                      <w:sz w:val="24"/>
                    </w:rPr>
                  </m:ctrlPr>
                </m:sSubPr>
                <m:e>
                  <m:r>
                    <m:rPr/>
                    <w:rPr>
                      <w:rFonts w:ascii="Cambria Math" w:hAnsi="Cambria Math"/>
                      <w:sz w:val="24"/>
                    </w:rPr>
                    <m:t>π</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m:sty m:val="p"/>
                </m:rPr>
                <w:rPr>
                  <w:rFonts w:ascii="Cambria Math" w:hAnsi="Cambria Math"/>
                  <w:sz w:val="24"/>
                </w:rPr>
                <m:t>←VCGPayment</m:t>
              </m:r>
              <m:r>
                <m:rPr/>
                <w:rPr>
                  <w:rFonts w:ascii="Cambria Math" w:hAnsi="Cambria Math"/>
                  <w:sz w:val="24"/>
                </w:rPr>
                <m:t>(</m:t>
              </m:r>
              <m:sSup>
                <m:sSupPr>
                  <m:ctrlPr>
                    <w:rPr>
                      <w:rFonts w:ascii="Cambria Math" w:hAnsi="Cambria Math"/>
                      <w:sz w:val="24"/>
                    </w:rPr>
                  </m:ctrlPr>
                </m:sSupPr>
                <m:e>
                  <m:r>
                    <m:rPr/>
                    <w:rPr>
                      <w:rFonts w:ascii="Cambria Math" w:hAnsi="Cambria Math"/>
                      <w:sz w:val="24"/>
                    </w:rPr>
                    <m:t>a</m:t>
                  </m:r>
                  <m:ctrlPr>
                    <w:rPr>
                      <w:rFonts w:ascii="Cambria Math" w:hAnsi="Cambria Math"/>
                      <w:sz w:val="24"/>
                    </w:rPr>
                  </m:ctrlPr>
                </m:e>
                <m:sup>
                  <m:r>
                    <m:rPr/>
                    <w:rPr>
                      <w:rFonts w:ascii="Cambria Math" w:hAnsi="Cambria Math"/>
                      <w:sz w:val="24"/>
                    </w:rPr>
                    <m:t>∗</m:t>
                  </m:r>
                  <m:ctrlPr>
                    <w:rPr>
                      <w:rFonts w:ascii="Cambria Math" w:hAnsi="Cambria Math"/>
                      <w:sz w:val="24"/>
                    </w:rPr>
                  </m:ctrlPr>
                </m:sup>
              </m:sSup>
              <m:r>
                <m:rPr/>
                <w:rPr>
                  <w:rFonts w:ascii="Cambria Math" w:hAnsi="Cambria Math"/>
                  <w:sz w:val="24"/>
                </w:rPr>
                <m:t>,</m:t>
              </m:r>
              <m:r>
                <m:rPr>
                  <m:scr m:val="script"/>
                </m:rPr>
                <w:rPr>
                  <w:rFonts w:ascii="Cambria Math" w:hAnsi="Cambria Math" w:eastAsia="MS Mincho"/>
                  <w:sz w:val="24"/>
                </w:rPr>
                <m:t>D</m:t>
              </m:r>
              <m:r>
                <m:rPr/>
                <w:rPr>
                  <w:rFonts w:ascii="Cambria Math" w:hAnsi="Cambria Math"/>
                  <w:sz w:val="24"/>
                </w:rPr>
                <m:t>∪{</m:t>
              </m:r>
              <m:sSub>
                <m:sSubPr>
                  <m:ctrlPr>
                    <w:rPr>
                      <w:rFonts w:ascii="Cambria Math" w:hAnsi="Cambria Math"/>
                      <w:sz w:val="24"/>
                    </w:rPr>
                  </m:ctrlPr>
                </m:sSubPr>
                <m:e>
                  <m:r>
                    <m:rPr/>
                    <w:rPr>
                      <w:rFonts w:ascii="Cambria Math" w:hAnsi="Cambria Math"/>
                      <w:sz w:val="24"/>
                    </w:rPr>
                    <m:t>B</m:t>
                  </m:r>
                  <m:ctrlPr>
                    <w:rPr>
                      <w:rFonts w:ascii="Cambria Math" w:hAnsi="Cambria Math"/>
                      <w:sz w:val="24"/>
                    </w:rPr>
                  </m:ctrlPr>
                </m:e>
                <m:sub>
                  <m:r>
                    <m:rPr/>
                    <w:rPr>
                      <w:rFonts w:ascii="Cambria Math" w:hAns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Sub>
              <m:r>
                <m:rPr/>
                <w:rPr>
                  <w:rFonts w:ascii="Cambria Math" w:hAnsi="Cambria Math"/>
                  <w:sz w:val="24"/>
                </w:rPr>
                <m:t>)</m:t>
              </m:r>
            </m:oMath>
          </w:p>
        </w:tc>
      </w:tr>
      <w:tr w14:paraId="69AEEF70">
        <w:tc>
          <w:tcPr>
            <w:tcW w:w="8662" w:type="dxa"/>
            <w:tcBorders>
              <w:top w:val="nil"/>
              <w:bottom w:val="single" w:color="auto" w:sz="4" w:space="0"/>
            </w:tcBorders>
          </w:tcPr>
          <w:p w14:paraId="4AEC636B">
            <w:pPr>
              <w:spacing w:line="360" w:lineRule="auto"/>
              <w:rPr>
                <w:sz w:val="24"/>
              </w:rPr>
            </w:pPr>
            <w:r>
              <w:rPr>
                <w:rFonts w:hint="eastAsia"/>
                <w:sz w:val="24"/>
              </w:rPr>
              <w:t xml:space="preserve">Return 分配结果 </w:t>
            </w:r>
            <m:oMath>
              <m:sSup>
                <m:sSupPr>
                  <m:ctrlPr>
                    <w:rPr>
                      <w:rFonts w:ascii="Cambria Math" w:hAnsi="Cambria Math"/>
                      <w:sz w:val="24"/>
                    </w:rPr>
                  </m:ctrlPr>
                </m:sSupPr>
                <m:e>
                  <m:r>
                    <m:rPr/>
                    <w:rPr>
                      <w:rFonts w:ascii="Cambria Math"/>
                      <w:sz w:val="24"/>
                    </w:rPr>
                    <m:t>a</m:t>
                  </m:r>
                  <m:ctrlPr>
                    <w:rPr>
                      <w:rFonts w:ascii="Cambria Math" w:hAnsi="Cambria Math"/>
                      <w:sz w:val="24"/>
                    </w:rPr>
                  </m:ctrlPr>
                </m:e>
                <m:sup>
                  <m:r>
                    <m:rPr/>
                    <w:rPr>
                      <w:rFonts w:ascii="Cambria Math"/>
                      <w:sz w:val="24"/>
                    </w:rPr>
                    <m:t>∗</m:t>
                  </m:r>
                  <m:ctrlPr>
                    <w:rPr>
                      <w:rFonts w:ascii="Cambria Math" w:hAnsi="Cambria Math"/>
                      <w:sz w:val="24"/>
                    </w:rPr>
                  </m:ctrlPr>
                </m:sup>
              </m:sSup>
            </m:oMath>
            <w:r>
              <w:rPr>
                <w:rFonts w:hint="eastAsia"/>
                <w:sz w:val="24"/>
              </w:rPr>
              <w:t xml:space="preserve"> 和支付金额 </w:t>
            </w:r>
            <m:oMath>
              <m:r>
                <m:rPr/>
                <w:rPr>
                  <w:rFonts w:ascii="Cambria Math"/>
                  <w:sz w:val="24"/>
                </w:rPr>
                <m:t>π</m:t>
              </m:r>
            </m:oMath>
            <w:r>
              <w:rPr>
                <w:rFonts w:hint="eastAsia"/>
                <w:sz w:val="24"/>
              </w:rPr>
              <w:t>。</w:t>
            </w:r>
          </w:p>
        </w:tc>
      </w:tr>
    </w:tbl>
    <w:p w14:paraId="518EB63C">
      <w:pPr>
        <w:spacing w:line="360" w:lineRule="auto"/>
        <w:ind w:firstLine="0" w:firstLineChars="0"/>
        <w:rPr>
          <w:sz w:val="24"/>
        </w:rPr>
      </w:pPr>
    </w:p>
    <w:p w14:paraId="6AF1F209">
      <w:pPr>
        <w:pStyle w:val="4"/>
      </w:pPr>
      <w:bookmarkStart w:id="190" w:name="_Toc1218598207"/>
      <w:bookmarkStart w:id="191" w:name="_Toc198635454"/>
      <w:bookmarkStart w:id="192" w:name="_Toc1310110298"/>
      <w:r>
        <w:rPr>
          <w:rFonts w:hint="eastAsia"/>
        </w:rPr>
        <w:t>通过MVNN进行多维估值建模</w:t>
      </w:r>
      <w:bookmarkEnd w:id="190"/>
      <w:bookmarkEnd w:id="191"/>
      <w:bookmarkEnd w:id="192"/>
    </w:p>
    <w:p w14:paraId="5EDF4618">
      <w:pPr>
        <w:spacing w:line="360" w:lineRule="auto"/>
        <w:ind w:firstLine="480" w:firstLineChars="200"/>
        <w:rPr>
          <w:sz w:val="24"/>
        </w:rPr>
      </w:pPr>
      <w:r>
        <w:rPr>
          <w:rFonts w:hint="eastAsia"/>
          <w:sz w:val="24"/>
        </w:rPr>
        <w:t>正如机制概述第二阶段所述，该平台必须从二进制竞价数据中推断用户偏好。在本小节中，我们详细介绍了专为这一偏好学习任务设计的单调值神经网络（MVNN）的架构。</w:t>
      </w:r>
    </w:p>
    <w:p w14:paraId="3690E641">
      <w:pPr>
        <w:numPr>
          <w:ilvl w:val="0"/>
          <w:numId w:val="19"/>
        </w:numPr>
        <w:spacing w:line="360" w:lineRule="auto"/>
        <w:rPr>
          <w:sz w:val="24"/>
        </w:rPr>
      </w:pPr>
      <w:r>
        <w:rPr>
          <w:rFonts w:hint="eastAsia"/>
          <w:sz w:val="24"/>
        </w:rPr>
        <w:t xml:space="preserve">维数灾难： 设所有可能的套餐集合为二进制矩阵空间 </w:t>
      </w:r>
      <m:oMath>
        <m:r>
          <m:rPr>
            <m:scr m:val="script"/>
          </m:rPr>
          <w:rPr>
            <w:rFonts w:ascii="Cambria Math" w:hAnsi="Cambria Math" w:eastAsia="MS Mincho"/>
            <w:sz w:val="24"/>
          </w:rPr>
          <m:t>y</m:t>
        </m:r>
        <m:r>
          <m:rPr/>
          <w:rPr>
            <w:rFonts w:ascii="Cambria Math" w:hAnsi="Cambria Math"/>
            <w:sz w:val="24"/>
          </w:rPr>
          <m:t>∈</m:t>
        </m:r>
        <m:sSup>
          <m:sSupPr>
            <m:ctrlPr>
              <w:rPr>
                <w:rFonts w:ascii="Cambria Math" w:hAnsi="Cambria Math"/>
                <w:sz w:val="24"/>
              </w:rPr>
            </m:ctrlPr>
          </m:sSupPr>
          <m:e>
            <m:d>
              <m:dPr>
                <m:begChr m:val="{"/>
                <m:endChr m:val="}"/>
                <m:ctrlPr>
                  <w:rPr>
                    <w:rFonts w:ascii="Cambria Math" w:hAnsi="Cambria Math"/>
                    <w:sz w:val="24"/>
                  </w:rPr>
                </m:ctrlPr>
              </m:dPr>
              <m:e>
                <m:r>
                  <m:rPr/>
                  <w:rPr>
                    <w:rFonts w:ascii="Cambria Math" w:hAnsi="Cambria Math"/>
                    <w:sz w:val="24"/>
                  </w:rPr>
                  <m:t>0,1</m:t>
                </m:r>
                <m:ctrlPr>
                  <w:rPr>
                    <w:rFonts w:ascii="Cambria Math" w:hAnsi="Cambria Math"/>
                    <w:sz w:val="24"/>
                  </w:rPr>
                </m:ctrlPr>
              </m:e>
            </m:d>
            <m:ctrlPr>
              <w:rPr>
                <w:rFonts w:ascii="Cambria Math" w:hAnsi="Cambria Math"/>
                <w:sz w:val="24"/>
              </w:rPr>
            </m:ctrlPr>
          </m:e>
          <m:sup>
            <m:r>
              <m:rPr/>
              <w:rPr>
                <w:rFonts w:ascii="Cambria Math" w:hAnsi="Cambria Math"/>
                <w:sz w:val="24"/>
              </w:rPr>
              <m:t>M×T</m:t>
            </m:r>
            <m:ctrlPr>
              <w:rPr>
                <w:rFonts w:ascii="Cambria Math" w:hAnsi="Cambria Math"/>
                <w:sz w:val="24"/>
              </w:rPr>
            </m:ctrlPr>
          </m:sup>
        </m:sSup>
      </m:oMath>
      <w:r>
        <w:rPr>
          <w:rFonts w:hint="eastAsia"/>
          <w:sz w:val="24"/>
        </w:rPr>
        <w:t xml:space="preserve">。一个套餐 </w:t>
      </w:r>
      <m:oMath>
        <m:r>
          <m:rPr>
            <m:sty m:val="b"/>
          </m:rPr>
          <w:rPr>
            <w:rFonts w:ascii="Cambria Math" w:hAnsi="Cambria Math"/>
            <w:sz w:val="24"/>
          </w:rPr>
          <m:t>y</m:t>
        </m:r>
        <m:r>
          <m:rPr/>
          <w:rPr>
            <w:rFonts w:ascii="Cambria Math" w:hAnsi="Cambria Math"/>
            <w:sz w:val="24"/>
          </w:rPr>
          <m:t>∈</m:t>
        </m:r>
        <m:r>
          <m:rPr>
            <m:scr m:val="script"/>
          </m:rPr>
          <w:rPr>
            <w:rFonts w:ascii="Cambria Math" w:hAnsi="Cambria Math" w:eastAsia="MS Mincho"/>
            <w:sz w:val="24"/>
          </w:rPr>
          <m:t>Y</m:t>
        </m:r>
      </m:oMath>
      <w:r>
        <w:rPr>
          <w:rFonts w:hint="eastAsia"/>
          <w:sz w:val="24"/>
        </w:rPr>
        <w:t xml:space="preserve"> 表示由电动汽车选择的充电站-时段组合的具体子集。每个电动汽车用户 </w:t>
      </w:r>
      <m:oMath>
        <m:r>
          <m:rPr/>
          <w:rPr>
            <w:rFonts w:ascii="Cambria Math" w:hAnsi="Cambria Math"/>
            <w:sz w:val="24"/>
          </w:rPr>
          <m:t>n</m:t>
        </m:r>
      </m:oMath>
      <w:r>
        <w:rPr>
          <w:rFonts w:hint="eastAsia"/>
          <w:sz w:val="24"/>
        </w:rPr>
        <w:t xml:space="preserve"> 都拥有一个私有估值函数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r>
          <m:rPr>
            <m:sty m:val="b"/>
          </m:rPr>
          <w:rPr>
            <w:rFonts w:ascii="Cambria Math" w:hAnsi="Cambria Math"/>
            <w:sz w:val="24"/>
          </w:rPr>
          <m:t>y</m:t>
        </m:r>
        <m:r>
          <m:rPr/>
          <w:rPr>
            <w:rFonts w:ascii="Cambria Math" w:hAnsi="Cambria Math"/>
            <w:sz w:val="24"/>
          </w:rPr>
          <m:t>)</m:t>
        </m:r>
      </m:oMath>
      <w:r>
        <w:rPr>
          <w:rFonts w:hint="eastAsia"/>
          <w:sz w:val="24"/>
        </w:rPr>
        <w:t xml:space="preserve">，该函数定义在 </w:t>
      </w:r>
      <m:oMath>
        <m:r>
          <m:rPr>
            <m:sty m:val="b"/>
          </m:rPr>
          <w:rPr>
            <w:rFonts w:ascii="Cambria Math" w:hAnsi="Cambria Math"/>
            <w:sz w:val="24"/>
          </w:rPr>
          <m:t>y</m:t>
        </m:r>
      </m:oMath>
      <w:r>
        <w:rPr>
          <w:rFonts w:hint="eastAsia"/>
          <w:sz w:val="24"/>
        </w:rPr>
        <w:t xml:space="preserve"> 上。然而，估计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是一项挑战，因为套餐空间的维度会随着 </w:t>
      </w:r>
      <m:oMath>
        <m:r>
          <m:rPr/>
          <w:rPr>
            <w:rFonts w:ascii="Cambria Math" w:hAnsi="Cambria Math"/>
            <w:sz w:val="24"/>
          </w:rPr>
          <m:t>M</m:t>
        </m:r>
      </m:oMath>
      <w:r>
        <w:rPr>
          <w:rFonts w:hint="eastAsia"/>
          <w:sz w:val="24"/>
        </w:rPr>
        <w:t xml:space="preserve"> 和 </w:t>
      </w:r>
      <m:oMath>
        <m:r>
          <m:rPr/>
          <w:rPr>
            <w:rFonts w:ascii="Cambria Math" w:hAnsi="Cambria Math"/>
            <w:sz w:val="24"/>
          </w:rPr>
          <m:t>T</m:t>
        </m:r>
      </m:oMath>
      <w:r>
        <w:rPr>
          <w:sz w:val="24"/>
        </w:rPr>
        <w:t xml:space="preserve"> </w:t>
      </w:r>
      <w:r>
        <w:rPr>
          <w:rFonts w:hint="eastAsia"/>
          <w:sz w:val="24"/>
        </w:rPr>
        <w:t>的增加而呈指数级增长。传统的可加性估值假设无法捕捉电动汽车充电中关键的现实偏好，例如：</w:t>
      </w:r>
    </w:p>
    <w:p w14:paraId="6FDE15CA">
      <w:pPr>
        <w:spacing w:line="360" w:lineRule="auto"/>
        <w:ind w:left="420" w:firstLine="420"/>
        <w:rPr>
          <w:sz w:val="24"/>
        </w:rPr>
      </w:pPr>
      <w:r>
        <w:rPr>
          <w:rFonts w:hint="eastAsia"/>
          <w:sz w:val="24"/>
        </w:rPr>
        <w:t>• 时间连续性：用户更喜欢连续的时间段，以便不间断地充电。</w:t>
      </w:r>
    </w:p>
    <w:p w14:paraId="35F6DFD8">
      <w:pPr>
        <w:spacing w:line="360" w:lineRule="auto"/>
        <w:ind w:left="420" w:firstLine="420"/>
        <w:rPr>
          <w:sz w:val="24"/>
        </w:rPr>
      </w:pPr>
      <w:r>
        <w:rPr>
          <w:rFonts w:hint="eastAsia"/>
          <w:sz w:val="24"/>
        </w:rPr>
        <w:t>• 空间便利性：用户可能更偏好特定站点或附近站点的替代站点。</w:t>
      </w:r>
    </w:p>
    <w:p w14:paraId="5AF625E1">
      <w:pPr>
        <w:numPr>
          <w:ilvl w:val="0"/>
          <w:numId w:val="19"/>
        </w:numPr>
        <w:spacing w:line="360" w:lineRule="auto"/>
        <w:rPr>
          <w:sz w:val="24"/>
        </w:rPr>
      </w:pPr>
      <w:r>
        <w:rPr>
          <w:rFonts w:hint="eastAsia"/>
          <w:sz w:val="24"/>
        </w:rPr>
        <w:t>MVNN架构：为了解决高维性和非可加性问题，我们采用了MVNN框架。 MVNN被明确设计用于表示满足两个经济公理的估值函数：</w:t>
      </w:r>
    </w:p>
    <w:p w14:paraId="3017FC5C">
      <w:pPr>
        <w:spacing w:line="360" w:lineRule="auto"/>
        <w:ind w:firstLine="420"/>
        <w:rPr>
          <w:rFonts w:hAnsi="Cambria Math"/>
          <w:sz w:val="24"/>
        </w:rPr>
      </w:pPr>
      <w:r>
        <w:rPr>
          <w:rFonts w:hint="eastAsia"/>
          <w:sz w:val="24"/>
        </w:rPr>
        <w:t xml:space="preserve">• 单调性： 获取更多充电槽不应降低价值。形式上，对于 </w:t>
      </w:r>
      <m:oMath>
        <m:r>
          <m:rPr>
            <m:sty m:val="b"/>
          </m:rPr>
          <w:rPr>
            <w:rFonts w:ascii="Cambria Math" w:hAnsi="Cambria Math"/>
            <w:sz w:val="24"/>
          </w:rPr>
          <m:t>y</m:t>
        </m:r>
      </m:oMath>
      <w:r>
        <w:rPr>
          <w:rFonts w:hint="eastAsia"/>
          <w:sz w:val="24"/>
        </w:rPr>
        <w:t xml:space="preserve">, </w:t>
      </w:r>
      <m:oMath>
        <m:r>
          <m:rPr>
            <m:sty m:val="b"/>
          </m:rPr>
          <w:rPr>
            <w:rFonts w:ascii="Cambria Math" w:hAnsi="Cambria Math"/>
            <w:sz w:val="24"/>
          </w:rPr>
          <m:t>y</m:t>
        </m:r>
        <m:r>
          <m:rPr/>
          <w:rPr>
            <w:rFonts w:ascii="Cambria Math" w:hAnsi="Cambria Math"/>
            <w:sz w:val="24"/>
          </w:rPr>
          <m:t>'</m:t>
        </m:r>
      </m:oMath>
      <w:r>
        <w:rPr>
          <w:rFonts w:hint="eastAsia"/>
          <w:sz w:val="24"/>
        </w:rPr>
        <w:t xml:space="preserve">，如果 </w:t>
      </w:r>
      <m:oMath>
        <m:r>
          <m:rPr>
            <m:sty m:val="b"/>
          </m:rPr>
          <w:rPr>
            <w:rFonts w:ascii="Cambria Math" w:hAnsi="Cambria Math"/>
            <w:sz w:val="24"/>
          </w:rPr>
          <m:t>y</m:t>
        </m:r>
        <m:r>
          <m:rPr/>
          <w:rPr>
            <w:rFonts w:ascii="Cambria Math" w:hAnsi="Cambria Math"/>
            <w:sz w:val="24"/>
          </w:rPr>
          <m:t>≤</m:t>
        </m:r>
        <m:r>
          <m:rPr>
            <m:sty m:val="b"/>
          </m:rPr>
          <w:rPr>
            <w:rFonts w:ascii="Cambria Math" w:hAnsi="Cambria Math"/>
            <w:sz w:val="24"/>
          </w:rPr>
          <m:t>y</m:t>
        </m:r>
        <m:r>
          <m:rPr/>
          <w:rPr>
            <w:rFonts w:ascii="Cambria Math" w:hAnsi="Cambria Math"/>
            <w:sz w:val="24"/>
          </w:rPr>
          <m:t>'</m:t>
        </m:r>
      </m:oMath>
    </w:p>
    <w:p w14:paraId="2339242C">
      <w:pPr>
        <w:spacing w:line="360" w:lineRule="auto"/>
        <w:ind w:firstLine="420"/>
        <w:rPr>
          <w:sz w:val="24"/>
        </w:rPr>
      </w:pPr>
      <w:r>
        <w:rPr>
          <w:rFonts w:hint="eastAsia"/>
          <w:sz w:val="24"/>
        </w:rPr>
        <w:t xml:space="preserve">（逐元素），则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r>
          <m:rPr>
            <m:sty m:val="b"/>
          </m:rPr>
          <w:rPr>
            <w:rFonts w:ascii="Cambria Math" w:hAnsi="Cambria Math"/>
            <w:sz w:val="24"/>
          </w:rPr>
          <m:t>y</m:t>
        </m:r>
        <m:r>
          <m:rPr/>
          <w:rPr>
            <w:rFonts w:ascii="Cambria Math" w:hAnsi="Cambria Math"/>
            <w:sz w:val="24"/>
          </w:rPr>
          <m:t>)≤</m:t>
        </m:r>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r>
          <m:rPr>
            <m:sty m:val="b"/>
          </m:rPr>
          <w:rPr>
            <w:rFonts w:ascii="Cambria Math" w:hAnsi="Cambria Math"/>
            <w:sz w:val="24"/>
          </w:rPr>
          <m:t>y</m:t>
        </m:r>
        <m:r>
          <m:rPr/>
          <w:rPr>
            <w:rFonts w:ascii="Cambria Math" w:hAnsi="Cambria Math"/>
            <w:sz w:val="24"/>
          </w:rPr>
          <m:t>')</m:t>
        </m:r>
      </m:oMath>
      <w:r>
        <w:rPr>
          <w:rFonts w:hint="eastAsia"/>
          <w:sz w:val="24"/>
        </w:rPr>
        <w:t>。</w:t>
      </w:r>
    </w:p>
    <w:p w14:paraId="622D8226">
      <w:pPr>
        <w:spacing w:line="360" w:lineRule="auto"/>
        <w:ind w:firstLine="420"/>
        <w:rPr>
          <w:sz w:val="24"/>
        </w:rPr>
      </w:pPr>
      <w:commentRangeStart w:id="18"/>
      <w:r>
        <w:rPr>
          <w:rFonts w:hint="eastAsia"/>
          <w:sz w:val="24"/>
        </w:rPr>
        <w:t xml:space="preserve">• 归一化: 空捆绑包的值为零，即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r>
          <m:rPr>
            <m:sty m:val="b"/>
          </m:rPr>
          <w:rPr>
            <w:rFonts w:ascii="Cambria Math" w:hAnsi="Cambria Math"/>
            <w:sz w:val="24"/>
          </w:rPr>
          <m:t>0</m:t>
        </m:r>
        <m:r>
          <m:rPr/>
          <w:rPr>
            <w:rFonts w:ascii="Cambria Math" w:hAnsi="Cambria Math"/>
            <w:sz w:val="24"/>
          </w:rPr>
          <m:t>)=0</m:t>
        </m:r>
      </m:oMath>
      <w:r>
        <w:rPr>
          <w:rFonts w:hint="eastAsia"/>
          <w:sz w:val="24"/>
        </w:rPr>
        <w:t>.</w:t>
      </w:r>
      <w:commentRangeEnd w:id="18"/>
      <w:r>
        <w:rPr>
          <w:rStyle w:val="CommentReference"/>
        </w:rPr>
        <w:commentReference w:id="18"/>
      </w:r>
    </w:p>
    <w:p w14:paraId="06E6E7AA">
      <w:pPr>
        <w:spacing w:line="360" w:lineRule="auto"/>
        <w:ind w:firstLine="420"/>
        <w:rPr>
          <w:sz w:val="24"/>
        </w:rPr>
      </w:pPr>
      <w:r>
        <w:rPr>
          <w:rFonts w:hint="eastAsia"/>
          <w:sz w:val="24"/>
        </w:rPr>
        <w:t xml:space="preserve">由于每个时段的电动汽车最多消耗一个单位的能量，因此该问题被建模为单单元需求的组合设置。我们定义了针对用户 </w:t>
      </w:r>
      <m:oMath>
        <m:r>
          <m:rPr/>
          <w:rPr>
            <w:rFonts w:ascii="Cambria Math" w:hAnsi="Cambria Math"/>
            <w:sz w:val="24"/>
          </w:rPr>
          <m:t>n</m:t>
        </m:r>
      </m:oMath>
      <w:r>
        <w:rPr>
          <w:rFonts w:hint="eastAsia" w:hAnsi="Cambria Math"/>
          <w:sz w:val="24"/>
        </w:rPr>
        <w:t xml:space="preserve"> </w:t>
      </w:r>
      <w:r>
        <w:rPr>
          <w:rFonts w:hint="eastAsia"/>
          <w:sz w:val="24"/>
        </w:rPr>
        <w:t xml:space="preserve">的MVNN，记作 </w:t>
      </w:r>
      <m:oMath>
        <m:sSub>
          <m:sSubPr>
            <m:ctrlPr>
              <w:rPr>
                <w:rFonts w:ascii="Cambria Math" w:hAnsi="Cambria Math"/>
                <w:sz w:val="24"/>
              </w:rPr>
            </m:ctrlPr>
          </m:sSubPr>
          <m:e>
            <m:r>
              <m:rPr>
                <m:scr m:val="script"/>
              </m:rPr>
              <w:rPr>
                <w:rFonts w:ascii="Cambria Math" w:hAnsi="Cambria Math" w:eastAsia="MS Mincho"/>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m:t>
        </m:r>
        <m:r>
          <m:rPr>
            <m:scr m:val="script"/>
          </m:rPr>
          <w:rPr>
            <w:rFonts w:ascii="Cambria Math" w:hAnsi="Cambria Math" w:eastAsia="MS Mincho"/>
            <w:sz w:val="24"/>
          </w:rPr>
          <m:t>Y</m:t>
        </m:r>
        <m:r>
          <m:rPr>
            <m:sty m:val="p"/>
          </m:rPr>
          <w:rPr>
            <w:rFonts w:ascii="Cambria Math" w:hAnsi="Cambria Math"/>
            <w:sz w:val="24"/>
          </w:rPr>
          <m:t>→</m:t>
        </m:r>
        <m:sSub>
          <m:sSubPr>
            <m:ctrlPr>
              <w:rPr>
                <w:rFonts w:ascii="Cambria Math" w:hAnsi="Cambria Math"/>
                <w:sz w:val="24"/>
              </w:rPr>
            </m:ctrlPr>
          </m:sSubPr>
          <m:e>
            <m:r>
              <m:rPr>
                <m:scr m:val="double-struck"/>
              </m:rPr>
              <w:rPr>
                <w:rFonts w:ascii="Cambria Math" w:hAnsi="Cambria Math" w:eastAsia="MS Mincho"/>
                <w:sz w:val="24"/>
              </w:rPr>
              <m:t>ℝ</m:t>
            </m:r>
            <m:ctrlPr>
              <w:rPr>
                <w:rFonts w:ascii="Cambria Math" w:hAnsi="Cambria Math"/>
                <w:sz w:val="24"/>
              </w:rPr>
            </m:ctrlPr>
          </m:e>
          <m:sub>
            <m:r>
              <m:rPr/>
              <w:rPr>
                <w:rFonts w:ascii="Cambria Math" w:hAnsi="Cambria Math"/>
                <w:sz w:val="24"/>
              </w:rPr>
              <m:t>≥</m:t>
            </m:r>
            <m:ctrlPr>
              <w:rPr>
                <w:rFonts w:ascii="Cambria Math" w:hAnsi="Cambria Math"/>
                <w:sz w:val="24"/>
              </w:rPr>
            </m:ctrlPr>
          </m:sub>
        </m:sSub>
        <m:r>
          <m:rPr/>
          <w:rPr>
            <w:rFonts w:ascii="Cambria Math" w:hAnsi="Cambria Math"/>
            <w:sz w:val="24"/>
          </w:rPr>
          <m:t>0</m:t>
        </m:r>
      </m:oMath>
      <w:r>
        <w:rPr>
          <w:rFonts w:hint="eastAsia"/>
          <w:sz w:val="24"/>
        </w:rPr>
        <w:t>，它是一个多层前馈网络：</w:t>
      </w:r>
    </w:p>
    <w:p w14:paraId="635221E6">
      <w:pPr>
        <w:spacing w:line="360" w:lineRule="auto"/>
        <w:ind w:firstLine="420"/>
        <w:rPr>
          <w:rFonts w:hAnsi="Cambria Math"/>
          <w:sz w:val="24"/>
        </w:rPr>
      </w:pPr>
      <m:oMathPara>
        <m:oMath>
          <m:sSub>
            <m:sSubPr>
              <m:ctrlPr>
                <w:rPr>
                  <w:rFonts w:ascii="Cambria Math" w:hAnsi="Cambria Math"/>
                  <w:sz w:val="24"/>
                </w:rPr>
              </m:ctrlPr>
            </m:sSubPr>
            <m:e>
              <m:r>
                <m:rPr>
                  <m:scr m:val="script"/>
                </m:rPr>
                <w:rPr>
                  <w:rFonts w:ascii="Cambria Math" w:hAnsi="Cambria Math" w:eastAsia="MS Mincho"/>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m:t>
          </m:r>
          <m:r>
            <m:rPr>
              <m:sty m:val="b"/>
            </m:rPr>
            <w:rPr>
              <w:rFonts w:ascii="Cambria Math" w:hAnsi="Cambria Math"/>
              <w:sz w:val="24"/>
            </w:rPr>
            <m:t>y</m:t>
          </m:r>
          <m:r>
            <m:rPr/>
            <w:rPr>
              <w:rFonts w:ascii="Cambria Math" w:hAnsi="Cambria Math"/>
              <w:sz w:val="24"/>
            </w:rPr>
            <m:t>)=</m:t>
          </m:r>
          <m:sSup>
            <m:sSupPr>
              <m:ctrlPr>
                <w:rPr>
                  <w:rFonts w:ascii="Cambria Math" w:hAnsi="Cambria Math"/>
                  <w:sz w:val="24"/>
                </w:rPr>
              </m:ctrlPr>
            </m:sSupPr>
            <m:e>
              <m:r>
                <m:rPr>
                  <m:sty m:val="b"/>
                </m:rPr>
                <w:rPr>
                  <w:rFonts w:ascii="Cambria Math" w:hAnsi="Cambria Math"/>
                  <w:sz w:val="24"/>
                </w:rPr>
                <m:t>W</m:t>
              </m:r>
              <m:ctrlPr>
                <w:rPr>
                  <w:rFonts w:ascii="Cambria Math" w:hAnsi="Cambria Math"/>
                  <w:sz w:val="24"/>
                </w:rPr>
              </m:ctrlPr>
            </m:e>
            <m:sup>
              <m:r>
                <m:rPr/>
                <w:rPr>
                  <w:rFonts w:ascii="Cambria Math" w:hAnsi="Cambria Math"/>
                  <w:sz w:val="24"/>
                </w:rPr>
                <m:t>(K)</m:t>
              </m:r>
              <m:ctrlPr>
                <w:rPr>
                  <w:rFonts w:ascii="Cambria Math" w:hAnsi="Cambria Math"/>
                  <w:sz w:val="24"/>
                </w:rPr>
              </m:ctrlPr>
            </m:sup>
          </m:sSup>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0,τ</m:t>
              </m:r>
              <m:ctrlPr>
                <w:rPr>
                  <w:rFonts w:ascii="Cambria Math" w:hAnsi="Cambria Math"/>
                  <w:sz w:val="24"/>
                </w:rPr>
              </m:ctrlPr>
            </m:sub>
          </m:sSub>
          <m:d>
            <m:dPr>
              <m:ctrlPr>
                <w:rPr>
                  <w:rFonts w:ascii="Cambria Math" w:hAnsi="Cambria Math"/>
                  <w:sz w:val="24"/>
                </w:rPr>
              </m:ctrlPr>
            </m:dPr>
            <m:e>
              <m:r>
                <m:rPr/>
                <w:rPr>
                  <w:rFonts w:ascii="Cambria Math" w:hAnsi="Cambria Math"/>
                  <w:sz w:val="24"/>
                </w:rPr>
                <m:t>⋯</m:t>
              </m:r>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0,τ</m:t>
                  </m:r>
                  <m:ctrlPr>
                    <w:rPr>
                      <w:rFonts w:ascii="Cambria Math" w:hAnsi="Cambria Math"/>
                      <w:sz w:val="24"/>
                    </w:rPr>
                  </m:ctrlPr>
                </m:sub>
              </m:sSub>
              <m:d>
                <m:dPr>
                  <m:ctrlPr>
                    <w:rPr>
                      <w:rFonts w:ascii="Cambria Math" w:hAnsi="Cambria Math"/>
                      <w:sz w:val="24"/>
                    </w:rPr>
                  </m:ctrlPr>
                </m:dPr>
                <m:e>
                  <m:sSup>
                    <m:sSupPr>
                      <m:ctrlPr>
                        <w:rPr>
                          <w:rFonts w:ascii="Cambria Math" w:hAnsi="Cambria Math"/>
                          <w:sz w:val="24"/>
                        </w:rPr>
                      </m:ctrlPr>
                    </m:sSupPr>
                    <m:e>
                      <m:r>
                        <m:rPr>
                          <m:sty m:val="b"/>
                        </m:rPr>
                        <w:rPr>
                          <w:rFonts w:ascii="Cambria Math" w:hAnsi="Cambria Math"/>
                          <w:sz w:val="24"/>
                        </w:rPr>
                        <m:t>W</m:t>
                      </m:r>
                      <m:ctrlPr>
                        <w:rPr>
                          <w:rFonts w:ascii="Cambria Math" w:hAnsi="Cambria Math"/>
                          <w:sz w:val="24"/>
                        </w:rPr>
                      </m:ctrlPr>
                    </m:e>
                    <m:sup>
                      <m:r>
                        <m:rPr/>
                        <w:rPr>
                          <w:rFonts w:ascii="Cambria Math" w:hAnsi="Cambria Math"/>
                          <w:sz w:val="24"/>
                        </w:rPr>
                        <m:t>(1)</m:t>
                      </m:r>
                      <m:ctrlPr>
                        <w:rPr>
                          <w:rFonts w:ascii="Cambria Math" w:hAnsi="Cambria Math"/>
                          <w:sz w:val="24"/>
                        </w:rPr>
                      </m:ctrlPr>
                    </m:sup>
                  </m:sSup>
                  <m:r>
                    <m:rPr>
                      <m:sty m:val="b"/>
                    </m:rPr>
                    <w:rPr>
                      <w:rFonts w:ascii="Cambria Math" w:hAnsi="Cambria Math"/>
                      <w:sz w:val="24"/>
                    </w:rPr>
                    <m:t>y</m:t>
                  </m:r>
                  <m:r>
                    <m:rPr/>
                    <w:rPr>
                      <w:rFonts w:ascii="Cambria Math" w:hAnsi="Cambria Math"/>
                      <w:sz w:val="24"/>
                    </w:rPr>
                    <m:t>+</m:t>
                  </m:r>
                  <m:sSup>
                    <m:sSupPr>
                      <m:ctrlPr>
                        <w:rPr>
                          <w:rFonts w:ascii="Cambria Math" w:hAnsi="Cambria Math"/>
                          <w:sz w:val="24"/>
                        </w:rPr>
                      </m:ctrlPr>
                    </m:sSupPr>
                    <m:e>
                      <m:r>
                        <m:rPr>
                          <m:sty m:val="b"/>
                        </m:rPr>
                        <w:rPr>
                          <w:rFonts w:ascii="Cambria Math" w:hAnsi="Cambria Math"/>
                          <w:sz w:val="24"/>
                        </w:rPr>
                        <m:t>b</m:t>
                      </m:r>
                      <m:ctrlPr>
                        <w:rPr>
                          <w:rFonts w:ascii="Cambria Math" w:hAnsi="Cambria Math"/>
                          <w:sz w:val="24"/>
                        </w:rPr>
                      </m:ctrlPr>
                    </m:e>
                    <m:sup>
                      <m:r>
                        <m:rPr/>
                        <w:rPr>
                          <w:rFonts w:ascii="Cambria Math" w:hAnsi="Cambria Math"/>
                          <w:sz w:val="24"/>
                        </w:rPr>
                        <m:t>(1)</m:t>
                      </m:r>
                      <m:ctrlPr>
                        <w:rPr>
                          <w:rFonts w:ascii="Cambria Math" w:hAnsi="Cambria Math"/>
                          <w:sz w:val="24"/>
                        </w:rPr>
                      </m:ctrlPr>
                    </m:sup>
                  </m:sSup>
                  <m:ctrlPr>
                    <w:rPr>
                      <w:rFonts w:ascii="Cambria Math" w:hAnsi="Cambria Math"/>
                      <w:sz w:val="24"/>
                    </w:rPr>
                  </m:ctrlPr>
                </m:e>
              </m:d>
              <m:r>
                <m:rPr/>
                <w:rPr>
                  <w:rFonts w:ascii="Cambria Math" w:hAnsi="Cambria Math"/>
                  <w:sz w:val="24"/>
                </w:rPr>
                <m:t>⋯</m:t>
              </m:r>
              <m:ctrlPr>
                <w:rPr>
                  <w:rFonts w:ascii="Cambria Math" w:hAnsi="Cambria Math"/>
                  <w:sz w:val="24"/>
                </w:rPr>
              </m:ctrlPr>
            </m:e>
          </m:d>
        </m:oMath>
      </m:oMathPara>
      <w:commentRangeStart w:id="19"/>
      <w:r/>
      <w:commentRangeEnd w:id="19"/>
      <w:r>
        <w:rPr>
          <w:rStyle w:val="CommentReference"/>
        </w:rPr>
        <w:commentReference w:id="19"/>
      </w:r>
    </w:p>
    <w:p w14:paraId="60EB56C9">
      <w:pPr>
        <w:spacing w:line="360" w:lineRule="auto"/>
        <w:ind w:firstLine="420"/>
        <w:rPr>
          <w:sz w:val="24"/>
        </w:rPr>
      </w:pPr>
      <w:r>
        <w:rPr>
          <w:rFonts w:hint="eastAsia"/>
          <w:sz w:val="24"/>
        </w:rPr>
        <w:t xml:space="preserve">其中 </w:t>
      </w:r>
      <m:oMath>
        <m:r>
          <m:rPr/>
          <w:rPr>
            <w:rFonts w:ascii="Cambria Math" w:hAnsi="Cambria Math"/>
            <w:sz w:val="24"/>
          </w:rPr>
          <m:t>K</m:t>
        </m:r>
      </m:oMath>
      <w:r>
        <w:rPr>
          <w:rFonts w:hint="eastAsia"/>
          <w:sz w:val="24"/>
        </w:rPr>
        <w:t xml:space="preserve"> 是层数。网络参数 </w:t>
      </w:r>
      <m:oMath>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d>
              <m:dPr>
                <m:begChr m:val="{"/>
                <m:endChr m:val="}"/>
                <m:ctrlPr>
                  <w:rPr>
                    <w:rFonts w:ascii="Cambria Math" w:hAnsi="Cambria Math"/>
                    <w:sz w:val="24"/>
                  </w:rPr>
                </m:ctrlPr>
              </m:dPr>
              <m:e>
                <m:d>
                  <m:dPr>
                    <m:ctrlPr>
                      <w:rPr>
                        <w:rFonts w:ascii="Cambria Math" w:hAnsi="Cambria Math"/>
                        <w:sz w:val="24"/>
                      </w:rPr>
                    </m:ctrlPr>
                  </m:dPr>
                  <m:e>
                    <m:sSup>
                      <m:sSupPr>
                        <m:ctrlPr>
                          <w:rPr>
                            <w:rFonts w:ascii="Cambria Math" w:hAnsi="Cambria Math"/>
                            <w:sz w:val="24"/>
                          </w:rPr>
                        </m:ctrlPr>
                      </m:sSupPr>
                      <m:e>
                        <m:r>
                          <m:rPr>
                            <m:sty m:val="b"/>
                          </m:rPr>
                          <w:rPr>
                            <w:rFonts w:ascii="Cambria Math" w:hAnsi="Cambria Math"/>
                            <w:sz w:val="24"/>
                          </w:rPr>
                          <m:t>W</m:t>
                        </m:r>
                        <m:ctrlPr>
                          <w:rPr>
                            <w:rFonts w:ascii="Cambria Math" w:hAnsi="Cambria Math"/>
                            <w:sz w:val="24"/>
                          </w:rPr>
                        </m:ctrlPr>
                      </m:e>
                      <m:sup>
                        <m:r>
                          <m:rPr/>
                          <w:rPr>
                            <w:rFonts w:ascii="Cambria Math" w:hAnsi="Cambria Math"/>
                            <w:sz w:val="24"/>
                          </w:rPr>
                          <m:t>(k)</m:t>
                        </m:r>
                        <m:ctrlPr>
                          <w:rPr>
                            <w:rFonts w:ascii="Cambria Math" w:hAnsi="Cambria Math"/>
                            <w:sz w:val="24"/>
                          </w:rPr>
                        </m:ctrlPr>
                      </m:sup>
                    </m:sSup>
                    <m:r>
                      <m:rPr/>
                      <w:rPr>
                        <w:rFonts w:ascii="Cambria Math" w:hAnsi="Cambria Math"/>
                        <w:sz w:val="24"/>
                      </w:rPr>
                      <m:t>,</m:t>
                    </m:r>
                    <m:sSup>
                      <m:sSupPr>
                        <m:ctrlPr>
                          <w:rPr>
                            <w:rFonts w:ascii="Cambria Math" w:hAnsi="Cambria Math"/>
                            <w:sz w:val="24"/>
                          </w:rPr>
                        </m:ctrlPr>
                      </m:sSupPr>
                      <m:e>
                        <m:r>
                          <m:rPr>
                            <m:sty m:val="b"/>
                          </m:rPr>
                          <w:rPr>
                            <w:rFonts w:ascii="Cambria Math" w:hAnsi="Cambria Math"/>
                            <w:sz w:val="24"/>
                          </w:rPr>
                          <m:t>b</m:t>
                        </m:r>
                        <m:ctrlPr>
                          <w:rPr>
                            <w:rFonts w:ascii="Cambria Math" w:hAnsi="Cambria Math"/>
                            <w:sz w:val="24"/>
                          </w:rPr>
                        </m:ctrlPr>
                      </m:e>
                      <m:sup>
                        <m:r>
                          <m:rPr/>
                          <w:rPr>
                            <w:rFonts w:ascii="Cambria Math" w:hAnsi="Cambria Math"/>
                            <w:sz w:val="24"/>
                          </w:rPr>
                          <m:t>(k)</m:t>
                        </m:r>
                        <m:ctrlPr>
                          <w:rPr>
                            <w:rFonts w:ascii="Cambria Math" w:hAnsi="Cambria Math"/>
                            <w:sz w:val="24"/>
                          </w:rPr>
                        </m:ctrlPr>
                      </m:sup>
                    </m:sSup>
                    <m:ctrlPr>
                      <w:rPr>
                        <w:rFonts w:ascii="Cambria Math" w:hAnsi="Cambria Math"/>
                        <w:sz w:val="24"/>
                      </w:rPr>
                    </m:ctrlPr>
                  </m:e>
                </m:d>
                <m:ctrlPr>
                  <w:rPr>
                    <w:rFonts w:ascii="Cambria Math" w:hAnsi="Cambria Math"/>
                    <w:sz w:val="24"/>
                  </w:rPr>
                </m:ctrlPr>
              </m:e>
            </m:d>
            <m:ctrlPr>
              <w:rPr>
                <w:rFonts w:ascii="Cambria Math" w:hAnsi="Cambria Math"/>
                <w:sz w:val="24"/>
              </w:rPr>
            </m:ctrlPr>
          </m:e>
          <m:sub>
            <m:r>
              <m:rPr/>
              <w:rPr>
                <w:rFonts w:ascii="Cambria Math" w:hAnsi="Cambria Math"/>
                <w:sz w:val="24"/>
              </w:rPr>
              <m:t>k=1</m:t>
            </m:r>
            <m:ctrlPr>
              <w:rPr>
                <w:rFonts w:ascii="Cambria Math" w:hAnsi="Cambria Math"/>
                <w:sz w:val="24"/>
              </w:rPr>
            </m:ctrlPr>
          </m:sub>
          <m:sup>
            <m:r>
              <m:rPr/>
              <w:rPr>
                <w:rFonts w:ascii="Cambria Math" w:hAnsi="Cambria Math"/>
                <w:sz w:val="24"/>
              </w:rPr>
              <m:t>K</m:t>
            </m:r>
            <m:ctrlPr>
              <w:rPr>
                <w:rFonts w:ascii="Cambria Math" w:hAnsi="Cambria Math"/>
                <w:sz w:val="24"/>
              </w:rPr>
            </m:ctrlPr>
          </m:sup>
        </m:sSubSup>
      </m:oMath>
      <w:r>
        <w:rPr>
          <w:rFonts w:hint="eastAsia"/>
          <w:sz w:val="24"/>
        </w:rPr>
        <w:t xml:space="preserve"> 受以下约束，以确保公理：</w:t>
      </w:r>
    </w:p>
    <w:p w14:paraId="3F6D3BE1">
      <w:pPr>
        <w:numPr>
          <w:ilvl w:val="0"/>
          <w:numId w:val="20"/>
        </w:numPr>
        <w:spacing w:line="360" w:lineRule="auto"/>
        <w:ind w:left="0" w:firstLine="420"/>
        <w:rPr>
          <w:sz w:val="24"/>
        </w:rPr>
      </w:pPr>
      <w:r>
        <w:rPr>
          <w:rFonts w:hint="eastAsia"/>
          <w:sz w:val="24"/>
        </w:rPr>
        <w:t xml:space="preserve">非负权重: </w:t>
      </w:r>
      <m:oMath>
        <m:sSup>
          <m:sSupPr>
            <m:ctrlPr>
              <w:rPr>
                <w:rFonts w:ascii="Cambria Math" w:hAnsi="Cambria Math"/>
                <w:sz w:val="24"/>
              </w:rPr>
            </m:ctrlPr>
          </m:sSupPr>
          <m:e>
            <m:r>
              <m:rPr>
                <m:sty m:val="b"/>
              </m:rPr>
              <w:rPr>
                <w:rFonts w:ascii="Cambria Math" w:hAnsi="Cambria Math"/>
                <w:sz w:val="24"/>
              </w:rPr>
              <m:t>W</m:t>
            </m:r>
            <m:ctrlPr>
              <w:rPr>
                <w:rFonts w:ascii="Cambria Math" w:hAnsi="Cambria Math"/>
                <w:sz w:val="24"/>
              </w:rPr>
            </m:ctrlPr>
          </m:e>
          <m:sup>
            <m:r>
              <m:rPr/>
              <w:rPr>
                <w:rFonts w:ascii="Cambria Math" w:hAnsi="Cambria Math"/>
                <w:sz w:val="24"/>
              </w:rPr>
              <m:t>(k)</m:t>
            </m:r>
            <m:ctrlPr>
              <w:rPr>
                <w:rFonts w:ascii="Cambria Math" w:hAnsi="Cambria Math"/>
                <w:sz w:val="24"/>
              </w:rPr>
            </m:ctrlPr>
          </m:sup>
        </m:sSup>
        <m:r>
          <m:rPr/>
          <w:rPr>
            <w:rFonts w:ascii="Cambria Math" w:hAnsi="Cambria Math"/>
            <w:sz w:val="24"/>
          </w:rPr>
          <m:t>≥0</m:t>
        </m:r>
      </m:oMath>
      <w:r>
        <w:rPr>
          <w:rFonts w:hint="eastAsia"/>
          <w:sz w:val="24"/>
        </w:rPr>
        <w:t xml:space="preserve"> 确保单调性。</w:t>
      </w:r>
    </w:p>
    <w:p w14:paraId="5C9EFEED">
      <w:pPr>
        <w:numPr>
          <w:ilvl w:val="0"/>
          <w:numId w:val="20"/>
        </w:numPr>
        <w:spacing w:line="360" w:lineRule="auto"/>
        <w:ind w:left="0" w:firstLine="420"/>
        <w:rPr>
          <w:sz w:val="24"/>
        </w:rPr>
      </w:pPr>
      <w:r>
        <w:rPr>
          <w:rFonts w:hint="eastAsia"/>
          <w:sz w:val="24"/>
        </w:rPr>
        <w:t>非正偏置：</w:t>
      </w:r>
      <m:oMath>
        <m:sSup>
          <m:sSupPr>
            <m:ctrlPr>
              <w:rPr>
                <w:rFonts w:ascii="Cambria Math" w:hAnsi="Cambria Math"/>
                <w:sz w:val="24"/>
              </w:rPr>
            </m:ctrlPr>
          </m:sSupPr>
          <m:e>
            <m:r>
              <m:rPr>
                <m:sty m:val="b"/>
              </m:rPr>
              <w:rPr>
                <w:rFonts w:ascii="Cambria Math" w:hAnsi="Cambria Math"/>
                <w:sz w:val="24"/>
              </w:rPr>
              <m:t>b</m:t>
            </m:r>
            <m:ctrlPr>
              <w:rPr>
                <w:rFonts w:ascii="Cambria Math" w:hAnsi="Cambria Math"/>
                <w:sz w:val="24"/>
              </w:rPr>
            </m:ctrlPr>
          </m:e>
          <m:sup>
            <m:r>
              <m:rPr/>
              <w:rPr>
                <w:rFonts w:ascii="Cambria Math" w:hAnsi="Cambria Math"/>
                <w:sz w:val="24"/>
              </w:rPr>
              <m:t>(k)</m:t>
            </m:r>
            <m:ctrlPr>
              <w:rPr>
                <w:rFonts w:ascii="Cambria Math" w:hAnsi="Cambria Math"/>
                <w:sz w:val="24"/>
              </w:rPr>
            </m:ctrlPr>
          </m:sup>
        </m:sSup>
      </m:oMath>
      <w:r>
        <w:rPr>
          <w:rFonts w:hint="eastAsia"/>
          <w:sz w:val="24"/>
        </w:rPr>
        <w:t xml:space="preserve"> 确保归一化（当输入为零时，输出也为零）。</w:t>
      </w:r>
    </w:p>
    <w:p w14:paraId="5AA6C248">
      <w:pPr>
        <w:numPr>
          <w:ilvl w:val="0"/>
          <w:numId w:val="20"/>
        </w:numPr>
        <w:spacing w:line="360" w:lineRule="auto"/>
        <w:ind w:left="0" w:firstLine="420"/>
        <w:rPr>
          <w:sz w:val="24"/>
        </w:rPr>
      </w:pPr>
      <w:r>
        <w:rPr>
          <w:rFonts w:hint="eastAsia"/>
          <w:sz w:val="24"/>
        </w:rPr>
        <w:t>激活：</w:t>
      </w:r>
      <m:oMath>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0,τ</m:t>
            </m:r>
            <m:ctrlPr>
              <w:rPr>
                <w:rFonts w:ascii="Cambria Math" w:hAnsi="Cambria Math"/>
                <w:sz w:val="24"/>
              </w:rPr>
            </m:ctrlPr>
          </m:sub>
        </m:sSub>
        <m:r>
          <m:rPr/>
          <w:rPr>
            <w:rFonts w:ascii="Cambria Math" w:hAnsi="Cambria Math"/>
            <w:sz w:val="24"/>
          </w:rPr>
          <m:t>(z)=</m:t>
        </m:r>
        <m:func>
          <m:funcPr>
            <m:ctrlPr>
              <w:rPr>
                <w:rFonts w:ascii="Cambria Math" w:hAnsi="Cambria Math"/>
                <w:sz w:val="24"/>
              </w:rPr>
            </m:ctrlPr>
          </m:funcPr>
          <m:fName>
            <m:r>
              <m:rPr>
                <m:sty m:val="p"/>
              </m:rPr>
              <w:rPr>
                <w:rFonts w:ascii="Cambria Math" w:hAnsi="Cambria Math"/>
                <w:sz w:val="24"/>
              </w:rPr>
              <m:t>min</m:t>
            </m:r>
            <m:ctrlPr>
              <w:rPr>
                <w:rFonts w:ascii="Cambria Math" w:hAnsi="Cambria Math"/>
                <w:sz w:val="24"/>
              </w:rPr>
            </m:ctrlPr>
          </m:fName>
          <m:e>
            <m:r>
              <m:rPr/>
              <w:rPr>
                <w:rFonts w:ascii="Cambria Math" w:hAnsi="Cambria Math"/>
                <w:sz w:val="24"/>
              </w:rPr>
              <m:t>(</m:t>
            </m:r>
            <m:ctrlPr>
              <w:rPr>
                <w:rFonts w:ascii="Cambria Math" w:hAnsi="Cambria Math"/>
                <w:sz w:val="24"/>
              </w:rPr>
            </m:ctrlPr>
          </m:e>
        </m:func>
        <m:r>
          <m:rPr/>
          <w:rPr>
            <w:rFonts w:ascii="Cambria Math" w:hAnsi="Cambria Math"/>
            <w:sz w:val="24"/>
          </w:rPr>
          <m:t>τ,</m:t>
        </m:r>
        <m:func>
          <m:funcPr>
            <m:ctrlPr>
              <w:rPr>
                <w:rFonts w:ascii="Cambria Math" w:hAnsi="Cambria Math"/>
                <w:sz w:val="24"/>
              </w:rPr>
            </m:ctrlPr>
          </m:funcPr>
          <m:fName>
            <m:r>
              <m:rPr>
                <m:sty m:val="p"/>
              </m:rPr>
              <w:rPr>
                <w:rFonts w:ascii="Cambria Math" w:hAnsi="Cambria Math"/>
                <w:sz w:val="24"/>
              </w:rPr>
              <m:t>max</m:t>
            </m:r>
            <m:ctrlPr>
              <w:rPr>
                <w:rFonts w:ascii="Cambria Math" w:hAnsi="Cambria Math"/>
                <w:sz w:val="24"/>
              </w:rPr>
            </m:ctrlPr>
          </m:fName>
          <m:e>
            <m:r>
              <m:rPr/>
              <w:rPr>
                <w:rFonts w:ascii="Cambria Math" w:hAnsi="Cambria Math"/>
                <w:sz w:val="24"/>
              </w:rPr>
              <m:t>(</m:t>
            </m:r>
            <m:ctrlPr>
              <w:rPr>
                <w:rFonts w:ascii="Cambria Math" w:hAnsi="Cambria Math"/>
                <w:sz w:val="24"/>
              </w:rPr>
            </m:ctrlPr>
          </m:e>
        </m:func>
        <m:r>
          <m:rPr/>
          <w:rPr>
            <w:rFonts w:ascii="Cambria Math" w:hAnsi="Cambria Math"/>
            <w:sz w:val="24"/>
          </w:rPr>
          <m:t>0,z))</m:t>
        </m:r>
      </m:oMath>
      <w:r>
        <w:rPr>
          <w:rFonts w:hint="eastAsia"/>
          <w:sz w:val="24"/>
        </w:rPr>
        <w:t xml:space="preserve"> 是具有阈值 </w:t>
      </w:r>
      <m:oMath>
        <m:r>
          <m:rPr/>
          <w:rPr>
            <w:rFonts w:ascii="Cambria Math" w:hAnsi="Cambria Math"/>
            <w:sz w:val="24"/>
          </w:rPr>
          <m:t>τ&gt;0</m:t>
        </m:r>
      </m:oMath>
      <w:r>
        <w:rPr>
          <w:rFonts w:hint="eastAsia"/>
          <w:sz w:val="24"/>
        </w:rPr>
        <w:t xml:space="preserve"> 的有界ReLU (bReLU) 函数，它提供了组合约束所需的逻辑表达能力。</w:t>
      </w:r>
    </w:p>
    <w:p w14:paraId="4A782B7B">
      <w:pPr>
        <w:numPr>
          <w:ilvl w:val="0"/>
          <w:numId w:val="19"/>
        </w:numPr>
        <w:spacing w:line="360" w:lineRule="auto"/>
        <w:rPr>
          <w:sz w:val="24"/>
        </w:rPr>
      </w:pPr>
      <w:r>
        <w:rPr>
          <w:rFonts w:hint="eastAsia"/>
          <w:sz w:val="24"/>
        </w:rPr>
        <w:t>表达能力和学习：尽管存在结构限制，MVNNs仍是此类函数的通用近似器。</w:t>
      </w:r>
    </w:p>
    <w:p w14:paraId="7F28FA07">
      <w:pPr>
        <w:spacing w:line="360" w:lineRule="auto"/>
        <w:rPr>
          <w:sz w:val="24"/>
        </w:rPr>
      </w:pPr>
    </w:p>
    <w:p w14:paraId="620CD168">
      <w:pPr>
        <w:spacing w:line="360" w:lineRule="auto"/>
        <w:rPr>
          <w:b/>
          <w:bCs/>
          <w:sz w:val="24"/>
        </w:rPr>
      </w:pPr>
      <w:r>
        <w:rPr>
          <w:rFonts w:hint="eastAsia"/>
          <w:b/>
          <w:bCs/>
          <w:sz w:val="24"/>
        </w:rPr>
        <w:t xml:space="preserve">定理1（普遍性）：任何满足单调性和归一化的估值函数 </w:t>
      </w:r>
      <m:oMath>
        <m:r>
          <m:rPr/>
          <w:rPr>
            <w:rFonts w:ascii="Cambria Math" w:hAnsi="Cambria Math"/>
            <w:sz w:val="24"/>
          </w:rPr>
          <m:t>v:</m:t>
        </m:r>
        <m:r>
          <m:rPr>
            <m:scr m:val="script"/>
          </m:rPr>
          <w:rPr>
            <w:rFonts w:ascii="Cambria Math" w:hAnsi="Cambria Math" w:eastAsia="MS Mincho"/>
            <w:sz w:val="24"/>
          </w:rPr>
          <m:t>Y</m:t>
        </m:r>
        <m:r>
          <m:rPr>
            <m:sty m:val="p"/>
          </m:rPr>
          <w:rPr>
            <w:rFonts w:ascii="Cambria Math" w:hAnsi="Cambria Math"/>
            <w:sz w:val="24"/>
          </w:rPr>
          <m:t>→</m:t>
        </m:r>
        <m:sSub>
          <m:sSubPr>
            <m:ctrlPr>
              <w:rPr>
                <w:rFonts w:ascii="Cambria Math" w:hAnsi="Cambria Math"/>
                <w:sz w:val="24"/>
              </w:rPr>
            </m:ctrlPr>
          </m:sSubPr>
          <m:e>
            <m:r>
              <m:rPr>
                <m:scr m:val="double-struck"/>
              </m:rPr>
              <w:rPr>
                <w:rFonts w:ascii="Cambria Math" w:hAnsi="Cambria Math" w:eastAsia="MS Mincho"/>
                <w:sz w:val="24"/>
              </w:rPr>
              <m:t>ℝ</m:t>
            </m:r>
            <m:ctrlPr>
              <w:rPr>
                <w:rFonts w:ascii="Cambria Math" w:hAnsi="Cambria Math"/>
                <w:sz w:val="24"/>
              </w:rPr>
            </m:ctrlPr>
          </m:e>
          <m:sub>
            <m:r>
              <m:rPr/>
              <w:rPr>
                <w:rFonts w:ascii="Cambria Math" w:hAnsi="Cambria Math"/>
                <w:sz w:val="24"/>
              </w:rPr>
              <m:t>≥0</m:t>
            </m:r>
            <m:ctrlPr>
              <w:rPr>
                <w:rFonts w:ascii="Cambria Math" w:hAnsi="Cambria Math"/>
                <w:sz w:val="24"/>
              </w:rPr>
            </m:ctrlPr>
          </m:sub>
        </m:sSub>
      </m:oMath>
      <w:r>
        <w:rPr>
          <w:rFonts w:hint="eastAsia"/>
          <w:b/>
          <w:bCs/>
          <w:sz w:val="24"/>
        </w:rPr>
        <w:t>，都可以由上述定义的MVNN精确表示。</w:t>
      </w:r>
    </w:p>
    <w:p w14:paraId="20CA6E28">
      <w:pPr>
        <w:spacing w:line="360" w:lineRule="auto"/>
        <w:rPr>
          <w:b/>
          <w:bCs/>
          <w:sz w:val="24"/>
        </w:rPr>
      </w:pPr>
      <w:r>
        <w:rPr>
          <w:rFonts w:hint="eastAsia"/>
          <w:b/>
          <w:bCs/>
          <w:sz w:val="24"/>
        </w:rPr>
        <w:t>证明：</w:t>
      </w:r>
    </w:p>
    <w:p w14:paraId="10F0B32D">
      <w:pPr>
        <w:spacing w:line="360" w:lineRule="auto"/>
        <w:rPr>
          <w:sz w:val="24"/>
        </w:rPr>
      </w:pPr>
      <w:r>
        <w:rPr>
          <w:rFonts w:hint="eastAsia"/>
          <w:sz w:val="24"/>
        </w:rPr>
        <w:t>我们通过建立两个方向的包含关系来证明这一点：</w:t>
      </w:r>
    </w:p>
    <w:p w14:paraId="7D167320">
      <w:pPr>
        <w:numPr>
          <w:ilvl w:val="0"/>
          <w:numId w:val="21"/>
        </w:numPr>
        <w:spacing w:line="360" w:lineRule="auto"/>
        <w:rPr>
          <w:sz w:val="24"/>
        </w:rPr>
      </w:pPr>
      <m:oMath>
        <m:r>
          <m:rPr/>
          <w:rPr>
            <w:rFonts w:ascii="Cambria Math"/>
            <w:sz w:val="24"/>
          </w:rPr>
          <m:t>V⊇{</m:t>
        </m:r>
        <m:sSub>
          <m:sSubPr>
            <m:ctrlPr>
              <w:rPr>
                <w:rFonts w:ascii="Cambria Math" w:hAnsi="Cambria Math"/>
                <w:sz w:val="24"/>
              </w:rPr>
            </m:ctrlPr>
          </m:sSubPr>
          <m:e>
            <m:r>
              <m:rPr/>
              <w:rPr>
                <w:rFonts w:ascii="Cambria Math"/>
                <w:sz w:val="24"/>
              </w:rPr>
              <m:t>N</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(k)</m:t>
            </m:r>
            <m:ctrlPr>
              <w:rPr>
                <w:rFonts w:ascii="Cambria Math" w:hAnsi="Cambria Math"/>
                <w:sz w:val="24"/>
              </w:rPr>
            </m:ctrlPr>
          </m:sup>
        </m:sSubSup>
        <m:r>
          <m:rPr/>
          <w:rPr>
            <w:rFonts w:ascii="Cambria Math"/>
            <w:sz w:val="24"/>
          </w:rPr>
          <m:t>≥0,</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(k)</m:t>
            </m:r>
            <m:ctrlPr>
              <w:rPr>
                <w:rFonts w:ascii="Cambria Math" w:hAnsi="Cambria Math"/>
                <w:sz w:val="24"/>
              </w:rPr>
            </m:ctrlPr>
          </m:sup>
        </m:sSubSup>
        <m:r>
          <m:rPr/>
          <w:rPr>
            <w:rFonts w:ascii="Cambria Math"/>
            <w:sz w:val="24"/>
          </w:rPr>
          <m:t>≤0,∀k∈{1,...,</m:t>
        </m:r>
        <m:sSub>
          <m:sSubPr>
            <m:ctrlPr>
              <w:rPr>
                <w:rFonts w:ascii="Cambria Math" w:hAnsi="Cambria Math"/>
                <w:sz w:val="24"/>
              </w:rPr>
            </m:ctrlPr>
          </m:sSubPr>
          <m:e>
            <m:r>
              <m:rPr/>
              <w:rPr>
                <w:rFonts w:ascii="Cambria Math"/>
                <w:sz w:val="24"/>
              </w:rPr>
              <m:t>K</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oMath>
      <w:r>
        <w:rPr>
          <w:rFonts w:hint="eastAsia"/>
          <w:sz w:val="24"/>
        </w:rPr>
        <w:t>。</w:t>
      </w:r>
    </w:p>
    <w:p w14:paraId="614B9227">
      <w:pPr>
        <w:spacing w:line="360" w:lineRule="auto"/>
        <w:rPr>
          <w:sz w:val="24"/>
        </w:rPr>
      </w:pPr>
      <w:r>
        <w:rPr>
          <w:rFonts w:hint="eastAsia"/>
          <w:sz w:val="24"/>
        </w:rPr>
        <w:t xml:space="preserve">设 </w:t>
      </w:r>
      <m:oMath>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m:t>
        </m:r>
        <m:r>
          <m:rPr>
            <m:scr m:val="script"/>
          </m:rPr>
          <w:rPr>
            <w:rFonts w:ascii="Cambria Math"/>
            <w:sz w:val="24"/>
          </w:rPr>
          <m:t>X</m:t>
        </m:r>
        <m:r>
          <m:rPr>
            <m:sty m:val="p"/>
          </m:rPr>
          <w:rPr>
            <w:rFonts w:ascii="Cambria Math"/>
            <w:sz w:val="24"/>
          </w:rPr>
          <m:t>→</m:t>
        </m:r>
        <m:sSub>
          <m:sSubPr>
            <m:ctrlPr>
              <w:rPr>
                <w:rFonts w:ascii="Cambria Math" w:hAnsi="Cambria Math"/>
                <w:sz w:val="24"/>
              </w:rPr>
            </m:ctrlPr>
          </m:sSubPr>
          <m:e>
            <m:r>
              <m:rPr>
                <m:scr m:val="double-struck"/>
              </m:rPr>
              <w:rPr>
                <w:rFonts w:ascii="Cambria Math"/>
                <w:sz w:val="24"/>
              </w:rPr>
              <m:t>ℝ</m:t>
            </m:r>
            <m:ctrlPr>
              <w:rPr>
                <w:rFonts w:ascii="Cambria Math" w:hAnsi="Cambria Math"/>
                <w:sz w:val="24"/>
              </w:rPr>
            </m:ctrlPr>
          </m:e>
          <m:sub>
            <m:r>
              <m:rPr/>
              <w:rPr>
                <w:rFonts w:ascii="Cambria Math"/>
                <w:sz w:val="24"/>
              </w:rPr>
              <m:t>≥0</m:t>
            </m:r>
            <m:ctrlPr>
              <w:rPr>
                <w:rFonts w:ascii="Cambria Math" w:hAnsi="Cambria Math"/>
                <w:sz w:val="24"/>
              </w:rPr>
            </m:ctrlPr>
          </m:sub>
        </m:sSub>
      </m:oMath>
      <w:r>
        <w:rPr>
          <w:rFonts w:hint="eastAsia"/>
          <w:sz w:val="24"/>
        </w:rPr>
        <w:t xml:space="preserve">，为定义中所述的MVNN。那么，对于所有的 </w:t>
      </w:r>
      <m:oMath>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≥0</m:t>
        </m:r>
      </m:oMath>
      <w:r>
        <w:rPr>
          <w:rFonts w:hint="eastAsia"/>
          <w:sz w:val="24"/>
        </w:rPr>
        <w:t xml:space="preserve"> 和 </w:t>
      </w:r>
      <m:oMath>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≤0</m:t>
        </m:r>
      </m:oMath>
      <w:r>
        <w:rPr>
          <w:rFonts w:hint="eastAsia"/>
          <w:sz w:val="24"/>
        </w:rPr>
        <w:t xml:space="preserve">，我们有 </w:t>
      </w:r>
      <m:oMath>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(x)∈V</m:t>
        </m:r>
      </m:oMath>
      <w:r>
        <w:rPr>
          <w:rFonts w:hint="eastAsia"/>
          <w:sz w:val="24"/>
        </w:rPr>
        <w:t>：</w:t>
      </w:r>
    </w:p>
    <w:p w14:paraId="2B32C201">
      <w:pPr>
        <w:spacing w:line="360" w:lineRule="auto"/>
        <w:ind w:left="210" w:leftChars="100" w:firstLine="418"/>
        <w:rPr>
          <w:sz w:val="24"/>
        </w:rPr>
      </w:pPr>
      <w:r>
        <w:rPr>
          <w:rFonts w:hint="eastAsia"/>
          <w:sz w:val="24"/>
        </w:rPr>
        <w:t xml:space="preserve">• 单调性 (M)：由于 </w:t>
      </w:r>
      <m:oMath>
        <m:sSub>
          <m:sSubPr>
            <m:ctrlPr>
              <w:rPr>
                <w:rFonts w:ascii="Cambria Math" w:hAnsi="Cambria Math"/>
                <w:sz w:val="24"/>
              </w:rPr>
            </m:ctrlPr>
          </m:sSubPr>
          <m:e>
            <m:r>
              <m:rPr/>
              <w:rPr>
                <w:rFonts w:ascii="Cambria Math" w:hAnsi="Cambria Math"/>
                <w:sz w:val="24"/>
              </w:rPr>
              <m:t>ϕ</m:t>
            </m:r>
            <m:ctrlPr>
              <w:rPr>
                <w:rFonts w:ascii="Cambria Math" w:hAnsi="Cambria Math"/>
                <w:sz w:val="24"/>
              </w:rPr>
            </m:ctrlPr>
          </m:e>
          <m:sub>
            <m:r>
              <m:rPr/>
              <w:rPr>
                <w:rFonts w:ascii="Cambria Math" w:hAnsi="Cambria Math"/>
                <w:sz w:val="24"/>
              </w:rPr>
              <m:t>0,t</m:t>
            </m:r>
            <m:ctrlPr>
              <w:rPr>
                <w:rFonts w:ascii="Cambria Math" w:hAnsi="Cambria Math"/>
                <w:sz w:val="24"/>
              </w:rPr>
            </m:ctrlPr>
          </m:sub>
        </m:sSub>
        <m:r>
          <m:rPr/>
          <w:rPr>
            <w:rFonts w:ascii="Cambria Math" w:hAnsi="Cambria Math"/>
            <w:sz w:val="24"/>
          </w:rPr>
          <m:t>(z)</m:t>
        </m:r>
      </m:oMath>
      <w:r>
        <w:rPr>
          <w:rFonts w:hint="eastAsia"/>
          <w:sz w:val="24"/>
        </w:rPr>
        <w:t xml:space="preserve"> 是非递减的，并且每一层都满足 </w:t>
      </w:r>
      <m:oMath>
        <m:sSubSup>
          <m:sSubSupPr>
            <m:ctrlPr>
              <w:rPr>
                <w:rFonts w:ascii="Cambria Math" w:hAnsi="Cambria Math"/>
                <w:sz w:val="24"/>
              </w:rPr>
            </m:ctrlPr>
          </m:sSubSupPr>
          <m:e>
            <m:r>
              <m:rPr/>
              <w:rPr>
                <w:rFonts w:ascii="Cambria Math" w:hAnsi="Cambria Math"/>
                <w:sz w:val="24"/>
              </w:rPr>
              <m:t>W</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(k)</m:t>
            </m:r>
            <m:ctrlPr>
              <w:rPr>
                <w:rFonts w:ascii="Cambria Math" w:hAnsi="Cambria Math"/>
                <w:sz w:val="24"/>
              </w:rPr>
            </m:ctrlPr>
          </m:sup>
        </m:sSubSup>
        <m:r>
          <m:rPr/>
          <w:rPr>
            <w:rFonts w:ascii="Cambria Math" w:hAnsi="Cambria Math"/>
            <w:sz w:val="24"/>
          </w:rPr>
          <m:t>≥0</m:t>
        </m:r>
      </m:oMath>
      <w:r>
        <w:rPr>
          <w:rFonts w:hint="eastAsia"/>
          <w:sz w:val="24"/>
        </w:rPr>
        <w:t>，因此整个网络的输出是单调的。</w:t>
      </w:r>
    </w:p>
    <w:p w14:paraId="5549600D">
      <w:pPr>
        <w:spacing w:line="360" w:lineRule="auto"/>
        <w:ind w:left="210" w:leftChars="100" w:firstLine="418"/>
        <w:rPr>
          <w:sz w:val="24"/>
        </w:rPr>
      </w:pPr>
      <w:commentRangeStart w:id="20"/>
      <w:r>
        <w:rPr>
          <w:rFonts w:hint="eastAsia"/>
          <w:sz w:val="24"/>
        </w:rPr>
        <w:t xml:space="preserve">• 归一性 (N)：当 </w:t>
      </w:r>
      <m:oMath>
        <m:r>
          <m:rPr/>
          <w:rPr>
            <w:rFonts w:ascii="Cambria Math"/>
            <w:sz w:val="24"/>
          </w:rPr>
          <m:t>x=0</m:t>
        </m:r>
      </m:oMath>
      <w:r>
        <w:rPr>
          <w:rFonts w:hint="eastAsia"/>
          <w:sz w:val="24"/>
        </w:rPr>
        <w:t xml:space="preserve"> 时，由于 </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(k)</m:t>
            </m:r>
            <m:ctrlPr>
              <w:rPr>
                <w:rFonts w:ascii="Cambria Math" w:hAnsi="Cambria Math"/>
                <w:sz w:val="24"/>
              </w:rPr>
            </m:ctrlPr>
          </m:sup>
        </m:sSubSup>
        <m:r>
          <m:rPr/>
          <w:rPr>
            <w:rFonts w:ascii="Cambria Math"/>
            <w:sz w:val="24"/>
          </w:rPr>
          <m:t>≤0</m:t>
        </m:r>
      </m:oMath>
      <w:r>
        <w:rPr>
          <w:rFonts w:hint="eastAsia"/>
          <w:sz w:val="24"/>
        </w:rPr>
        <w:t xml:space="preserve">，所有内部的激活值都是非正的，因此输出 </w:t>
      </w:r>
      <m:oMath>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(0)=0</m:t>
        </m:r>
      </m:oMath>
      <w:r>
        <w:rPr>
          <w:rFonts w:hint="eastAsia"/>
          <w:sz w:val="24"/>
        </w:rPr>
        <w:t>。</w:t>
      </w:r>
      <w:commentRangeEnd w:id="20"/>
      <w:r>
        <w:rPr>
          <w:rStyle w:val="CommentReference"/>
        </w:rPr>
        <w:commentReference w:id="20"/>
      </w:r>
    </w:p>
    <w:p w14:paraId="7AF6BBB2">
      <w:pPr>
        <w:numPr>
          <w:ilvl w:val="0"/>
          <w:numId w:val="21"/>
        </w:numPr>
        <w:spacing w:line="360" w:lineRule="auto"/>
        <w:rPr>
          <w:sz w:val="24"/>
        </w:rPr>
      </w:pPr>
      <m:oMath>
        <m:r>
          <m:rPr/>
          <w:rPr>
            <w:rFonts w:ascii="Cambria Math"/>
            <w:sz w:val="24"/>
          </w:rPr>
          <m:t>V⊆{</m:t>
        </m:r>
        <m:sSub>
          <m:sSubPr>
            <m:ctrlPr>
              <w:rPr>
                <w:rFonts w:ascii="Cambria Math" w:hAnsi="Cambria Math"/>
                <w:sz w:val="24"/>
              </w:rPr>
            </m:ctrlPr>
          </m:sSubPr>
          <m:e>
            <m:r>
              <m:rPr/>
              <w:rPr>
                <w:rFonts w:ascii="Cambria Math"/>
                <w:sz w:val="24"/>
              </w:rPr>
              <m:t>N</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(k)</m:t>
            </m:r>
            <m:ctrlPr>
              <w:rPr>
                <w:rFonts w:ascii="Cambria Math" w:hAnsi="Cambria Math"/>
                <w:sz w:val="24"/>
              </w:rPr>
            </m:ctrlPr>
          </m:sup>
        </m:sSubSup>
        <m:r>
          <m:rPr/>
          <w:rPr>
            <w:rFonts w:ascii="Cambria Math"/>
            <w:sz w:val="24"/>
          </w:rPr>
          <m:t>≥0,</m:t>
        </m:r>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(k)</m:t>
            </m:r>
            <m:ctrlPr>
              <w:rPr>
                <w:rFonts w:ascii="Cambria Math" w:hAnsi="Cambria Math"/>
                <w:sz w:val="24"/>
              </w:rPr>
            </m:ctrlPr>
          </m:sup>
        </m:sSubSup>
        <m:r>
          <m:rPr/>
          <w:rPr>
            <w:rFonts w:ascii="Cambria Math"/>
            <w:sz w:val="24"/>
          </w:rPr>
          <m:t>≤0,∀k∈{1,...,</m:t>
        </m:r>
        <m:sSub>
          <m:sSubPr>
            <m:ctrlPr>
              <w:rPr>
                <w:rFonts w:ascii="Cambria Math" w:hAnsi="Cambria Math"/>
                <w:sz w:val="24"/>
              </w:rPr>
            </m:ctrlPr>
          </m:sSubPr>
          <m:e>
            <m:r>
              <m:rPr/>
              <w:rPr>
                <w:rFonts w:ascii="Cambria Math"/>
                <w:sz w:val="24"/>
              </w:rPr>
              <m:t>K</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oMath>
      <w:r>
        <w:rPr>
          <w:rFonts w:hint="eastAsia"/>
          <w:sz w:val="24"/>
        </w:rPr>
        <w:t>。</w:t>
      </w:r>
    </w:p>
    <w:p w14:paraId="668B87DC">
      <w:pPr>
        <w:spacing w:line="360" w:lineRule="auto"/>
        <w:rPr>
          <w:sz w:val="24"/>
        </w:rPr>
      </w:pPr>
      <w:r>
        <w:rPr>
          <w:rFonts w:hint="eastAsia"/>
          <w:sz w:val="24"/>
        </w:rPr>
        <w:t xml:space="preserve">假设 </w:t>
      </w:r>
      <m:oMath>
        <m:r>
          <m:rPr/>
          <w:rPr>
            <w:rFonts w:ascii="Cambria Math"/>
            <w:sz w:val="24"/>
          </w:rPr>
          <m:t>(</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(x)</m:t>
        </m:r>
        <m:sSub>
          <m:sSubPr>
            <m:ctrlPr>
              <w:rPr>
                <w:rFonts w:ascii="Cambria Math" w:hAnsi="Cambria Math"/>
                <w:sz w:val="24"/>
              </w:rPr>
            </m:ctrlPr>
          </m:sSubPr>
          <m:e>
            <m:r>
              <m:rPr/>
              <w:rPr>
                <w:rFonts w:ascii="Cambria Math"/>
                <w:sz w:val="24"/>
              </w:rPr>
              <m:t>)</m:t>
            </m:r>
            <m:ctrlPr>
              <w:rPr>
                <w:rFonts w:ascii="Cambria Math" w:hAnsi="Cambria Math"/>
                <w:sz w:val="24"/>
              </w:rPr>
            </m:ctrlPr>
          </m:e>
          <m:sub>
            <m:r>
              <m:rPr/>
              <w:rPr>
                <w:rFonts w:ascii="Cambria Math"/>
                <w:sz w:val="24"/>
              </w:rPr>
              <m:t>x∈</m:t>
            </m:r>
            <m:r>
              <m:rPr>
                <m:scr m:val="script"/>
              </m:rPr>
              <w:rPr>
                <w:rFonts w:ascii="Cambria Math"/>
                <w:sz w:val="24"/>
              </w:rPr>
              <m:t>X</m:t>
            </m:r>
            <m:ctrlPr>
              <w:rPr>
                <w:rFonts w:ascii="Cambria Math" w:hAnsi="Cambria Math"/>
                <w:sz w:val="24"/>
              </w:rPr>
            </m:ctrlPr>
          </m:sub>
        </m:sSub>
        <m:r>
          <m:rPr/>
          <w:rPr>
            <w:rFonts w:ascii="Cambria Math"/>
            <w:sz w:val="24"/>
          </w:rPr>
          <m:t>∈V</m:t>
        </m:r>
      </m:oMath>
      <w:r>
        <w:rPr>
          <w:rFonts w:hint="eastAsia"/>
          <w:sz w:val="24"/>
        </w:rPr>
        <w:t>。我们现在构造一个特定的</w:t>
      </w:r>
      <w:r>
        <w:rPr>
          <w:rFonts w:hint="eastAsia"/>
          <w:sz w:val="24"/>
        </w:rPr>
        <w:tab/>
      </w:r>
      <w:r>
        <w:rPr>
          <w:rFonts w:hint="eastAsia"/>
          <w:sz w:val="24"/>
        </w:rPr>
        <w:t xml:space="preserve">MVNN </w:t>
      </w:r>
      <m:oMath>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oMath>
      <w:r>
        <w:rPr>
          <w:rFonts w:hint="eastAsia"/>
          <w:sz w:val="24"/>
        </w:rPr>
        <w:t xml:space="preserve">，使得对于所有的 </w:t>
      </w:r>
      <m:oMath>
        <m:r>
          <m:rPr/>
          <w:rPr>
            <w:rFonts w:ascii="Cambria Math"/>
            <w:sz w:val="24"/>
          </w:rPr>
          <m:t>x∈</m:t>
        </m:r>
        <m:r>
          <m:rPr>
            <m:scr m:val="script"/>
          </m:rPr>
          <w:rPr>
            <w:rFonts w:ascii="Cambria Math"/>
            <w:sz w:val="24"/>
          </w:rPr>
          <m:t>X</m:t>
        </m:r>
      </m:oMath>
      <w:r>
        <w:rPr>
          <w:rFonts w:hint="eastAsia"/>
          <w:sz w:val="24"/>
        </w:rPr>
        <w:t xml:space="preserve">，都有 </w:t>
      </w:r>
      <m:oMath>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(x)=</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(x)</m:t>
        </m:r>
      </m:oMath>
      <w:r>
        <w:rPr>
          <w:rFonts w:hint="eastAsia"/>
          <w:sz w:val="24"/>
        </w:rPr>
        <w:t>：</w:t>
      </w:r>
    </w:p>
    <w:p w14:paraId="11E7E7DA">
      <w:pPr>
        <w:numPr>
          <w:ilvl w:val="0"/>
          <w:numId w:val="22"/>
        </w:numPr>
        <w:tabs>
          <w:tab w:val="clear" w:pos="420"/>
        </w:tabs>
        <w:spacing w:line="360" w:lineRule="auto"/>
        <w:rPr>
          <w:sz w:val="24"/>
        </w:rPr>
      </w:pPr>
      <w:r>
        <w:rPr>
          <w:rFonts w:hint="eastAsia"/>
          <w:sz w:val="24"/>
        </w:rPr>
        <w:t xml:space="preserve">列举所有的组合向量 </w:t>
      </w:r>
      <m:oMath>
        <m:r>
          <m:rPr>
            <m:scr m:val="script"/>
          </m:rPr>
          <w:rPr>
            <w:rFonts w:ascii="Cambria Math"/>
            <w:sz w:val="24"/>
          </w:rPr>
          <m:t>X</m:t>
        </m:r>
        <m:r>
          <m:rPr/>
          <w:rPr>
            <w:rFonts w:ascii="Cambria Math"/>
            <w:sz w:val="24"/>
          </w:rPr>
          <m:t>={0,1</m:t>
        </m:r>
        <m:sSup>
          <m:sSupPr>
            <m:ctrlPr>
              <w:rPr>
                <w:rFonts w:ascii="Cambria Math" w:hAnsi="Cambria Math"/>
                <w:sz w:val="24"/>
              </w:rPr>
            </m:ctrlPr>
          </m:sSupPr>
          <m:e>
            <m:r>
              <m:rPr/>
              <w:rPr>
                <w:rFonts w:ascii="Cambria Math"/>
                <w:sz w:val="24"/>
              </w:rPr>
              <m:t>}</m:t>
            </m:r>
            <m:ctrlPr>
              <w:rPr>
                <w:rFonts w:ascii="Cambria Math" w:hAnsi="Cambria Math"/>
                <w:sz w:val="24"/>
              </w:rPr>
            </m:ctrlPr>
          </m:e>
          <m:sup>
            <m:r>
              <m:rPr/>
              <w:rPr>
                <w:rFonts w:ascii="Cambria Math"/>
                <w:sz w:val="24"/>
              </w:rPr>
              <m:t>m</m:t>
            </m:r>
            <m:ctrlPr>
              <w:rPr>
                <w:rFonts w:ascii="Cambria Math" w:hAnsi="Cambria Math"/>
                <w:sz w:val="24"/>
              </w:rPr>
            </m:ctrlPr>
          </m:sup>
        </m:sSup>
      </m:oMath>
      <w:r>
        <w:rPr>
          <w:rFonts w:hint="eastAsia"/>
          <w:sz w:val="24"/>
        </w:rPr>
        <w:t>，并按估值对它们进行排序：</w:t>
      </w:r>
      <m:oMath>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2</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sSup>
              <m:sSupPr>
                <m:ctrlPr>
                  <w:rPr>
                    <w:rFonts w:ascii="Cambria Math" w:hAnsi="Cambria Math"/>
                    <w:sz w:val="24"/>
                  </w:rPr>
                </m:ctrlPr>
              </m:sSupPr>
              <m:e>
                <m:r>
                  <m:rPr/>
                  <w:rPr>
                    <w:rFonts w:ascii="Cambria Math"/>
                    <w:sz w:val="24"/>
                  </w:rPr>
                  <m:t>2</m:t>
                </m:r>
                <m:ctrlPr>
                  <w:rPr>
                    <w:rFonts w:ascii="Cambria Math" w:hAnsi="Cambria Math"/>
                    <w:sz w:val="24"/>
                  </w:rPr>
                </m:ctrlPr>
              </m:e>
              <m:sup>
                <m:r>
                  <m:rPr/>
                  <w:rPr>
                    <w:rFonts w:ascii="Cambria Math"/>
                    <w:sz w:val="24"/>
                  </w:rPr>
                  <m:t>m</m:t>
                </m:r>
                <m:ctrlPr>
                  <w:rPr>
                    <w:rFonts w:ascii="Cambria Math" w:hAnsi="Cambria Math"/>
                    <w:sz w:val="24"/>
                  </w:rPr>
                </m:ctrlPr>
              </m:sup>
            </m:sSup>
            <m:ctrlPr>
              <w:rPr>
                <w:rFonts w:ascii="Cambria Math" w:hAnsi="Cambria Math"/>
                <w:sz w:val="24"/>
              </w:rPr>
            </m:ctrlPr>
          </m:sub>
        </m:sSub>
        <m:r>
          <m:rPr/>
          <w:rPr>
            <w:rFonts w:ascii="Cambria Math"/>
            <w:sz w:val="24"/>
          </w:rPr>
          <m:t>)</m:t>
        </m:r>
      </m:oMath>
      <w:r>
        <w:rPr>
          <w:rFonts w:hint="eastAsia"/>
          <w:sz w:val="24"/>
        </w:rPr>
        <w:t xml:space="preserve">，其中 </w:t>
      </w:r>
      <m:oMath>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1</m:t>
            </m:r>
            <m:ctrlPr>
              <w:rPr>
                <w:rFonts w:ascii="Cambria Math" w:hAnsi="Cambria Math"/>
                <w:sz w:val="24"/>
              </w:rPr>
            </m:ctrlPr>
          </m:sub>
        </m:sSub>
        <m:r>
          <m:rPr/>
          <w:rPr>
            <w:rFonts w:ascii="Cambria Math"/>
            <w:sz w:val="24"/>
          </w:rPr>
          <m:t>=0</m:t>
        </m:r>
      </m:oMath>
      <w:r>
        <w:rPr>
          <w:rFonts w:hint="eastAsia"/>
          <w:sz w:val="24"/>
        </w:rPr>
        <w:t xml:space="preserve"> 且 </w:t>
      </w:r>
      <m:oMath>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j</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j</m:t>
            </m:r>
            <m:ctrlPr>
              <w:rPr>
                <w:rFonts w:ascii="Cambria Math" w:hAnsi="Cambria Math"/>
                <w:sz w:val="24"/>
              </w:rPr>
            </m:ctrlPr>
          </m:sub>
        </m:sSub>
        <m:r>
          <m:rPr/>
          <w:rPr>
            <w:rFonts w:ascii="Cambria Math"/>
            <w:sz w:val="24"/>
          </w:rPr>
          <m:t>)</m:t>
        </m:r>
      </m:oMath>
      <w:r>
        <w:rPr>
          <w:rFonts w:hint="eastAsia"/>
          <w:sz w:val="24"/>
        </w:rPr>
        <w:t>。</w:t>
      </w:r>
    </w:p>
    <w:p w14:paraId="08B66360">
      <w:pPr>
        <w:numPr>
          <w:ilvl w:val="0"/>
          <w:numId w:val="22"/>
        </w:numPr>
        <w:tabs>
          <w:tab w:val="clear" w:pos="420"/>
        </w:tabs>
        <w:spacing w:line="360" w:lineRule="auto"/>
        <w:rPr>
          <w:sz w:val="24"/>
        </w:rPr>
      </w:pPr>
      <w:r>
        <w:rPr>
          <w:rFonts w:hint="eastAsia"/>
          <w:sz w:val="24"/>
        </w:rPr>
        <w:t xml:space="preserve">那么对于任意的 </w:t>
      </w:r>
      <m:oMath>
        <m:r>
          <m:rPr/>
          <w:rPr>
            <w:rFonts w:ascii="Cambria Math"/>
            <w:sz w:val="24"/>
          </w:rPr>
          <m:t>x∈</m:t>
        </m:r>
        <m:r>
          <m:rPr>
            <m:scr m:val="script"/>
          </m:rPr>
          <w:rPr>
            <w:rFonts w:ascii="Cambria Math"/>
            <w:sz w:val="24"/>
          </w:rPr>
          <m:t>X</m:t>
        </m:r>
      </m:oMath>
      <w:r>
        <w:rPr>
          <w:rFonts w:hint="eastAsia"/>
          <w:sz w:val="24"/>
        </w:rPr>
        <w:t>：</w:t>
      </w:r>
    </w:p>
    <w:p w14:paraId="5AD30331">
      <w:pPr>
        <w:spacing w:line="360" w:lineRule="auto"/>
        <w:ind w:left="-425"/>
        <w:jc w:val="left"/>
        <w:rPr>
          <w:sz w:val="24"/>
        </w:rPr>
      </w:pPr>
      <m:oMathPara>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(x)=</m:t>
          </m:r>
          <m:nary>
            <m:naryPr>
              <m:chr m:val="∑"/>
              <m:limLoc m:val="undOvr"/>
              <m:ctrlPr>
                <w:rPr>
                  <w:rFonts w:ascii="Cambria Math" w:hAnsi="Cambria Math"/>
                  <w:sz w:val="24"/>
                </w:rPr>
              </m:ctrlPr>
            </m:naryPr>
            <m:sub>
              <m:r>
                <m:rPr/>
                <w:rPr>
                  <w:rFonts w:ascii="Cambria Math" w:hAnsi="Cambria Math"/>
                  <w:sz w:val="24"/>
                </w:rPr>
                <m:t>l=1</m:t>
              </m:r>
              <m:ctrlPr>
                <w:rPr>
                  <w:rFonts w:ascii="Cambria Math" w:hAnsi="Cambria Math"/>
                  <w:sz w:val="24"/>
                </w:rPr>
              </m:ctrlPr>
            </m:sub>
            <m:sup>
              <m:sSup>
                <m:sSupPr>
                  <m:ctrlPr>
                    <w:rPr>
                      <w:rFonts w:ascii="Cambria Math" w:hAnsi="Cambria Math"/>
                      <w:sz w:val="24"/>
                    </w:rPr>
                  </m:ctrlPr>
                </m:sSupPr>
                <m:e>
                  <m:r>
                    <m:rPr/>
                    <w:rPr>
                      <w:rFonts w:ascii="Cambria Math" w:hAnsi="Cambria Math"/>
                      <w:sz w:val="24"/>
                    </w:rPr>
                    <m:t>2</m:t>
                  </m:r>
                  <m:ctrlPr>
                    <w:rPr>
                      <w:rFonts w:ascii="Cambria Math" w:hAnsi="Cambria Math"/>
                      <w:sz w:val="24"/>
                    </w:rPr>
                  </m:ctrlPr>
                </m:e>
                <m:sup>
                  <m:r>
                    <m:rPr/>
                    <w:rPr>
                      <w:rFonts w:ascii="Cambria Math" w:hAnsi="Cambria Math"/>
                      <w:sz w:val="24"/>
                    </w:rPr>
                    <m:t>m</m:t>
                  </m:r>
                  <m:ctrlPr>
                    <w:rPr>
                      <w:rFonts w:ascii="Cambria Math" w:hAnsi="Cambria Math"/>
                      <w:sz w:val="24"/>
                    </w:rPr>
                  </m:ctrlPr>
                </m:sup>
              </m:sSup>
              <m:r>
                <m:rPr/>
                <w:rPr>
                  <w:rFonts w:ascii="Cambria Math" w:hAnsi="Cambria Math"/>
                  <w:sz w:val="24"/>
                </w:rPr>
                <m:t>−1</m:t>
              </m:r>
              <m:ctrlPr>
                <w:rPr>
                  <w:rFonts w:ascii="Cambria Math" w:hAnsi="Cambria Math"/>
                  <w:sz w:val="24"/>
                </w:rPr>
              </m:ctrlPr>
            </m:sup>
            <m:e>
              <m:r>
                <m:rPr/>
                <w:rPr>
                  <w:rFonts w:ascii="Cambria Math" w:hAnsi="Cambria Math"/>
                  <w:sz w:val="24"/>
                </w:rPr>
                <m:t>(</m:t>
              </m:r>
              <m:ctrlPr>
                <w:rPr>
                  <w:rFonts w:ascii="Cambria Math" w:hAnsi="Cambria Math"/>
                  <w:sz w:val="24"/>
                </w:rPr>
              </m:ctrlPr>
            </m:e>
          </m:nary>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l+1</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l</m:t>
              </m:r>
              <m:ctrlPr>
                <w:rPr>
                  <w:rFonts w:ascii="Cambria Math" w:hAnsi="Cambria Math"/>
                  <w:sz w:val="24"/>
                </w:rPr>
              </m:ctrlPr>
            </m:sub>
          </m:sSub>
          <m:r>
            <m:rPr/>
            <w:rPr>
              <w:rFonts w:ascii="Cambria Math" w:hAnsi="Cambria Math"/>
              <w:sz w:val="24"/>
            </w:rPr>
            <m:t>)</m:t>
          </m:r>
          <m:r>
            <m:rPr/>
            <w:rPr>
              <w:rFonts w:hint="eastAsia" w:ascii="Cambria Math" w:hAnsi="Cambria Math"/>
              <w:sz w:val="24"/>
            </w:rPr>
            <m:t>⋅</m:t>
          </m:r>
          <m:r>
            <m:rPr>
              <m:scr m:val="double-struck"/>
            </m:rPr>
            <w:rPr>
              <w:rFonts w:ascii="Cambria Math" w:hAnsi="Cambria Math" w:eastAsia="MS Mincho"/>
              <w:sz w:val="24"/>
            </w:rPr>
            <m:t>I</m:t>
          </m:r>
          <m:d>
            <m:dPr>
              <m:begChr m:val="{"/>
              <m:endChr m:val="}"/>
              <m:ctrlPr>
                <w:rPr>
                  <w:rFonts w:ascii="Cambria Math" w:hAnsi="Cambria Math"/>
                  <w:sz w:val="24"/>
                </w:rPr>
              </m:ctrlPr>
            </m:dPr>
            <m:e>
              <m:r>
                <m:rPr/>
                <w:rPr>
                  <w:rFonts w:ascii="Cambria Math" w:hAnsi="Cambria Math"/>
                  <w:sz w:val="24"/>
                </w:rPr>
                <m:t>∀j</m:t>
              </m:r>
              <m:r>
                <m:rPr/>
                <w:rPr>
                  <w:rFonts w:hint="eastAsia" w:ascii="Cambria Math" w:hAnsi="Cambria Math"/>
                  <w:sz w:val="24"/>
                </w:rPr>
                <m:t>≤</m:t>
              </m:r>
              <m:r>
                <m:rPr/>
                <w:rPr>
                  <w:rFonts w:ascii="Cambria Math" w:hAnsi="Cambria Math"/>
                  <w:sz w:val="24"/>
                </w:rPr>
                <m:t>l:x</m:t>
              </m:r>
              <m:r>
                <m:rPr>
                  <m:sty m:val="p"/>
                </m:rPr>
                <w:rPr>
                  <w:rFonts w:ascii="Cambria Math" w:hAnsi="Cambria Math"/>
                  <w:sz w:val="24"/>
                </w:rPr>
                <m:t≯</m:t>
              </m:r>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j</m:t>
                  </m:r>
                  <m:ctrlPr>
                    <w:rPr>
                      <w:rFonts w:ascii="Cambria Math" w:hAnsi="Cambria Math"/>
                      <w:sz w:val="24"/>
                    </w:rPr>
                  </m:ctrlPr>
                </m:sub>
              </m:sSub>
              <m:ctrlPr>
                <w:rPr>
                  <w:rFonts w:ascii="Cambria Math" w:hAnsi="Cambria Math"/>
                  <w:sz w:val="24"/>
                </w:rPr>
              </m:ctrlPr>
            </m:e>
          </m:d>
        </m:oMath>
      </m:oMathPara>
    </w:p>
    <w:p w14:paraId="5504416B">
      <w:pPr>
        <w:numPr>
          <w:ilvl w:val="0"/>
          <w:numId w:val="22"/>
        </w:numPr>
        <w:tabs>
          <w:tab w:val="clear" w:pos="420"/>
        </w:tabs>
        <w:spacing w:line="360" w:lineRule="auto"/>
        <w:rPr>
          <w:sz w:val="24"/>
        </w:rPr>
      </w:pPr>
      <w:r>
        <w:rPr>
          <w:rFonts w:hint="eastAsia"/>
          <w:sz w:val="24"/>
        </w:rPr>
        <w:t>利用以下恒等式：</w:t>
      </w:r>
    </w:p>
    <w:p w14:paraId="1F4E8183">
      <w:pPr>
        <w:spacing w:line="360" w:lineRule="auto"/>
        <w:rPr>
          <w:rFonts w:hAnsi="Cambria Math" w:eastAsia="sans-serif"/>
          <w:sz w:val="24"/>
        </w:rPr>
      </w:pPr>
      <m:oMathPara>
        <m:oMath>
          <m:r>
            <m:rPr>
              <m:scr m:val="double-struck"/>
            </m:rPr>
            <w:rPr>
              <w:rFonts w:ascii="Cambria Math" w:hAnsi="Cambria Math" w:eastAsia="MS Mincho"/>
              <w:sz w:val="24"/>
            </w:rPr>
            <m:t>I</m:t>
          </m:r>
          <m:r>
            <m:rPr/>
            <w:rPr>
              <w:rFonts w:ascii="Cambria Math" w:hAnsi="Cambria Math" w:eastAsia="sans-serif"/>
              <w:sz w:val="24"/>
            </w:rPr>
            <m:t>{x</m:t>
          </m:r>
          <m:r>
            <m:rPr>
              <m:sty m:val="p"/>
            </m:rPr>
            <w:rPr>
              <w:rFonts w:ascii="Cambria Math" w:hAnsi="Cambria Math" w:eastAsia="sans-serif"/>
              <w:sz w:val="24"/>
            </w:rPr>
            <m:t≯</m:t>
          </m:r>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j</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ϕ</m:t>
              </m:r>
              <m:ctrlPr>
                <w:rPr>
                  <w:rFonts w:ascii="Cambria Math" w:hAnsi="Cambria Math" w:eastAsia="sans-serif"/>
                  <w:sz w:val="24"/>
                </w:rPr>
              </m:ctrlPr>
            </m:e>
            <m:sub>
              <m:r>
                <m:rPr/>
                <w:rPr>
                  <w:rFonts w:ascii="Cambria Math" w:hAnsi="Cambria Math" w:eastAsia="sans-serif"/>
                  <w:sz w:val="24"/>
                </w:rPr>
                <m:t>0,1</m:t>
              </m:r>
              <m:ctrlPr>
                <w:rPr>
                  <w:rFonts w:ascii="Cambria Math" w:hAnsi="Cambria Math" w:eastAsia="sans-serif"/>
                  <w:sz w:val="24"/>
                </w:rPr>
              </m:ctrlPr>
            </m:sub>
          </m:sSub>
          <m:r>
            <m:rPr/>
            <w:rPr>
              <w:rFonts w:ascii="Cambria Math" w:hAnsi="Cambria Math" w:eastAsia="sans-serif"/>
              <w:sz w:val="24"/>
            </w:rPr>
            <m:t>(</m:t>
          </m:r>
          <m:r>
            <m:rPr>
              <m:sty m:val="p"/>
            </m:rPr>
            <w:rPr>
              <w:rFonts w:ascii="Cambria Math" w:hAnsi="Cambria Math" w:eastAsia="sans-serif"/>
              <w:sz w:val="24"/>
            </w:rPr>
            <m:t>⟨</m:t>
          </m:r>
          <m:r>
            <m:rPr>
              <m:sty m:val="b"/>
            </m:rPr>
            <w:rPr>
              <w:rFonts w:ascii="Cambria Math" w:hAnsi="Cambria Math" w:eastAsia="sans-serif"/>
              <w:sz w:val="24"/>
            </w:rPr>
            <m:t>1</m:t>
          </m:r>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x</m:t>
              </m:r>
              <m:ctrlPr>
                <w:rPr>
                  <w:rFonts w:ascii="Cambria Math" w:hAnsi="Cambria Math" w:eastAsia="sans-serif"/>
                  <w:sz w:val="24"/>
                </w:rPr>
              </m:ctrlPr>
            </m:e>
            <m:sub>
              <m:r>
                <m:rPr/>
                <w:rPr>
                  <w:rFonts w:ascii="Cambria Math" w:hAnsi="Cambria Math" w:eastAsia="sans-serif"/>
                  <w:sz w:val="24"/>
                </w:rPr>
                <m:t>j</m:t>
              </m:r>
              <m:ctrlPr>
                <w:rPr>
                  <w:rFonts w:ascii="Cambria Math" w:hAnsi="Cambria Math" w:eastAsia="sans-serif"/>
                  <w:sz w:val="24"/>
                </w:rPr>
              </m:ctrlPr>
            </m:sub>
          </m:sSub>
          <m:r>
            <m:rPr/>
            <w:rPr>
              <w:rFonts w:ascii="Cambria Math" w:hAnsi="Cambria Math" w:eastAsia="sans-serif"/>
              <w:sz w:val="24"/>
            </w:rPr>
            <m:t>,</m:t>
          </m:r>
          <m:r>
            <m:rPr>
              <m:sty m:val="p"/>
            </m:rPr>
            <w:rPr>
              <w:rFonts w:ascii="Cambria Math" w:hAnsi="Cambria Math" w:eastAsia="sans-serif"/>
              <w:sz w:val="24"/>
            </w:rPr>
            <m:t xml:space="preserve"> </m:t>
          </m:r>
          <m:r>
            <m:rPr/>
            <w:rPr>
              <w:rFonts w:ascii="Cambria Math" w:hAnsi="Cambria Math" w:eastAsia="sans-serif"/>
              <w:sz w:val="24"/>
            </w:rPr>
            <m:t>x</m:t>
          </m:r>
          <m:r>
            <m:rPr>
              <m:sty m:val="p"/>
            </m:rPr>
            <w:rPr>
              <w:rFonts w:ascii="Cambria Math" w:hAnsi="Cambria Math" w:eastAsia="sans-serif"/>
              <w:sz w:val="24"/>
            </w:rPr>
            <m:t>⟩</m:t>
          </m:r>
          <m:r>
            <m:rPr/>
            <w:rPr>
              <w:rFonts w:ascii="Cambria Math" w:hAnsi="Cambria Math" w:eastAsia="sans-serif"/>
              <w:sz w:val="24"/>
            </w:rPr>
            <m:t>)</m:t>
          </m:r>
        </m:oMath>
      </m:oMathPara>
    </w:p>
    <w:p w14:paraId="21CB37B0">
      <w:pPr>
        <w:spacing w:line="360" w:lineRule="auto"/>
        <w:ind w:firstLine="960" w:firstLineChars="400"/>
        <w:rPr>
          <w:sz w:val="24"/>
        </w:rPr>
      </w:pPr>
      <w:r>
        <w:rPr>
          <w:rFonts w:hint="eastAsia"/>
          <w:sz w:val="24"/>
        </w:rPr>
        <w:t>完整的表达式变为：</w:t>
      </w:r>
    </w:p>
    <w:p w14:paraId="0C241E27">
      <w:pPr>
        <w:spacing w:line="360" w:lineRule="auto"/>
        <w:ind w:firstLine="960" w:firstLineChars="400"/>
        <w:rPr>
          <w:sz w:val="24"/>
        </w:rPr>
      </w:pPr>
      <m:oMathPara>
        <m:oMath>
          <m:sSub>
            <m:sSubPr>
              <m:ctrlPr>
                <w:rPr>
                  <w:rFonts w:ascii="Cambria Math" w:hAnsi="Cambria Math"/>
                  <w:sz w:val="24"/>
                </w:rPr>
              </m:ctrlPr>
            </m:sSubPr>
            <m:e>
              <m:r>
                <m:rPr/>
                <w:rPr>
                  <w:rFonts w:ascii="Cambria Math"/>
                  <w:sz w:val="24"/>
                </w:rPr>
                <m:t>v</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(x)=</m:t>
          </m:r>
          <m:nary>
            <m:naryPr>
              <m:chr m:val="∑"/>
              <m:limLoc m:val="undOvr"/>
              <m:ctrlPr>
                <w:rPr>
                  <w:rFonts w:ascii="Cambria Math" w:hAnsi="Cambria Math"/>
                  <w:sz w:val="24"/>
                </w:rPr>
              </m:ctrlPr>
            </m:naryPr>
            <m:sub>
              <m:r>
                <m:rPr/>
                <w:rPr>
                  <w:rFonts w:ascii="Cambria Math"/>
                  <w:sz w:val="24"/>
                </w:rPr>
                <m:t>l=1</m:t>
              </m:r>
              <m:ctrlPr>
                <w:rPr>
                  <w:rFonts w:ascii="Cambria Math" w:hAnsi="Cambria Math"/>
                  <w:sz w:val="24"/>
                </w:rPr>
              </m:ctrlPr>
            </m:sub>
            <m:sup>
              <m:sSup>
                <m:sSupPr>
                  <m:ctrlPr>
                    <w:rPr>
                      <w:rFonts w:ascii="Cambria Math" w:hAnsi="Cambria Math"/>
                      <w:sz w:val="24"/>
                    </w:rPr>
                  </m:ctrlPr>
                </m:sSupPr>
                <m:e>
                  <m:r>
                    <m:rPr/>
                    <w:rPr>
                      <w:rFonts w:ascii="Cambria Math"/>
                      <w:sz w:val="24"/>
                    </w:rPr>
                    <m:t>2</m:t>
                  </m:r>
                  <m:ctrlPr>
                    <w:rPr>
                      <w:rFonts w:ascii="Cambria Math" w:hAnsi="Cambria Math"/>
                      <w:sz w:val="24"/>
                    </w:rPr>
                  </m:ctrlPr>
                </m:e>
                <m:sup>
                  <m:r>
                    <m:rPr/>
                    <w:rPr>
                      <w:rFonts w:ascii="Cambria Math"/>
                      <w:sz w:val="24"/>
                    </w:rPr>
                    <m:t>m</m:t>
                  </m:r>
                  <m:ctrlPr>
                    <w:rPr>
                      <w:rFonts w:ascii="Cambria Math" w:hAnsi="Cambria Math"/>
                      <w:sz w:val="24"/>
                    </w:rPr>
                  </m:ctrlPr>
                </m:sup>
              </m:sSup>
              <m:r>
                <m:rPr/>
                <w:rPr>
                  <w:rFonts w:ascii="Cambria Math"/>
                  <w:sz w:val="24"/>
                </w:rPr>
                <m:t>−1</m:t>
              </m:r>
              <m:ctrlPr>
                <w:rPr>
                  <w:rFonts w:ascii="Cambria Math" w:hAnsi="Cambria Math"/>
                  <w:sz w:val="24"/>
                </w:rPr>
              </m:ctrlPr>
            </m:sup>
            <m:e>
              <m:r>
                <m:rPr/>
                <w:rPr>
                  <w:rFonts w:ascii="Cambria Math"/>
                  <w:sz w:val="24"/>
                </w:rPr>
                <m:t>(</m:t>
              </m:r>
              <m:ctrlPr>
                <w:rPr>
                  <w:rFonts w:ascii="Cambria Math" w:hAnsi="Cambria Math"/>
                  <w:sz w:val="24"/>
                </w:rPr>
              </m:ctrlPr>
            </m:e>
          </m:nary>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l+1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l</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ϕ</m:t>
              </m:r>
              <m:ctrlPr>
                <w:rPr>
                  <w:rFonts w:ascii="Cambria Math" w:hAnsi="Cambria Math"/>
                  <w:sz w:val="24"/>
                </w:rPr>
              </m:ctrlPr>
            </m:e>
            <m:sub>
              <m:r>
                <m:rPr/>
                <w:rPr>
                  <w:rFonts w:ascii="Cambria Math"/>
                  <w:sz w:val="24"/>
                </w:rPr>
                <m:t>0,1</m:t>
              </m:r>
              <m:ctrlPr>
                <w:rPr>
                  <w:rFonts w:ascii="Cambria Math" w:hAnsi="Cambria Math"/>
                  <w:sz w:val="24"/>
                </w:rPr>
              </m:ctrlPr>
            </m:sub>
          </m:sSub>
          <m:d>
            <m:dPr>
              <m:ctrlPr>
                <w:rPr>
                  <w:rFonts w:ascii="Cambria Math" w:hAnsi="Cambria Math"/>
                  <w:sz w:val="24"/>
                </w:rPr>
              </m:ctrlPr>
            </m:dPr>
            <m:e>
              <m:nary>
                <m:naryPr>
                  <m:chr m:val="∑"/>
                  <m:limLoc m:val="undOvr"/>
                  <m:ctrlPr>
                    <w:rPr>
                      <w:rFonts w:ascii="Cambria Math" w:hAnsi="Cambria Math"/>
                      <w:sz w:val="24"/>
                    </w:rPr>
                  </m:ctrlPr>
                </m:naryPr>
                <m:sub>
                  <m:r>
                    <m:rPr/>
                    <w:rPr>
                      <w:rFonts w:ascii="Cambria Math"/>
                      <w:sz w:val="24"/>
                    </w:rPr>
                    <m:t>j=1</m:t>
                  </m:r>
                  <m:ctrlPr>
                    <w:rPr>
                      <w:rFonts w:ascii="Cambria Math" w:hAnsi="Cambria Math"/>
                      <w:sz w:val="24"/>
                    </w:rPr>
                  </m:ctrlPr>
                </m:sub>
                <m:sup>
                  <m:r>
                    <m:rPr/>
                    <w:rPr>
                      <w:rFonts w:ascii="Cambria Math"/>
                      <w:sz w:val="24"/>
                    </w:rPr>
                    <m:t>l</m:t>
                  </m:r>
                  <m:ctrlPr>
                    <w:rPr>
                      <w:rFonts w:ascii="Cambria Math" w:hAnsi="Cambria Math"/>
                      <w:sz w:val="24"/>
                    </w:rPr>
                  </m:ctrlPr>
                </m:sup>
                <m:e>
                  <m:sSub>
                    <m:sSubPr>
                      <m:ctrlPr>
                        <w:rPr>
                          <w:rFonts w:ascii="Cambria Math" w:hAnsi="Cambria Math"/>
                          <w:sz w:val="24"/>
                        </w:rPr>
                      </m:ctrlPr>
                    </m:sSubPr>
                    <m:e>
                      <m:r>
                        <m:rPr/>
                        <w:rPr>
                          <w:rFonts w:ascii="Cambria Math"/>
                          <w:sz w:val="24"/>
                        </w:rPr>
                        <m:t>ϕ</m:t>
                      </m:r>
                      <m:ctrlPr>
                        <w:rPr>
                          <w:rFonts w:ascii="Cambria Math" w:hAnsi="Cambria Math"/>
                          <w:sz w:val="24"/>
                        </w:rPr>
                      </m:ctrlPr>
                    </m:e>
                    <m:sub>
                      <m:r>
                        <m:rPr/>
                        <w:rPr>
                          <w:rFonts w:ascii="Cambria Math"/>
                          <w:sz w:val="24"/>
                        </w:rPr>
                        <m:t>0,1</m:t>
                      </m:r>
                      <m:ctrlPr>
                        <w:rPr>
                          <w:rFonts w:ascii="Cambria Math" w:hAnsi="Cambria Math"/>
                          <w:sz w:val="24"/>
                        </w:rPr>
                      </m:ctrlPr>
                    </m:sub>
                  </m:sSub>
                  <m:ctrlPr>
                    <w:rPr>
                      <w:rFonts w:ascii="Cambria Math" w:hAnsi="Cambria Math"/>
                      <w:sz w:val="24"/>
                    </w:rPr>
                  </m:ctrlPr>
                </m:e>
              </m:nary>
              <m:r>
                <m:rPr/>
                <w:rPr>
                  <w:rFonts w:ascii="Cambria Math"/>
                  <w:sz w:val="24"/>
                </w:rPr>
                <m:t>(</m:t>
              </m:r>
              <m:r>
                <m:rPr>
                  <m:sty m:val="p"/>
                </m:rPr>
                <w:rPr>
                  <w:rFonts w:ascii="Cambria Math"/>
                  <w:sz w:val="24"/>
                </w:rPr>
                <m:t>⟨</m:t>
              </m:r>
              <m:r>
                <m:rPr/>
                <w:rPr>
                  <w:rFonts w:ascii="Cambria Math"/>
                  <w:sz w:val="24"/>
                </w:rPr>
                <m:t>1−</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j</m:t>
                  </m:r>
                  <m:ctrlPr>
                    <w:rPr>
                      <w:rFonts w:ascii="Cambria Math" w:hAnsi="Cambria Math"/>
                      <w:sz w:val="24"/>
                    </w:rPr>
                  </m:ctrlPr>
                </m:sub>
              </m:sSub>
              <m:r>
                <m:rPr/>
                <w:rPr>
                  <w:rFonts w:ascii="Cambria Math"/>
                  <w:sz w:val="24"/>
                </w:rPr>
                <m:t>,x</m:t>
              </m:r>
              <m:r>
                <m:rPr>
                  <m:sty m:val="p"/>
                </m:rPr>
                <w:rPr>
                  <w:rFonts w:ascii="Cambria Math"/>
                  <w:sz w:val="24"/>
                </w:rPr>
                <m:t>⟩</m:t>
              </m:r>
              <m:r>
                <m:rPr/>
                <w:rPr>
                  <w:rFonts w:ascii="Cambria Math"/>
                  <w:sz w:val="24"/>
                </w:rPr>
                <m:t>)−(l−1)</m:t>
              </m:r>
              <m:ctrlPr>
                <w:rPr>
                  <w:rFonts w:ascii="Cambria Math" w:hAnsi="Cambria Math"/>
                  <w:sz w:val="24"/>
                </w:rPr>
              </m:ctrlPr>
            </m:e>
          </m:d>
        </m:oMath>
      </m:oMathPara>
    </w:p>
    <w:p w14:paraId="60A56F05">
      <w:pPr>
        <w:spacing w:line="360" w:lineRule="auto"/>
        <w:ind w:left="420" w:firstLine="420"/>
        <w:rPr>
          <w:sz w:val="24"/>
        </w:rPr>
      </w:pPr>
      <w:r>
        <w:rPr>
          <w:rFonts w:hint="eastAsia"/>
          <w:sz w:val="24"/>
        </w:rPr>
        <w:t>这个公式可以使用如下形式的三层MVNN来表示，其中：</w:t>
      </w:r>
    </w:p>
    <w:p w14:paraId="45A0FD24">
      <w:pPr>
        <w:spacing w:line="360" w:lineRule="auto"/>
        <w:ind w:left="420" w:firstLine="420"/>
        <w:rPr>
          <w:sz w:val="24"/>
        </w:rPr>
      </w:pPr>
      <w:commentRangeStart w:id="21"/>
      <w:r>
        <w:rPr>
          <w:rFonts w:hint="eastAsia"/>
          <w:sz w:val="24"/>
        </w:rPr>
        <w:t xml:space="preserve">• </w:t>
      </w:r>
      <m:oMath>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(1)</m:t>
            </m:r>
            <m:ctrlPr>
              <w:rPr>
                <w:rFonts w:ascii="Cambria Math" w:hAnsi="Cambria Math"/>
                <w:sz w:val="24"/>
              </w:rPr>
            </m:ctrlPr>
          </m:sup>
        </m:sSubSup>
        <m:r>
          <m:rPr>
            <m:sty m:val="p"/>
          </m:rPr>
          <w:rPr>
            <w:rFonts w:ascii="Cambria Math"/>
            <w:sz w:val="24"/>
          </w:rPr>
          <m:t>的各行由</m:t>
        </m:r>
        <m:r>
          <m:rPr/>
          <w:rPr>
            <w:rFonts w:ascii="Cambria Math"/>
            <w:sz w:val="24"/>
          </w:rPr>
          <m:t>1−</m:t>
        </m:r>
        <m:sSub>
          <m:sSubPr>
            <m:ctrlPr>
              <w:rPr>
                <w:rFonts w:ascii="Cambria Math" w:hAnsi="Cambria Math"/>
                <w:sz w:val="24"/>
              </w:rPr>
            </m:ctrlPr>
          </m:sSubPr>
          <m:e>
            <m:r>
              <m:rPr/>
              <w:rPr>
                <w:rFonts w:ascii="Cambria Math"/>
                <w:sz w:val="24"/>
              </w:rPr>
              <m:t>x</m:t>
            </m:r>
            <m:ctrlPr>
              <w:rPr>
                <w:rFonts w:ascii="Cambria Math" w:hAnsi="Cambria Math"/>
                <w:sz w:val="24"/>
              </w:rPr>
            </m:ctrlPr>
          </m:e>
          <m:sub>
            <m:r>
              <m:rPr/>
              <w:rPr>
                <w:rFonts w:ascii="Cambria Math"/>
                <w:sz w:val="24"/>
              </w:rPr>
              <m:t>j</m:t>
            </m:r>
            <m:ctrlPr>
              <w:rPr>
                <w:rFonts w:ascii="Cambria Math" w:hAnsi="Cambria Math"/>
                <w:sz w:val="24"/>
              </w:rPr>
            </m:ctrlPr>
          </m:sub>
        </m:sSub>
      </m:oMath>
      <w:r>
        <w:rPr>
          <w:rFonts w:hint="eastAsia"/>
          <w:sz w:val="24"/>
        </w:rPr>
        <w:t xml:space="preserve"> 给出；</w:t>
      </w:r>
      <w:commentRangeEnd w:id="21"/>
      <w:r>
        <w:rPr>
          <w:rStyle w:val="CommentReference"/>
        </w:rPr>
        <w:commentReference w:id="21"/>
      </w:r>
    </w:p>
    <w:p w14:paraId="4C1C1E40">
      <w:pPr>
        <w:spacing w:line="360" w:lineRule="auto"/>
        <w:ind w:left="420" w:firstLine="420"/>
        <w:rPr>
          <w:sz w:val="24"/>
        </w:rPr>
      </w:pPr>
      <w:commentRangeStart w:id="22"/>
      <w:r>
        <w:rPr>
          <w:rFonts w:hint="eastAsia"/>
          <w:sz w:val="24"/>
        </w:rPr>
        <w:t xml:space="preserve">• </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(1)</m:t>
            </m:r>
            <m:ctrlPr>
              <w:rPr>
                <w:rFonts w:ascii="Cambria Math" w:hAnsi="Cambria Math"/>
                <w:sz w:val="24"/>
              </w:rPr>
            </m:ctrlPr>
          </m:sup>
        </m:sSubSup>
        <m:r>
          <m:rPr/>
          <w:rPr>
            <w:rFonts w:ascii="Cambria Math"/>
            <w:sz w:val="24"/>
          </w:rPr>
          <m:t>=0</m:t>
        </m:r>
      </m:oMath>
      <w:r>
        <w:rPr>
          <w:rFonts w:hint="eastAsia"/>
          <w:sz w:val="24"/>
        </w:rPr>
        <w:t>；</w:t>
      </w:r>
      <w:commentRangeEnd w:id="22"/>
      <w:r>
        <w:rPr>
          <w:rStyle w:val="CommentReference"/>
        </w:rPr>
        <w:commentReference w:id="22"/>
      </w:r>
    </w:p>
    <w:p w14:paraId="6DC164B9">
      <w:pPr>
        <w:spacing w:line="360" w:lineRule="auto"/>
        <w:ind w:left="420" w:firstLine="420"/>
        <w:rPr>
          <w:sz w:val="24"/>
        </w:rPr>
      </w:pPr>
      <w:commentRangeStart w:id="23"/>
      <w:r>
        <w:rPr>
          <w:rFonts w:hint="eastAsia"/>
          <w:sz w:val="24"/>
        </w:rPr>
        <w:t xml:space="preserve">• </w:t>
      </w:r>
      <m:oMath>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(2)</m:t>
            </m:r>
            <m:ctrlPr>
              <w:rPr>
                <w:rFonts w:ascii="Cambria Math" w:hAnsi="Cambria Math"/>
                <w:sz w:val="24"/>
              </w:rPr>
            </m:ctrlPr>
          </m:sup>
        </m:sSubSup>
        <m:r>
          <m:rPr>
            <m:sty m:val="p"/>
          </m:rPr>
          <w:rPr>
            <w:rFonts w:ascii="Cambria Math"/>
            <w:sz w:val="24"/>
          </w:rPr>
          <m:t>是一个大小为</m:t>
        </m:r>
        <m:r>
          <m:rPr/>
          <w:rPr>
            <w:rFonts w:ascii="Cambria Math"/>
            <w:sz w:val="24"/>
          </w:rPr>
          <m:t>(</m:t>
        </m:r>
        <m:sSup>
          <m:sSupPr>
            <m:ctrlPr>
              <w:rPr>
                <w:rFonts w:ascii="Cambria Math" w:hAnsi="Cambria Math"/>
                <w:sz w:val="24"/>
              </w:rPr>
            </m:ctrlPr>
          </m:sSupPr>
          <m:e>
            <m:r>
              <m:rPr/>
              <w:rPr>
                <w:rFonts w:ascii="Cambria Math"/>
                <w:sz w:val="24"/>
              </w:rPr>
              <m:t>2</m:t>
            </m:r>
            <m:ctrlPr>
              <w:rPr>
                <w:rFonts w:ascii="Cambria Math" w:hAnsi="Cambria Math"/>
                <w:sz w:val="24"/>
              </w:rPr>
            </m:ctrlPr>
          </m:e>
          <m:sup>
            <m:r>
              <m:rPr/>
              <w:rPr>
                <w:rFonts w:ascii="Cambria Math"/>
                <w:sz w:val="24"/>
              </w:rPr>
              <m:t>m</m:t>
            </m:r>
            <m:ctrlPr>
              <w:rPr>
                <w:rFonts w:ascii="Cambria Math" w:hAnsi="Cambria Math"/>
                <w:sz w:val="24"/>
              </w:rPr>
            </m:ctrlPr>
          </m:sup>
        </m:sSup>
        <m:r>
          <m:rPr/>
          <w:rPr>
            <w:rFonts w:ascii="Cambria Math"/>
            <w:sz w:val="24"/>
          </w:rPr>
          <m:t>−1)×(</m:t>
        </m:r>
        <m:sSup>
          <m:sSupPr>
            <m:ctrlPr>
              <w:rPr>
                <w:rFonts w:ascii="Cambria Math" w:hAnsi="Cambria Math"/>
                <w:sz w:val="24"/>
              </w:rPr>
            </m:ctrlPr>
          </m:sSupPr>
          <m:e>
            <m:r>
              <m:rPr/>
              <w:rPr>
                <w:rFonts w:ascii="Cambria Math"/>
                <w:sz w:val="24"/>
              </w:rPr>
              <m:t>2</m:t>
            </m:r>
            <m:ctrlPr>
              <w:rPr>
                <w:rFonts w:ascii="Cambria Math" w:hAnsi="Cambria Math"/>
                <w:sz w:val="24"/>
              </w:rPr>
            </m:ctrlPr>
          </m:e>
          <m:sup>
            <m:r>
              <m:rPr/>
              <w:rPr>
                <w:rFonts w:ascii="Cambria Math"/>
                <w:sz w:val="24"/>
              </w:rPr>
              <m:t>m</m:t>
            </m:r>
            <m:ctrlPr>
              <w:rPr>
                <w:rFonts w:ascii="Cambria Math" w:hAnsi="Cambria Math"/>
                <w:sz w:val="24"/>
              </w:rPr>
            </m:ctrlPr>
          </m:sup>
        </m:sSup>
        <m:r>
          <m:rPr/>
          <w:rPr>
            <w:rFonts w:ascii="Cambria Math"/>
            <w:sz w:val="24"/>
          </w:rPr>
          <m:t>−1)</m:t>
        </m:r>
      </m:oMath>
      <w:r>
        <w:rPr>
          <w:rFonts w:hint="eastAsia"/>
          <w:sz w:val="24"/>
        </w:rPr>
        <w:t xml:space="preserve"> 的下三角矩阵；</w:t>
      </w:r>
      <w:commentRangeEnd w:id="23"/>
      <w:r>
        <w:rPr>
          <w:rStyle w:val="CommentReference"/>
        </w:rPr>
        <w:commentReference w:id="23"/>
      </w:r>
    </w:p>
    <w:p w14:paraId="2F42077E">
      <w:pPr>
        <w:spacing w:line="360" w:lineRule="auto"/>
        <w:ind w:left="420" w:firstLine="420"/>
        <w:rPr>
          <w:sz w:val="24"/>
        </w:rPr>
      </w:pPr>
      <w:commentRangeStart w:id="24"/>
      <w:r>
        <w:rPr>
          <w:rFonts w:hint="eastAsia"/>
          <w:sz w:val="24"/>
        </w:rPr>
        <w:t xml:space="preserve">• </w:t>
      </w:r>
      <m:oMath>
        <m:sSubSup>
          <m:sSubSupPr>
            <m:ctrlPr>
              <w:rPr>
                <w:rFonts w:ascii="Cambria Math" w:hAnsi="Cambria Math"/>
                <w:sz w:val="24"/>
              </w:rPr>
            </m:ctrlPr>
          </m:sSubSupPr>
          <m:e>
            <m:r>
              <m:rPr/>
              <w:rPr>
                <w:rFonts w:ascii="Cambria Math"/>
                <w:sz w:val="24"/>
              </w:rPr>
              <m:t>b</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(2)</m:t>
            </m:r>
            <m:ctrlPr>
              <w:rPr>
                <w:rFonts w:ascii="Cambria Math" w:hAnsi="Cambria Math"/>
                <w:sz w:val="24"/>
              </w:rPr>
            </m:ctrlPr>
          </m:sup>
        </m:sSubSup>
        <m:r>
          <m:rPr/>
          <w:rPr>
            <w:rFonts w:ascii="Cambria Math"/>
            <w:sz w:val="24"/>
          </w:rPr>
          <m:t>=[0,−1,...,−(</m:t>
        </m:r>
        <m:sSup>
          <m:sSupPr>
            <m:ctrlPr>
              <w:rPr>
                <w:rFonts w:ascii="Cambria Math" w:hAnsi="Cambria Math"/>
                <w:sz w:val="24"/>
              </w:rPr>
            </m:ctrlPr>
          </m:sSupPr>
          <m:e>
            <m:r>
              <m:rPr/>
              <w:rPr>
                <w:rFonts w:ascii="Cambria Math"/>
                <w:sz w:val="24"/>
              </w:rPr>
              <m:t>2</m:t>
            </m:r>
            <m:ctrlPr>
              <w:rPr>
                <w:rFonts w:ascii="Cambria Math" w:hAnsi="Cambria Math"/>
                <w:sz w:val="24"/>
              </w:rPr>
            </m:ctrlPr>
          </m:e>
          <m:sup>
            <m:r>
              <m:rPr/>
              <w:rPr>
                <w:rFonts w:ascii="Cambria Math"/>
                <w:sz w:val="24"/>
              </w:rPr>
              <m:t>m</m:t>
            </m:r>
            <m:ctrlPr>
              <w:rPr>
                <w:rFonts w:ascii="Cambria Math" w:hAnsi="Cambria Math"/>
                <w:sz w:val="24"/>
              </w:rPr>
            </m:ctrlPr>
          </m:sup>
        </m:sSup>
        <m:r>
          <m:rPr/>
          <w:rPr>
            <w:rFonts w:ascii="Cambria Math"/>
            <w:sz w:val="24"/>
          </w:rPr>
          <m:t>−2)</m:t>
        </m:r>
        <m:sSup>
          <m:sSupPr>
            <m:ctrlPr>
              <w:rPr>
                <w:rFonts w:ascii="Cambria Math" w:hAnsi="Cambria Math"/>
                <w:sz w:val="24"/>
              </w:rPr>
            </m:ctrlPr>
          </m:sSupPr>
          <m:e>
            <m:r>
              <m:rPr/>
              <w:rPr>
                <w:rFonts w:ascii="Cambria Math"/>
                <w:sz w:val="24"/>
              </w:rPr>
              <m:t>]</m:t>
            </m:r>
            <m:ctrlPr>
              <w:rPr>
                <w:rFonts w:ascii="Cambria Math" w:hAnsi="Cambria Math"/>
                <w:sz w:val="24"/>
              </w:rPr>
            </m:ctrlPr>
          </m:e>
          <m:sup>
            <m:r>
              <m:rPr/>
              <w:rPr>
                <w:rFonts w:ascii="Cambria Math"/>
                <w:sz w:val="24"/>
              </w:rPr>
              <m:t>⊤</m:t>
            </m:r>
            <m:ctrlPr>
              <w:rPr>
                <w:rFonts w:ascii="Cambria Math" w:hAnsi="Cambria Math"/>
                <w:sz w:val="24"/>
              </w:rPr>
            </m:ctrlPr>
          </m:sup>
        </m:sSup>
      </m:oMath>
      <w:r>
        <w:rPr>
          <w:rFonts w:hint="eastAsia"/>
          <w:sz w:val="24"/>
        </w:rPr>
        <w:t>；</w:t>
      </w:r>
      <w:commentRangeEnd w:id="24"/>
      <w:r>
        <w:rPr>
          <w:rStyle w:val="CommentReference"/>
        </w:rPr>
        <w:commentReference w:id="24"/>
      </w:r>
    </w:p>
    <w:p w14:paraId="13263109">
      <w:pPr>
        <w:spacing w:line="360" w:lineRule="auto"/>
        <w:ind w:left="420" w:firstLine="420"/>
        <w:rPr>
          <w:sz w:val="24"/>
        </w:rPr>
      </w:pPr>
      <w:commentRangeStart w:id="25"/>
      <w:r>
        <w:rPr>
          <w:rFonts w:hint="eastAsia"/>
          <w:sz w:val="24"/>
        </w:rPr>
        <w:t xml:space="preserve">• </w:t>
      </w:r>
      <m:oMath>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(3)</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2</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1</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3</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r>
              <m:rPr/>
              <w:rPr>
                <w:rFonts w:ascii="Cambria Math"/>
                <w:sz w:val="24"/>
              </w:rPr>
              <m:t>2</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sSup>
              <m:sSupPr>
                <m:ctrlPr>
                  <w:rPr>
                    <w:rFonts w:ascii="Cambria Math" w:hAnsi="Cambria Math"/>
                    <w:sz w:val="24"/>
                  </w:rPr>
                </m:ctrlPr>
              </m:sSupPr>
              <m:e>
                <m:r>
                  <m:rPr/>
                  <w:rPr>
                    <w:rFonts w:ascii="Cambria Math"/>
                    <w:sz w:val="24"/>
                  </w:rPr>
                  <m:t>2</m:t>
                </m:r>
                <m:ctrlPr>
                  <w:rPr>
                    <w:rFonts w:ascii="Cambria Math" w:hAnsi="Cambria Math"/>
                    <w:sz w:val="24"/>
                  </w:rPr>
                </m:ctrlPr>
              </m:e>
              <m:sup>
                <m:r>
                  <m:rPr/>
                  <w:rPr>
                    <w:rFonts w:ascii="Cambria Math"/>
                    <w:sz w:val="24"/>
                  </w:rPr>
                  <m:t>m</m:t>
                </m:r>
                <m:ctrlPr>
                  <w:rPr>
                    <w:rFonts w:ascii="Cambria Math" w:hAnsi="Cambria Math"/>
                    <w:sz w:val="24"/>
                  </w:rPr>
                </m:ctrlPr>
              </m:sup>
            </m:sSup>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w</m:t>
            </m:r>
            <m:ctrlPr>
              <w:rPr>
                <w:rFonts w:ascii="Cambria Math" w:hAnsi="Cambria Math"/>
                <w:sz w:val="24"/>
              </w:rPr>
            </m:ctrlPr>
          </m:e>
          <m:sub>
            <m:sSup>
              <m:sSupPr>
                <m:ctrlPr>
                  <w:rPr>
                    <w:rFonts w:ascii="Cambria Math" w:hAnsi="Cambria Math"/>
                    <w:sz w:val="24"/>
                  </w:rPr>
                </m:ctrlPr>
              </m:sSupPr>
              <m:e>
                <m:r>
                  <m:rPr/>
                  <w:rPr>
                    <w:rFonts w:ascii="Cambria Math"/>
                    <w:sz w:val="24"/>
                  </w:rPr>
                  <m:t>2</m:t>
                </m:r>
                <m:ctrlPr>
                  <w:rPr>
                    <w:rFonts w:ascii="Cambria Math" w:hAnsi="Cambria Math"/>
                    <w:sz w:val="24"/>
                  </w:rPr>
                </m:ctrlPr>
              </m:e>
              <m:sup>
                <m:r>
                  <m:rPr/>
                  <w:rPr>
                    <w:rFonts w:ascii="Cambria Math"/>
                    <w:sz w:val="24"/>
                  </w:rPr>
                  <m:t>m</m:t>
                </m:r>
                <m:ctrlPr>
                  <w:rPr>
                    <w:rFonts w:ascii="Cambria Math" w:hAnsi="Cambria Math"/>
                    <w:sz w:val="24"/>
                  </w:rPr>
                </m:ctrlPr>
              </m:sup>
            </m:sSup>
            <m:r>
              <m:rPr/>
              <w:rPr>
                <w:rFonts w:ascii="Cambria Math"/>
                <w:sz w:val="24"/>
              </w:rPr>
              <m:t>−1</m:t>
            </m:r>
            <m:ctrlPr>
              <w:rPr>
                <w:rFonts w:ascii="Cambria Math" w:hAnsi="Cambria Math"/>
                <w:sz w:val="24"/>
              </w:rPr>
            </m:ctrlPr>
          </m:sub>
        </m:sSub>
        <m:r>
          <m:rPr/>
          <w:rPr>
            <w:rFonts w:ascii="Cambria Math"/>
            <w:sz w:val="24"/>
          </w:rPr>
          <m:t>]</m:t>
        </m:r>
      </m:oMath>
      <w:r>
        <w:rPr>
          <w:rFonts w:hint="eastAsia"/>
          <w:sz w:val="24"/>
        </w:rPr>
        <w:t>。</w:t>
      </w:r>
      <w:commentRangeEnd w:id="25"/>
      <w:r>
        <w:rPr>
          <w:rStyle w:val="CommentReference"/>
        </w:rPr>
        <w:commentReference w:id="25"/>
      </w:r>
    </w:p>
    <w:p w14:paraId="3B33EBF4">
      <w:pPr>
        <w:spacing w:line="360" w:lineRule="auto"/>
        <w:rPr>
          <w:sz w:val="24"/>
        </w:rPr>
      </w:pPr>
      <w:r>
        <w:rPr>
          <w:rFonts w:hint="eastAsia"/>
          <w:sz w:val="24"/>
        </w:rPr>
        <w:t>构造性证明至此完成。</w:t>
      </w:r>
    </w:p>
    <w:p w14:paraId="51EFC6A2">
      <w:pPr>
        <w:pStyle w:val="4"/>
      </w:pPr>
      <w:bookmarkStart w:id="193" w:name="_Toc428523610"/>
      <w:bookmarkStart w:id="194" w:name="_Toc1276487940"/>
      <w:bookmarkStart w:id="195" w:name="_Toc873945795"/>
      <w:r>
        <w:rPr>
          <w:rFonts w:hint="eastAsia"/>
        </w:rPr>
        <w:t>从需求查询中训练 MVNN</w:t>
      </w:r>
      <w:bookmarkEnd w:id="193"/>
      <w:bookmarkEnd w:id="194"/>
      <w:bookmarkEnd w:id="195"/>
    </w:p>
    <w:p w14:paraId="76A40A44">
      <w:pPr>
        <w:spacing w:line="360" w:lineRule="auto"/>
        <w:ind w:firstLine="480" w:firstLineChars="200"/>
        <w:rPr>
          <w:sz w:val="24"/>
        </w:rPr>
      </w:pPr>
      <w:r>
        <w:rPr>
          <w:rFonts w:hint="eastAsia"/>
          <w:sz w:val="24"/>
        </w:rPr>
        <w:t xml:space="preserve">我们采用数据驱动的方法，根据观测到的需求查询来学习每个电动汽车的估值函数。在 </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m:sty m:val="p"/>
              </m:rPr>
              <w:rPr>
                <w:rFonts w:ascii="Cambria Math" w:hAnsi="Cambria Math"/>
                <w:sz w:val="24"/>
              </w:rPr>
              <m:t>init</m:t>
            </m:r>
            <m:ctrlPr>
              <w:rPr>
                <w:rFonts w:ascii="Cambria Math" w:hAnsi="Cambria Math"/>
                <w:sz w:val="24"/>
              </w:rPr>
            </m:ctrlPr>
          </m:sub>
        </m:sSub>
      </m:oMath>
      <w:r>
        <w:rPr>
          <w:rFonts w:hint="eastAsia" w:hAnsi="Cambria Math"/>
          <w:sz w:val="24"/>
        </w:rPr>
        <w:t xml:space="preserve"> </w:t>
      </w:r>
      <w:r>
        <w:rPr>
          <w:rFonts w:hint="eastAsia"/>
          <w:sz w:val="24"/>
        </w:rPr>
        <w:t xml:space="preserve">轮的初始化阶段，充电站发布固定的储备价格 </w:t>
      </w:r>
      <m:oMath>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∈[R</m:t>
        </m:r>
        <m:sSup>
          <m:sSupPr>
            <m:ctrlPr>
              <w:rPr>
                <w:rFonts w:ascii="Cambria Math" w:hAnsi="Cambria Math"/>
                <w:sz w:val="24"/>
              </w:rPr>
            </m:ctrlPr>
          </m:sSupPr>
          <m:e>
            <m:r>
              <m:rPr/>
              <w:rPr>
                <w:rFonts w:ascii="Cambria Math" w:hAnsi="Cambria Math"/>
                <w:sz w:val="24"/>
              </w:rPr>
              <m:t>]</m:t>
            </m:r>
            <m:ctrlPr>
              <w:rPr>
                <w:rFonts w:ascii="Cambria Math" w:hAnsi="Cambria Math"/>
                <w:sz w:val="24"/>
              </w:rPr>
            </m:ctrlPr>
          </m:e>
          <m:sup>
            <m:r>
              <m:rPr/>
              <w:rPr>
                <w:rFonts w:ascii="Cambria Math" w:hAnsi="Cambria Math"/>
                <w:sz w:val="24"/>
              </w:rPr>
              <m:t>M×T</m:t>
            </m:r>
            <m:ctrlPr>
              <w:rPr>
                <w:rFonts w:ascii="Cambria Math" w:hAnsi="Cambria Math"/>
                <w:sz w:val="24"/>
              </w:rPr>
            </m:ctrlPr>
          </m:sup>
        </m:sSup>
      </m:oMath>
      <w:r>
        <w:rPr>
          <w:rFonts w:hint="eastAsia"/>
          <w:sz w:val="24"/>
        </w:rPr>
        <w:t xml:space="preserve">。每辆电动汽车 </w:t>
      </w:r>
      <m:oMath>
        <m:r>
          <m:rPr/>
          <w:rPr>
            <w:rFonts w:ascii="Cambria Math" w:hAnsi="Cambria Math"/>
            <w:sz w:val="24"/>
          </w:rPr>
          <m:t>n</m:t>
        </m:r>
      </m:oMath>
      <w:r>
        <w:rPr>
          <w:rFonts w:hint="eastAsia" w:hAnsi="Cambria Math"/>
          <w:sz w:val="24"/>
        </w:rPr>
        <w:t xml:space="preserve"> </w:t>
      </w:r>
      <w:r>
        <w:rPr>
          <w:rFonts w:hint="eastAsia"/>
          <w:sz w:val="24"/>
        </w:rPr>
        <w:t>通过求解效用最大化问题进行响应：</w:t>
      </w:r>
    </w:p>
    <w:p w14:paraId="0E2AD59B">
      <w:pPr>
        <w:spacing w:line="360" w:lineRule="auto"/>
        <w:ind w:firstLine="480" w:firstLineChars="200"/>
        <w:jc w:val="center"/>
        <w:rPr>
          <w:sz w:val="24"/>
        </w:rPr>
      </w:pPr>
      <m:oMathPara>
        <m:oMath>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w:rPr>
              <w:rFonts w:hint="eastAsia" w:ascii="Cambria Math" w:hAnsi="Cambria Math"/>
              <w:sz w:val="24"/>
            </w:rPr>
            <m:t>∈</m:t>
          </m:r>
          <m:func>
            <m:funcPr>
              <m:ctrlPr>
                <w:rPr>
                  <w:rFonts w:ascii="Cambria Math" w:hAnsi="Cambria Math"/>
                  <w:sz w:val="24"/>
                </w:rPr>
              </m:ctrlPr>
            </m:funcPr>
            <m:fName>
              <m:r>
                <m:rPr/>
                <w:rPr>
                  <w:rFonts w:ascii="Cambria Math" w:hAns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r>
                        <m:rPr/>
                        <w:rPr>
                          <w:rFonts w:hint="eastAsia" w:ascii="Cambria Math" w:hAnsi="Cambria Math"/>
                          <w:sz w:val="24"/>
                        </w:rPr>
                        <m:t>x∈{0,1</m:t>
                      </m:r>
                      <m:sSup>
                        <m:sSupPr>
                          <m:ctrlPr>
                            <w:rPr>
                              <w:rFonts w:ascii="Cambria Math" w:hAnsi="Cambria Math"/>
                              <w:sz w:val="24"/>
                            </w:rPr>
                          </m:ctrlPr>
                        </m:sSupPr>
                        <m:e>
                          <m:r>
                            <m:rPr/>
                            <w:rPr>
                              <w:rFonts w:ascii="Cambria Math" w:hAnsi="Cambria Math"/>
                              <w:sz w:val="24"/>
                            </w:rPr>
                            <m:t>}</m:t>
                          </m:r>
                          <m:ctrlPr>
                            <w:rPr>
                              <w:rFonts w:ascii="Cambria Math" w:hAnsi="Cambria Math"/>
                              <w:sz w:val="24"/>
                            </w:rPr>
                          </m:ctrlPr>
                        </m:e>
                        <m:sup>
                          <m:r>
                            <m:rPr/>
                            <w:rPr>
                              <w:rFonts w:ascii="Cambria Math" w:hAnsi="Cambria Math"/>
                              <w:sz w:val="24"/>
                            </w:rPr>
                            <m:t>M×T</m:t>
                          </m:r>
                          <m:ctrlPr>
                            <w:rPr>
                              <w:rFonts w:ascii="Cambria Math" w:hAnsi="Cambria Math"/>
                              <w:sz w:val="24"/>
                            </w:rPr>
                          </m:ctrlPr>
                        </m:sup>
                      </m:sSup>
                      <m:ctrlPr>
                        <w:rPr>
                          <w:rFonts w:ascii="Cambria Math" w:hAnsi="Cambria Math"/>
                          <w:sz w:val="24"/>
                        </w:rPr>
                      </m:ctrlPr>
                    </m:lim>
                  </m:limLow>
                  <m:ctrlPr>
                    <w:rPr>
                      <w:rFonts w:ascii="Cambria Math" w:hAnsi="Cambria Math"/>
                      <w:sz w:val="24"/>
                    </w:rPr>
                  </m:ctrlPr>
                </m:fName>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,x</m:t>
                      </m:r>
                      <m:r>
                        <m:rPr>
                          <m:sty m:val="p"/>
                        </m:rPr>
                        <w:rPr>
                          <w:rFonts w:ascii="Cambria Math" w:hAnsi="Cambria Math"/>
                          <w:sz w:val="24"/>
                        </w:rPr>
                        <m:t>⟩</m:t>
                      </m:r>
                      <m:ctrlPr>
                        <w:rPr>
                          <w:rFonts w:ascii="Cambria Math" w:hAnsi="Cambria Math"/>
                          <w:sz w:val="24"/>
                        </w:rPr>
                      </m:ctrlPr>
                    </m:e>
                  </m:d>
                  <m:ctrlPr>
                    <w:rPr>
                      <w:rFonts w:ascii="Cambria Math" w:hAnsi="Cambria Math"/>
                      <w:sz w:val="24"/>
                    </w:rPr>
                  </m:ctrlPr>
                </m:e>
              </m:func>
              <m:ctrlPr>
                <w:rPr>
                  <w:rFonts w:ascii="Cambria Math" w:hAnsi="Cambria Math"/>
                  <w:sz w:val="24"/>
                </w:rPr>
              </m:ctrlPr>
            </m:e>
          </m:func>
        </m:oMath>
      </m:oMathPara>
    </w:p>
    <w:p w14:paraId="1C515B60">
      <w:pPr>
        <w:spacing w:line="360" w:lineRule="auto"/>
        <w:ind w:firstLine="480" w:firstLineChars="200"/>
        <w:rPr>
          <w:sz w:val="24"/>
        </w:rPr>
      </w:pPr>
      <w:r>
        <w:rPr>
          <w:rFonts w:hint="eastAsia"/>
          <w:sz w:val="24"/>
        </w:rPr>
        <w:t xml:space="preserve">仅向平台透露所选捆绑包 </w:t>
      </w:r>
      <m:oMath>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oMath>
      <w:r>
        <w:rPr>
          <w:rFonts w:hint="eastAsia"/>
          <w:sz w:val="24"/>
        </w:rPr>
        <w:t>。此过程会产生需求查询响应数据集：</w:t>
      </w:r>
    </w:p>
    <w:p w14:paraId="02900F4F">
      <w:pPr>
        <w:spacing w:line="360" w:lineRule="auto"/>
        <w:ind w:firstLine="480" w:firstLineChars="200"/>
        <w:jc w:val="left"/>
        <w:rPr>
          <w:sz w:val="24"/>
        </w:rPr>
      </w:pPr>
      <m:oMathPara>
        <m:oMath>
          <m:sSub>
            <m:sSubPr>
              <m:ctrlPr>
                <w:rPr>
                  <w:rFonts w:ascii="Cambria Math" w:hAnsi="Cambria Math"/>
                  <w:sz w:val="24"/>
                </w:rPr>
              </m:ctrlPr>
            </m:sSubPr>
            <m:e>
              <m:r>
                <m:rPr>
                  <m:scr m:val="script"/>
                </m:rPr>
                <w:rPr>
                  <w:rFonts w:ascii="Cambria Math" w:hAnsi="Cambria Math" w:eastAsia="MS Mincho"/>
                  <w:sz w:val="24"/>
                </w:rPr>
                <m:t>D</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d>
                <m:dPr>
                  <m:begChr m:val="{"/>
                  <m:endChr m:val="}"/>
                  <m:ctrlPr>
                    <w:rPr>
                      <w:rFonts w:ascii="Cambria Math" w:hAnsi="Cambria Math"/>
                      <w:sz w:val="24"/>
                    </w:rPr>
                  </m:ctrlPr>
                </m:dPr>
                <m:e>
                  <m:r>
                    <m:rPr/>
                    <w:rPr>
                      <w:rFonts w:ascii="Cambria Math" w:hAnsi="Cambria Math"/>
                      <w:sz w:val="24"/>
                    </w:rPr>
                    <m:t>(</m:t>
                  </m:r>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w:rPr>
                      <w:rFonts w:ascii="Cambria Math" w:hAnsi="Cambria Math"/>
                      <w:sz w:val="24"/>
                    </w:rPr>
                    <m:t>,</m:t>
                  </m:r>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m:t>
                  </m:r>
                  <m:ctrlPr>
                    <w:rPr>
                      <w:rFonts w:ascii="Cambria Math" w:hAnsi="Cambria Math"/>
                      <w:sz w:val="24"/>
                    </w:rPr>
                  </m:ctrlPr>
                </m:e>
              </m:d>
              <m:ctrlPr>
                <w:rPr>
                  <w:rFonts w:ascii="Cambria Math" w:hAnsi="Cambria Math"/>
                  <w:sz w:val="24"/>
                </w:rPr>
              </m:ctrlPr>
            </m:e>
            <m:sub>
              <m:r>
                <m:rPr/>
                <w:rPr>
                  <w:rFonts w:ascii="Cambria Math" w:hAnsi="Cambria Math"/>
                  <w:sz w:val="24"/>
                </w:rPr>
                <m:t>r=1</m:t>
              </m:r>
              <m:ctrlPr>
                <w:rPr>
                  <w:rFonts w:ascii="Cambria Math" w:hAnsi="Cambria Math"/>
                  <w:sz w:val="24"/>
                </w:rPr>
              </m:ctrlPr>
            </m:sub>
            <m:sup>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m:sty m:val="p"/>
                    </m:rPr>
                    <w:rPr>
                      <w:rFonts w:ascii="Cambria Math" w:hAnsi="Cambria Math"/>
                      <w:sz w:val="24"/>
                    </w:rPr>
                    <m:t>init</m:t>
                  </m:r>
                  <m:ctrlPr>
                    <w:rPr>
                      <w:rFonts w:ascii="Cambria Math" w:hAnsi="Cambria Math"/>
                      <w:sz w:val="24"/>
                    </w:rPr>
                  </m:ctrlPr>
                </m:sub>
              </m:sSub>
              <m:ctrlPr>
                <w:rPr>
                  <w:rFonts w:ascii="Cambria Math" w:hAnsi="Cambria Math"/>
                  <w:sz w:val="24"/>
                </w:rPr>
              </m:ctrlPr>
            </m:sup>
          </m:sSubSup>
        </m:oMath>
      </m:oMathPara>
    </w:p>
    <w:p w14:paraId="2C024B53">
      <w:pPr>
        <w:spacing w:line="360" w:lineRule="auto"/>
        <w:ind w:firstLine="480" w:firstLineChars="200"/>
        <w:rPr>
          <w:sz w:val="24"/>
        </w:rPr>
      </w:pPr>
      <w:r>
        <w:rPr>
          <w:rFonts w:hint="eastAsia"/>
          <w:sz w:val="24"/>
        </w:rPr>
        <w:t xml:space="preserve">我们用 </w:t>
      </w:r>
      <m:oMath>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表示EV </w:t>
      </w:r>
      <m:oMath>
        <m:r>
          <m:rPr/>
          <w:rPr>
            <w:rFonts w:ascii="Cambria Math" w:hAnsi="Cambria Math"/>
            <w:sz w:val="24"/>
          </w:rPr>
          <m:t>n</m:t>
        </m:r>
      </m:oMath>
      <w:r>
        <w:rPr>
          <w:rFonts w:hint="eastAsia"/>
          <w:sz w:val="24"/>
        </w:rPr>
        <w:t xml:space="preserve"> 的MVNN模型的当前参数化。训练过程持续 </w:t>
      </w:r>
      <m:oMath>
        <m:r>
          <m:rPr/>
          <w:rPr>
            <w:rFonts w:ascii="Cambria Math" w:hAnsi="Cambria Math"/>
            <w:sz w:val="24"/>
          </w:rPr>
          <m:t>E</m:t>
        </m:r>
      </m:oMath>
      <w:r>
        <w:rPr>
          <w:rFonts w:hint="eastAsia"/>
          <w:sz w:val="24"/>
        </w:rPr>
        <w:t xml:space="preserve"> 个 epoch。在每个 epoch 中，对于每一轮 </w:t>
      </w:r>
      <m:oMath>
        <m:r>
          <m:rPr/>
          <w:rPr>
            <w:rFonts w:ascii="Cambria Math" w:hAnsi="Cambria Math"/>
            <w:sz w:val="24"/>
          </w:rPr>
          <m:t>r</m:t>
        </m:r>
      </m:oMath>
      <w:r>
        <w:rPr>
          <w:rFonts w:hint="eastAsia"/>
          <w:sz w:val="24"/>
        </w:rPr>
        <w:t xml:space="preserve">，我们根据EV </w:t>
      </w:r>
      <m:oMath>
        <m:r>
          <m:rPr/>
          <w:rPr>
            <w:rFonts w:ascii="Cambria Math" w:hAnsi="Cambria Math"/>
            <w:sz w:val="24"/>
          </w:rPr>
          <m:t>n</m:t>
        </m:r>
      </m:oMath>
      <w:r>
        <w:rPr>
          <w:rFonts w:hint="eastAsia"/>
          <w:sz w:val="24"/>
        </w:rPr>
        <w:t xml:space="preserve"> 的可达性和时间可用性约束，生成可行的捆绑空间</w:t>
      </w:r>
      <w:r>
        <w:rPr>
          <w:sz w:val="24"/>
        </w:rPr>
        <w:t xml:space="preserve"> </w:t>
      </w:r>
      <m:oMath>
        <m:sSubSup>
          <m:sSubSupPr>
            <m:ctrlPr>
              <w:rPr>
                <w:rFonts w:ascii="Cambria Math" w:hAnsi="Cambria Math"/>
                <w:sz w:val="24"/>
              </w:rPr>
            </m:ctrlPr>
          </m:sSubSupPr>
          <m:e>
            <m:r>
              <m:rPr>
                <m:scr m:val="script"/>
              </m:rPr>
              <w:rPr>
                <w:rFonts w:ascii="Cambria Math" w:hAnsi="Cambria Math" w:eastAsia="MS Mincho"/>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m:sty m:val="p"/>
              </m:rPr>
              <w:rPr>
                <w:rFonts w:ascii="Cambria Math" w:hAnsi="Cambria Math"/>
                <w:sz w:val="24"/>
              </w:rPr>
              <m:t>feas</m:t>
            </m:r>
            <m:ctrlPr>
              <w:rPr>
                <w:rFonts w:ascii="Cambria Math" w:hAnsi="Cambria Math"/>
                <w:sz w:val="24"/>
              </w:rPr>
            </m:ctrlPr>
          </m:sup>
        </m:sSubSup>
      </m:oMath>
      <w:r>
        <w:rPr>
          <w:rFonts w:hint="eastAsia"/>
          <w:sz w:val="24"/>
        </w:rPr>
        <w:t>。预测的效用最大化捆绑被计算为：</w:t>
      </w:r>
    </w:p>
    <w:p w14:paraId="43A40492">
      <w:pPr>
        <w:spacing w:line="360" w:lineRule="auto"/>
        <w:ind w:firstLine="480" w:firstLineChars="200"/>
        <w:jc w:val="left"/>
        <w:rPr>
          <w:sz w:val="24"/>
        </w:rPr>
      </w:pPr>
      <m:oMathPara>
        <m:oMath>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w:rPr>
              <w:rFonts w:ascii="Cambria Math" w:hAnsi="Cambria Math"/>
              <w:sz w:val="24"/>
            </w:rPr>
            <m:t>=</m:t>
          </m:r>
          <m:func>
            <m:funcPr>
              <m:ctrlPr>
                <w:rPr>
                  <w:rFonts w:ascii="Cambria Math" w:hAnsi="Cambria Math"/>
                  <w:sz w:val="24"/>
                </w:rPr>
              </m:ctrlPr>
            </m:funcPr>
            <m:fName>
              <m:r>
                <m:rPr/>
                <w:rPr>
                  <w:rFonts w:ascii="Cambria Math" w:hAns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r>
                        <m:rPr/>
                        <w:rPr>
                          <w:rFonts w:hint="eastAsia" w:ascii="Cambria Math" w:hAnsi="Cambria Math"/>
                          <w:sz w:val="24"/>
                        </w:rPr>
                        <m:t>x∈</m:t>
                      </m:r>
                      <m:sSubSup>
                        <m:sSubSupPr>
                          <m:ctrlPr>
                            <w:rPr>
                              <w:rFonts w:ascii="Cambria Math" w:hAnsi="Cambria Math"/>
                              <w:sz w:val="24"/>
                            </w:rPr>
                          </m:ctrlPr>
                        </m:sSubSupPr>
                        <m:e>
                          <m:r>
                            <m:rPr>
                              <m:scr m:val="script"/>
                            </m:rPr>
                            <w:rPr>
                              <w:rFonts w:ascii="Cambria Math" w:hAnsi="Cambria Math" w:eastAsia="MS Mincho"/>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m:sty m:val="p"/>
                            </m:rPr>
                            <w:rPr>
                              <w:rFonts w:ascii="Cambria Math" w:hAnsi="Cambria Math"/>
                              <w:sz w:val="24"/>
                            </w:rPr>
                            <m:t>feas</m:t>
                          </m:r>
                          <m:ctrlPr>
                            <w:rPr>
                              <w:rFonts w:ascii="Cambria Math" w:hAnsi="Cambria Math"/>
                              <w:sz w:val="24"/>
                            </w:rPr>
                          </m:ctrlPr>
                        </m:sup>
                      </m:sSubSup>
                      <m:ctrlPr>
                        <w:rPr>
                          <w:rFonts w:ascii="Cambria Math" w:hAnsi="Cambria Math"/>
                          <w:sz w:val="24"/>
                        </w:rPr>
                      </m:ctrlPr>
                    </m:lim>
                  </m:limLow>
                  <m:ctrlPr>
                    <w:rPr>
                      <w:rFonts w:ascii="Cambria Math" w:hAnsi="Cambria Math"/>
                      <w:sz w:val="24"/>
                    </w:rPr>
                  </m:ctrlPr>
                </m:fName>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,x</m:t>
                      </m:r>
                      <m:r>
                        <m:rPr>
                          <m:sty m:val="p"/>
                        </m:rPr>
                        <w:rPr>
                          <w:rFonts w:ascii="Cambria Math" w:hAnsi="Cambria Math"/>
                          <w:sz w:val="24"/>
                        </w:rPr>
                        <m:t>⟩</m:t>
                      </m:r>
                      <m:ctrlPr>
                        <w:rPr>
                          <w:rFonts w:ascii="Cambria Math" w:hAnsi="Cambria Math"/>
                          <w:sz w:val="24"/>
                        </w:rPr>
                      </m:ctrlPr>
                    </m:e>
                  </m:d>
                  <m:ctrlPr>
                    <w:rPr>
                      <w:rFonts w:ascii="Cambria Math" w:hAnsi="Cambria Math"/>
                      <w:sz w:val="24"/>
                    </w:rPr>
                  </m:ctrlPr>
                </m:e>
              </m:func>
              <m:ctrlPr>
                <w:rPr>
                  <w:rFonts w:ascii="Cambria Math" w:hAnsi="Cambria Math"/>
                  <w:sz w:val="24"/>
                </w:rPr>
              </m:ctrlPr>
            </m:e>
          </m:func>
        </m:oMath>
      </m:oMathPara>
    </w:p>
    <w:p w14:paraId="6498B5A8">
      <w:pPr>
        <w:spacing w:line="360" w:lineRule="auto"/>
        <w:ind w:firstLine="480" w:firstLineChars="200"/>
        <w:rPr>
          <w:sz w:val="24"/>
        </w:rPr>
      </w:pPr>
      <w:r>
        <w:rPr>
          <w:rFonts w:hint="eastAsia"/>
          <w:sz w:val="24"/>
        </w:rPr>
        <w:t>如果预测的捆绑包 ˆ(r)n 与观测到的选择 x(r)n 不匹配，我们计算成对铰链损失：</w:t>
      </w:r>
    </w:p>
    <w:p w14:paraId="4734ED37">
      <w:pPr>
        <w:spacing w:line="360" w:lineRule="auto"/>
        <w:ind w:firstLine="480" w:firstLineChars="200"/>
        <w:rPr>
          <w:sz w:val="24"/>
        </w:rPr>
      </w:pPr>
      <m:oMath>
        <m:sSup>
          <m:sSupPr>
            <m:ctrlPr>
              <w:rPr>
                <w:rFonts w:ascii="Cambria Math" w:hAnsi="Cambria Math"/>
                <w:sz w:val="24"/>
              </w:rPr>
            </m:ctrlPr>
          </m:sSupPr>
          <m:e>
            <m:r>
              <m:rPr>
                <m:scr m:val="script"/>
              </m:rPr>
              <w:rPr>
                <w:rFonts w:ascii="Cambria Math" w:hAnsi="Cambria Math" w:eastAsia="MS Mincho"/>
                <w:sz w:val="24"/>
              </w:rPr>
              <m:t>ℒ</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m:t>
        </m:r>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w:rPr>
                    <w:rFonts w:ascii="Cambria Math" w:hAnsi="Cambria Math"/>
                    <w:sz w:val="24"/>
                  </w:rPr>
                  <m:t>)−</m:t>
                </m:r>
                <m:r>
                  <m:rPr>
                    <m:sty m:val="p"/>
                  </m:rPr>
                  <w:rPr>
                    <w:rFonts w:ascii="Cambria Math" w:hAnsi="Cambria Math"/>
                    <w:sz w:val="24"/>
                  </w:rPr>
                  <m:t>⟨</m:t>
                </m:r>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m:t>
                </m:r>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m:sty m:val="p"/>
                  </m:rPr>
                  <w:rPr>
                    <w:rFonts w:ascii="Cambria Math" w:hAnsi="Cambria Math"/>
                    <w:sz w:val="24"/>
                  </w:rPr>
                  <m:t>⟩</m:t>
                </m:r>
                <m:r>
                  <m:rPr/>
                  <w:rPr>
                    <w:rFonts w:ascii="Cambria Math" w:hAnsi="Cambria Math"/>
                    <w:sz w:val="24"/>
                  </w:rPr>
                  <m:t>−(</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w:rPr>
                    <w:rFonts w:ascii="Cambria Math" w:hAnsi="Cambria Math"/>
                    <w:sz w:val="24"/>
                  </w:rPr>
                  <m:t>)−</m:t>
                </m:r>
                <m:r>
                  <m:rPr>
                    <m:sty m:val="p"/>
                  </m:rPr>
                  <w:rPr>
                    <w:rFonts w:ascii="Cambria Math" w:hAnsi="Cambria Math"/>
                    <w:sz w:val="24"/>
                  </w:rPr>
                  <m:t>⟨</m:t>
                </m:r>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(r)</m:t>
                    </m:r>
                    <m:ctrlPr>
                      <w:rPr>
                        <w:rFonts w:ascii="Cambria Math" w:hAnsi="Cambria Math"/>
                        <w:sz w:val="24"/>
                      </w:rPr>
                    </m:ctrlPr>
                  </m:sup>
                </m:sSup>
                <m:r>
                  <m:rPr/>
                  <w:rPr>
                    <w:rFonts w:ascii="Cambria Math" w:hAnsi="Cambria Math"/>
                    <w:sz w:val="24"/>
                  </w:rPr>
                  <m:t>,</m:t>
                </m:r>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m:sty m:val="p"/>
                  </m:rPr>
                  <w:rPr>
                    <w:rFonts w:ascii="Cambria Math" w:hAnsi="Cambria Math"/>
                    <w:sz w:val="24"/>
                  </w:rPr>
                  <m:t>⟩</m:t>
                </m:r>
                <m:r>
                  <m:rPr/>
                  <w:rPr>
                    <w:rFonts w:ascii="Cambria Math" w:hAnsi="Cambria Math"/>
                    <w:sz w:val="24"/>
                  </w:rPr>
                  <m:t>)</m:t>
                </m:r>
                <m:ctrlPr>
                  <w:rPr>
                    <w:rFonts w:ascii="Cambria Math" w:hAnsi="Cambria Math"/>
                    <w:sz w:val="24"/>
                  </w:rPr>
                </m:ctrlPr>
              </m:e>
            </m:d>
            <m:ctrlPr>
              <w:rPr>
                <w:rFonts w:ascii="Cambria Math" w:hAnsi="Cambria Math"/>
                <w:sz w:val="24"/>
              </w:rPr>
            </m:ctrlPr>
          </m:e>
          <m:sub>
            <m:r>
              <m:rPr/>
              <w:rPr>
                <w:rFonts w:ascii="Cambria Math" w:hAnsi="Cambria Math"/>
                <w:sz w:val="24"/>
              </w:rPr>
              <m:t>+</m:t>
            </m:r>
            <m:ctrlPr>
              <w:rPr>
                <w:rFonts w:ascii="Cambria Math" w:hAnsi="Cambria Math"/>
                <w:sz w:val="24"/>
              </w:rPr>
            </m:ctrlPr>
          </m:sub>
        </m:sSub>
      </m:oMath>
      <w:r>
        <w:rPr>
          <w:rFonts w:hint="eastAsia" w:hAnsi="Cambria Math"/>
          <w:sz w:val="24"/>
        </w:rPr>
        <w:tab/>
      </w:r>
    </w:p>
    <w:p w14:paraId="631E7406">
      <w:pPr>
        <w:spacing w:line="360" w:lineRule="auto"/>
        <w:ind w:firstLine="480" w:firstLineChars="200"/>
        <w:rPr>
          <w:sz w:val="24"/>
        </w:rPr>
      </w:pPr>
      <w:r>
        <w:rPr>
          <w:rFonts w:hint="eastAsia"/>
          <w:sz w:val="24"/>
        </w:rPr>
        <w:t xml:space="preserve">参数 </w:t>
      </w:r>
      <m:oMath>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使用随机梯度下降（SGD）进行更新，以最小化轮次中的累积损失。完整过程在算法 </w:t>
      </w:r>
      <w:r>
        <w:rPr>
          <w:sz w:val="24"/>
        </w:rPr>
        <w:t>3</w:t>
      </w:r>
      <w:r>
        <w:rPr>
          <w:rFonts w:hint="eastAsia"/>
          <w:sz w:val="24"/>
        </w:rPr>
        <w:t>中描述。</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57E4F9C6">
        <w:tc>
          <w:tcPr>
            <w:tcW w:w="8662" w:type="dxa"/>
            <w:tcBorders>
              <w:top w:val="single" w:color="auto" w:sz="4" w:space="0"/>
              <w:left w:val="nil"/>
              <w:bottom w:val="single" w:color="auto" w:sz="4" w:space="0"/>
              <w:right w:val="nil"/>
            </w:tcBorders>
          </w:tcPr>
          <w:p w14:paraId="2255FD59">
            <w:pPr>
              <w:spacing w:line="360" w:lineRule="auto"/>
              <w:rPr>
                <w:sz w:val="24"/>
              </w:rPr>
            </w:pPr>
            <w:r>
              <w:rPr>
                <w:rFonts w:hint="eastAsia"/>
                <w:sz w:val="24"/>
              </w:rPr>
              <w:t>算法 3：多值神经网络（MVNN）偏好学习 (TrainOnDQs)</w:t>
            </w:r>
          </w:p>
        </w:tc>
      </w:tr>
      <w:tr w14:paraId="72ADD47F">
        <w:tc>
          <w:tcPr>
            <w:tcW w:w="8662" w:type="dxa"/>
            <w:tcBorders>
              <w:top w:val="single" w:color="auto" w:sz="4" w:space="0"/>
              <w:left w:val="nil"/>
              <w:bottom w:val="nil"/>
              <w:right w:val="nil"/>
            </w:tcBorders>
          </w:tcPr>
          <w:p w14:paraId="064F14D9">
            <w:pPr>
              <w:spacing w:line="360" w:lineRule="auto"/>
              <w:rPr>
                <w:sz w:val="24"/>
              </w:rPr>
            </w:pPr>
            <w:r>
              <w:rPr>
                <w:rFonts w:hint="eastAsia"/>
                <w:sz w:val="24"/>
              </w:rPr>
              <w:t xml:space="preserve">输入：历史查询数据集 </w:t>
            </w:r>
            <m:oMath>
              <m:sSub>
                <m:sSubPr>
                  <m:ctrlPr>
                    <w:rPr>
                      <w:rFonts w:ascii="Cambria Math" w:hAnsi="Cambria Math"/>
                      <w:sz w:val="24"/>
                    </w:rPr>
                  </m:ctrlPr>
                </m:sSubPr>
                <m:e>
                  <m:r>
                    <m:rPr>
                      <m:scr m:val="script"/>
                    </m:rPr>
                    <w:rPr>
                      <w:rFonts w:ascii="Cambria Math"/>
                      <w:sz w:val="24"/>
                    </w:rPr>
                    <m:t>D</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m:sty m:val="b"/>
                    </m:rPr>
                    <w:rPr>
                      <w:rFonts w:ascii="Cambria Math"/>
                      <w:sz w:val="24"/>
                    </w:rPr>
                    <m:t>y</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(r)</m:t>
                  </m:r>
                  <m:ctrlPr>
                    <w:rPr>
                      <w:rFonts w:ascii="Cambria Math" w:hAnsi="Cambria Math"/>
                      <w:sz w:val="24"/>
                    </w:rPr>
                  </m:ctrlPr>
                </m:sup>
              </m:sSubSup>
              <m:r>
                <m:rPr/>
                <w:rPr>
                  <w:rFonts w:ascii="Cambria Math"/>
                  <w:sz w:val="24"/>
                </w:rPr>
                <m:t>,</m:t>
              </m:r>
              <m:sSup>
                <m:sSupPr>
                  <m:ctrlPr>
                    <w:rPr>
                      <w:rFonts w:ascii="Cambria Math" w:hAnsi="Cambria Math"/>
                      <w:sz w:val="24"/>
                    </w:rPr>
                  </m:ctrlPr>
                </m:sSupPr>
                <m:e>
                  <m:r>
                    <m:rPr>
                      <m:sty m:val="b"/>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w:rPr>
                  <w:rFonts w:ascii="Cambria Math"/>
                  <w:sz w:val="24"/>
                </w:rPr>
                <m:t>)</m:t>
              </m:r>
              <m:sSubSup>
                <m:sSubSupPr>
                  <m:ctrlPr>
                    <w:rPr>
                      <w:rFonts w:ascii="Cambria Math" w:hAnsi="Cambria Math"/>
                      <w:sz w:val="24"/>
                    </w:rPr>
                  </m:ctrlPr>
                </m:sSubSupPr>
                <m:e>
                  <m:r>
                    <m:rPr/>
                    <w:rPr>
                      <w:rFonts w:ascii="Cambria Math"/>
                      <w:sz w:val="24"/>
                    </w:rPr>
                    <m:t>}</m:t>
                  </m:r>
                  <m:ctrlPr>
                    <w:rPr>
                      <w:rFonts w:ascii="Cambria Math" w:hAnsi="Cambria Math"/>
                      <w:sz w:val="24"/>
                    </w:rPr>
                  </m:ctrlPr>
                </m:e>
                <m:sub>
                  <m:r>
                    <m:rPr/>
                    <w:rPr>
                      <w:rFonts w:ascii="Cambria Math"/>
                      <w:sz w:val="24"/>
                    </w:rPr>
                    <m:t>r=1</m:t>
                  </m:r>
                  <m:ctrlPr>
                    <w:rPr>
                      <w:rFonts w:ascii="Cambria Math" w:hAnsi="Cambria Math"/>
                      <w:sz w:val="24"/>
                    </w:rPr>
                  </m:ctrlPr>
                </m:sub>
                <m:sup>
                  <m:r>
                    <m:rPr/>
                    <w:rPr>
                      <w:rFonts w:ascii="Cambria Math"/>
                      <w:sz w:val="24"/>
                    </w:rPr>
                    <m:t>R</m:t>
                  </m:r>
                  <m:ctrlPr>
                    <w:rPr>
                      <w:rFonts w:ascii="Cambria Math" w:hAnsi="Cambria Math"/>
                      <w:sz w:val="24"/>
                    </w:rPr>
                  </m:ctrlPr>
                </m:sup>
              </m:sSubSup>
            </m:oMath>
            <w:r>
              <w:rPr>
                <w:rFonts w:hint="eastAsia"/>
                <w:sz w:val="24"/>
              </w:rPr>
              <w:t xml:space="preserve">，学习率 </w:t>
            </w:r>
            <m:oMath>
              <m:r>
                <m:rPr/>
                <w:rPr>
                  <w:rFonts w:ascii="Cambria Math"/>
                  <w:sz w:val="24"/>
                </w:rPr>
                <m:t>η</m:t>
              </m:r>
            </m:oMath>
            <w:r>
              <w:rPr>
                <w:rFonts w:hint="eastAsia"/>
                <w:sz w:val="24"/>
              </w:rPr>
              <w:t xml:space="preserve">，训练轮数 </w:t>
            </w:r>
            <m:oMath>
              <m:r>
                <m:rPr/>
                <w:rPr>
                  <w:rFonts w:ascii="Cambria Math"/>
                  <w:sz w:val="24"/>
                </w:rPr>
                <m:t>E</m:t>
              </m:r>
            </m:oMath>
            <w:r>
              <w:rPr>
                <w:rFonts w:hint="eastAsia"/>
                <w:sz w:val="24"/>
              </w:rPr>
              <w:t>。</w:t>
            </w:r>
          </w:p>
          <w:p w14:paraId="22DF7C3C">
            <w:pPr>
              <w:spacing w:line="360" w:lineRule="auto"/>
              <w:rPr>
                <w:sz w:val="24"/>
              </w:rPr>
            </w:pPr>
            <w:r>
              <w:rPr>
                <w:rFonts w:hint="eastAsia"/>
                <w:sz w:val="24"/>
              </w:rPr>
              <w:t xml:space="preserve">输出：训练好的用户代理模型 </w:t>
            </w:r>
            <m:oMath>
              <m:sSub>
                <m:sSubPr>
                  <m:ctrlPr>
                    <w:rPr>
                      <w:rFonts w:ascii="Cambria Math" w:hAnsi="Cambria Math"/>
                      <w:sz w:val="24"/>
                    </w:rPr>
                  </m:ctrlPr>
                </m:sSubPr>
                <m:e>
                  <m:r>
                    <m:rPr>
                      <m:scr m:val="script"/>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oMath>
            <w:r>
              <w:rPr>
                <w:rFonts w:hint="eastAsia"/>
                <w:sz w:val="24"/>
              </w:rPr>
              <w:t>。</w:t>
            </w:r>
          </w:p>
        </w:tc>
      </w:tr>
      <w:tr w14:paraId="3954FB2C">
        <w:trPr>
          <w:wBefore w:w="0" w:type="auto"/>
          <w:trHeight w:val="90" w:hRule="atLeast"/>
        </w:trPr>
        <w:tc>
          <w:tcPr>
            <w:tcW w:w="8662" w:type="dxa"/>
            <w:tcBorders>
              <w:top w:val="nil"/>
              <w:left w:val="nil"/>
              <w:bottom w:val="nil"/>
              <w:right w:val="nil"/>
            </w:tcBorders>
          </w:tcPr>
          <w:p w14:paraId="11BE1003">
            <w:pPr>
              <w:spacing w:line="360" w:lineRule="auto"/>
              <w:rPr>
                <w:sz w:val="24"/>
              </w:rPr>
            </w:pPr>
            <w:r>
              <w:rPr>
                <w:rFonts w:hint="eastAsia"/>
                <w:sz w:val="24"/>
              </w:rPr>
              <w:t xml:space="preserve">初始化网络参数 </w:t>
            </w:r>
            <m:oMath>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oMath>
            <w:r>
              <w:rPr>
                <w:rFonts w:hint="eastAsia"/>
                <w:sz w:val="24"/>
              </w:rPr>
              <w:t xml:space="preserve">，并确保权重矩阵 </w:t>
            </w:r>
            <m:oMath>
              <m:r>
                <m:rPr>
                  <m:sty m:val="b"/>
                </m:rPr>
                <w:rPr>
                  <w:rFonts w:ascii="Cambria Math"/>
                  <w:sz w:val="24"/>
                </w:rPr>
                <m:t>W</m:t>
              </m:r>
              <m:r>
                <m:rPr/>
                <w:rPr>
                  <w:rFonts w:ascii="Cambria Math"/>
                  <w:sz w:val="24"/>
                </w:rPr>
                <m:t>≥0</m:t>
              </m:r>
            </m:oMath>
            <w:r>
              <w:rPr>
                <w:rFonts w:hint="eastAsia"/>
                <w:sz w:val="24"/>
              </w:rPr>
              <w:t xml:space="preserve"> 且偏置向量 </w:t>
            </w:r>
            <m:oMath>
              <m:r>
                <m:rPr>
                  <m:sty m:val="b"/>
                </m:rPr>
                <w:rPr>
                  <w:rFonts w:ascii="Cambria Math"/>
                  <w:sz w:val="24"/>
                </w:rPr>
                <m:t>b</m:t>
              </m:r>
              <m:r>
                <m:rPr/>
                <w:rPr>
                  <w:rFonts w:ascii="Cambria Math"/>
                  <w:sz w:val="24"/>
                </w:rPr>
                <m:t>≤0</m:t>
              </m:r>
            </m:oMath>
            <w:r>
              <w:rPr>
                <w:rFonts w:hint="eastAsia"/>
                <w:sz w:val="24"/>
              </w:rPr>
              <w:t>。</w:t>
            </w:r>
          </w:p>
          <w:p w14:paraId="437910F1">
            <w:pPr>
              <w:spacing w:line="360" w:lineRule="auto"/>
              <w:rPr>
                <w:sz w:val="24"/>
              </w:rPr>
            </w:pPr>
            <w:r>
              <w:rPr>
                <w:rFonts w:hint="eastAsia"/>
                <w:sz w:val="24"/>
              </w:rPr>
              <w:t xml:space="preserve">For 训练轮次 </w:t>
            </w:r>
            <m:oMath>
              <m:r>
                <m:rPr/>
                <w:rPr>
                  <w:rFonts w:ascii="Cambria Math"/>
                  <w:sz w:val="24"/>
                </w:rPr>
                <m:t>e=1</m:t>
              </m:r>
            </m:oMath>
            <w:r>
              <w:rPr>
                <w:rFonts w:hint="eastAsia"/>
                <w:sz w:val="24"/>
              </w:rPr>
              <w:t xml:space="preserve"> 到 </w:t>
            </w:r>
            <m:oMath>
              <m:r>
                <m:rPr/>
                <w:rPr>
                  <w:rFonts w:ascii="Cambria Math"/>
                  <w:sz w:val="24"/>
                </w:rPr>
                <m:t>E</m:t>
              </m:r>
            </m:oMath>
            <w:r>
              <w:rPr>
                <w:rFonts w:hint="eastAsia"/>
                <w:sz w:val="24"/>
              </w:rPr>
              <w:t xml:space="preserve"> do：</w:t>
            </w:r>
          </w:p>
          <w:p w14:paraId="01F22410">
            <w:pPr>
              <w:spacing w:line="360" w:lineRule="auto"/>
              <w:ind w:firstLine="0" w:firstLineChars="0"/>
              <w:rPr>
                <w:sz w:val="24"/>
              </w:rPr>
            </w:pPr>
            <w:r>
              <w:rPr>
                <w:rFonts w:hint="eastAsia"/>
                <w:sz w:val="24"/>
              </w:rPr>
              <w:t xml:space="preserve">For 每条查询记录 </w:t>
            </w:r>
            <m:oMath>
              <m:r>
                <m:rPr/>
                <w:rPr>
                  <w:rFonts w:ascii="Cambria Math"/>
                  <w:sz w:val="24"/>
                </w:rPr>
                <m:t>r=1</m:t>
              </m:r>
            </m:oMath>
            <w:r>
              <w:rPr>
                <w:rFonts w:hint="eastAsia"/>
                <w:sz w:val="24"/>
              </w:rPr>
              <w:t xml:space="preserve"> 到 </w:t>
            </w:r>
            <m:oMath>
              <m:r>
                <m:rPr/>
                <w:rPr>
                  <w:rFonts w:ascii="Cambria Math"/>
                  <w:sz w:val="24"/>
                </w:rPr>
                <m:t>R</m:t>
              </m:r>
            </m:oMath>
            <w:r>
              <w:rPr>
                <w:rFonts w:hint="eastAsia"/>
                <w:sz w:val="24"/>
              </w:rPr>
              <w:t xml:space="preserve"> do：</w:t>
            </w:r>
          </w:p>
          <w:p w14:paraId="09D7CB3D">
            <w:pPr>
              <w:spacing w:line="360" w:lineRule="auto"/>
              <w:rPr>
                <w:sz w:val="24"/>
              </w:rPr>
            </w:pPr>
            <w:r>
              <w:rPr>
                <w:rFonts w:hint="eastAsia"/>
                <w:sz w:val="24"/>
              </w:rPr>
              <w:t xml:space="preserve">         设真实需求组合为</w:t>
            </w:r>
            <w:r>
              <w:rPr>
                <w:sz w:val="24"/>
              </w:rPr>
              <w:t xml:space="preserve"> </w:t>
            </w:r>
            <m:oMath>
              <m:sSub>
                <m:sSubPr>
                  <m:ctrlPr>
                    <w:rPr>
                      <w:rFonts w:ascii="Cambria Math" w:hAnsi="Cambria Math"/>
                      <w:sz w:val="24"/>
                    </w:rPr>
                  </m:ctrlPr>
                </m:sSubPr>
                <m:e>
                  <m:r>
                    <m:rPr>
                      <m:sty m:val="b"/>
                    </m:rPr>
                    <w:rPr>
                      <w:rFonts w:ascii="Cambria Math"/>
                      <w:sz w:val="24"/>
                    </w:rPr>
                    <m:t>y</m:t>
                  </m:r>
                  <m:ctrlPr>
                    <w:rPr>
                      <w:rFonts w:ascii="Cambria Math" w:hAnsi="Cambria Math"/>
                      <w:sz w:val="24"/>
                    </w:rPr>
                  </m:ctrlPr>
                </m:e>
                <m:sub>
                  <m:r>
                    <m:rPr/>
                    <w:rPr>
                      <w:rFonts w:ascii="Cambria Math"/>
                      <w:sz w:val="24"/>
                    </w:rPr>
                    <m:t>true</m:t>
                  </m:r>
                  <m:ctrlPr>
                    <w:rPr>
                      <w:rFonts w:ascii="Cambria Math" w:hAnsi="Cambria Math"/>
                      <w:sz w:val="24"/>
                    </w:rPr>
                  </m:ctrlPr>
                </m:sub>
              </m:sSub>
              <m:r>
                <m:rPr>
                  <m:sty m:val="p"/>
                </m:rPr>
                <w:rPr>
                  <w:rFonts w:ascii="Cambria Math"/>
                  <w:sz w:val="24"/>
                </w:rPr>
                <m:t>←</m:t>
              </m:r>
              <m:sSubSup>
                <m:sSubSupPr>
                  <m:ctrlPr>
                    <w:rPr>
                      <w:rFonts w:ascii="Cambria Math" w:hAnsi="Cambria Math"/>
                      <w:sz w:val="24"/>
                    </w:rPr>
                  </m:ctrlPr>
                </m:sSubSupPr>
                <m:e>
                  <m:r>
                    <m:rPr>
                      <m:sty m:val="b"/>
                    </m:rPr>
                    <w:rPr>
                      <w:rFonts w:ascii="Cambria Math"/>
                      <w:sz w:val="24"/>
                    </w:rPr>
                    <m:t>y</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(r)</m:t>
                  </m:r>
                  <m:ctrlPr>
                    <w:rPr>
                      <w:rFonts w:ascii="Cambria Math" w:hAnsi="Cambria Math"/>
                      <w:sz w:val="24"/>
                    </w:rPr>
                  </m:ctrlPr>
                </m:sup>
              </m:sSubSup>
            </m:oMath>
            <w:r>
              <w:rPr>
                <w:rFonts w:hint="eastAsia"/>
                <w:sz w:val="24"/>
              </w:rPr>
              <w:t xml:space="preserve">         </w:t>
            </w:r>
          </w:p>
          <w:p w14:paraId="3B9790DE">
            <w:pPr>
              <w:spacing w:line="360" w:lineRule="auto"/>
              <w:ind w:firstLine="0" w:firstLineChars="0"/>
              <w:rPr>
                <w:sz w:val="24"/>
              </w:rPr>
            </w:pPr>
            <w:r>
              <w:rPr>
                <w:rFonts w:hint="eastAsia"/>
                <w:sz w:val="24"/>
              </w:rPr>
              <w:t>/* 步骤一：推断（寻找最违反约束的组合）*/</w:t>
            </w:r>
          </w:p>
          <w:p w14:paraId="311213F7">
            <w:pPr>
              <w:spacing w:line="360" w:lineRule="auto"/>
              <w:rPr>
                <w:sz w:val="24"/>
              </w:rPr>
            </w:pPr>
            <w:r>
              <w:rPr>
                <w:rFonts w:hint="eastAsia"/>
                <w:sz w:val="24"/>
              </w:rPr>
              <w:t xml:space="preserve">         根据当前网络计算效用最大的预测组合：</w:t>
            </w:r>
            <m:oMath>
              <m:acc>
                <m:accPr>
                  <m:ctrlPr>
                    <w:rPr>
                      <w:rFonts w:ascii="Cambria Math" w:hAnsi="Cambria Math"/>
                      <w:sz w:val="24"/>
                    </w:rPr>
                  </m:ctrlPr>
                </m:accPr>
                <m:e>
                  <m:r>
                    <m:rPr>
                      <m:sty m:val="b"/>
                    </m:rPr>
                    <w:rPr>
                      <w:rFonts w:ascii="Cambria Math"/>
                      <w:sz w:val="24"/>
                    </w:rPr>
                    <m:t>y</m:t>
                  </m:r>
                  <m:ctrlPr>
                    <w:rPr>
                      <w:rFonts w:ascii="Cambria Math" w:hAnsi="Cambria Math"/>
                      <w:sz w:val="24"/>
                    </w:rPr>
                  </m:ctrlPr>
                </m:e>
              </m:acc>
              <m:r>
                <m:rPr>
                  <m:sty m:val="p"/>
                </m:rPr>
                <w:rPr>
                  <w:rFonts w:ascii="Cambria Math"/>
                  <w:sz w:val="24"/>
                </w:rPr>
                <m:t>←</m:t>
              </m:r>
              <m:func>
                <m:funcPr>
                  <m:ctrlPr>
                    <w:rPr>
                      <w:rFonts w:ascii="Cambria Math" w:hAnsi="Cambria Math"/>
                      <w:sz w:val="24"/>
                    </w:rPr>
                  </m:ctrlPr>
                </m:funcPr>
                <m:fName>
                  <m:r>
                    <m:rPr/>
                    <w:rPr>
                      <w:rFonts w:asci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m:sty m:val="b"/>
                            </m:rPr>
                            <w:rPr>
                              <w:rFonts w:ascii="Cambria Math"/>
                              <w:sz w:val="24"/>
                            </w:rPr>
                            <m:t>y</m:t>
                          </m:r>
                          <m:r>
                            <m:rPr/>
                            <w:rPr>
                              <w:rFonts w:ascii="Cambria Math"/>
                              <w:sz w:val="24"/>
                            </w:rPr>
                            <m:t>∈</m:t>
                          </m:r>
                          <m:r>
                            <m:rPr>
                              <m:scr m:val="script"/>
                            </m:rPr>
                            <w:rPr>
                              <w:rFonts w:ascii="Cambria Math"/>
                              <w:sz w:val="24"/>
                            </w:rPr>
                            <m:t>Y</m:t>
                          </m:r>
                          <m:ctrlPr>
                            <w:rPr>
                              <w:rFonts w:ascii="Cambria Math" w:hAnsi="Cambria Math"/>
                              <w:sz w:val="24"/>
                            </w:rPr>
                          </m:ctrlPr>
                        </m:lim>
                      </m:limLow>
                      <m:ctrlPr>
                        <w:rPr>
                          <w:rFonts w:ascii="Cambria Math" w:hAnsi="Cambria Math"/>
                          <w:sz w:val="24"/>
                        </w:rPr>
                      </m:ctrlPr>
                    </m:fName>
                    <m:e>
                      <m:r>
                        <m:rPr/>
                        <w:rPr>
                          <w:rFonts w:ascii="Cambria Math"/>
                          <w:sz w:val="24"/>
                        </w:rPr>
                        <m:t>(</m:t>
                      </m:r>
                      <m:ctrlPr>
                        <w:rPr>
                          <w:rFonts w:ascii="Cambria Math" w:hAnsi="Cambria Math"/>
                          <w:sz w:val="24"/>
                        </w:rPr>
                      </m:ctrlPr>
                    </m:e>
                  </m:func>
                  <m:ctrlPr>
                    <w:rPr>
                      <w:rFonts w:ascii="Cambria Math" w:hAnsi="Cambria Math"/>
                      <w:sz w:val="24"/>
                    </w:rPr>
                  </m:ctrlPr>
                </m:e>
              </m:func>
              <m:sSub>
                <m:sSubPr>
                  <m:ctrlPr>
                    <w:rPr>
                      <w:rFonts w:ascii="Cambria Math" w:hAnsi="Cambria Math"/>
                      <w:sz w:val="24"/>
                    </w:rPr>
                  </m:ctrlPr>
                </m:sSubPr>
                <m:e>
                  <m:r>
                    <m:rPr>
                      <m:scr m:val="script"/>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m:t>
              </m:r>
              <m:r>
                <m:rPr>
                  <m:sty m:val="b"/>
                </m:rPr>
                <w:rPr>
                  <w:rFonts w:ascii="Cambria Math"/>
                  <w:sz w:val="24"/>
                </w:rPr>
                <m:t>y</m:t>
              </m:r>
              <m:r>
                <m:rPr/>
                <w:rPr>
                  <w:rFonts w:ascii="Cambria Math"/>
                  <w:sz w:val="24"/>
                </w:rPr>
                <m:t>)−</m:t>
              </m:r>
              <m:r>
                <m:rPr>
                  <m:sty m:val="p"/>
                </m:rPr>
                <w:rPr>
                  <w:rFonts w:ascii="Cambria Math"/>
                  <w:sz w:val="24"/>
                </w:rPr>
                <m:t>⟨</m:t>
              </m:r>
              <m:sSup>
                <m:sSupPr>
                  <m:ctrlPr>
                    <w:rPr>
                      <w:rFonts w:ascii="Cambria Math" w:hAnsi="Cambria Math"/>
                      <w:sz w:val="24"/>
                    </w:rPr>
                  </m:ctrlPr>
                </m:sSupPr>
                <m:e>
                  <m:r>
                    <m:rPr>
                      <m:sty m:val="b"/>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w:rPr>
                  <w:rFonts w:ascii="Cambria Math"/>
                  <w:sz w:val="24"/>
                </w:rPr>
                <m:t>,</m:t>
              </m:r>
              <m:r>
                <m:rPr>
                  <m:sty m:val="b"/>
                </m:rPr>
                <w:rPr>
                  <w:rFonts w:ascii="Cambria Math"/>
                  <w:sz w:val="24"/>
                </w:rPr>
                <m:t>y</m:t>
              </m:r>
              <m:r>
                <m:rPr>
                  <m:sty m:val="p"/>
                </m:rPr>
                <w:rPr>
                  <w:rFonts w:ascii="Cambria Math"/>
                  <w:sz w:val="24"/>
                </w:rPr>
                <m:t>⟩</m:t>
              </m:r>
              <m:r>
                <m:rPr/>
                <w:rPr>
                  <w:rFonts w:ascii="Cambria Math"/>
                  <w:sz w:val="24"/>
                </w:rPr>
                <m:t>)</m:t>
              </m:r>
            </m:oMath>
          </w:p>
          <w:p w14:paraId="1D94B450">
            <w:pPr>
              <w:spacing w:line="360" w:lineRule="auto"/>
              <w:rPr>
                <w:sz w:val="24"/>
              </w:rPr>
            </w:pPr>
            <w:r>
              <w:rPr>
                <w:rFonts w:hint="eastAsia"/>
                <w:sz w:val="24"/>
              </w:rPr>
              <w:t xml:space="preserve">         / 步骤二：若预测与真实需求不符，则更新参数 */</w:t>
            </w:r>
          </w:p>
          <w:p w14:paraId="6CD622C6">
            <w:pPr>
              <w:spacing w:line="360" w:lineRule="auto"/>
              <w:rPr>
                <w:sz w:val="24"/>
              </w:rPr>
            </w:pPr>
            <w:r>
              <w:rPr>
                <w:rFonts w:hint="eastAsia"/>
                <w:sz w:val="24"/>
              </w:rPr>
              <w:t xml:space="preserve">         If </w:t>
            </w:r>
            <w:r>
              <w:rPr>
                <w:sz w:val="24"/>
              </w:rPr>
              <w:t xml:space="preserve"> </w:t>
            </w:r>
            <m:oMath>
              <m:acc>
                <m:accPr>
                  <m:ctrlPr>
                    <w:rPr>
                      <w:rFonts w:ascii="Cambria Math" w:hAnsi="Cambria Math"/>
                      <w:sz w:val="24"/>
                    </w:rPr>
                  </m:ctrlPr>
                </m:accPr>
                <m:e>
                  <m:r>
                    <m:rPr>
                      <m:sty m:val="b"/>
                    </m:rPr>
                    <w:rPr>
                      <w:rFonts w:ascii="Cambria Math"/>
                      <w:sz w:val="24"/>
                    </w:rPr>
                    <m:t>y</m:t>
                  </m:r>
                  <m:ctrlPr>
                    <w:rPr>
                      <w:rFonts w:ascii="Cambria Math" w:hAnsi="Cambria Math"/>
                      <w:sz w:val="24"/>
                    </w:rPr>
                  </m:ctrlPr>
                </m:e>
              </m:acc>
              <m:r>
                <m:rPr/>
                <w:rPr>
                  <w:rFonts w:ascii="Cambria Math"/>
                  <w:sz w:val="24"/>
                </w:rPr>
                <m:t>≠</m:t>
              </m:r>
              <m:sSub>
                <m:sSubPr>
                  <m:ctrlPr>
                    <w:rPr>
                      <w:rFonts w:ascii="Cambria Math" w:hAnsi="Cambria Math"/>
                      <w:sz w:val="24"/>
                    </w:rPr>
                  </m:ctrlPr>
                </m:sSubPr>
                <m:e>
                  <m:r>
                    <m:rPr>
                      <m:sty m:val="b"/>
                    </m:rPr>
                    <w:rPr>
                      <w:rFonts w:ascii="Cambria Math"/>
                      <w:sz w:val="24"/>
                    </w:rPr>
                    <m:t>y</m:t>
                  </m:r>
                  <m:ctrlPr>
                    <w:rPr>
                      <w:rFonts w:ascii="Cambria Math" w:hAnsi="Cambria Math"/>
                      <w:sz w:val="24"/>
                    </w:rPr>
                  </m:ctrlPr>
                </m:e>
                <m:sub>
                  <m:r>
                    <m:rPr/>
                    <w:rPr>
                      <w:rFonts w:ascii="Cambria Math"/>
                      <w:sz w:val="24"/>
                    </w:rPr>
                    <m:t>true</m:t>
                  </m:r>
                  <m:ctrlPr>
                    <w:rPr>
                      <w:rFonts w:ascii="Cambria Math" w:hAnsi="Cambria Math"/>
                      <w:sz w:val="24"/>
                    </w:rPr>
                  </m:ctrlPr>
                </m:sub>
              </m:sSub>
            </m:oMath>
            <w:r>
              <w:rPr>
                <w:sz w:val="24"/>
              </w:rPr>
              <w:t xml:space="preserve"> </w:t>
            </w:r>
            <w:r>
              <w:rPr>
                <w:rFonts w:hint="eastAsia"/>
                <w:sz w:val="24"/>
              </w:rPr>
              <w:t>then：</w:t>
            </w:r>
          </w:p>
          <w:p w14:paraId="6E00EB3B">
            <w:pPr>
              <w:spacing w:line="360" w:lineRule="auto"/>
              <w:rPr>
                <w:sz w:val="24"/>
              </w:rPr>
            </w:pPr>
            <w:r>
              <w:rPr>
                <w:rFonts w:hint="eastAsia"/>
                <w:sz w:val="24"/>
              </w:rPr>
              <w:t xml:space="preserve">           </w:t>
            </w:r>
            <w:r>
              <w:rPr>
                <w:sz w:val="24"/>
              </w:rPr>
              <w:t xml:space="preserve"> </w:t>
            </w:r>
            <w:r>
              <w:rPr>
                <w:rFonts w:hint="eastAsia"/>
                <w:sz w:val="24"/>
              </w:rPr>
              <w:t>计算结构化损失差距（预测组合效用与真实组合效用之差）：</w:t>
            </w:r>
            <m:oMath>
              <m:r>
                <m:rPr>
                  <m:scr m:val="script"/>
                </m:rPr>
                <w:rPr>
                  <w:rFonts w:ascii="Cambria Math"/>
                  <w:sz w:val="24"/>
                </w:rPr>
                <m:t>ℒ</m:t>
              </m:r>
              <m:r>
                <m:rPr>
                  <m:sty m:val="p"/>
                </m:rPr>
                <w:rPr>
                  <w:rFonts w:ascii="Cambria Math"/>
                  <w:sz w:val="24"/>
                </w:rPr>
                <m:t>←</m:t>
              </m:r>
              <m:r>
                <m:rPr/>
                <w:rPr>
                  <w:rFonts w:ascii="Cambria Math"/>
                  <w:sz w:val="24"/>
                </w:rPr>
                <m:t>[</m:t>
              </m:r>
              <m:sSub>
                <m:sSubPr>
                  <m:ctrlPr>
                    <w:rPr>
                      <w:rFonts w:ascii="Cambria Math" w:hAnsi="Cambria Math"/>
                      <w:sz w:val="24"/>
                    </w:rPr>
                  </m:ctrlPr>
                </m:sSubPr>
                <m:e>
                  <m:r>
                    <m:rPr>
                      <m:scr m:val="script"/>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m:t>
              </m:r>
              <m:acc>
                <m:accPr>
                  <m:ctrlPr>
                    <w:rPr>
                      <w:rFonts w:ascii="Cambria Math" w:hAnsi="Cambria Math"/>
                      <w:sz w:val="24"/>
                    </w:rPr>
                  </m:ctrlPr>
                </m:accPr>
                <m:e>
                  <m:r>
                    <m:rPr>
                      <m:sty m:val="b"/>
                    </m:rPr>
                    <w:rPr>
                      <w:rFonts w:ascii="Cambria Math"/>
                      <w:sz w:val="24"/>
                    </w:rPr>
                    <m:t>y</m:t>
                  </m:r>
                  <m:ctrlPr>
                    <w:rPr>
                      <w:rFonts w:ascii="Cambria Math" w:hAnsi="Cambria Math"/>
                      <w:sz w:val="24"/>
                    </w:rPr>
                  </m:ctrlPr>
                </m:e>
              </m:acc>
              <m:r>
                <m:rPr/>
                <w:rPr>
                  <w:rFonts w:ascii="Cambria Math"/>
                  <w:sz w:val="24"/>
                </w:rPr>
                <m:t>)−</m:t>
              </m:r>
              <m:r>
                <m:rPr>
                  <m:sty m:val="p"/>
                </m:rPr>
                <w:rPr>
                  <w:rFonts w:ascii="Cambria Math"/>
                  <w:sz w:val="24"/>
                </w:rPr>
                <m:t>⟨</m:t>
              </m:r>
              <m:sSup>
                <m:sSupPr>
                  <m:ctrlPr>
                    <w:rPr>
                      <w:rFonts w:ascii="Cambria Math" w:hAnsi="Cambria Math"/>
                      <w:sz w:val="24"/>
                    </w:rPr>
                  </m:ctrlPr>
                </m:sSupPr>
                <m:e>
                  <m:r>
                    <m:rPr>
                      <m:sty m:val="b"/>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w:rPr>
                  <w:rFonts w:ascii="Cambria Math"/>
                  <w:sz w:val="24"/>
                </w:rPr>
                <m:t>,</m:t>
              </m:r>
              <m:acc>
                <m:accPr>
                  <m:ctrlPr>
                    <w:rPr>
                      <w:rFonts w:ascii="Cambria Math" w:hAnsi="Cambria Math"/>
                      <w:sz w:val="24"/>
                    </w:rPr>
                  </m:ctrlPr>
                </m:accPr>
                <m:e>
                  <m:r>
                    <m:rPr>
                      <m:sty m:val="b"/>
                    </m:rPr>
                    <w:rPr>
                      <w:rFonts w:ascii="Cambria Math"/>
                      <w:sz w:val="24"/>
                    </w:rPr>
                    <m:t>y</m:t>
                  </m:r>
                  <m:ctrlPr>
                    <w:rPr>
                      <w:rFonts w:ascii="Cambria Math" w:hAnsi="Cambria Math"/>
                      <w:sz w:val="24"/>
                    </w:rPr>
                  </m:ctrlPr>
                </m:e>
              </m:acc>
              <m:r>
                <m:rPr>
                  <m:sty m:val="p"/>
                </m:rPr>
                <w:rPr>
                  <w:rFonts w:ascii="Cambria Math"/>
                  <w:sz w:val="24"/>
                </w:rPr>
                <m:t>⟩</m:t>
              </m:r>
              <m:r>
                <m:rPr/>
                <w:rPr>
                  <w:rFonts w:ascii="Cambria Math"/>
                  <w:sz w:val="24"/>
                </w:rPr>
                <m:t>]−[</m:t>
              </m:r>
              <m:sSub>
                <m:sSubPr>
                  <m:ctrlPr>
                    <w:rPr>
                      <w:rFonts w:ascii="Cambria Math" w:hAnsi="Cambria Math"/>
                      <w:sz w:val="24"/>
                    </w:rPr>
                  </m:ctrlPr>
                </m:sSubPr>
                <m:e>
                  <m:r>
                    <m:rPr>
                      <m:scr m:val="script"/>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m:t>
              </m:r>
              <m:sSub>
                <m:sSubPr>
                  <m:ctrlPr>
                    <w:rPr>
                      <w:rFonts w:ascii="Cambria Math" w:hAnsi="Cambria Math"/>
                      <w:sz w:val="24"/>
                    </w:rPr>
                  </m:ctrlPr>
                </m:sSubPr>
                <m:e>
                  <m:r>
                    <m:rPr>
                      <m:sty m:val="b"/>
                    </m:rPr>
                    <w:rPr>
                      <w:rFonts w:ascii="Cambria Math"/>
                      <w:sz w:val="24"/>
                    </w:rPr>
                    <m:t>y</m:t>
                  </m:r>
                  <m:ctrlPr>
                    <w:rPr>
                      <w:rFonts w:ascii="Cambria Math" w:hAnsi="Cambria Math"/>
                      <w:sz w:val="24"/>
                    </w:rPr>
                  </m:ctrlPr>
                </m:e>
                <m:sub>
                  <m:r>
                    <m:rPr/>
                    <w:rPr>
                      <w:rFonts w:ascii="Cambria Math"/>
                      <w:sz w:val="24"/>
                    </w:rPr>
                    <m:t>true</m:t>
                  </m:r>
                  <m:ctrlPr>
                    <w:rPr>
                      <w:rFonts w:ascii="Cambria Math" w:hAnsi="Cambria Math"/>
                      <w:sz w:val="24"/>
                    </w:rPr>
                  </m:ctrlPr>
                </m:sub>
              </m:sSub>
              <m:r>
                <m:rPr/>
                <w:rPr>
                  <w:rFonts w:ascii="Cambria Math"/>
                  <w:sz w:val="24"/>
                </w:rPr>
                <m:t>)−</m:t>
              </m:r>
              <m:r>
                <m:rPr>
                  <m:sty m:val="p"/>
                </m:rPr>
                <w:rPr>
                  <w:rFonts w:ascii="Cambria Math"/>
                  <w:sz w:val="24"/>
                </w:rPr>
                <m:t>⟨</m:t>
              </m:r>
              <m:sSup>
                <m:sSupPr>
                  <m:ctrlPr>
                    <w:rPr>
                      <w:rFonts w:ascii="Cambria Math" w:hAnsi="Cambria Math"/>
                      <w:sz w:val="24"/>
                    </w:rPr>
                  </m:ctrlPr>
                </m:sSupPr>
                <m:e>
                  <m:r>
                    <m:rPr>
                      <m:sty m:val="b"/>
                    </m:rPr>
                    <w:rPr>
                      <w:rFonts w:ascii="Cambria Math"/>
                      <w:sz w:val="24"/>
                    </w:rPr>
                    <m:t>p</m:t>
                  </m:r>
                  <m:ctrlPr>
                    <w:rPr>
                      <w:rFonts w:ascii="Cambria Math" w:hAnsi="Cambria Math"/>
                      <w:sz w:val="24"/>
                    </w:rPr>
                  </m:ctrlPr>
                </m:e>
                <m:sup>
                  <m:r>
                    <m:rPr/>
                    <w:rPr>
                      <w:rFonts w:ascii="Cambria Math"/>
                      <w:sz w:val="24"/>
                    </w:rPr>
                    <m:t>(r)</m:t>
                  </m:r>
                  <m:ctrlPr>
                    <w:rPr>
                      <w:rFonts w:ascii="Cambria Math" w:hAnsi="Cambria Math"/>
                      <w:sz w:val="24"/>
                    </w:rPr>
                  </m:ctrlPr>
                </m:sup>
              </m:sSup>
              <m:r>
                <m:rPr/>
                <w:rPr>
                  <w:rFonts w:ascii="Cambria Math"/>
                  <w:sz w:val="24"/>
                </w:rPr>
                <m:t>,</m:t>
              </m:r>
              <m:sSub>
                <m:sSubPr>
                  <m:ctrlPr>
                    <w:rPr>
                      <w:rFonts w:ascii="Cambria Math" w:hAnsi="Cambria Math"/>
                      <w:sz w:val="24"/>
                    </w:rPr>
                  </m:ctrlPr>
                </m:sSubPr>
                <m:e>
                  <m:r>
                    <m:rPr>
                      <m:sty m:val="b"/>
                    </m:rPr>
                    <w:rPr>
                      <w:rFonts w:ascii="Cambria Math"/>
                      <w:sz w:val="24"/>
                    </w:rPr>
                    <m:t>y</m:t>
                  </m:r>
                  <m:ctrlPr>
                    <w:rPr>
                      <w:rFonts w:ascii="Cambria Math" w:hAnsi="Cambria Math"/>
                      <w:sz w:val="24"/>
                    </w:rPr>
                  </m:ctrlPr>
                </m:e>
                <m:sub>
                  <m:r>
                    <m:rPr/>
                    <w:rPr>
                      <w:rFonts w:ascii="Cambria Math"/>
                      <w:sz w:val="24"/>
                    </w:rPr>
                    <m:t>true</m:t>
                  </m:r>
                  <m:ctrlPr>
                    <w:rPr>
                      <w:rFonts w:ascii="Cambria Math" w:hAnsi="Cambria Math"/>
                      <w:sz w:val="24"/>
                    </w:rPr>
                  </m:ctrlPr>
                </m:sub>
              </m:sSub>
              <m:r>
                <m:rPr>
                  <m:sty m:val="p"/>
                </m:rPr>
                <w:rPr>
                  <w:rFonts w:ascii="Cambria Math"/>
                  <w:sz w:val="24"/>
                </w:rPr>
                <m:t>⟩</m:t>
              </m:r>
              <m:r>
                <m:rPr/>
                <w:rPr>
                  <w:rFonts w:ascii="Cambria Math"/>
                  <w:sz w:val="24"/>
                </w:rPr>
                <m:t>]</m:t>
              </m:r>
            </m:oMath>
          </w:p>
          <w:p w14:paraId="344D2674">
            <w:pPr>
              <w:spacing w:line="360" w:lineRule="auto"/>
              <w:rPr>
                <w:sz w:val="24"/>
              </w:rPr>
            </w:pPr>
            <w:r>
              <w:rPr>
                <w:rFonts w:hint="eastAsia"/>
                <w:sz w:val="24"/>
              </w:rPr>
              <w:t xml:space="preserve">          </w:t>
            </w:r>
            <w:r>
              <w:rPr>
                <w:sz w:val="24"/>
              </w:rPr>
              <w:t xml:space="preserve">   </w:t>
            </w:r>
            <w:r>
              <w:rPr>
                <w:rFonts w:hint="eastAsia"/>
                <w:sz w:val="24"/>
              </w:rPr>
              <w:t>通过梯度下降更新参数：</w:t>
            </w:r>
            <m:oMath>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r>
                <m:rPr/>
                <w:rPr>
                  <w:rFonts w:ascii="Cambria Math"/>
                  <w:sz w:val="24"/>
                </w:rPr>
                <m:t>−η⋅</m:t>
              </m:r>
              <m:sSub>
                <m:sSubPr>
                  <m:ctrlPr>
                    <w:rPr>
                      <w:rFonts w:ascii="Cambria Math" w:hAnsi="Cambria Math"/>
                      <w:sz w:val="24"/>
                    </w:rPr>
                  </m:ctrlPr>
                </m:sSubPr>
                <m:e>
                  <m:r>
                    <m:rPr/>
                    <w:rPr>
                      <w:rFonts w:ascii="Cambria Math"/>
                      <w:sz w:val="24"/>
                    </w:rPr>
                    <m:t>∇</m:t>
                  </m:r>
                  <m:ctrlPr>
                    <w:rPr>
                      <w:rFonts w:ascii="Cambria Math" w:hAnsi="Cambria Math"/>
                      <w:sz w:val="24"/>
                    </w:rPr>
                  </m:ctrlPr>
                </m:e>
                <m:sub>
                  <m:r>
                    <m:rPr/>
                    <w:rPr>
                      <w:rFonts w:ascii="Cambria Math"/>
                      <w:sz w:val="24"/>
                    </w:rPr>
                    <m:t>θ</m:t>
                  </m:r>
                  <m:ctrlPr>
                    <w:rPr>
                      <w:rFonts w:ascii="Cambria Math" w:hAnsi="Cambria Math"/>
                      <w:sz w:val="24"/>
                    </w:rPr>
                  </m:ctrlPr>
                </m:sub>
              </m:sSub>
              <m:r>
                <m:rPr>
                  <m:scr m:val="script"/>
                </m:rPr>
                <w:rPr>
                  <w:rFonts w:ascii="Cambria Math"/>
                  <w:sz w:val="24"/>
                </w:rPr>
                <m:t>ℒ</m:t>
              </m:r>
            </m:oMath>
          </w:p>
          <w:p w14:paraId="0EC8F8E6">
            <w:pPr>
              <w:spacing w:line="360" w:lineRule="auto"/>
              <w:rPr>
                <w:sz w:val="24"/>
              </w:rPr>
            </w:pPr>
            <w:r>
              <w:rPr>
                <w:rFonts w:hint="eastAsia"/>
                <w:sz w:val="24"/>
              </w:rPr>
              <w:t xml:space="preserve">             </w:t>
            </w:r>
            <w:r>
              <w:rPr>
                <w:sz w:val="24"/>
              </w:rPr>
              <w:t xml:space="preserve"> </w:t>
            </w:r>
            <w:r>
              <w:rPr>
                <w:rFonts w:hint="eastAsia"/>
                <w:sz w:val="24"/>
              </w:rPr>
              <w:t>将参数投影回可行域，以严格满足单调性和归一性约束（</w:t>
            </w:r>
            <m:oMath>
              <m:r>
                <m:rPr>
                  <m:sty m:val="b"/>
                </m:rPr>
                <w:rPr>
                  <w:rFonts w:ascii="Cambria Math"/>
                  <w:sz w:val="24"/>
                </w:rPr>
                <m:t>W</m:t>
              </m:r>
              <m:r>
                <m:rPr/>
                <w:rPr>
                  <w:rFonts w:ascii="Cambria Math"/>
                  <w:sz w:val="24"/>
                </w:rPr>
                <m:t>≥0,</m:t>
              </m:r>
              <m:r>
                <m:rPr>
                  <m:sty m:val="b"/>
                </m:rPr>
                <w:rPr>
                  <w:rFonts w:ascii="Cambria Math"/>
                  <w:sz w:val="24"/>
                </w:rPr>
                <m:t>b</m:t>
              </m:r>
              <m:r>
                <m:rPr/>
                <w:rPr>
                  <w:rFonts w:ascii="Cambria Math"/>
                  <w:sz w:val="24"/>
                </w:rPr>
                <m:t>≤0</m:t>
              </m:r>
            </m:oMath>
            <w:r>
              <w:rPr>
                <w:rFonts w:hint="eastAsia"/>
                <w:sz w:val="24"/>
              </w:rPr>
              <w:t>）</w:t>
            </w:r>
          </w:p>
          <w:p w14:paraId="4F015157">
            <w:pPr>
              <w:spacing w:line="360" w:lineRule="auto"/>
              <w:rPr>
                <w:sz w:val="24"/>
              </w:rPr>
            </w:pPr>
            <w:r>
              <w:rPr>
                <w:rFonts w:hint="eastAsia"/>
                <w:sz w:val="24"/>
              </w:rPr>
              <w:t xml:space="preserve">         End If</w:t>
            </w:r>
          </w:p>
          <w:p w14:paraId="009A62E2">
            <w:pPr>
              <w:spacing w:line="360" w:lineRule="auto"/>
              <w:rPr>
                <w:sz w:val="24"/>
              </w:rPr>
            </w:pPr>
            <w:r>
              <w:rPr>
                <w:rFonts w:hint="eastAsia"/>
                <w:sz w:val="24"/>
              </w:rPr>
              <w:t xml:space="preserve">     End For</w:t>
            </w:r>
          </w:p>
          <w:p w14:paraId="7319A17C">
            <w:pPr>
              <w:spacing w:line="360" w:lineRule="auto"/>
              <w:rPr>
                <w:sz w:val="24"/>
              </w:rPr>
            </w:pPr>
            <w:r>
              <w:rPr>
                <w:rFonts w:hint="eastAsia"/>
                <w:sz w:val="24"/>
              </w:rPr>
              <w:t>End For</w:t>
            </w:r>
          </w:p>
        </w:tc>
      </w:tr>
      <w:tr w14:paraId="119DD865">
        <w:trPr>
          <w:wBefore w:w="0" w:type="auto"/>
        </w:trPr>
        <w:tc>
          <w:tcPr>
            <w:tcW w:w="8662" w:type="dxa"/>
            <w:tcBorders>
              <w:top w:val="nil"/>
              <w:left w:val="nil"/>
              <w:bottom w:val="single" w:color="auto" w:sz="4" w:space="0"/>
              <w:right w:val="nil"/>
            </w:tcBorders>
          </w:tcPr>
          <w:p w14:paraId="507E5DA2">
            <w:pPr>
              <w:spacing w:line="360" w:lineRule="auto"/>
              <w:rPr>
                <w:sz w:val="24"/>
              </w:rPr>
            </w:pPr>
            <w:r>
              <w:rPr>
                <w:rFonts w:hint="eastAsia"/>
                <w:sz w:val="24"/>
              </w:rPr>
              <w:t xml:space="preserve">Return 训练好的用户代理模型 </w:t>
            </w:r>
            <m:oMath>
              <m:sSub>
                <m:sSubPr>
                  <m:ctrlPr>
                    <w:rPr>
                      <w:rFonts w:ascii="Cambria Math" w:hAnsi="Cambria Math"/>
                      <w:sz w:val="24"/>
                    </w:rPr>
                  </m:ctrlPr>
                </m:sSubPr>
                <m:e>
                  <m:r>
                    <m:rPr>
                      <m:scr m:val="script"/>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oMath>
          </w:p>
        </w:tc>
      </w:tr>
    </w:tbl>
    <w:p w14:paraId="051F756B">
      <w:pPr>
        <w:spacing w:line="360" w:lineRule="auto"/>
        <w:ind w:firstLine="480" w:firstLineChars="200"/>
        <w:rPr>
          <w:sz w:val="24"/>
        </w:rPr>
      </w:pPr>
    </w:p>
    <w:p w14:paraId="59249AAB">
      <w:pPr>
        <w:pStyle w:val="4"/>
      </w:pPr>
      <w:bookmarkStart w:id="196" w:name="_Toc1683644879"/>
      <w:bookmarkStart w:id="197" w:name="_Toc571174050"/>
      <w:bookmarkStart w:id="198" w:name="_Toc1766314732"/>
      <w:r>
        <w:rPr>
          <w:rFonts w:hint="eastAsia"/>
        </w:rPr>
        <w:t>通过机器学习驱动的需求查询更新市场清算价格</w:t>
      </w:r>
      <w:bookmarkEnd w:id="196"/>
      <w:bookmarkEnd w:id="197"/>
      <w:bookmarkEnd w:id="198"/>
    </w:p>
    <w:p w14:paraId="6C4E8249">
      <w:pPr>
        <w:spacing w:line="360" w:lineRule="auto"/>
        <w:ind w:firstLine="480" w:firstLineChars="200"/>
        <w:rPr>
          <w:sz w:val="24"/>
        </w:rPr>
      </w:pPr>
      <w:r>
        <w:rPr>
          <w:rFonts w:hint="eastAsia"/>
          <w:sz w:val="24"/>
        </w:rPr>
        <w:t>为了智能引导每次拍卖迭代中的价格调整过程，我们采用了一种理论基础扎实的方法来生成基于机器学习的需求查询（ML-DQs），利用基于MVNN训练的单个电动汽车估值模型。具体而言，在每次迭代的开始时，我们构建一组线性价格向量，这些向量表现出较高的清算潜力，可作为具有信息量的价格信号。这一设计基于经济理论中的线性清算价格（LCPs），它通过统一的目标函数，将EV端的个体效用最大化与CS系统端的收入最大化联系起来。通过优化这一清算目标，我们的ML-DQ机制以一种有原则的方式平衡了市场的双方，并提高了资源配置效率。</w:t>
      </w:r>
    </w:p>
    <w:p w14:paraId="1AE92781">
      <w:pPr>
        <w:spacing w:line="360" w:lineRule="auto"/>
        <w:ind w:firstLine="480" w:firstLineChars="200"/>
        <w:rPr>
          <w:sz w:val="24"/>
        </w:rPr>
      </w:pPr>
      <w:r>
        <w:rPr>
          <w:rFonts w:hint="eastAsia"/>
          <w:b/>
          <w:bCs/>
          <w:sz w:val="24"/>
        </w:rPr>
        <w:t xml:space="preserve">定义 1。间接效用  </w:t>
      </w:r>
      <w:r>
        <w:rPr>
          <w:rFonts w:hint="eastAsia"/>
          <w:sz w:val="24"/>
        </w:rPr>
        <w:t xml:space="preserve">给定一个线性价格向量 </w:t>
      </w:r>
      <m:oMath>
        <m:r>
          <m:rPr/>
          <w:rPr>
            <w:rFonts w:ascii="Cambria Math" w:hAnsi="Cambria Math"/>
            <w:sz w:val="24"/>
          </w:rPr>
          <m:t>p∈</m:t>
        </m:r>
        <m:sSubSup>
          <m:sSubSupPr>
            <m:ctrlPr>
              <w:rPr>
                <w:rFonts w:ascii="Cambria Math" w:hAnsi="Cambria Math"/>
                <w:sz w:val="24"/>
              </w:rPr>
            </m:ctrlPr>
          </m:sSubSupPr>
          <m:e>
            <m:r>
              <m:rPr>
                <m:scr m:val="double-struck"/>
              </m:rPr>
              <w:rPr>
                <w:rFonts w:ascii="Cambria Math" w:hAnsi="Cambria Math" w:eastAsia="MS Mincho"/>
                <w:sz w:val="24"/>
              </w:rPr>
              <m:t>ℝ</m:t>
            </m:r>
            <m:ctrlPr>
              <w:rPr>
                <w:rFonts w:ascii="Cambria Math" w:hAnsi="Cambria Math"/>
                <w:sz w:val="24"/>
              </w:rPr>
            </m:ctrlPr>
          </m:e>
          <m:sub>
            <m:r>
              <m:rPr/>
              <w:rPr>
                <w:rFonts w:ascii="Cambria Math" w:hAnsi="Cambria Math"/>
                <w:sz w:val="24"/>
              </w:rPr>
              <m:t>≥0</m:t>
            </m:r>
            <m:ctrlPr>
              <w:rPr>
                <w:rFonts w:ascii="Cambria Math" w:hAnsi="Cambria Math"/>
                <w:sz w:val="24"/>
              </w:rPr>
            </m:ctrlPr>
          </m:sub>
          <m:sup>
            <m:r>
              <m:rPr/>
              <w:rPr>
                <w:rFonts w:ascii="Cambria Math" w:hAnsi="Cambria Math"/>
                <w:sz w:val="24"/>
              </w:rPr>
              <m:t>m</m:t>
            </m:r>
            <m:ctrlPr>
              <w:rPr>
                <w:rFonts w:ascii="Cambria Math" w:hAnsi="Cambria Math"/>
                <w:sz w:val="24"/>
              </w:rPr>
            </m:ctrlPr>
          </m:sup>
        </m:sSubSup>
      </m:oMath>
      <w:r>
        <w:rPr>
          <w:rFonts w:hint="eastAsia"/>
          <w:sz w:val="24"/>
        </w:rPr>
        <w:t xml:space="preserve">，EV </w:t>
      </w:r>
      <m:oMath>
        <m:r>
          <m:rPr/>
          <w:rPr>
            <w:rFonts w:ascii="Cambria Math" w:hAnsi="Cambria Math"/>
            <w:sz w:val="24"/>
          </w:rPr>
          <m:t>n</m:t>
        </m:r>
      </m:oMath>
      <w:r>
        <w:rPr>
          <w:rFonts w:hint="eastAsia"/>
          <w:sz w:val="24"/>
        </w:rPr>
        <w:t xml:space="preserve"> 的间接效用定义为</w:t>
      </w:r>
    </w:p>
    <w:p w14:paraId="7D9D3270">
      <w:pPr>
        <w:spacing w:line="360" w:lineRule="auto"/>
        <w:ind w:firstLine="480" w:firstLineChars="200"/>
        <w:rPr>
          <w:rFonts w:hAnsi="Cambria Math"/>
          <w:b/>
          <w:bCs/>
          <w:sz w:val="24"/>
        </w:rPr>
      </w:pPr>
      <m:oMathPara>
        <m:oMath>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(p):=</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r>
                    <m:rPr/>
                    <w:rPr>
                      <w:rFonts w:ascii="Cambria Math" w:hAnsi="Cambria Math"/>
                      <w:sz w:val="24"/>
                    </w:rPr>
                    <m:t>x∈</m:t>
                  </m:r>
                  <m:sSubSup>
                    <m:sSubSupPr>
                      <m:ctrlPr>
                        <w:rPr>
                          <w:rFonts w:ascii="Cambria Math" w:hAnsi="Cambria Math"/>
                          <w:sz w:val="24"/>
                        </w:rPr>
                      </m:ctrlPr>
                    </m:sSubSupPr>
                    <m:e>
                      <m:r>
                        <m:rPr>
                          <m:scr m:val="script"/>
                        </m:rPr>
                        <w:rPr>
                          <w:rFonts w:ascii="Cambria Math" w:hAnsi="Cambria Math" w:eastAsia="MS Mincho"/>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m:sty m:val="p"/>
                        </m:rPr>
                        <w:rPr>
                          <w:rFonts w:ascii="Cambria Math" w:hAnsi="Cambria Math"/>
                          <w:sz w:val="24"/>
                        </w:rPr>
                        <m:t>feas</m:t>
                      </m:r>
                      <m:ctrlPr>
                        <w:rPr>
                          <w:rFonts w:ascii="Cambria Math" w:hAnsi="Cambria Math"/>
                          <w:sz w:val="24"/>
                        </w:rPr>
                      </m:ctrlPr>
                    </m:sup>
                  </m:sSubSup>
                  <m:ctrlPr>
                    <w:rPr>
                      <w:rFonts w:ascii="Cambria Math" w:hAnsi="Cambria Math"/>
                      <w:sz w:val="24"/>
                    </w:rPr>
                  </m:ctrlPr>
                </m:lim>
              </m:limLow>
              <m:ctrlPr>
                <w:rPr>
                  <w:rFonts w:ascii="Cambria Math" w:hAnsi="Cambria Math"/>
                  <w:sz w:val="24"/>
                </w:rPr>
              </m:ctrlPr>
            </m:fName>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(x)−</m:t>
                  </m:r>
                  <m:r>
                    <m:rPr>
                      <m:sty m:val="p"/>
                    </m:rPr>
                    <w:rPr>
                      <w:rFonts w:ascii="Cambria Math" w:hAnsi="Cambria Math"/>
                      <w:sz w:val="24"/>
                    </w:rPr>
                    <m:t>⟨</m:t>
                  </m:r>
                  <m:r>
                    <m:rPr/>
                    <w:rPr>
                      <w:rFonts w:ascii="Cambria Math" w:hAnsi="Cambria Math"/>
                      <w:sz w:val="24"/>
                    </w:rPr>
                    <m:t>p,x</m:t>
                  </m:r>
                  <m:r>
                    <m:rPr>
                      <m:sty m:val="p"/>
                    </m:rPr>
                    <w:rPr>
                      <w:rFonts w:ascii="Cambria Math" w:hAnsi="Cambria Math"/>
                      <w:sz w:val="24"/>
                    </w:rPr>
                    <m:t>⟩</m:t>
                  </m:r>
                  <m:ctrlPr>
                    <w:rPr>
                      <w:rFonts w:ascii="Cambria Math" w:hAnsi="Cambria Math"/>
                      <w:sz w:val="24"/>
                    </w:rPr>
                  </m:ctrlPr>
                </m:e>
              </m:d>
              <m:ctrlPr>
                <w:rPr>
                  <w:rFonts w:ascii="Cambria Math" w:hAnsi="Cambria Math"/>
                  <w:sz w:val="24"/>
                </w:rPr>
              </m:ctrlPr>
            </m:e>
          </m:func>
        </m:oMath>
      </m:oMathPara>
    </w:p>
    <w:p w14:paraId="12A4E3D5">
      <w:pPr>
        <w:spacing w:line="360" w:lineRule="auto"/>
        <w:ind w:firstLine="480" w:firstLineChars="200"/>
        <w:rPr>
          <w:sz w:val="24"/>
        </w:rPr>
      </w:pPr>
      <w:r>
        <w:rPr>
          <w:rFonts w:hint="eastAsia"/>
          <w:sz w:val="24"/>
        </w:rPr>
        <w:t xml:space="preserve">其中 </w:t>
      </w:r>
      <m:oMath>
        <m:sSubSup>
          <m:sSubSupPr>
            <m:ctrlPr>
              <w:rPr>
                <w:rFonts w:ascii="Cambria Math" w:hAnsi="Cambria Math"/>
                <w:sz w:val="24"/>
              </w:rPr>
            </m:ctrlPr>
          </m:sSubSupPr>
          <m:e>
            <m:r>
              <m:rPr>
                <m:scr m:val="script"/>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up>
            <m:r>
              <m:rPr>
                <m:sty m:val="p"/>
              </m:rPr>
              <w:rPr>
                <w:rFonts w:ascii="Cambria Math"/>
                <w:sz w:val="24"/>
              </w:rPr>
              <m:t>feas</m:t>
            </m:r>
            <m:ctrlPr>
              <w:rPr>
                <w:rFonts w:ascii="Cambria Math" w:hAnsi="Cambria Math"/>
                <w:sz w:val="24"/>
              </w:rPr>
            </m:ctrlPr>
          </m:sup>
        </m:sSubSup>
      </m:oMath>
      <w:r>
        <w:rPr>
          <w:rFonts w:hint="eastAsia"/>
          <w:sz w:val="24"/>
        </w:rPr>
        <w:t xml:space="preserve"> 表示在给定的时空约束条件下，电动车 </w:t>
      </w:r>
      <m:oMath>
        <m:r>
          <m:rPr/>
          <w:rPr>
            <w:rFonts w:ascii="Cambria Math" w:hAnsi="Cambria Math"/>
            <w:sz w:val="24"/>
          </w:rPr>
          <m:t>n</m:t>
        </m:r>
      </m:oMath>
      <w:r>
        <w:rPr>
          <w:rFonts w:hint="eastAsia"/>
          <w:sz w:val="24"/>
        </w:rPr>
        <w:t xml:space="preserve"> 可选的可行资源组合。</w:t>
      </w:r>
    </w:p>
    <w:p w14:paraId="5AC520A5">
      <w:pPr>
        <w:spacing w:line="360" w:lineRule="auto"/>
        <w:ind w:firstLine="480" w:firstLineChars="200"/>
        <w:rPr>
          <w:sz w:val="24"/>
        </w:rPr>
      </w:pPr>
      <w:r>
        <w:rPr>
          <w:rFonts w:hint="eastAsia"/>
          <w:b/>
          <w:bCs/>
          <w:sz w:val="24"/>
        </w:rPr>
        <w:t xml:space="preserve">定义 2。间接收入 </w:t>
      </w:r>
      <w:r>
        <w:rPr>
          <w:rFonts w:hint="eastAsia"/>
          <w:sz w:val="24"/>
        </w:rPr>
        <w:t xml:space="preserve"> 对于线性价格 p ∈ Rm≥0，CS系统的间接收入定义为</w:t>
      </w:r>
    </w:p>
    <w:p w14:paraId="5782319B">
      <w:pPr>
        <w:spacing w:line="360" w:lineRule="auto"/>
        <w:ind w:firstLine="480" w:firstLineChars="200"/>
        <w:rPr>
          <w:rFonts w:hAnsi="Cambria Math"/>
          <w:sz w:val="24"/>
        </w:rPr>
      </w:pPr>
      <m:oMathPara>
        <m:oMath>
          <m:r>
            <m:rPr/>
            <w:rPr>
              <w:rFonts w:ascii="Cambria Math" w:hAnsi="Cambria Math"/>
              <w:sz w:val="24"/>
            </w:rPr>
            <m:t>R(p):=</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r>
                    <m:rPr/>
                    <w:rPr>
                      <w:rFonts w:ascii="Cambria Math" w:hAnsi="Cambria Math"/>
                      <w:sz w:val="24"/>
                    </w:rPr>
                    <m:t>a∈</m:t>
                  </m:r>
                  <m:r>
                    <m:rPr>
                      <m:scr m:val="script"/>
                    </m:rPr>
                    <w:rPr>
                      <w:rFonts w:ascii="Cambria Math" w:hAnsi="Cambria Math" w:eastAsia="MS Mincho"/>
                      <w:sz w:val="24"/>
                    </w:rPr>
                    <m:t>ℱ</m:t>
                  </m:r>
                  <m:ctrlPr>
                    <w:rPr>
                      <w:rFonts w:ascii="Cambria Math" w:hAnsi="Cambria Math"/>
                      <w:sz w:val="24"/>
                    </w:rPr>
                  </m:ctrlPr>
                </m:lim>
              </m:limLow>
              <m:ctrlPr>
                <w:rPr>
                  <w:rFonts w:ascii="Cambria Math" w:hAnsi="Cambria Math"/>
                  <w:sz w:val="24"/>
                </w:rPr>
              </m:ctrlPr>
            </m:fName>
            <m:e>
              <m:nary>
                <m:naryPr>
                  <m:chr m:val="∑"/>
                  <m:limLoc m:val="undOvr"/>
                  <m:supHide m:val="1"/>
                  <m:ctrlPr>
                    <w:rPr>
                      <w:rFonts w:ascii="Cambria Math" w:hAnsi="Cambria Math"/>
                      <w:sz w:val="24"/>
                    </w:rPr>
                  </m:ctrlPr>
                </m:naryPr>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r>
                    <m:rPr>
                      <m:sty m:val="p"/>
                    </m:rPr>
                    <w:rPr>
                      <w:rFonts w:ascii="Cambria Math" w:hAnsi="Cambria Math"/>
                      <w:sz w:val="24"/>
                    </w:rPr>
                    <m:t>⟨</m:t>
                  </m:r>
                  <m:ctrlPr>
                    <w:rPr>
                      <w:rFonts w:ascii="Cambria Math" w:hAnsi="Cambria Math"/>
                      <w:sz w:val="24"/>
                    </w:rPr>
                  </m:ctrlPr>
                </m:e>
              </m:nary>
              <m:ctrlPr>
                <w:rPr>
                  <w:rFonts w:ascii="Cambria Math" w:hAnsi="Cambria Math"/>
                  <w:sz w:val="24"/>
                </w:rPr>
              </m:ctrlPr>
            </m:e>
          </m:func>
          <m:r>
            <m:rPr/>
            <w:rPr>
              <w:rFonts w:ascii="Cambria Math" w:hAnsi="Cambria Math"/>
              <w:sz w:val="24"/>
            </w:rPr>
            <m:t>p,</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m:sty m:val="p"/>
            </m:rPr>
            <w:rPr>
              <w:rFonts w:ascii="Cambria Math" w:hAnsi="Cambria Math"/>
              <w:sz w:val="24"/>
            </w:rPr>
            <m:t>⟩</m:t>
          </m:r>
          <m:r>
            <m:rPr/>
            <w:rPr>
              <w:rFonts w:ascii="Cambria Math" w:hAnsi="Cambria Math"/>
              <w:sz w:val="24"/>
            </w:rPr>
            <m:t>=</m:t>
          </m:r>
          <m:nary>
            <m:naryPr>
              <m:chr m:val="∑"/>
              <m:limLoc m:val="undOvr"/>
              <m:supHide m:val="1"/>
              <m:ctrlPr>
                <w:rPr>
                  <w:rFonts w:ascii="Cambria Math" w:hAnsi="Cambria Math"/>
                  <w:sz w:val="24"/>
                </w:rPr>
              </m:ctrlPr>
            </m:naryPr>
            <m:sub>
              <m:r>
                <m:rPr/>
                <w:rPr>
                  <w:rFonts w:ascii="Cambria Math" w:hAnsi="Cambria Math"/>
                  <w:sz w:val="24"/>
                </w:rPr>
                <m:t>(m,t)∈</m:t>
              </m:r>
              <m:r>
                <m:rPr>
                  <m:scr m:val="script"/>
                </m:rPr>
                <w:rPr>
                  <w:rFonts w:ascii="Cambria Math" w:hAnsi="Cambria Math" w:eastAsia="MS Mincho"/>
                  <w:sz w:val="24"/>
                </w:rPr>
                <m:t>ℳ</m:t>
              </m:r>
              <m:r>
                <m:rPr/>
                <w:rPr>
                  <w:rFonts w:ascii="Cambria Math" w:hAnsi="Cambria Math"/>
                  <w:sz w:val="24"/>
                </w:rPr>
                <m:t>×</m:t>
              </m:r>
              <m:r>
                <m:rPr>
                  <m:scr m:val="script"/>
                </m:rPr>
                <w:rPr>
                  <w:rFonts w:ascii="Cambria Math" w:hAnsi="Cambria Math" w:eastAsia="MS Mincho"/>
                  <w:sz w:val="24"/>
                </w:rPr>
                <m:t>T</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ctrlPr>
                <w:rPr>
                  <w:rFonts w:ascii="Cambria Math" w:hAnsi="Cambria Math"/>
                  <w:sz w:val="24"/>
                </w:rPr>
              </m:ctrlPr>
            </m:e>
          </m:nary>
          <m:r>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m:oMathPara>
    </w:p>
    <w:p w14:paraId="38B5F514">
      <w:pPr>
        <w:spacing w:line="360" w:lineRule="auto"/>
        <w:ind w:firstLine="480" w:firstLineChars="200"/>
        <w:rPr>
          <w:sz w:val="24"/>
        </w:rPr>
      </w:pPr>
      <w:r>
        <w:rPr>
          <w:rFonts w:hint="eastAsia"/>
          <w:sz w:val="24"/>
        </w:rPr>
        <w:t xml:space="preserve">其中 </w:t>
      </w:r>
      <m:oMath>
        <m:r>
          <m:rPr/>
          <w:rPr>
            <w:rFonts w:ascii="Cambria Math" w:hAnsi="Cambria Math"/>
            <w:sz w:val="24"/>
          </w:rPr>
          <m:t>a=(</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1</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 xml:space="preserve"> 表示对所有电动汽车进行充电套餐的可行分配，而 </w:t>
      </w:r>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是充电车位 </w:t>
      </w:r>
      <m:oMath>
        <m:r>
          <m:rPr/>
          <w:rPr>
            <w:rFonts w:ascii="Cambria Math" w:hAnsi="Cambria Math"/>
            <w:sz w:val="24"/>
          </w:rPr>
          <m:t>(m,t)</m:t>
        </m:r>
      </m:oMath>
      <w:r>
        <w:rPr>
          <w:rFonts w:hint="eastAsia"/>
          <w:sz w:val="24"/>
        </w:rPr>
        <w:t xml:space="preserve"> 的供应能力。</w:t>
      </w:r>
    </w:p>
    <w:p w14:paraId="3787DE14">
      <w:pPr>
        <w:spacing w:line="360" w:lineRule="auto"/>
        <w:ind w:firstLine="480" w:firstLineChars="200"/>
        <w:rPr>
          <w:sz w:val="24"/>
        </w:rPr>
      </w:pPr>
      <w:r>
        <w:rPr>
          <w:rFonts w:hint="eastAsia"/>
          <w:sz w:val="24"/>
        </w:rPr>
        <w:t xml:space="preserve">可行分配集 </w:t>
      </w:r>
      <m:oMath>
        <m:r>
          <m:rPr>
            <m:scr m:val="script"/>
          </m:rPr>
          <w:rPr>
            <w:rFonts w:ascii="Cambria Math" w:hAnsi="Cambria Math" w:eastAsia="MS Mincho"/>
            <w:sz w:val="24"/>
          </w:rPr>
          <m:t>ℱ</m:t>
        </m:r>
      </m:oMath>
      <w:r>
        <w:rPr>
          <w:rFonts w:hint="eastAsia"/>
          <w:sz w:val="24"/>
        </w:rPr>
        <w:t xml:space="preserve"> 编码了所有系统级约束，包括：</w:t>
      </w:r>
    </w:p>
    <w:p w14:paraId="725F68A0">
      <w:pPr>
        <w:spacing w:line="360" w:lineRule="auto"/>
        <w:ind w:firstLine="480" w:firstLineChars="200"/>
        <w:rPr>
          <w:sz w:val="24"/>
        </w:rPr>
      </w:pPr>
      <w:r>
        <w:rPr>
          <w:rFonts w:hint="eastAsia"/>
          <w:sz w:val="24"/>
        </w:rPr>
        <w:t xml:space="preserve">• 每个 EV </w:t>
      </w:r>
      <m:oMath>
        <m:r>
          <m:rPr/>
          <w:rPr>
            <w:rFonts w:ascii="Cambria Math" w:hAnsi="Cambria Math"/>
            <w:sz w:val="24"/>
          </w:rPr>
          <m:t>n∈</m:t>
        </m:r>
        <m:r>
          <m:rPr>
            <m:scr m:val="script"/>
          </m:rPr>
          <w:rPr>
            <w:rFonts w:ascii="Cambria Math" w:hAnsi="Cambria Math" w:eastAsia="MS Mincho"/>
            <w:sz w:val="24"/>
          </w:rPr>
          <m:t>N</m:t>
        </m:r>
      </m:oMath>
      <w:r>
        <w:rPr>
          <w:rFonts w:hint="eastAsia"/>
          <w:sz w:val="24"/>
        </w:rPr>
        <w:t xml:space="preserve"> 至多被分配一个可行的捆绑包 </w:t>
      </w:r>
      <m:oMath>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m:scr m:val="script"/>
              </m:rPr>
              <w:rPr>
                <w:rFonts w:ascii="Cambria Math" w:hAnsi="Cambria Math" w:eastAsia="MS Mincho"/>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⊆{0,1</m:t>
        </m:r>
        <m:sSup>
          <m:sSupPr>
            <m:ctrlPr>
              <w:rPr>
                <w:rFonts w:ascii="Cambria Math" w:hAnsi="Cambria Math"/>
                <w:sz w:val="24"/>
              </w:rPr>
            </m:ctrlPr>
          </m:sSupPr>
          <m:e>
            <m:r>
              <m:rPr/>
              <w:rPr>
                <w:rFonts w:ascii="Cambria Math" w:hAnsi="Cambria Math"/>
                <w:sz w:val="24"/>
              </w:rPr>
              <m:t>}</m:t>
            </m:r>
            <m:ctrlPr>
              <w:rPr>
                <w:rFonts w:ascii="Cambria Math" w:hAnsi="Cambria Math"/>
                <w:sz w:val="24"/>
              </w:rPr>
            </m:ctrlPr>
          </m:e>
          <m:sup>
            <m:r>
              <m:rPr/>
              <w:rPr>
                <w:rFonts w:ascii="Cambria Math" w:hAnsi="Cambria Math"/>
                <w:sz w:val="24"/>
              </w:rPr>
              <m:t>M×T</m:t>
            </m:r>
            <m:ctrlPr>
              <w:rPr>
                <w:rFonts w:ascii="Cambria Math" w:hAnsi="Cambria Math"/>
                <w:sz w:val="24"/>
              </w:rPr>
            </m:ctrlPr>
          </m:sup>
        </m:sSup>
      </m:oMath>
      <w:r>
        <w:rPr>
          <w:rFonts w:hint="eastAsia"/>
          <w:sz w:val="24"/>
        </w:rPr>
        <w:t>；</w:t>
      </w:r>
    </w:p>
    <w:p w14:paraId="513DA747">
      <w:pPr>
        <w:spacing w:line="360" w:lineRule="auto"/>
        <w:ind w:firstLine="480" w:firstLineChars="200"/>
        <w:rPr>
          <w:sz w:val="24"/>
        </w:rPr>
      </w:pPr>
      <w:r>
        <w:rPr>
          <w:rFonts w:hint="eastAsia"/>
          <w:sz w:val="24"/>
        </w:rPr>
        <w:t>• 总体分配不超过可用供应，即</w:t>
      </w:r>
      <m:oMath>
        <m:nary>
          <m:naryPr>
            <m:chr m:val="∑"/>
            <m:limLoc m:val="undOvr"/>
            <m:supHide m:val="1"/>
            <m:ctrlPr>
              <w:rPr>
                <w:rFonts w:ascii="Cambria Math" w:hAnsi="Cambria Math"/>
                <w:sz w:val="24"/>
              </w:rPr>
            </m:ctrlPr>
          </m:naryPr>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r>
              <m:rPr/>
              <w:rPr>
                <w:rFonts w:ascii="Cambria Math" w:hAnsi="Cambria Math"/>
                <w:sz w:val="24"/>
              </w:rPr>
              <m:t>(</m:t>
            </m:r>
            <m:ctrlPr>
              <w:rPr>
                <w:rFonts w:ascii="Cambria Math" w:hAnsi="Cambria Math"/>
                <w:sz w:val="24"/>
              </w:rPr>
            </m:ctrlPr>
          </m:e>
        </m:nary>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hAnsi="Cambria Math"/>
          <w:sz w:val="24"/>
        </w:rPr>
        <w:t>，</w:t>
      </w:r>
      <w:r>
        <w:rPr>
          <w:rFonts w:hint="eastAsia"/>
          <w:sz w:val="24"/>
        </w:rPr>
        <w:t xml:space="preserve">对于所有 </w:t>
      </w:r>
      <m:oMath>
        <m:r>
          <m:rPr/>
          <w:rPr>
            <w:rFonts w:ascii="Cambria Math" w:hAnsi="Cambria Math"/>
            <w:sz w:val="24"/>
          </w:rPr>
          <m:t>(m,t)∈</m:t>
        </m:r>
        <m:r>
          <m:rPr>
            <m:scr m:val="script"/>
          </m:rPr>
          <w:rPr>
            <w:rFonts w:ascii="Cambria Math" w:hAnsi="Cambria Math" w:eastAsia="MS Mincho"/>
            <w:sz w:val="24"/>
          </w:rPr>
          <m:t>ℳ</m:t>
        </m:r>
        <m:r>
          <m:rPr/>
          <w:rPr>
            <w:rFonts w:ascii="Cambria Math" w:hAnsi="Cambria Math"/>
            <w:sz w:val="24"/>
          </w:rPr>
          <m:t>×</m:t>
        </m:r>
        <m:r>
          <m:rPr>
            <m:scr m:val="script"/>
          </m:rPr>
          <w:rPr>
            <w:rFonts w:ascii="Cambria Math" w:hAnsi="Cambria Math" w:eastAsia="MS Mincho"/>
            <w:sz w:val="24"/>
          </w:rPr>
          <m:t>T</m:t>
        </m:r>
      </m:oMath>
      <w:r>
        <w:rPr>
          <w:rFonts w:hint="eastAsia"/>
          <w:sz w:val="24"/>
        </w:rPr>
        <w:t>。</w:t>
      </w:r>
    </w:p>
    <w:p w14:paraId="45473106">
      <w:pPr>
        <w:spacing w:line="360" w:lineRule="auto"/>
        <w:ind w:firstLine="480" w:firstLineChars="200"/>
        <w:rPr>
          <w:sz w:val="24"/>
        </w:rPr>
      </w:pPr>
      <w:r>
        <w:rPr>
          <w:rFonts w:hint="eastAsia"/>
          <w:sz w:val="24"/>
        </w:rPr>
        <w:t xml:space="preserve">备注: 等价性成立，因为在线性定价下，实现收入最大化的方案会分配所有可用的充电时段，即 </w:t>
      </w:r>
      <m:oMath>
        <m:nary>
          <m:naryPr>
            <m:chr m:val="∑"/>
            <m:limLoc m:val="undOvr"/>
            <m:supHide m:val="1"/>
            <m:ctrlPr>
              <w:rPr>
                <w:rFonts w:ascii="Cambria Math" w:hAnsi="Cambria Math"/>
                <w:sz w:val="24"/>
              </w:rPr>
            </m:ctrlPr>
          </m:naryPr>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r>
              <m:rPr/>
              <w:rPr>
                <w:rFonts w:ascii="Cambria Math" w:hAnsi="Cambria Math"/>
                <w:sz w:val="24"/>
              </w:rPr>
              <m:t>(</m:t>
            </m:r>
            <m:ctrlPr>
              <w:rPr>
                <w:rFonts w:ascii="Cambria Math" w:hAnsi="Cambria Math"/>
                <w:sz w:val="24"/>
              </w:rPr>
            </m:ctrlPr>
          </m:e>
        </m:nary>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m:sty m:val="p"/>
          </m:rPr>
          <w:rPr>
            <w:rFonts w:ascii="Cambria Math" w:hAnsi="Cambria Math"/>
            <w:sz w:val="24"/>
          </w:rPr>
          <m:t>，</m:t>
        </m:r>
      </m:oMath>
      <w:r>
        <w:rPr>
          <w:rFonts w:hint="eastAsia"/>
          <w:sz w:val="24"/>
        </w:rPr>
        <w:t xml:space="preserve">对所有 </w:t>
      </w:r>
      <m:oMath>
        <m:r>
          <m:rPr/>
          <w:rPr>
            <w:rFonts w:ascii="Cambria Math" w:hAnsi="Cambria Math"/>
            <w:sz w:val="24"/>
          </w:rPr>
          <m:t>(m,t)</m:t>
        </m:r>
      </m:oMath>
      <w:r>
        <w:rPr>
          <w:rFonts w:hint="eastAsia"/>
          <w:sz w:val="24"/>
        </w:rPr>
        <w:t xml:space="preserve"> 成立。</w:t>
      </w:r>
    </w:p>
    <w:p w14:paraId="5730920A">
      <w:pPr>
        <w:spacing w:line="360" w:lineRule="auto"/>
        <w:ind w:firstLine="480" w:firstLineChars="200"/>
        <w:rPr>
          <w:sz w:val="24"/>
        </w:rPr>
      </w:pPr>
      <w:r>
        <w:rPr>
          <w:rFonts w:hint="eastAsia"/>
          <w:b/>
          <w:bCs/>
          <w:sz w:val="24"/>
        </w:rPr>
        <w:t xml:space="preserve">定义3。清算价格  </w:t>
      </w:r>
      <w:r>
        <w:rPr>
          <w:rFonts w:hint="eastAsia"/>
          <w:sz w:val="24"/>
        </w:rPr>
        <w:t xml:space="preserve">向量 </w:t>
      </w:r>
      <m:oMath>
        <m:r>
          <m:rPr/>
          <w:rPr>
            <w:rFonts w:ascii="Cambria Math" w:hAnsi="Cambria Math"/>
            <w:sz w:val="24"/>
          </w:rPr>
          <m:t>p∈</m:t>
        </m:r>
        <m:sSubSup>
          <m:sSubSupPr>
            <m:ctrlPr>
              <w:rPr>
                <w:rFonts w:ascii="Cambria Math" w:hAnsi="Cambria Math"/>
                <w:sz w:val="24"/>
              </w:rPr>
            </m:ctrlPr>
          </m:sSubSupPr>
          <m:e>
            <m:r>
              <m:rPr>
                <m:scr m:val="double-struck"/>
              </m:rPr>
              <w:rPr>
                <w:rFonts w:ascii="Cambria Math" w:hAnsi="Cambria Math" w:eastAsia="MS Mincho"/>
                <w:sz w:val="24"/>
              </w:rPr>
              <m:t>ℝ</m:t>
            </m:r>
            <m:ctrlPr>
              <w:rPr>
                <w:rFonts w:ascii="Cambria Math" w:hAnsi="Cambria Math"/>
                <w:sz w:val="24"/>
              </w:rPr>
            </m:ctrlPr>
          </m:e>
          <m:sub>
            <m:r>
              <m:rPr/>
              <w:rPr>
                <w:rFonts w:ascii="Cambria Math" w:hAnsi="Cambria Math"/>
                <w:sz w:val="24"/>
              </w:rPr>
              <m:t>≥0</m:t>
            </m:r>
            <m:ctrlPr>
              <w:rPr>
                <w:rFonts w:ascii="Cambria Math" w:hAnsi="Cambria Math"/>
                <w:sz w:val="24"/>
              </w:rPr>
            </m:ctrlPr>
          </m:sub>
          <m:sup>
            <m:r>
              <m:rPr/>
              <w:rPr>
                <w:rFonts w:ascii="Cambria Math" w:hAnsi="Cambria Math"/>
                <w:sz w:val="24"/>
              </w:rPr>
              <m:t>m</m:t>
            </m:r>
            <m:ctrlPr>
              <w:rPr>
                <w:rFonts w:ascii="Cambria Math" w:hAnsi="Cambria Math"/>
                <w:sz w:val="24"/>
              </w:rPr>
            </m:ctrlPr>
          </m:sup>
        </m:sSubSup>
      </m:oMath>
      <w:r>
        <w:rPr>
          <w:rFonts w:hint="eastAsia"/>
          <w:sz w:val="24"/>
        </w:rPr>
        <w:t xml:space="preserve"> 是一个线性清算价格，如果存在一种分配 </w:t>
      </w:r>
      <m:oMath>
        <m:r>
          <m:rPr/>
          <w:rPr>
            <w:rFonts w:ascii="Cambria Math" w:hAnsi="Cambria Math"/>
            <w:sz w:val="24"/>
          </w:rPr>
          <m:t>a(p)∈</m:t>
        </m:r>
        <m:r>
          <m:rPr>
            <m:scr m:val="script"/>
          </m:rPr>
          <w:rPr>
            <w:rFonts w:ascii="Cambria Math" w:hAnsi="Cambria Math" w:eastAsia="MS Mincho"/>
            <w:sz w:val="24"/>
          </w:rPr>
          <m:t>ℱ</m:t>
        </m:r>
      </m:oMath>
      <w:r>
        <w:rPr>
          <w:rFonts w:hint="eastAsia"/>
          <w:sz w:val="24"/>
        </w:rPr>
        <w:t xml:space="preserve"> ，使得：</w:t>
      </w:r>
    </w:p>
    <w:p w14:paraId="7D5F61D2">
      <w:pPr>
        <w:numPr>
          <w:ilvl w:val="0"/>
          <w:numId w:val="23"/>
        </w:numPr>
        <w:spacing w:line="360" w:lineRule="auto"/>
        <w:ind w:firstLine="480" w:firstLineChars="200"/>
        <w:rPr>
          <w:sz w:val="24"/>
        </w:rPr>
      </w:pPr>
      <w:r>
        <w:rPr>
          <w:rFonts w:hint="eastAsia"/>
          <w:sz w:val="24"/>
        </w:rPr>
        <w:t xml:space="preserve">对于每个EV </w:t>
      </w:r>
      <m:oMath>
        <m:r>
          <m:rPr/>
          <w:rPr>
            <w:rFonts w:ascii="Cambria Math" w:hAnsi="Cambria Math"/>
            <w:sz w:val="24"/>
          </w:rPr>
          <m:t>n</m:t>
        </m:r>
      </m:oMath>
      <w:r>
        <w:rPr>
          <w:rFonts w:hint="eastAsia"/>
          <w:sz w:val="24"/>
        </w:rPr>
        <w:t xml:space="preserve">，该捆绑包 </w:t>
      </w:r>
      <m:oMath>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(p)</m:t>
        </m:r>
      </m:oMath>
      <w:r>
        <w:rPr>
          <w:rFonts w:hint="eastAsia"/>
          <w:sz w:val="24"/>
        </w:rPr>
        <w:t xml:space="preserve"> 将其效用最大化：</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(p))−</m:t>
        </m:r>
        <m:r>
          <m:rPr>
            <m:sty m:val="p"/>
          </m:rPr>
          <w:rPr>
            <w:rFonts w:ascii="Cambria Math" w:hAnsi="Cambria Math"/>
            <w:sz w:val="24"/>
          </w:rPr>
          <m:t>⟨</m:t>
        </m:r>
        <m:r>
          <m:rPr/>
          <w:rPr>
            <w:rFonts w:ascii="Cambria Math" w:hAnsi="Cambria Math"/>
            <w:sz w:val="24"/>
          </w:rPr>
          <m:t>p,</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(p)</m:t>
        </m:r>
        <m:r>
          <m:rPr>
            <m:sty m:val="p"/>
          </m:rPr>
          <w:rPr>
            <w:rFonts w:ascii="Cambria Math" w:hAnsi="Cambria Math"/>
            <w:sz w:val="24"/>
          </w:rPr>
          <m:t>⟩</m:t>
        </m:r>
        <m:r>
          <m:rPr/>
          <w:rPr>
            <w:rFonts w:ascii="Cambria Math" w:hAnsi="Cambria Math"/>
            <w:sz w:val="24"/>
          </w:rPr>
          <m:t>=</m:t>
        </m:r>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(p)</m:t>
        </m:r>
      </m:oMath>
      <w:r>
        <w:rPr>
          <w:rFonts w:hint="eastAsia" w:hAnsi="Cambria Math"/>
          <w:sz w:val="24"/>
        </w:rPr>
        <w:t>。</w:t>
      </w:r>
    </w:p>
    <w:p w14:paraId="4F38AD79">
      <w:pPr>
        <w:numPr>
          <w:ilvl w:val="0"/>
          <w:numId w:val="23"/>
        </w:numPr>
        <w:spacing w:line="360" w:lineRule="auto"/>
        <w:ind w:firstLine="480" w:firstLineChars="200"/>
        <w:rPr>
          <w:sz w:val="24"/>
        </w:rPr>
      </w:pPr>
      <w:r>
        <w:rPr>
          <w:rFonts w:hint="eastAsia"/>
          <w:sz w:val="24"/>
        </w:rPr>
        <w:t xml:space="preserve">该分配 </w:t>
      </w:r>
      <m:oMath>
        <m:r>
          <m:rPr/>
          <w:rPr>
            <w:rFonts w:ascii="Cambria Math" w:hAnsi="Cambria Math"/>
            <w:sz w:val="24"/>
          </w:rPr>
          <m:t>a(p)</m:t>
        </m:r>
      </m:oMath>
      <w:r>
        <w:rPr>
          <w:rFonts w:hint="eastAsia"/>
          <w:sz w:val="24"/>
        </w:rPr>
        <w:t xml:space="preserve"> 将使总收入最大化：</w:t>
      </w:r>
      <m:oMath>
        <m:nary>
          <m:naryPr>
            <m:chr m:val="∑"/>
            <m:limLoc m:val="undOvr"/>
            <m:supHide m:val="1"/>
            <m:ctrlPr>
              <w:rPr>
                <w:rFonts w:ascii="Cambria Math" w:hAnsi="Cambria Math"/>
                <w:sz w:val="24"/>
              </w:rPr>
            </m:ctrlPr>
          </m:naryPr>
          <m:sub>
            <m:r>
              <m:rPr/>
              <w:rPr>
                <w:rFonts w:ascii="Cambria Math" w:hAnsi="Cambria Math"/>
                <w:sz w:val="24"/>
              </w:rPr>
              <m:t>n</m:t>
            </m:r>
            <m:ctrlPr>
              <w:rPr>
                <w:rFonts w:ascii="Cambria Math" w:hAnsi="Cambria Math"/>
                <w:sz w:val="24"/>
              </w:rPr>
            </m:ctrlPr>
          </m:sub>
          <m:sup>
            <m:ctrlPr>
              <w:rPr>
                <w:rFonts w:ascii="Cambria Math" w:hAnsi="Cambria Math"/>
                <w:sz w:val="24"/>
              </w:rPr>
            </m:ctrlPr>
          </m:sup>
          <m:e>
            <m:r>
              <m:rPr>
                <m:sty m:val="p"/>
              </m:rPr>
              <w:rPr>
                <w:rFonts w:ascii="Cambria Math" w:hAnsi="Cambria Math"/>
                <w:sz w:val="24"/>
              </w:rPr>
              <m:t>⟨</m:t>
            </m:r>
            <m:ctrlPr>
              <w:rPr>
                <w:rFonts w:ascii="Cambria Math" w:hAnsi="Cambria Math"/>
                <w:sz w:val="24"/>
              </w:rPr>
            </m:ctrlPr>
          </m:e>
        </m:nary>
        <m:r>
          <m:rPr/>
          <w:rPr>
            <w:rFonts w:ascii="Cambria Math" w:hAnsi="Cambria Math"/>
            <w:sz w:val="24"/>
          </w:rPr>
          <m:t>p,</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(p)</m:t>
        </m:r>
        <m:r>
          <m:rPr>
            <m:sty m:val="p"/>
          </m:rPr>
          <w:rPr>
            <w:rFonts w:ascii="Cambria Math" w:hAnsi="Cambria Math"/>
            <w:sz w:val="24"/>
          </w:rPr>
          <m:t>⟩</m:t>
        </m:r>
        <m:r>
          <m:rPr/>
          <w:rPr>
            <w:rFonts w:ascii="Cambria Math" w:hAnsi="Cambria Math"/>
            <w:sz w:val="24"/>
          </w:rPr>
          <m:t>=R(p)</m:t>
        </m:r>
      </m:oMath>
      <w:r>
        <w:rPr>
          <w:rFonts w:hint="eastAsia" w:hAnsi="Cambria Math"/>
          <w:sz w:val="24"/>
        </w:rPr>
        <w:t>。</w:t>
      </w:r>
    </w:p>
    <w:p w14:paraId="4C63E248">
      <w:pPr>
        <w:spacing w:line="360" w:lineRule="auto"/>
        <w:ind w:firstLine="420"/>
        <w:rPr>
          <w:rFonts w:hAnsi="Cambria Math"/>
          <w:sz w:val="24"/>
        </w:rPr>
      </w:pPr>
      <w:r>
        <w:rPr>
          <w:rFonts w:hint="eastAsia"/>
          <w:sz w:val="24"/>
        </w:rPr>
        <w:t xml:space="preserve">给定估值函数的概况 </w:t>
      </w:r>
      <m:oMath>
        <m:r>
          <m:rPr/>
          <w:rPr>
            <w:rFonts w:ascii="Cambria Math" w:hAnsi="Cambria Math"/>
            <w:sz w:val="24"/>
          </w:rPr>
          <m:t>v=(</m:t>
        </m:r>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1</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，清算目标为</w:t>
      </w:r>
      <w:r>
        <w:rPr>
          <w:sz w:val="24"/>
        </w:rPr>
        <w:t xml:space="preserve"> </w:t>
      </w:r>
      <m:oMath>
        <m:r>
          <m:rPr/>
          <w:rPr>
            <w:rFonts w:ascii="Cambria Math" w:hAnsi="Cambria Math"/>
            <w:sz w:val="24"/>
          </w:rPr>
          <m:t>W(p,v):=R(p)+</m:t>
        </m:r>
        <m:nary>
          <m:naryPr>
            <m:chr m:val="∑"/>
            <m:limLoc m:val="undOvr"/>
            <m:supHide m:val="1"/>
            <m:ctrlPr>
              <w:rPr>
                <w:rFonts w:ascii="Cambria Math" w:hAnsi="Cambria Math"/>
                <w:sz w:val="24"/>
              </w:rPr>
            </m:ctrlPr>
          </m:naryPr>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e>
        </m:nary>
        <m:r>
          <m:rPr/>
          <w:rPr>
            <w:rFonts w:ascii="Cambria Math" w:hAnsi="Cambria Math"/>
            <w:sz w:val="24"/>
          </w:rPr>
          <m:t>(p)</m:t>
        </m:r>
      </m:oMath>
      <w:r>
        <w:rPr>
          <w:rFonts w:hint="eastAsia" w:hAnsi="Cambria Math"/>
          <w:sz w:val="24"/>
        </w:rPr>
        <w:t xml:space="preserve">。函数 </w:t>
      </w:r>
      <m:oMath>
        <m:r>
          <m:rPr/>
          <w:rPr>
            <w:rFonts w:ascii="Cambria Math" w:hAnsi="Cambria Math"/>
            <w:sz w:val="24"/>
          </w:rPr>
          <m:t>W(p,v)</m:t>
        </m:r>
      </m:oMath>
      <w:r>
        <w:rPr>
          <w:rFonts w:hint="eastAsia" w:hAnsi="Cambria Math"/>
          <w:sz w:val="24"/>
        </w:rPr>
        <w:t xml:space="preserve"> 刻画了价格向量 </w:t>
      </w:r>
      <m:oMath>
        <m:r>
          <m:rPr/>
          <w:rPr>
            <w:rFonts w:ascii="Cambria Math" w:hAnsi="Cambria Math"/>
            <w:sz w:val="24"/>
          </w:rPr>
          <m:t>p</m:t>
        </m:r>
      </m:oMath>
      <w:r>
        <w:rPr>
          <w:rFonts w:hint="eastAsia" w:hAnsi="Cambria Math"/>
          <w:sz w:val="24"/>
        </w:rPr>
        <w:t xml:space="preserve"> 的出清潜力，平衡了充电站（CS）系统的收益与电动车（EV）的效用。以下定理2证明了最小化该函数的合理性。</w:t>
      </w:r>
    </w:p>
    <w:p w14:paraId="2EECD081">
      <w:pPr>
        <w:spacing w:line="360" w:lineRule="auto"/>
        <w:ind w:firstLine="420"/>
        <w:rPr>
          <w:sz w:val="24"/>
        </w:rPr>
      </w:pPr>
      <w:r>
        <w:rPr>
          <w:rFonts w:hint="eastAsia"/>
          <w:b/>
          <w:bCs/>
          <w:sz w:val="24"/>
        </w:rPr>
        <w:t xml:space="preserve">定义4。帕累托效率 </w:t>
      </w:r>
      <w:r>
        <w:rPr>
          <w:rFonts w:hint="eastAsia"/>
          <w:sz w:val="24"/>
        </w:rPr>
        <w:t xml:space="preserve"> 一种分配 </w:t>
      </w:r>
      <m:oMath>
        <m:r>
          <m:rPr/>
          <w:rPr>
            <w:rFonts w:ascii="Cambria Math" w:hAnsi="Cambria Math"/>
            <w:sz w:val="24"/>
          </w:rPr>
          <m:t>a=(</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1</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 xml:space="preserve"> 是帕累托效率，如果不存在另一种分配 </w:t>
      </w:r>
      <m:oMath>
        <m:r>
          <m:rPr/>
          <w:rPr>
            <w:rFonts w:ascii="Cambria Math" w:hAnsi="Cambria Math"/>
            <w:sz w:val="24"/>
          </w:rPr>
          <m:t>a'=(x</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1</m:t>
            </m:r>
            <m:ctrlPr>
              <w:rPr>
                <w:rFonts w:ascii="Cambria Math" w:hAnsi="Cambria Math"/>
                <w:sz w:val="24"/>
              </w:rPr>
            </m:ctrlPr>
          </m:sub>
        </m:sSub>
        <m:r>
          <m:rPr/>
          <w:rPr>
            <w:rFonts w:ascii="Cambria Math" w:hAnsi="Cambria Math"/>
            <w:sz w:val="24"/>
          </w:rPr>
          <m:t>,...,x</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，使得</w:t>
      </w:r>
    </w:p>
    <w:p w14:paraId="28A35E08">
      <w:pPr>
        <w:spacing w:line="360" w:lineRule="auto"/>
        <w:ind w:firstLine="420"/>
        <w:jc w:val="center"/>
        <w:rPr>
          <w:sz w:val="24"/>
        </w:rPr>
      </w:pPr>
      <m:oMathPara>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(x</m:t>
          </m:r>
          <m:sSub>
            <m:sSubPr>
              <m:ctrlPr>
                <w:rPr>
                  <w:rFonts w:ascii="Cambria Math" w:hAnsi="Cambria Math"/>
                  <w:sz w:val="24"/>
                </w:rPr>
              </m:ctrlPr>
            </m:sSubPr>
            <m:e>
              <m:r>
                <m:rPr/>
                <w:rPr>
                  <w:rFonts w:hint="eastAsia" w:ascii="Cambria Math" w:hAnsi="Cambria Math"/>
                  <w:sz w:val="24"/>
                </w:rPr>
                <m:t>'</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hint="eastAsia" w:ascii="Cambria Math" w:hAnsi="Cambria Math"/>
              <w:sz w:val="24"/>
            </w:rPr>
            <m:t>)≥</m:t>
          </m:r>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r>
            <m:rPr>
              <m:sty m:val="p"/>
            </m:rPr>
            <w:rPr>
              <w:rFonts w:ascii="Cambria Math" w:hAnsi="Cambria Math"/>
              <w:sz w:val="24"/>
            </w:rPr>
            <m:t xml:space="preserve"> </m:t>
          </m:r>
          <m:r>
            <m:rPr/>
            <w:rPr>
              <w:rFonts w:ascii="Cambria Math" w:hAnsi="Cambria Math"/>
              <w:sz w:val="24"/>
            </w:rPr>
            <m:t>∀n</m:t>
          </m:r>
          <m:r>
            <m:rPr/>
            <w:rPr>
              <w:rFonts w:hint="eastAsia" w:ascii="Cambria Math" w:hAnsi="Cambria Math"/>
              <w:sz w:val="24"/>
            </w:rPr>
            <m:t>∈</m:t>
          </m:r>
          <m:r>
            <m:rPr>
              <m:scr m:val="script"/>
            </m:rPr>
            <w:rPr>
              <w:rFonts w:ascii="Cambria Math" w:hAnsi="Cambria Math" w:eastAsia="MS Mincho"/>
              <w:sz w:val="24"/>
            </w:rPr>
            <m:t>N</m:t>
          </m:r>
        </m:oMath>
      </m:oMathPara>
    </w:p>
    <w:p w14:paraId="182C2816">
      <w:pPr>
        <w:spacing w:line="360" w:lineRule="auto"/>
        <w:ind w:firstLine="420"/>
        <w:rPr>
          <w:sz w:val="24"/>
        </w:rPr>
      </w:pPr>
      <w:r>
        <w:rPr>
          <w:rFonts w:hint="eastAsia"/>
          <w:sz w:val="24"/>
        </w:rPr>
        <w:t>这意味着，要使任何一辆电动汽车状况变好，就必然会使至少一辆其他电动汽车状况变差。</w:t>
      </w:r>
    </w:p>
    <w:p w14:paraId="710A8BA9">
      <w:pPr>
        <w:spacing w:line="360" w:lineRule="auto"/>
        <w:ind w:firstLine="420"/>
        <w:rPr>
          <w:sz w:val="24"/>
        </w:rPr>
      </w:pPr>
      <w:r>
        <w:rPr>
          <w:rFonts w:hint="eastAsia"/>
          <w:b/>
          <w:bCs/>
          <w:sz w:val="24"/>
        </w:rPr>
        <w:t>定理2.</w:t>
      </w:r>
      <w:r>
        <w:rPr>
          <w:rFonts w:hint="eastAsia"/>
          <w:sz w:val="24"/>
        </w:rPr>
        <w:t xml:space="preserve"> 考虑清算目标</w:t>
      </w:r>
      <m:oMath>
        <m:r>
          <m:rPr/>
          <w:rPr>
            <w:rFonts w:ascii="Cambria Math" w:hAnsi="Cambria Math"/>
            <w:sz w:val="24"/>
          </w:rPr>
          <m:t>W(p,v):=R(p)+</m:t>
        </m:r>
        <m:nary>
          <m:naryPr>
            <m:chr m:val="∑"/>
            <m:limLoc m:val="undOvr"/>
            <m:supHide m:val="1"/>
            <m:ctrlPr>
              <w:rPr>
                <w:rFonts w:ascii="Cambria Math" w:hAnsi="Cambria Math"/>
                <w:sz w:val="24"/>
              </w:rPr>
            </m:ctrlPr>
          </m:naryPr>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e>
        </m:nary>
        <m:r>
          <m:rPr/>
          <w:rPr>
            <w:rFonts w:ascii="Cambria Math" w:hAnsi="Cambria Math"/>
            <w:sz w:val="24"/>
          </w:rPr>
          <m:t>(p)</m:t>
        </m:r>
      </m:oMath>
      <w:r>
        <w:rPr>
          <w:rFonts w:hint="eastAsia"/>
          <w:sz w:val="24"/>
        </w:rPr>
        <w:t>。如果存在一个线性清算价格向量用于估值概况</w:t>
      </w:r>
      <m:oMath>
        <m:r>
          <m:rPr/>
          <w:rPr>
            <w:rFonts w:ascii="Cambria Math" w:hAnsi="Cambria Math"/>
            <w:sz w:val="24"/>
          </w:rPr>
          <m:t>v=(</m:t>
        </m:r>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1</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，那么每个价格向量</w:t>
      </w:r>
    </w:p>
    <w:p w14:paraId="3C9CD106">
      <w:pPr>
        <w:spacing w:line="360" w:lineRule="auto"/>
        <w:ind w:firstLine="420"/>
        <w:rPr>
          <w:rFonts w:hAnsi="Cambria Math"/>
          <w:sz w:val="24"/>
        </w:rPr>
      </w:pPr>
      <m:oMathPara>
        <m:oMath>
          <m:r>
            <m:rPr/>
            <w:rPr>
              <w:rFonts w:ascii="Cambria Math" w:hAnsi="Cambria Math"/>
              <w:sz w:val="24"/>
            </w:rPr>
            <m:t>p'∈</m:t>
          </m:r>
          <m:func>
            <m:funcPr>
              <m:ctrlPr>
                <w:rPr>
                  <w:rFonts w:ascii="Cambria Math" w:hAnsi="Cambria Math"/>
                  <w:sz w:val="24"/>
                </w:rPr>
              </m:ctrlPr>
            </m:funcPr>
            <m:fName>
              <m:r>
                <m:rPr/>
                <w:rPr>
                  <w:rFonts w:ascii="Cambria Math" w:hAns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min</m:t>
                      </m:r>
                      <m:ctrlPr>
                        <w:rPr>
                          <w:rFonts w:ascii="Cambria Math" w:hAnsi="Cambria Math"/>
                          <w:sz w:val="24"/>
                        </w:rPr>
                      </m:ctrlPr>
                    </m:e>
                    <m:lim>
                      <m:acc>
                        <m:accPr>
                          <m:chr m:val="̃"/>
                          <m:ctrlPr>
                            <w:rPr>
                              <w:rFonts w:ascii="Cambria Math" w:hAnsi="Cambria Math"/>
                              <w:sz w:val="24"/>
                            </w:rPr>
                          </m:ctrlPr>
                        </m:accPr>
                        <m:e>
                          <m:r>
                            <m:rPr/>
                            <w:rPr>
                              <w:rFonts w:ascii="Cambria Math" w:hAnsi="Cambria Math"/>
                              <w:sz w:val="24"/>
                            </w:rPr>
                            <m:t>p</m:t>
                          </m:r>
                          <m:ctrlPr>
                            <w:rPr>
                              <w:rFonts w:ascii="Cambria Math" w:hAnsi="Cambria Math"/>
                              <w:sz w:val="24"/>
                            </w:rPr>
                          </m:ctrlPr>
                        </m:e>
                      </m:acc>
                      <m:r>
                        <m:rPr/>
                        <w:rPr>
                          <w:rFonts w:ascii="Cambria Math" w:hAnsi="Cambria Math"/>
                          <w:sz w:val="24"/>
                        </w:rPr>
                        <m:t>∈</m:t>
                      </m:r>
                      <m:sSubSup>
                        <m:sSubSupPr>
                          <m:ctrlPr>
                            <w:rPr>
                              <w:rFonts w:ascii="Cambria Math" w:hAnsi="Cambria Math"/>
                              <w:sz w:val="24"/>
                            </w:rPr>
                          </m:ctrlPr>
                        </m:sSubSupPr>
                        <m:e>
                          <m:r>
                            <m:rPr>
                              <m:scr m:val="double-struck"/>
                            </m:rPr>
                            <w:rPr>
                              <w:rFonts w:ascii="Cambria Math" w:hAnsi="Cambria Math" w:eastAsia="MS Mincho"/>
                              <w:sz w:val="24"/>
                            </w:rPr>
                            <m:t>ℝ</m:t>
                          </m:r>
                          <m:ctrlPr>
                            <w:rPr>
                              <w:rFonts w:ascii="Cambria Math" w:hAnsi="Cambria Math"/>
                              <w:sz w:val="24"/>
                            </w:rPr>
                          </m:ctrlPr>
                        </m:e>
                        <m:sub>
                          <m:r>
                            <m:rPr/>
                            <w:rPr>
                              <w:rFonts w:ascii="Cambria Math" w:hAnsi="Cambria Math"/>
                              <w:sz w:val="24"/>
                            </w:rPr>
                            <m:t>≥0</m:t>
                          </m:r>
                          <m:ctrlPr>
                            <w:rPr>
                              <w:rFonts w:ascii="Cambria Math" w:hAnsi="Cambria Math"/>
                              <w:sz w:val="24"/>
                            </w:rPr>
                          </m:ctrlPr>
                        </m:sub>
                        <m:sup>
                          <m:r>
                            <m:rPr/>
                            <w:rPr>
                              <w:rFonts w:ascii="Cambria Math" w:hAnsi="Cambria Math"/>
                              <w:sz w:val="24"/>
                            </w:rPr>
                            <m:t>m</m:t>
                          </m:r>
                          <m:ctrlPr>
                            <w:rPr>
                              <w:rFonts w:ascii="Cambria Math" w:hAnsi="Cambria Math"/>
                              <w:sz w:val="24"/>
                            </w:rPr>
                          </m:ctrlPr>
                        </m:sup>
                      </m:sSubSup>
                      <m:ctrlPr>
                        <w:rPr>
                          <w:rFonts w:ascii="Cambria Math" w:hAnsi="Cambria Math"/>
                          <w:sz w:val="24"/>
                        </w:rPr>
                      </m:ctrlPr>
                    </m:lim>
                  </m:limLow>
                  <m:ctrlPr>
                    <w:rPr>
                      <w:rFonts w:ascii="Cambria Math" w:hAnsi="Cambria Math"/>
                      <w:sz w:val="24"/>
                    </w:rPr>
                  </m:ctrlPr>
                </m:fName>
                <m:e>
                  <m:r>
                    <m:rPr/>
                    <w:rPr>
                      <w:rFonts w:ascii="Cambria Math" w:hAnsi="Cambria Math"/>
                      <w:sz w:val="24"/>
                    </w:rPr>
                    <m:t>W</m:t>
                  </m:r>
                  <m:ctrlPr>
                    <w:rPr>
                      <w:rFonts w:ascii="Cambria Math" w:hAnsi="Cambria Math"/>
                      <w:sz w:val="24"/>
                    </w:rPr>
                  </m:ctrlPr>
                </m:e>
              </m:func>
              <m:ctrlPr>
                <w:rPr>
                  <w:rFonts w:ascii="Cambria Math" w:hAnsi="Cambria Math"/>
                  <w:sz w:val="24"/>
                </w:rPr>
              </m:ctrlPr>
            </m:e>
          </m:func>
          <m:r>
            <m:rPr/>
            <w:rPr>
              <w:rFonts w:ascii="Cambria Math" w:hAnsi="Cambria Math"/>
              <w:sz w:val="24"/>
            </w:rPr>
            <m:t>(</m:t>
          </m:r>
          <m:acc>
            <m:accPr>
              <m:chr m:val="̃"/>
              <m:ctrlPr>
                <w:rPr>
                  <w:rFonts w:ascii="Cambria Math" w:hAnsi="Cambria Math"/>
                  <w:sz w:val="24"/>
                </w:rPr>
              </m:ctrlPr>
            </m:accPr>
            <m:e>
              <m:r>
                <m:rPr/>
                <w:rPr>
                  <w:rFonts w:ascii="Cambria Math" w:hAnsi="Cambria Math"/>
                  <w:sz w:val="24"/>
                </w:rPr>
                <m:t>p</m:t>
              </m:r>
              <m:ctrlPr>
                <w:rPr>
                  <w:rFonts w:ascii="Cambria Math" w:hAnsi="Cambria Math"/>
                  <w:sz w:val="24"/>
                </w:rPr>
              </m:ctrlPr>
            </m:e>
          </m:acc>
          <m:r>
            <m:rPr/>
            <w:rPr>
              <w:rFonts w:ascii="Cambria Math" w:hAnsi="Cambria Math"/>
              <w:sz w:val="24"/>
            </w:rPr>
            <m:t>,v)</m:t>
          </m:r>
        </m:oMath>
      </m:oMathPara>
    </w:p>
    <w:p w14:paraId="670BAC1E">
      <w:pPr>
        <w:spacing w:line="360" w:lineRule="auto"/>
        <w:ind w:firstLine="420"/>
        <w:rPr>
          <w:rFonts w:hAnsi="Cambria Math"/>
          <w:sz w:val="24"/>
        </w:rPr>
      </w:pPr>
      <m:oMathPara>
        <m:oMath>
          <m:sSub>
            <m:sSubPr>
              <m:ctrlPr>
                <w:rPr>
                  <w:rFonts w:ascii="Cambria Math" w:hAnsi="Cambria Math"/>
                  <w:sz w:val="24"/>
                </w:rPr>
              </m:ctrlPr>
            </m:sSubPr>
            <m:e>
              <m:d>
                <m:dPr>
                  <m:ctrlPr>
                    <w:rPr>
                      <w:rFonts w:ascii="Cambria Math" w:hAnsi="Cambria Math"/>
                      <w:sz w:val="24"/>
                    </w:rPr>
                  </m:ctrlPr>
                </m:dPr>
                <m:e>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m:t>
                      </m:r>
                      <m:ctrlPr>
                        <w:rPr>
                          <w:rFonts w:ascii="Cambria Math" w:hAnsi="Cambria Math"/>
                          <w:sz w:val="24"/>
                        </w:rPr>
                      </m:ctrlPr>
                    </m:sup>
                  </m:sSubSup>
                  <m:r>
                    <m:rPr/>
                    <w:rPr>
                      <w:rFonts w:ascii="Cambria Math" w:hAnsi="Cambria Math"/>
                      <w:sz w:val="24"/>
                    </w:rPr>
                    <m:t>(</m:t>
                  </m:r>
                  <m:acc>
                    <m:accPr>
                      <m:chr m:val="̃"/>
                      <m:ctrlPr>
                        <w:rPr>
                          <w:rFonts w:ascii="Cambria Math" w:hAnsi="Cambria Math"/>
                          <w:sz w:val="24"/>
                        </w:rPr>
                      </m:ctrlPr>
                    </m:accPr>
                    <m:e>
                      <m:r>
                        <m:rPr/>
                        <w:rPr>
                          <w:rFonts w:ascii="Cambria Math" w:hAnsi="Cambria Math"/>
                          <w:sz w:val="24"/>
                        </w:rPr>
                        <m:t>p</m:t>
                      </m:r>
                      <m:ctrlPr>
                        <w:rPr>
                          <w:rFonts w:ascii="Cambria Math" w:hAnsi="Cambria Math"/>
                          <w:sz w:val="24"/>
                        </w:rPr>
                      </m:ctrlPr>
                    </m:e>
                  </m:acc>
                  <m:r>
                    <m:rPr/>
                    <w:rPr>
                      <w:rFonts w:ascii="Cambria Math" w:hAnsi="Cambria Math"/>
                      <w:sz w:val="24"/>
                    </w:rPr>
                    <m:t>)</m:t>
                  </m:r>
                  <m:ctrlPr>
                    <w:rPr>
                      <w:rFonts w:ascii="Cambria Math" w:hAnsi="Cambria Math"/>
                      <w:sz w:val="24"/>
                    </w:rPr>
                  </m:ctrlPr>
                </m:e>
              </m:d>
              <m:ctrlPr>
                <w:rPr>
                  <w:rFonts w:ascii="Cambria Math" w:hAnsi="Cambria Math"/>
                  <w:sz w:val="24"/>
                </w:rPr>
              </m:ctrlPr>
            </m:e>
            <m:sub>
              <m:r>
                <m:rPr/>
                <w:rPr>
                  <w:rFonts w:ascii="Cambria Math" w:hAnsi="Cambria Math"/>
                  <w:sz w:val="24"/>
                </w:rPr>
                <m:t>n∈</m:t>
              </m:r>
              <m:r>
                <m:rPr>
                  <m:scr m:val="script"/>
                </m:rPr>
                <w:rPr>
                  <w:rFonts w:ascii="Cambria Math" w:hAnsi="Cambria Math" w:eastAsia="MS Mincho"/>
                  <w:sz w:val="24"/>
                </w:rPr>
                <m:t>N</m:t>
              </m:r>
              <m:ctrlPr>
                <w:rPr>
                  <w:rFonts w:ascii="Cambria Math" w:hAnsi="Cambria Math"/>
                  <w:sz w:val="24"/>
                </w:rPr>
              </m:ctrlPr>
            </m:sub>
          </m:sSub>
          <m:r>
            <m:rPr/>
            <w:rPr>
              <w:rFonts w:ascii="Cambria Math" w:hAnsi="Cambria Math"/>
              <w:sz w:val="24"/>
            </w:rPr>
            <m:t>∈</m:t>
          </m:r>
          <m:r>
            <m:rPr>
              <m:scr m:val="script"/>
            </m:rPr>
            <w:rPr>
              <w:rFonts w:ascii="Cambria Math" w:hAnsi="Cambria Math" w:eastAsia="MS Mincho"/>
              <w:sz w:val="24"/>
            </w:rPr>
            <m:t>ℱ</m:t>
          </m:r>
        </m:oMath>
      </m:oMathPara>
    </w:p>
    <w:p w14:paraId="45D6EC0A">
      <w:pPr>
        <w:spacing w:line="360" w:lineRule="auto"/>
        <w:ind w:firstLine="420"/>
        <w:rPr>
          <w:sz w:val="24"/>
        </w:rPr>
      </w:pPr>
    </w:p>
    <w:p w14:paraId="612A201C">
      <w:pPr>
        <w:spacing w:line="360" w:lineRule="auto"/>
        <w:ind w:firstLine="420"/>
        <w:rPr>
          <w:sz w:val="24"/>
        </w:rPr>
      </w:pPr>
      <w:r>
        <w:rPr>
          <w:rFonts w:hint="eastAsia"/>
          <w:sz w:val="24"/>
        </w:rPr>
        <w:t xml:space="preserve">是一个清算价格向量，相应的分配 </w:t>
      </w:r>
      <m:oMath>
        <m:r>
          <m:rPr/>
          <w:rPr>
            <w:rFonts w:ascii="Cambria Math" w:hAnsi="Cambria Math"/>
            <w:sz w:val="24"/>
          </w:rPr>
          <m:t>a(p')∈</m:t>
        </m:r>
        <m:r>
          <m:rPr>
            <m:scr m:val="script"/>
          </m:rPr>
          <w:rPr>
            <w:rFonts w:ascii="Cambria Math" w:hAnsi="Cambria Math" w:eastAsia="MS Mincho"/>
            <w:sz w:val="24"/>
          </w:rPr>
          <m:t>ℱ</m:t>
        </m:r>
      </m:oMath>
      <w:r>
        <w:rPr>
          <w:rFonts w:hint="eastAsia"/>
          <w:sz w:val="24"/>
        </w:rPr>
        <w:t xml:space="preserve"> 是帕累托有效的。</w:t>
      </w:r>
    </w:p>
    <w:p w14:paraId="281EC244">
      <w:pPr>
        <w:spacing w:line="360" w:lineRule="auto"/>
        <w:ind w:firstLine="420"/>
        <w:rPr>
          <w:sz w:val="24"/>
        </w:rPr>
      </w:pPr>
      <w:r>
        <w:rPr>
          <w:rFonts w:hint="eastAsia"/>
          <w:b/>
          <w:bCs/>
          <w:sz w:val="24"/>
        </w:rPr>
        <w:t>证明：</w:t>
      </w:r>
      <w:r>
        <w:rPr>
          <w:rFonts w:hint="eastAsia"/>
          <w:sz w:val="24"/>
        </w:rPr>
        <w:t xml:space="preserve"> Bikhchandani and Ostroy（2002，定理3.1），正式确立了清算目标函数的最小值 W(p,v) 对应于线性清算价格（LCPs），前提是此类价格存在。</w:t>
      </w:r>
    </w:p>
    <w:p w14:paraId="3F0F7A5A">
      <w:pPr>
        <w:spacing w:line="360" w:lineRule="auto"/>
        <w:ind w:firstLine="480" w:firstLineChars="200"/>
        <w:rPr>
          <w:sz w:val="24"/>
        </w:rPr>
      </w:pPr>
      <w:r>
        <w:rPr>
          <w:rFonts w:hint="eastAsia"/>
          <w:sz w:val="24"/>
        </w:rPr>
        <w:t>备注: 对于任意（非加性或不可替代）估值函数，LCP并不总是存在。这是由于可行需求集的非凸性所致。因此，我们不假设LCP的存在，而是通过最小化 W 并附加可行性约束，来近似一个具有高清算潜力的价格向量。</w:t>
      </w:r>
    </w:p>
    <w:p w14:paraId="4FD5ABC1">
      <w:pPr>
        <w:spacing w:line="360" w:lineRule="auto"/>
        <w:ind w:firstLine="480" w:firstLineChars="200"/>
        <w:rPr>
          <w:sz w:val="24"/>
        </w:rPr>
      </w:pPr>
      <w:r>
        <w:rPr>
          <w:rFonts w:hint="eastAsia"/>
          <w:b/>
          <w:bCs/>
          <w:sz w:val="24"/>
        </w:rPr>
        <w:t xml:space="preserve">定理3. </w:t>
      </w:r>
      <w:r>
        <w:rPr>
          <w:rFonts w:hint="eastAsia"/>
          <w:sz w:val="24"/>
        </w:rPr>
        <w:t xml:space="preserve">设 </w:t>
      </w:r>
      <m:oMath>
        <m:r>
          <m:rPr/>
          <w:rPr>
            <w:rFonts w:ascii="Cambria Math" w:hAnsi="Cambria Math"/>
            <w:sz w:val="24"/>
          </w:rPr>
          <m:t>{</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sSubSup>
          <m:sSubSupPr>
            <m:ctrlPr>
              <w:rPr>
                <w:rFonts w:ascii="Cambria Math" w:hAnsi="Cambria Math"/>
                <w:sz w:val="24"/>
              </w:rPr>
            </m:ctrlPr>
          </m:sSubSupPr>
          <m:e>
            <m:r>
              <m:rPr/>
              <w:rPr>
                <w:rFonts w:ascii="Cambria Math" w:hAnsi="Cambria Math"/>
                <w:sz w:val="24"/>
              </w:rPr>
              <m:t>}</m:t>
            </m:r>
            <m:ctrlPr>
              <w:rPr>
                <w:rFonts w:ascii="Cambria Math" w:hAnsi="Cambria Math"/>
                <w:sz w:val="24"/>
              </w:rPr>
            </m:ctrlPr>
          </m:e>
          <m:sub>
            <m:r>
              <m:rPr/>
              <w:rPr>
                <w:rFonts w:ascii="Cambria Math" w:hAnsi="Cambria Math"/>
                <w:sz w:val="24"/>
              </w:rPr>
              <m:t>n=1</m:t>
            </m:r>
            <m:ctrlPr>
              <w:rPr>
                <w:rFonts w:ascii="Cambria Math" w:hAnsi="Cambria Math"/>
                <w:sz w:val="24"/>
              </w:rPr>
            </m:ctrlPr>
          </m:sub>
          <m:sup>
            <m:r>
              <m:rPr/>
              <w:rPr>
                <w:rFonts w:ascii="Cambria Math" w:hAnsi="Cambria Math"/>
                <w:sz w:val="24"/>
              </w:rPr>
              <m:t>N</m:t>
            </m:r>
            <m:ctrlPr>
              <w:rPr>
                <w:rFonts w:ascii="Cambria Math" w:hAnsi="Cambria Math"/>
                <w:sz w:val="24"/>
              </w:rPr>
            </m:ctrlPr>
          </m:sup>
        </m:sSubSup>
      </m:oMath>
      <w:r>
        <w:rPr>
          <w:rFonts w:hint="eastAsia"/>
          <w:sz w:val="24"/>
        </w:rPr>
        <w:t xml:space="preserve"> 是一组经过训练的MVNN。设</w:t>
      </w:r>
      <m:oMath>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m:t>
            </m:r>
            <m:ctrlPr>
              <w:rPr>
                <w:rFonts w:ascii="Cambria Math" w:hAnsi="Cambria Math"/>
                <w:sz w:val="24"/>
              </w:rPr>
            </m:ctrlPr>
          </m:sup>
        </m:sSubSup>
        <m:r>
          <m:rPr/>
          <w:rPr>
            <w:rFonts w:ascii="Cambria Math" w:hAnsi="Cambria Math"/>
            <w:sz w:val="24"/>
          </w:rPr>
          <m:t>(p)∈</m:t>
        </m:r>
        <m:func>
          <m:funcPr>
            <m:ctrlPr>
              <w:rPr>
                <w:rFonts w:ascii="Cambria Math" w:hAnsi="Cambria Math"/>
                <w:sz w:val="24"/>
              </w:rPr>
            </m:ctrlPr>
          </m:funcPr>
          <m:fName>
            <m:r>
              <m:rPr/>
              <w:rPr>
                <w:rFonts w:ascii="Cambria Math" w:hAns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r>
                      <m:rPr/>
                      <w:rPr>
                        <w:rFonts w:ascii="Cambria Math" w:hAnsi="Cambria Math"/>
                        <w:sz w:val="24"/>
                      </w:rPr>
                      <m:t>x∈</m:t>
                    </m:r>
                    <m:sSub>
                      <m:sSubPr>
                        <m:ctrlPr>
                          <w:rPr>
                            <w:rFonts w:ascii="Cambria Math" w:hAnsi="Cambria Math"/>
                            <w:sz w:val="24"/>
                          </w:rPr>
                        </m:ctrlPr>
                      </m:sSubPr>
                      <m:e>
                        <m:r>
                          <m:rPr>
                            <m:scr m:val="script"/>
                          </m:rPr>
                          <w:rPr>
                            <w:rFonts w:ascii="Cambria Math" w:hAnsi="Cambria Math" w:eastAsia="MS Mincho"/>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lim>
                </m:limLow>
                <m:ctrlPr>
                  <w:rPr>
                    <w:rFonts w:ascii="Cambria Math" w:hAnsi="Cambria Math"/>
                    <w:sz w:val="24"/>
                  </w:rPr>
                </m:ctrlPr>
              </m:fName>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(x)−</m:t>
                    </m:r>
                    <m:r>
                      <m:rPr>
                        <m:sty m:val="p"/>
                      </m:rPr>
                      <w:rPr>
                        <w:rFonts w:ascii="Cambria Math" w:hAnsi="Cambria Math"/>
                        <w:sz w:val="24"/>
                      </w:rPr>
                      <m:t>⟨</m:t>
                    </m:r>
                    <m:r>
                      <m:rPr/>
                      <w:rPr>
                        <w:rFonts w:ascii="Cambria Math" w:hAnsi="Cambria Math"/>
                        <w:sz w:val="24"/>
                      </w:rPr>
                      <m:t>p,x</m:t>
                    </m:r>
                    <m:r>
                      <m:rPr>
                        <m:sty m:val="p"/>
                      </m:rPr>
                      <w:rPr>
                        <w:rFonts w:ascii="Cambria Math" w:hAnsi="Cambria Math"/>
                        <w:sz w:val="24"/>
                      </w:rPr>
                      <m:t>⟩</m:t>
                    </m:r>
                    <m:ctrlPr>
                      <w:rPr>
                        <w:rFonts w:ascii="Cambria Math" w:hAnsi="Cambria Math"/>
                        <w:sz w:val="24"/>
                      </w:rPr>
                    </m:ctrlPr>
                  </m:e>
                </m:d>
                <m:ctrlPr>
                  <w:rPr>
                    <w:rFonts w:ascii="Cambria Math" w:hAnsi="Cambria Math"/>
                    <w:sz w:val="24"/>
                  </w:rPr>
                </m:ctrlPr>
              </m:e>
            </m:func>
            <m:ctrlPr>
              <w:rPr>
                <w:rFonts w:ascii="Cambria Math" w:hAnsi="Cambria Math"/>
                <w:sz w:val="24"/>
              </w:rPr>
            </m:ctrlPr>
          </m:e>
        </m:func>
      </m:oMath>
      <w:r>
        <w:rPr>
          <w:rFonts w:hint="eastAsia"/>
          <w:sz w:val="24"/>
        </w:rPr>
        <w:t xml:space="preserve"> 表示在价格 </w:t>
      </w:r>
      <m:oMath>
        <m:r>
          <m:rPr/>
          <w:rPr>
            <w:rFonts w:ascii="Cambria Math" w:hAnsi="Cambria Math"/>
            <w:sz w:val="24"/>
          </w:rPr>
          <m:t>p</m:t>
        </m:r>
      </m:oMath>
      <w:r>
        <w:rPr>
          <w:rFonts w:hint="eastAsia"/>
          <w:sz w:val="24"/>
        </w:rPr>
        <w:t xml:space="preserve"> 下，EV </w:t>
      </w:r>
      <m:oMath>
        <m:r>
          <m:rPr/>
          <w:rPr>
            <w:rFonts w:ascii="Cambria Math" w:hAnsi="Cambria Math"/>
            <w:sz w:val="24"/>
          </w:rPr>
          <m:t>n</m:t>
        </m:r>
      </m:oMath>
      <w:r>
        <w:rPr>
          <w:rFonts w:hint="eastAsia"/>
          <w:sz w:val="24"/>
        </w:rPr>
        <w:t xml:space="preserve"> 的预测效用最大化组合。那么映射</w:t>
      </w:r>
    </w:p>
    <w:p w14:paraId="5B5B319C">
      <w:pPr>
        <w:spacing w:line="360" w:lineRule="auto"/>
        <w:ind w:firstLine="480" w:firstLineChars="200"/>
        <w:jc w:val="left"/>
        <w:rPr>
          <w:sz w:val="24"/>
        </w:rPr>
      </w:pPr>
      <m:oMathPara>
        <m:oMath>
          <m:r>
            <m:rPr/>
            <w:rPr>
              <w:rFonts w:ascii="Cambria Math" w:hAnsi="Cambria Math"/>
              <w:sz w:val="24"/>
            </w:rPr>
            <m:t>p</m:t>
          </m:r>
          <m:r>
            <m:rPr>
              <m:sty m:val="p"/>
            </m:rPr>
            <w:rPr>
              <w:rFonts w:ascii="Cambria Math" w:hAnsi="Cambria Math"/>
              <w:sz w:val="24"/>
            </w:rPr>
            <m:t>↦</m:t>
          </m:r>
          <m:r>
            <m:rPr/>
            <w:rPr>
              <w:rFonts w:ascii="Cambria Math" w:hAnsi="Cambria Math"/>
              <w:sz w:val="24"/>
            </w:rPr>
            <m:t>W</m:t>
          </m:r>
          <m:d>
            <m:dPr>
              <m:ctrlPr>
                <w:rPr>
                  <w:rFonts w:ascii="Cambria Math" w:hAnsi="Cambria Math"/>
                  <w:sz w:val="24"/>
                </w:rPr>
              </m:ctrlPr>
            </m:dPr>
            <m:e>
              <m:r>
                <m:rPr/>
                <w:rPr>
                  <w:rFonts w:ascii="Cambria Math" w:hAnsi="Cambria Math"/>
                  <w:sz w:val="24"/>
                </w:rPr>
                <m:t>p,{</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sSubSup>
                <m:sSubSupPr>
                  <m:ctrlPr>
                    <w:rPr>
                      <w:rFonts w:ascii="Cambria Math" w:hAnsi="Cambria Math"/>
                      <w:sz w:val="24"/>
                    </w:rPr>
                  </m:ctrlPr>
                </m:sSubSupPr>
                <m:e>
                  <m:r>
                    <m:rPr/>
                    <w:rPr>
                      <w:rFonts w:ascii="Cambria Math" w:hAnsi="Cambria Math"/>
                      <w:sz w:val="24"/>
                    </w:rPr>
                    <m:t>}</m:t>
                  </m:r>
                  <m:ctrlPr>
                    <w:rPr>
                      <w:rFonts w:ascii="Cambria Math" w:hAnsi="Cambria Math"/>
                      <w:sz w:val="24"/>
                    </w:rPr>
                  </m:ctrlPr>
                </m:e>
                <m:sub>
                  <m:r>
                    <m:rPr/>
                    <w:rPr>
                      <w:rFonts w:ascii="Cambria Math" w:hAnsi="Cambria Math"/>
                      <w:sz w:val="24"/>
                    </w:rPr>
                    <m:t>n=1</m:t>
                  </m:r>
                  <m:ctrlPr>
                    <w:rPr>
                      <w:rFonts w:ascii="Cambria Math" w:hAnsi="Cambria Math"/>
                      <w:sz w:val="24"/>
                    </w:rPr>
                  </m:ctrlPr>
                </m:sub>
                <m:sup>
                  <m:r>
                    <m:rPr>
                      <m:scr m:val="script"/>
                    </m:rPr>
                    <w:rPr>
                      <w:rFonts w:ascii="Cambria Math" w:hAnsi="Cambria Math" w:eastAsia="MS Mincho"/>
                      <w:sz w:val="24"/>
                    </w:rPr>
                    <m:t>N</m:t>
                  </m:r>
                  <m:ctrlPr>
                    <w:rPr>
                      <w:rFonts w:ascii="Cambria Math" w:hAnsi="Cambria Math"/>
                      <w:sz w:val="24"/>
                    </w:rPr>
                  </m:ctrlPr>
                </m:sup>
              </m:sSubSup>
              <m:ctrlPr>
                <w:rPr>
                  <w:rFonts w:ascii="Cambria Math" w:hAnsi="Cambria Math"/>
                  <w:sz w:val="24"/>
                </w:rPr>
              </m:ctrlPr>
            </m:e>
          </m:d>
          <m:r>
            <m:rPr/>
            <w:rPr>
              <w:rFonts w:ascii="Cambria Math" w:hAnsi="Cambria Math"/>
              <w:sz w:val="24"/>
            </w:rPr>
            <m:t>:=R(p)+</m:t>
          </m:r>
          <m:nary>
            <m:naryPr>
              <m:chr m:val="∑"/>
              <m:limLoc m:val="undOvr"/>
              <m:ctrlPr>
                <w:rPr>
                  <w:rFonts w:ascii="Cambria Math" w:hAnsi="Cambria Math"/>
                  <w:sz w:val="24"/>
                </w:rPr>
              </m:ctrlPr>
            </m:naryPr>
            <m:sub>
              <m:r>
                <m:rPr/>
                <w:rPr>
                  <w:rFonts w:ascii="Cambria Math" w:hAnsi="Cambria Math"/>
                  <w:sz w:val="24"/>
                </w:rPr>
                <m:t>n=1</m:t>
              </m:r>
              <m:ctrlPr>
                <w:rPr>
                  <w:rFonts w:ascii="Cambria Math" w:hAnsi="Cambria Math"/>
                  <w:sz w:val="24"/>
                </w:rPr>
              </m:ctrlPr>
            </m:sub>
            <m:sup>
              <m:r>
                <m:rPr>
                  <m:scr m:val="script"/>
                </m:rPr>
                <w:rPr>
                  <w:rFonts w:ascii="Cambria Math" w:hAnsi="Cambria Math" w:eastAsia="MS Mincho"/>
                  <w:sz w:val="24"/>
                </w:rPr>
                <m:t>N</m:t>
              </m:r>
              <m:ctrlPr>
                <w:rPr>
                  <w:rFonts w:ascii="Cambria Math" w:hAnsi="Cambria Math"/>
                  <w:sz w:val="24"/>
                </w:rPr>
              </m:ctrlPr>
            </m:sup>
            <m:e>
              <m:r>
                <m:rPr/>
                <w:rPr>
                  <w:rFonts w:ascii="Cambria Math" w:hAnsi="Cambria Math"/>
                  <w:sz w:val="24"/>
                </w:rPr>
                <m:t>U</m:t>
              </m:r>
              <m:ctrlPr>
                <w:rPr>
                  <w:rFonts w:ascii="Cambria Math" w:hAnsi="Cambria Math"/>
                  <w:sz w:val="24"/>
                </w:rPr>
              </m:ctrlPr>
            </m:e>
          </m:nary>
          <m:r>
            <m:rPr/>
            <w:rPr>
              <w:rFonts w:ascii="Cambria Math" w:hAnsi="Cambria Math"/>
              <w:sz w:val="24"/>
            </w:rPr>
            <m:t>(p,</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m:t>
          </m:r>
        </m:oMath>
      </m:oMathPara>
    </w:p>
    <w:p w14:paraId="330DCEBD">
      <w:pPr>
        <w:spacing w:line="360" w:lineRule="auto"/>
        <w:ind w:firstLine="480" w:firstLineChars="200"/>
        <w:rPr>
          <w:sz w:val="24"/>
        </w:rPr>
      </w:pPr>
      <w:r>
        <w:rPr>
          <w:rFonts w:hint="eastAsia"/>
          <w:sz w:val="24"/>
        </w:rPr>
        <w:t>是凸的、利普希茨连续的，并且几乎处处可微。此外，</w:t>
      </w:r>
    </w:p>
    <w:p w14:paraId="33C106FF">
      <w:pPr>
        <w:spacing w:line="360" w:lineRule="auto"/>
        <w:ind w:firstLine="480" w:firstLineChars="200"/>
        <w:rPr>
          <w:sz w:val="24"/>
        </w:rPr>
      </w:pPr>
    </w:p>
    <w:p w14:paraId="0F36326A">
      <w:pPr>
        <w:spacing w:line="360" w:lineRule="auto"/>
        <w:ind w:firstLine="480" w:firstLineChars="200"/>
        <w:rPr>
          <w:sz w:val="24"/>
        </w:rPr>
      </w:pPr>
      <w:r>
        <w:rPr>
          <w:rFonts w:hint="eastAsia"/>
          <w:sz w:val="24"/>
        </w:rPr>
        <w:t>是一个有效的次梯度，并且几乎处处是经典梯度。</w:t>
      </w:r>
    </w:p>
    <w:p w14:paraId="2D38D4D1">
      <w:pPr>
        <w:spacing w:line="360" w:lineRule="auto"/>
        <w:ind w:firstLine="480" w:firstLineChars="200"/>
        <w:rPr>
          <w:sz w:val="24"/>
        </w:rPr>
      </w:pPr>
      <w:r>
        <w:rPr>
          <w:rFonts w:hint="eastAsia"/>
          <w:b/>
          <w:bCs/>
          <w:sz w:val="24"/>
        </w:rPr>
        <w:t>证明：</w:t>
      </w:r>
      <w:r>
        <w:rPr>
          <w:rFonts w:hint="eastAsia"/>
          <w:sz w:val="24"/>
        </w:rPr>
        <w:t xml:space="preserve">由于束空间 </w:t>
      </w:r>
      <m:oMath>
        <m:sSub>
          <m:sSubPr>
            <m:ctrlPr>
              <w:rPr>
                <w:rFonts w:ascii="Cambria Math" w:hAnsi="Cambria Math"/>
                <w:sz w:val="24"/>
              </w:rPr>
            </m:ctrlPr>
          </m:sSubPr>
          <m:e>
            <m:r>
              <m:rPr>
                <m:scr m:val="script"/>
              </m:rPr>
              <w:rPr>
                <w:rFonts w:ascii="Cambria Math" w:hAnsi="Cambria Math" w:eastAsia="MS Mincho"/>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是有限的，每个 </w:t>
      </w:r>
      <m:oMath>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m:t>
            </m:r>
            <m:ctrlPr>
              <w:rPr>
                <w:rFonts w:ascii="Cambria Math" w:hAnsi="Cambria Math"/>
                <w:sz w:val="24"/>
              </w:rPr>
            </m:ctrlPr>
          </m:sup>
        </m:sSubSup>
        <m:r>
          <m:rPr/>
          <w:rPr>
            <w:rFonts w:ascii="Cambria Math" w:hAnsi="Cambria Math"/>
            <w:sz w:val="24"/>
          </w:rPr>
          <m:t>(p)</m:t>
        </m:r>
      </m:oMath>
      <w:r>
        <w:rPr>
          <w:rFonts w:hint="eastAsia"/>
          <w:sz w:val="24"/>
        </w:rPr>
        <w:t xml:space="preserve"> 都是分段常数函数。因此，</w:t>
      </w:r>
      <m:oMath>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p</m:t>
            </m:r>
            <m:ctrlPr>
              <w:rPr>
                <w:rFonts w:ascii="Cambria Math" w:hAnsi="Cambria Math"/>
                <w:sz w:val="24"/>
              </w:rPr>
            </m:ctrlPr>
          </m:sub>
        </m:sSub>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m:t>
            </m:r>
            <m:ctrlPr>
              <w:rPr>
                <w:rFonts w:ascii="Cambria Math" w:hAnsi="Cambria Math"/>
                <w:sz w:val="24"/>
              </w:rPr>
            </m:ctrlPr>
          </m:sup>
        </m:sSubSup>
        <m:r>
          <m:rPr/>
          <w:rPr>
            <w:rFonts w:ascii="Cambria Math" w:hAnsi="Cambria Math"/>
            <w:sz w:val="24"/>
          </w:rPr>
          <m:t>(p)</m:t>
        </m:r>
        <m:groupChr>
          <m:groupChrPr>
            <m:chr m:val="a"/>
            <m:pos m:val="top"/>
            <m:vertJc m:val="bot"/>
            <m:ctrlPr>
              <w:rPr>
                <w:rFonts w:ascii="Cambria Math" w:hAnsi="Cambria Math"/>
                <w:i/>
                <w:sz w:val="24"/>
              </w:rPr>
            </m:ctrlPr>
          </m:groupChrPr>
          <m:e>
            <m:r>
              <m:rPr/>
              <w:rPr>
                <w:rFonts w:ascii="Cambria Math" w:hAnsi="Cambria Math"/>
                <w:sz w:val="24"/>
              </w:rPr>
              <m:t>=</m:t>
            </m:r>
            <m:ctrlPr>
              <w:rPr>
                <w:rFonts w:ascii="Cambria Math" w:hAnsi="Cambria Math"/>
                <w:sz w:val="24"/>
              </w:rPr>
            </m:ctrlPr>
          </m:e>
        </m:groupChr>
        <m:r>
          <m:rPr/>
          <w:rPr>
            <w:rFonts w:ascii="Cambria Math" w:hAnsi="Cambria Math"/>
            <w:sz w:val="24"/>
          </w:rPr>
          <m:t>0</m:t>
        </m:r>
      </m:oMath>
      <w:r>
        <w:rPr>
          <w:rFonts w:hint="eastAsia"/>
          <w:sz w:val="24"/>
        </w:rPr>
        <w:t xml:space="preserve"> 几乎处处等于 0。于是我们可以几乎处处计算梯度：</w:t>
      </w:r>
    </w:p>
    <w:p w14:paraId="78491443">
      <w:pPr>
        <w:spacing w:line="360" w:lineRule="auto"/>
        <w:ind w:firstLine="480" w:firstLineChars="200"/>
        <w:jc w:val="center"/>
        <w:rPr>
          <w:sz w:val="24"/>
        </w:rPr>
      </w:pPr>
      <m:oMathPara>
        <m:oMath>
          <m:m>
            <m:mPr>
              <m:mcs>
                <m:mc>
                  <m:mcPr>
                    <m:count m:val="2"/>
                    <m:mcJc m:val="left"/>
                  </m:mcPr>
                </m:mc>
              </m:mcs>
              <m:plcHide m:val="1"/>
              <m:ctrlPr>
                <w:rPr>
                  <w:rFonts w:ascii="Cambria Math" w:hAnsi="Cambria Math"/>
                  <w:sz w:val="24"/>
                </w:rPr>
              </m:ctrlPr>
            </m:mPr>
            <m:mr>
              <m:e>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p</m:t>
                    </m:r>
                    <m:ctrlPr>
                      <w:rPr>
                        <w:rFonts w:ascii="Cambria Math" w:hAnsi="Cambria Math"/>
                        <w:sz w:val="24"/>
                      </w:rPr>
                    </m:ctrlPr>
                  </m:sub>
                </m:sSub>
                <m:r>
                  <m:rPr/>
                  <w:rPr>
                    <w:rFonts w:ascii="Cambria Math" w:hAnsi="Cambria Math"/>
                    <w:sz w:val="24"/>
                  </w:rPr>
                  <m:t>W(p,{</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sSubSup>
                  <m:sSubSupPr>
                    <m:ctrlPr>
                      <w:rPr>
                        <w:rFonts w:ascii="Cambria Math" w:hAnsi="Cambria Math"/>
                        <w:sz w:val="24"/>
                      </w:rPr>
                    </m:ctrlPr>
                  </m:sSubSupPr>
                  <m:e>
                    <m:r>
                      <m:rPr/>
                      <w:rPr>
                        <w:rFonts w:ascii="Cambria Math" w:hAnsi="Cambria Math"/>
                        <w:sz w:val="24"/>
                      </w:rPr>
                      <m:t>}</m:t>
                    </m:r>
                    <m:ctrlPr>
                      <w:rPr>
                        <w:rFonts w:ascii="Cambria Math" w:hAnsi="Cambria Math"/>
                        <w:sz w:val="24"/>
                      </w:rPr>
                    </m:ctrlPr>
                  </m:e>
                  <m:sub>
                    <m:r>
                      <m:rPr/>
                      <w:rPr>
                        <w:rFonts w:ascii="Cambria Math" w:hAnsi="Cambria Math"/>
                        <w:sz w:val="24"/>
                      </w:rPr>
                      <m:t>n=1</m:t>
                    </m:r>
                    <m:ctrlPr>
                      <w:rPr>
                        <w:rFonts w:ascii="Cambria Math" w:hAnsi="Cambria Math"/>
                        <w:sz w:val="24"/>
                      </w:rPr>
                    </m:ctrlPr>
                  </m:sub>
                  <m:sup>
                    <m:r>
                      <m:rPr>
                        <m:scr m:val="script"/>
                      </m:rPr>
                      <w:rPr>
                        <w:rFonts w:ascii="Cambria Math" w:hAnsi="Cambria Math" w:eastAsia="MS Mincho"/>
                        <w:sz w:val="24"/>
                      </w:rPr>
                      <m:t>N</m:t>
                    </m:r>
                    <m:ctrlPr>
                      <w:rPr>
                        <w:rFonts w:ascii="Cambria Math" w:hAnsi="Cambria Math"/>
                        <w:sz w:val="24"/>
                      </w:rPr>
                    </m:ctrlPr>
                  </m:sup>
                </m:sSubSup>
                <m:r>
                  <m:rPr/>
                  <w:rPr>
                    <w:rFonts w:ascii="Cambria Math" w:hAnsi="Cambria Math"/>
                    <w:sz w:val="24"/>
                  </w:rPr>
                  <m:t>)</m:t>
                </m:r>
                <m:ctrlPr>
                  <w:rPr>
                    <w:rFonts w:ascii="Cambria Math" w:hAnsi="Cambria Math"/>
                    <w:sz w:val="24"/>
                  </w:rPr>
                </m:ctrlPr>
              </m:e>
              <m:e>
                <m:r>
                  <m:rPr/>
                  <w:rPr>
                    <w:rFonts w:ascii="Cambria Math" w:hAnsi="Cambria Math"/>
                    <w:sz w:val="24"/>
                  </w:rPr>
                  <m:t>=</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p</m:t>
                    </m:r>
                    <m:ctrlPr>
                      <w:rPr>
                        <w:rFonts w:ascii="Cambria Math" w:hAnsi="Cambria Math"/>
                        <w:sz w:val="24"/>
                      </w:rPr>
                    </m:ctrlPr>
                  </m:sub>
                </m:sSub>
                <m:r>
                  <m:rPr/>
                  <w:rPr>
                    <w:rFonts w:ascii="Cambria Math" w:hAnsi="Cambria Math"/>
                    <w:sz w:val="24"/>
                  </w:rPr>
                  <m:t>R(p)+</m:t>
                </m:r>
                <m:nary>
                  <m:naryPr>
                    <m:chr m:val="∑"/>
                    <m:limLoc m:val="undOvr"/>
                    <m:supHide m:val="1"/>
                    <m:ctrlPr>
                      <w:rPr>
                        <w:rFonts w:ascii="Cambria Math" w:hAnsi="Cambria Math"/>
                        <w:sz w:val="24"/>
                      </w:rPr>
                    </m:ctrlPr>
                  </m:naryPr>
                  <m:sub>
                    <m:r>
                      <m:rPr/>
                      <w:rPr>
                        <w:rFonts w:hint="eastAsia"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r>
                      <m:rPr/>
                      <w:rPr>
                        <w:rFonts w:ascii="Cambria Math" w:hAnsi="Cambria Math"/>
                        <w:sz w:val="24"/>
                      </w:rPr>
                      <m:t>U</m:t>
                    </m:r>
                    <m:ctrlPr>
                      <w:rPr>
                        <w:rFonts w:ascii="Cambria Math" w:hAnsi="Cambria Math"/>
                        <w:sz w:val="24"/>
                      </w:rPr>
                    </m:ctrlPr>
                  </m:e>
                </m:nary>
                <m:r>
                  <m:rPr/>
                  <w:rPr>
                    <w:rFonts w:ascii="Cambria Math" w:hAnsi="Cambria Math"/>
                    <w:sz w:val="24"/>
                  </w:rPr>
                  <m:t>(p,</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m:t>
                </m:r>
                <m:ctrlPr>
                  <w:rPr>
                    <w:rFonts w:ascii="Cambria Math" w:hAnsi="Cambria Math"/>
                    <w:sz w:val="24"/>
                  </w:rPr>
                </m:ctrlPr>
              </m:e>
            </m:mr>
            <m:mr>
              <m:e>
                <m:ctrlPr>
                  <w:rPr>
                    <w:rFonts w:ascii="Cambria Math" w:hAnsi="Cambria Math"/>
                    <w:sz w:val="24"/>
                  </w:rPr>
                </m:ctrlPr>
              </m:e>
              <m:e>
                <m:r>
                  <m:rPr/>
                  <w:rPr>
                    <w:rFonts w:ascii="Cambria Math" w:hAnsi="Cambria Math"/>
                    <w:sz w:val="24"/>
                  </w:rPr>
                  <m:t>=</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p</m:t>
                    </m:r>
                    <m:ctrlPr>
                      <w:rPr>
                        <w:rFonts w:ascii="Cambria Math" w:hAnsi="Cambria Math"/>
                        <w:sz w:val="24"/>
                      </w:rPr>
                    </m:ctrlPr>
                  </m:sub>
                </m:sSub>
                <m:d>
                  <m:dPr>
                    <m:ctrlPr>
                      <w:rPr>
                        <w:rFonts w:ascii="Cambria Math" w:hAnsi="Cambria Math"/>
                        <w:sz w:val="24"/>
                      </w:rPr>
                    </m:ctrlPr>
                  </m:dPr>
                  <m:e>
                    <m:nary>
                      <m:naryPr>
                        <m:chr m:val="∑"/>
                        <m:limLoc m:val="undOvr"/>
                        <m:supHide m:val="1"/>
                        <m:ctrlPr>
                          <w:rPr>
                            <w:rFonts w:ascii="Cambria Math" w:hAnsi="Cambria Math"/>
                            <w:sz w:val="24"/>
                          </w:rPr>
                        </m:ctrlPr>
                      </m:naryPr>
                      <m:sub>
                        <m:r>
                          <m:rPr/>
                          <w:rPr>
                            <w:rFonts w:hint="eastAsia" w:ascii="Cambria Math" w:hAnsi="Cambria Math"/>
                            <w:sz w:val="24"/>
                          </w:rPr>
                          <m:t>j∈</m:t>
                        </m:r>
                        <m:r>
                          <m:rPr>
                            <m:scr m:val="script"/>
                          </m:rPr>
                          <w:rPr>
                            <w:rFonts w:ascii="Cambria Math" w:hAnsi="Cambria Math" w:eastAsia="MS Mincho"/>
                            <w:sz w:val="24"/>
                          </w:rPr>
                          <m:t>ℳ</m:t>
                        </m:r>
                        <m:r>
                          <m:rPr/>
                          <w:rPr>
                            <w:rFonts w:ascii="Cambria Math" w:hAnsi="Cambria Math"/>
                            <w:sz w:val="24"/>
                          </w:rPr>
                          <m:t>×</m:t>
                        </m:r>
                        <m:r>
                          <m:rPr>
                            <m:scr m:val="script"/>
                          </m:rPr>
                          <w:rPr>
                            <w:rFonts w:ascii="Cambria Math" w:hAnsi="Cambria Math" w:eastAsia="MS Mincho"/>
                            <w:sz w:val="24"/>
                          </w:rPr>
                          <m:t>T</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j</m:t>
                            </m:r>
                            <m:ctrlPr>
                              <w:rPr>
                                <w:rFonts w:ascii="Cambria Math" w:hAnsi="Cambria Math"/>
                                <w:sz w:val="24"/>
                              </w:rPr>
                            </m:ctrlPr>
                          </m:sub>
                        </m:sSub>
                        <m:ctrlPr>
                          <w:rPr>
                            <w:rFonts w:ascii="Cambria Math" w:hAnsi="Cambria Math"/>
                            <w:sz w:val="24"/>
                          </w:rPr>
                        </m:ctrlPr>
                      </m:e>
                    </m:nary>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j</m:t>
                        </m:r>
                        <m:ctrlPr>
                          <w:rPr>
                            <w:rFonts w:ascii="Cambria Math" w:hAnsi="Cambria Math"/>
                            <w:sz w:val="24"/>
                          </w:rPr>
                        </m:ctrlPr>
                      </m:sub>
                    </m:sSub>
                    <m:r>
                      <m:rPr/>
                      <w:rPr>
                        <w:rFonts w:ascii="Cambria Math" w:hAnsi="Cambria Math"/>
                        <w:sz w:val="24"/>
                      </w:rPr>
                      <m:t>+</m:t>
                    </m:r>
                    <m:nary>
                      <m:naryPr>
                        <m:chr m:val="∑"/>
                        <m:limLoc m:val="undOvr"/>
                        <m:supHide m:val="1"/>
                        <m:ctrlPr>
                          <w:rPr>
                            <w:rFonts w:ascii="Cambria Math" w:hAnsi="Cambria Math"/>
                            <w:sz w:val="24"/>
                          </w:rPr>
                        </m:ctrlPr>
                      </m:naryPr>
                      <m:sub>
                        <m:r>
                          <m:rPr/>
                          <w:rPr>
                            <w:rFonts w:hint="eastAsia"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hint="eastAsia" w:ascii="Cambria Math" w:hAnsi="Cambria Math"/>
                                    <w:sz w:val="24"/>
                                  </w:rPr>
                                  <m:t>∗</m:t>
                                </m:r>
                                <m:ctrlPr>
                                  <w:rPr>
                                    <w:rFonts w:ascii="Cambria Math" w:hAnsi="Cambria Math"/>
                                    <w:sz w:val="24"/>
                                  </w:rPr>
                                </m:ctrlPr>
                              </m:sup>
                            </m:sSubSup>
                            <m:r>
                              <m:rPr/>
                              <w:rPr>
                                <w:rFonts w:ascii="Cambria Math" w:hAnsi="Cambria Math"/>
                                <w:sz w:val="24"/>
                              </w:rPr>
                              <m:t>(p))−</m:t>
                            </m:r>
                            <m:r>
                              <m:rPr>
                                <m:sty m:val="p"/>
                              </m:rPr>
                              <w:rPr>
                                <w:rFonts w:ascii="Cambria Math" w:hAnsi="Cambria Math"/>
                                <w:sz w:val="24"/>
                              </w:rPr>
                              <m:t>⟨</m:t>
                            </m:r>
                            <m:r>
                              <m:rPr/>
                              <w:rPr>
                                <w:rFonts w:ascii="Cambria Math" w:hAnsi="Cambria Math"/>
                                <w:sz w:val="24"/>
                              </w:rPr>
                              <m:t>p,</m:t>
                            </m:r>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hint="eastAsia" w:ascii="Cambria Math" w:hAnsi="Cambria Math"/>
                                    <w:sz w:val="24"/>
                                  </w:rPr>
                                  <m:t>∗</m:t>
                                </m:r>
                                <m:ctrlPr>
                                  <w:rPr>
                                    <w:rFonts w:ascii="Cambria Math" w:hAnsi="Cambria Math"/>
                                    <w:sz w:val="24"/>
                                  </w:rPr>
                                </m:ctrlPr>
                              </m:sup>
                            </m:sSubSup>
                            <m:r>
                              <m:rPr/>
                              <w:rPr>
                                <w:rFonts w:ascii="Cambria Math" w:hAnsi="Cambria Math"/>
                                <w:sz w:val="24"/>
                              </w:rPr>
                              <m:t>(p)</m:t>
                            </m:r>
                            <m:r>
                              <m:rPr>
                                <m:sty m:val="p"/>
                              </m:rPr>
                              <w:rPr>
                                <w:rFonts w:ascii="Cambria Math" w:hAnsi="Cambria Math"/>
                                <w:sz w:val="24"/>
                              </w:rPr>
                              <m:t>⟩</m:t>
                            </m:r>
                            <m:ctrlPr>
                              <w:rPr>
                                <w:rFonts w:ascii="Cambria Math" w:hAnsi="Cambria Math"/>
                                <w:sz w:val="24"/>
                              </w:rPr>
                            </m:ctrlPr>
                          </m:e>
                        </m:d>
                        <m:ctrlPr>
                          <w:rPr>
                            <w:rFonts w:ascii="Cambria Math" w:hAnsi="Cambria Math"/>
                            <w:sz w:val="24"/>
                          </w:rPr>
                        </m:ctrlPr>
                      </m:e>
                    </m:nary>
                    <m:ctrlPr>
                      <w:rPr>
                        <w:rFonts w:ascii="Cambria Math" w:hAnsi="Cambria Math"/>
                        <w:sz w:val="24"/>
                      </w:rPr>
                    </m:ctrlPr>
                  </m:e>
                </m:d>
                <m:ctrlPr>
                  <w:rPr>
                    <w:rFonts w:ascii="Cambria Math" w:hAnsi="Cambria Math"/>
                    <w:sz w:val="24"/>
                  </w:rPr>
                </m:ctrlPr>
              </m:e>
            </m:mr>
            <m:mr>
              <m:e>
                <m:ctrlPr>
                  <w:rPr>
                    <w:rFonts w:ascii="Cambria Math" w:hAnsi="Cambria Math"/>
                    <w:sz w:val="24"/>
                  </w:rPr>
                </m:ctrlPr>
              </m:e>
              <m:e>
                <m:groupChr>
                  <m:groupChrPr>
                    <m:chr m:val="a"/>
                    <m:pos m:val="top"/>
                    <m:vertJc m:val="bot"/>
                    <m:ctrlPr>
                      <w:rPr>
                        <w:rFonts w:ascii="Cambria Math" w:hAnsi="Cambria Math"/>
                        <w:i/>
                        <w:sz w:val="24"/>
                      </w:rPr>
                    </m:ctrlPr>
                  </m:groupChrPr>
                  <m:e>
                    <m:r>
                      <m:rPr/>
                      <w:rPr>
                        <w:rFonts w:ascii="Cambria Math" w:hAnsi="Cambria Math"/>
                        <w:sz w:val="24"/>
                      </w:rPr>
                      <m:t>=</m:t>
                    </m:r>
                    <m:ctrlPr>
                      <w:rPr>
                        <w:rFonts w:ascii="Cambria Math" w:hAnsi="Cambria Math"/>
                        <w:sz w:val="24"/>
                      </w:rPr>
                    </m:ctrlPr>
                  </m:e>
                </m:groupChr>
                <m:r>
                  <m:rPr/>
                  <w:rPr>
                    <w:rFonts w:ascii="Cambria Math" w:hAnsi="Cambria Math"/>
                    <w:sz w:val="24"/>
                  </w:rPr>
                  <m:t>q+</m:t>
                </m:r>
                <m:nary>
                  <m:naryPr>
                    <m:chr m:val="∑"/>
                    <m:limLoc m:val="undOvr"/>
                    <m:supHide m:val="1"/>
                    <m:ctrlPr>
                      <w:rPr>
                        <w:rFonts w:ascii="Cambria Math" w:hAnsi="Cambria Math"/>
                        <w:sz w:val="24"/>
                      </w:rPr>
                    </m:ctrlPr>
                  </m:naryPr>
                  <m:sub>
                    <m:r>
                      <m:rPr/>
                      <w:rPr>
                        <w:rFonts w:hint="eastAsia"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r>
                      <m:rPr/>
                      <w:rPr>
                        <w:rFonts w:ascii="Cambria Math" w:hAnsi="Cambria Math"/>
                        <w:sz w:val="24"/>
                      </w:rPr>
                      <m:t>(</m:t>
                    </m:r>
                    <m:ctrlPr>
                      <w:rPr>
                        <w:rFonts w:ascii="Cambria Math" w:hAnsi="Cambria Math"/>
                        <w:sz w:val="24"/>
                      </w:rPr>
                    </m:ctrlPr>
                  </m:e>
                </m:nary>
                <m:r>
                  <m:rPr/>
                  <w:rPr>
                    <w:rFonts w:ascii="Cambria Math" w:hAnsi="Cambria Math"/>
                    <w:sz w:val="24"/>
                  </w:rPr>
                  <m:t>0−</m:t>
                </m:r>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p</m:t>
                    </m:r>
                    <m:ctrlPr>
                      <w:rPr>
                        <w:rFonts w:ascii="Cambria Math" w:hAnsi="Cambria Math"/>
                        <w:sz w:val="24"/>
                      </w:rPr>
                    </m:ctrlPr>
                  </m:sub>
                </m:sSub>
                <m:r>
                  <m:rPr>
                    <m:sty m:val="p"/>
                  </m:rPr>
                  <w:rPr>
                    <w:rFonts w:ascii="Cambria Math" w:hAnsi="Cambria Math"/>
                    <w:sz w:val="24"/>
                  </w:rPr>
                  <m:t>⟨</m:t>
                </m:r>
                <m:r>
                  <m:rPr/>
                  <w:rPr>
                    <w:rFonts w:ascii="Cambria Math" w:hAnsi="Cambria Math"/>
                    <w:sz w:val="24"/>
                  </w:rPr>
                  <m:t>p,</m:t>
                </m:r>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hint="eastAsia" w:ascii="Cambria Math" w:hAnsi="Cambria Math"/>
                        <w:sz w:val="24"/>
                      </w:rPr>
                      <m:t>∗</m:t>
                    </m:r>
                    <m:ctrlPr>
                      <w:rPr>
                        <w:rFonts w:ascii="Cambria Math" w:hAnsi="Cambria Math"/>
                        <w:sz w:val="24"/>
                      </w:rPr>
                    </m:ctrlPr>
                  </m:sup>
                </m:sSubSup>
                <m:r>
                  <m:rPr/>
                  <w:rPr>
                    <w:rFonts w:ascii="Cambria Math" w:hAnsi="Cambria Math"/>
                    <w:sz w:val="24"/>
                  </w:rPr>
                  <m:t>(p)</m:t>
                </m:r>
                <m:r>
                  <m:rPr>
                    <m:sty m:val="p"/>
                  </m:rPr>
                  <w:rPr>
                    <w:rFonts w:ascii="Cambria Math" w:hAnsi="Cambria Math"/>
                    <w:sz w:val="24"/>
                  </w:rPr>
                  <m:t>⟩</m:t>
                </m:r>
                <m:r>
                  <m:rPr/>
                  <w:rPr>
                    <w:rFonts w:ascii="Cambria Math" w:hAnsi="Cambria Math"/>
                    <w:sz w:val="24"/>
                  </w:rPr>
                  <m:t>)</m:t>
                </m:r>
                <m:ctrlPr>
                  <w:rPr>
                    <w:rFonts w:ascii="Cambria Math" w:hAnsi="Cambria Math"/>
                    <w:sz w:val="24"/>
                  </w:rPr>
                </m:ctrlPr>
              </m:e>
            </m:mr>
            <m:mr>
              <m:e>
                <m:ctrlPr>
                  <w:rPr>
                    <w:rFonts w:ascii="Cambria Math" w:hAnsi="Cambria Math"/>
                    <w:sz w:val="24"/>
                  </w:rPr>
                </m:ctrlPr>
              </m:e>
              <m:e>
                <m:r>
                  <m:rPr/>
                  <w:rPr>
                    <w:rFonts w:ascii="Cambria Math" w:hAnsi="Cambria Math"/>
                    <w:sz w:val="24"/>
                  </w:rPr>
                  <m:t>=q−</m:t>
                </m:r>
                <m:sSubSup>
                  <m:sSubSupPr>
                    <m:ctrlPr>
                      <w:rPr>
                        <w:rFonts w:ascii="Cambria Math" w:hAnsi="Cambria Math"/>
                        <w:sz w:val="24"/>
                      </w:rPr>
                    </m:ctrlPr>
                  </m:sSubSupPr>
                  <m:e>
                    <m:nary>
                      <m:naryPr>
                        <m:chr m:val="∑"/>
                        <m:limLoc m:val="undOvr"/>
                        <m:supHide m:val="1"/>
                        <m:ctrlPr>
                          <w:rPr>
                            <w:rFonts w:ascii="Cambria Math" w:hAnsi="Cambria Math"/>
                            <w:sz w:val="24"/>
                          </w:rPr>
                        </m:ctrlPr>
                      </m:naryPr>
                      <m:sub>
                        <m:r>
                          <m:rPr/>
                          <w:rPr>
                            <w:rFonts w:hint="eastAsia" w:ascii="Cambria Math" w:hAnsi="Cambria Math"/>
                            <w:sz w:val="24"/>
                          </w:rPr>
                          <m:t>n∈</m:t>
                        </m:r>
                        <m:r>
                          <m:rPr>
                            <m:scr m:val="script"/>
                          </m:rPr>
                          <w:rPr>
                            <w:rFonts w:ascii="Cambria Math" w:hAnsi="Cambria Math" w:eastAsia="MS Mincho"/>
                            <w:sz w:val="24"/>
                          </w:rPr>
                          <m:t>N</m:t>
                        </m:r>
                        <m:ctrlPr>
                          <w:rPr>
                            <w:rFonts w:ascii="Cambria Math" w:hAnsi="Cambria Math"/>
                            <w:sz w:val="24"/>
                          </w:rPr>
                        </m:ctrlPr>
                      </m:sub>
                      <m:sup>
                        <m:ctrlPr>
                          <w:rPr>
                            <w:rFonts w:ascii="Cambria Math" w:hAnsi="Cambria Math"/>
                            <w:sz w:val="24"/>
                          </w:rPr>
                        </m:ctrlPr>
                      </m:sup>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nary>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hint="eastAsia" w:ascii="Cambria Math" w:hAnsi="Cambria Math"/>
                        <w:sz w:val="24"/>
                      </w:rPr>
                      <m:t>∗</m:t>
                    </m:r>
                    <m:ctrlPr>
                      <w:rPr>
                        <w:rFonts w:ascii="Cambria Math" w:hAnsi="Cambria Math"/>
                        <w:sz w:val="24"/>
                      </w:rPr>
                    </m:ctrlPr>
                  </m:sup>
                </m:sSubSup>
                <m:r>
                  <m:rPr/>
                  <w:rPr>
                    <w:rFonts w:ascii="Cambria Math" w:hAnsi="Cambria Math"/>
                    <w:sz w:val="24"/>
                  </w:rPr>
                  <m:t>(p)</m:t>
                </m:r>
                <m:ctrlPr>
                  <w:rPr>
                    <w:rFonts w:ascii="Cambria Math" w:hAnsi="Cambria Math"/>
                    <w:sz w:val="24"/>
                  </w:rPr>
                </m:ctrlPr>
              </m:e>
            </m:mr>
          </m:m>
        </m:oMath>
      </m:oMathPara>
    </w:p>
    <w:p w14:paraId="269B5357">
      <w:pPr>
        <w:spacing w:line="360" w:lineRule="auto"/>
        <w:ind w:firstLine="480" w:firstLineChars="200"/>
        <w:rPr>
          <w:sz w:val="24"/>
        </w:rPr>
      </w:pPr>
      <w:r>
        <w:rPr>
          <w:rFonts w:hint="eastAsia"/>
          <w:sz w:val="24"/>
        </w:rPr>
        <w:t>由于篇幅限制，这里省略了更具体的证明。有关证明，请参阅</w:t>
      </w:r>
      <w:r>
        <w:rPr>
          <w:rFonts w:hint="eastAsia"/>
          <w:sz w:val="24"/>
          <w:vertAlign w:val="superscript"/>
        </w:rPr>
        <w:fldChar w:fldCharType="begin"/>
      </w:r>
      <w:r>
        <w:rPr>
          <w:sz w:val="24"/>
          <w:vertAlign w:val="superscript"/>
        </w:rPr>
        <w:instrText xml:space="preserve"> REF _Ref264837557 \r \h </w:instrText>
      </w:r>
      <w:r>
        <w:rPr>
          <w:rFonts w:hint="eastAsia"/>
          <w:sz w:val="24"/>
          <w:vertAlign w:val="superscript"/>
        </w:rPr>
        <w:fldChar w:fldCharType="separate"/>
      </w:r>
      <w:r>
        <w:rPr>
          <w:sz w:val="24"/>
          <w:vertAlign w:val="superscript"/>
        </w:rPr>
        <w:t>[33]</w:t>
      </w:r>
      <w:r>
        <w:rPr>
          <w:rFonts w:hint="eastAsia"/>
          <w:sz w:val="24"/>
          <w:vertAlign w:val="superscript"/>
        </w:rPr>
        <w:fldChar w:fldCharType="end"/>
      </w:r>
      <w:r>
        <w:rPr>
          <w:rFonts w:hint="eastAsia"/>
          <w:sz w:val="24"/>
        </w:rPr>
        <w:t>。</w:t>
      </w:r>
    </w:p>
    <w:p w14:paraId="2FD8F3F8">
      <w:pPr>
        <w:spacing w:line="360" w:lineRule="auto"/>
        <w:rPr>
          <w:sz w:val="24"/>
        </w:rPr>
      </w:pPr>
      <w:commentRangeStart w:id="55"/>
      <w:r>
        <w:rPr>
          <w:rFonts w:hint="eastAsia"/>
          <w:sz w:val="24"/>
        </w:rPr>
        <w:drawing>
          <wp:inline distT="0" distB="0" distL="114300" distR="114300">
            <wp:extent cx="5347335" cy="2984500"/>
            <wp:effectExtent l="0" t="0" r="12065" b="12700"/>
            <wp:docPr id="14" name="图片 14" descr="/Users/y./Library/Containers/com.kingsoft.wpsoffice.mac/Data/tmp/picturecompress_20260305022915/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Users/y./Library/Containers/com.kingsoft.wpsoffice.mac/Data/tmp/picturecompress_20260305022915/output_1.pngoutput_1"/>
                    <pic:cNvPicPr>
                      <a:picLocks noChangeAspect="1"/>
                    </pic:cNvPicPr>
                  </pic:nvPicPr>
                  <pic:blipFill>
                    <a:blip r:embed="rId46"/>
                    <a:stretch>
                      <a:fillRect/>
                    </a:stretch>
                  </pic:blipFill>
                  <pic:spPr>
                    <a:xfrm>
                      <a:off x="0" y="0"/>
                      <a:ext cx="5347335" cy="2984500"/>
                    </a:xfrm>
                    <a:prstGeom prst="rect">
                      <a:avLst/>
                    </a:prstGeom>
                  </pic:spPr>
                </pic:pic>
              </a:graphicData>
            </a:graphic>
          </wp:inline>
        </w:drawing>
      </w:r>
      <w:commentRangeEnd w:id="55"/>
      <w:r>
        <w:rPr>
          <w:rStyle w:val="CommentReference"/>
        </w:rPr>
        <w:commentReference w:id="55"/>
      </w:r>
    </w:p>
    <w:p w14:paraId="31142FE3">
      <w:pPr>
        <w:pStyle w:val="12"/>
        <w:spacing w:line="360" w:lineRule="auto"/>
        <w:jc w:val="center"/>
        <w:rPr>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7</w:t>
      </w:r>
      <w:r>
        <w:rPr>
          <w:sz w:val="24"/>
          <w:szCs w:val="24"/>
        </w:rPr>
        <w:fldChar w:fldCharType="end"/>
      </w:r>
      <w:bookmarkStart w:id="199" w:name="_Toc1824634481"/>
      <w:bookmarkStart w:id="200" w:name="_Toc1926905593"/>
      <w:bookmarkStart w:id="201" w:name="_Toc930459084"/>
      <w:r>
        <w:rPr>
          <w:rFonts w:hint="eastAsia"/>
          <w:sz w:val="24"/>
          <w:szCs w:val="24"/>
        </w:rPr>
        <w:t xml:space="preserve"> </w:t>
      </w:r>
      <w:r>
        <w:rPr>
          <w:rFonts w:hint="eastAsia"/>
          <w:sz w:val="24"/>
        </w:rPr>
        <w:t>凸对偶目标价格轨迹的比较 W(p)</w:t>
      </w:r>
      <w:bookmarkEnd w:id="199"/>
      <w:bookmarkEnd w:id="200"/>
      <w:bookmarkEnd w:id="201"/>
    </w:p>
    <w:p w14:paraId="6E7DD32E">
      <w:pPr>
        <w:spacing w:line="360" w:lineRule="auto"/>
        <w:ind w:firstLine="480" w:firstLineChars="200"/>
        <w:rPr>
          <w:sz w:val="24"/>
        </w:rPr>
      </w:pPr>
      <w:r>
        <w:rPr>
          <w:rFonts w:hint="eastAsia"/>
          <w:sz w:val="24"/>
        </w:rPr>
        <w:t xml:space="preserve">图 7 描绘了我们学习增强型方法的基本优势。传统的组合时钟拍卖仅限于单调（非递减）的价格更新，往往在远未达到最优解时就停滞不前（红色虚线轨迹），但EV-MLCCA利用从训练好的MVNN中获得的闭式次梯度 </w:t>
      </w:r>
      <m:oMath>
        <m:r>
          <m:rPr/>
          <w:rPr>
            <w:rFonts w:ascii="Cambria Math" w:hAnsi="Cambria Math"/>
            <w:sz w:val="24"/>
          </w:rPr>
          <m:t>q−</m:t>
        </m:r>
        <m:sSubSup>
          <m:sSubSupPr>
            <m:ctrlPr>
              <w:rPr>
                <w:rFonts w:ascii="Cambria Math" w:hAnsi="Cambria Math"/>
                <w:sz w:val="24"/>
              </w:rPr>
            </m:ctrlPr>
          </m:sSubSupPr>
          <m:e>
            <m:nary>
              <m:naryPr>
                <m:chr m:val="∑"/>
                <m:limLoc m:val="undOvr"/>
                <m:supHide m:val="1"/>
                <m:ctrlPr>
                  <w:rPr>
                    <w:rFonts w:ascii="Cambria Math" w:hAnsi="Cambria Math"/>
                    <w:sz w:val="24"/>
                  </w:rPr>
                </m:ctrlPr>
              </m:naryPr>
              <m:sub>
                <m:r>
                  <m:rPr/>
                  <w:rPr>
                    <w:rFonts w:ascii="Cambria Math" w:hAnsi="Cambria Math"/>
                    <w:sz w:val="24"/>
                  </w:rPr>
                  <m:t>n</m:t>
                </m:r>
                <m:ctrlPr>
                  <w:rPr>
                    <w:rFonts w:ascii="Cambria Math" w:hAnsi="Cambria Math"/>
                    <w:sz w:val="24"/>
                  </w:rPr>
                </m:ctrlPr>
              </m:sub>
              <m:sup>
                <m:ctrlPr>
                  <w:rPr>
                    <w:rFonts w:ascii="Cambria Math" w:hAnsi="Cambria Math"/>
                    <w:sz w:val="24"/>
                  </w:rPr>
                </m:ctrlPr>
              </m:sup>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nary>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m:t>
            </m:r>
            <m:ctrlPr>
              <w:rPr>
                <w:rFonts w:ascii="Cambria Math" w:hAnsi="Cambria Math"/>
                <w:sz w:val="24"/>
              </w:rPr>
            </m:ctrlPr>
          </m:sup>
        </m:sSubSup>
        <m:r>
          <m:rPr/>
          <w:rPr>
            <w:rFonts w:ascii="Cambria Math" w:hAnsi="Cambria Math"/>
            <w:sz w:val="24"/>
          </w:rPr>
          <m:t>(p)</m:t>
        </m:r>
      </m:oMath>
      <w:r>
        <w:rPr>
          <w:rFonts w:hint="eastAsia"/>
          <w:sz w:val="24"/>
        </w:rPr>
        <w:t xml:space="preserve">，执行真正的次梯度下降。这使得价格调整呈现出非单调、针对具体商品的特性（实线蓝色轨迹），从而推动 </w:t>
      </w:r>
      <m:oMath>
        <m:r>
          <m:rPr/>
          <w:rPr>
            <w:rFonts w:ascii="Cambria Math" w:hAnsi="Cambria Math"/>
            <w:sz w:val="24"/>
          </w:rPr>
          <m:t>W(p)</m:t>
        </m:r>
      </m:oMath>
      <w:r>
        <w:rPr>
          <w:rFonts w:hint="eastAsia"/>
          <w:sz w:val="24"/>
        </w:rPr>
        <w:t xml:space="preserve"> 向其全局最小值靠近，即使不存在线性清算价格也是如此。</w:t>
      </w:r>
    </w:p>
    <w:p w14:paraId="6C1B82FF">
      <w:pPr>
        <w:spacing w:line="360" w:lineRule="auto"/>
        <w:ind w:firstLine="480" w:firstLineChars="200"/>
        <w:rPr>
          <w:sz w:val="24"/>
        </w:rPr>
      </w:pPr>
      <w:r>
        <w:rPr>
          <w:rFonts w:hint="eastAsia"/>
          <w:b/>
          <w:bCs/>
          <w:sz w:val="24"/>
        </w:rPr>
        <w:t>基于机器学习的实现。</w:t>
      </w:r>
      <w:r>
        <w:rPr>
          <w:rFonts w:hint="eastAsia"/>
          <w:sz w:val="24"/>
        </w:rPr>
        <w:t xml:space="preserve"> 鉴于真实估值函数 </w:t>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未知，我们利用训练好的MVNN </w:t>
      </w:r>
      <m:oMath>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oMath>
      <w:r>
        <w:rPr>
          <w:rFonts w:hint="eastAsia"/>
          <w:sz w:val="24"/>
        </w:rPr>
        <w:t>来近似每个EV的估值行为。</w:t>
      </w:r>
    </w:p>
    <w:p w14:paraId="767D5111">
      <w:pPr>
        <w:spacing w:line="360" w:lineRule="auto"/>
        <w:ind w:firstLine="480" w:firstLineChars="200"/>
        <w:rPr>
          <w:sz w:val="24"/>
        </w:rPr>
      </w:pPr>
      <w:r>
        <w:rPr>
          <w:rFonts w:hint="eastAsia"/>
          <w:sz w:val="24"/>
        </w:rPr>
        <w:t xml:space="preserve">根据定理 3，可采用投影次梯度下降法来最小化 </w:t>
      </w:r>
      <m:oMath>
        <m:r>
          <m:rPr/>
          <w:rPr>
            <w:rFonts w:ascii="Cambria Math" w:hAnsi="Cambria Math"/>
            <w:sz w:val="24"/>
          </w:rPr>
          <m:t>W</m:t>
        </m:r>
      </m:oMath>
      <w:r>
        <w:rPr>
          <w:rFonts w:hint="eastAsia"/>
          <w:sz w:val="24"/>
        </w:rPr>
        <w:t xml:space="preserve"> ，其次梯度方向由给出</w:t>
      </w:r>
    </w:p>
    <w:p w14:paraId="776092BF">
      <w:pPr>
        <w:spacing w:line="360" w:lineRule="auto"/>
        <w:ind w:firstLine="480" w:firstLineChars="200"/>
        <w:jc w:val="left"/>
        <w:rPr>
          <w:sz w:val="24"/>
        </w:rPr>
      </w:pPr>
      <m:oMathPara>
        <m:oMath>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p</m:t>
              </m:r>
              <m:ctrlPr>
                <w:rPr>
                  <w:rFonts w:ascii="Cambria Math" w:hAnsi="Cambria Math"/>
                  <w:sz w:val="24"/>
                </w:rPr>
              </m:ctrlPr>
            </m:sub>
          </m:sSub>
          <m:r>
            <m:rPr/>
            <w:rPr>
              <w:rFonts w:ascii="Cambria Math" w:hAnsi="Cambria Math"/>
              <w:sz w:val="24"/>
            </w:rPr>
            <m:t>W(p,{</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sSub>
                <m:sSubPr>
                  <m:ctrlPr>
                    <w:rPr>
                      <w:rFonts w:ascii="Cambria Math" w:hAnsi="Cambria Math"/>
                      <w:sz w:val="24"/>
                    </w:rPr>
                  </m:ctrlPr>
                </m:sSubPr>
                <m:e>
                  <m:r>
                    <m:rPr/>
                    <w:rPr>
                      <w:rFonts w:ascii="Cambria Math" w:hAnsi="Cambria Math"/>
                      <w:sz w:val="24"/>
                    </w:rPr>
                    <m:t>θ</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sub>
          </m:sSub>
          <m:sSubSup>
            <m:sSubSupPr>
              <m:ctrlPr>
                <w:rPr>
                  <w:rFonts w:ascii="Cambria Math" w:hAnsi="Cambria Math"/>
                  <w:sz w:val="24"/>
                </w:rPr>
              </m:ctrlPr>
            </m:sSubSupPr>
            <m:e>
              <m:r>
                <m:rPr/>
                <w:rPr>
                  <w:rFonts w:ascii="Cambria Math" w:hAnsi="Cambria Math"/>
                  <w:sz w:val="24"/>
                </w:rPr>
                <m:t>}</m:t>
              </m:r>
              <m:ctrlPr>
                <w:rPr>
                  <w:rFonts w:ascii="Cambria Math" w:hAnsi="Cambria Math"/>
                  <w:sz w:val="24"/>
                </w:rPr>
              </m:ctrlPr>
            </m:e>
            <m:sub>
              <m:r>
                <m:rPr/>
                <w:rPr>
                  <w:rFonts w:ascii="Cambria Math" w:hAnsi="Cambria Math"/>
                  <w:sz w:val="24"/>
                </w:rPr>
                <m:t>n=1</m:t>
              </m:r>
              <m:ctrlPr>
                <w:rPr>
                  <w:rFonts w:ascii="Cambria Math" w:hAnsi="Cambria Math"/>
                  <w:sz w:val="24"/>
                </w:rPr>
              </m:ctrlPr>
            </m:sub>
            <m:sup>
              <m:r>
                <m:rPr>
                  <m:scr m:val="script"/>
                </m:rPr>
                <w:rPr>
                  <w:rFonts w:ascii="Cambria Math" w:hAnsi="Cambria Math" w:eastAsia="MS Mincho"/>
                  <w:sz w:val="24"/>
                </w:rPr>
                <m:t>N</m:t>
              </m:r>
              <m:ctrlPr>
                <w:rPr>
                  <w:rFonts w:ascii="Cambria Math" w:hAnsi="Cambria Math"/>
                  <w:sz w:val="24"/>
                </w:rPr>
              </m:ctrlPr>
            </m:sup>
          </m:sSubSup>
          <m:r>
            <m:rPr/>
            <w:rPr>
              <w:rFonts w:ascii="Cambria Math" w:hAnsi="Cambria Math"/>
              <w:sz w:val="24"/>
            </w:rPr>
            <m:t>)=q−</m:t>
          </m:r>
          <m:sSubSup>
            <m:sSubSupPr>
              <m:ctrlPr>
                <w:rPr>
                  <w:rFonts w:ascii="Cambria Math" w:hAnsi="Cambria Math"/>
                  <w:sz w:val="24"/>
                </w:rPr>
              </m:ctrlPr>
            </m:sSubSupPr>
            <m:e>
              <m:nary>
                <m:naryPr>
                  <m:chr m:val="∑"/>
                  <m:limLoc m:val="undOvr"/>
                  <m:ctrlPr>
                    <w:rPr>
                      <w:rFonts w:ascii="Cambria Math" w:hAnsi="Cambria Math"/>
                      <w:sz w:val="24"/>
                    </w:rPr>
                  </m:ctrlPr>
                </m:naryPr>
                <m:sub>
                  <m:r>
                    <m:rPr/>
                    <w:rPr>
                      <w:rFonts w:ascii="Cambria Math" w:hAnsi="Cambria Math"/>
                      <w:sz w:val="24"/>
                    </w:rPr>
                    <m:t>n=1</m:t>
                  </m:r>
                  <m:ctrlPr>
                    <w:rPr>
                      <w:rFonts w:ascii="Cambria Math" w:hAnsi="Cambria Math"/>
                      <w:sz w:val="24"/>
                    </w:rPr>
                  </m:ctrlPr>
                </m:sub>
                <m:sup>
                  <m:r>
                    <m:rPr>
                      <m:scr m:val="script"/>
                    </m:rPr>
                    <w:rPr>
                      <w:rFonts w:ascii="Cambria Math" w:hAnsi="Cambria Math" w:eastAsia="MS Mincho"/>
                      <w:sz w:val="24"/>
                    </w:rPr>
                    <m:t>N</m:t>
                  </m:r>
                  <m:ctrlPr>
                    <w:rPr>
                      <w:rFonts w:ascii="Cambria Math" w:hAnsi="Cambria Math"/>
                      <w:sz w:val="24"/>
                    </w:rPr>
                  </m:ctrlPr>
                </m:sup>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nary>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hint="eastAsia" w:ascii="Cambria Math" w:hAnsi="Cambria Math"/>
                  <w:sz w:val="24"/>
                </w:rPr>
                <m:t>∗</m:t>
              </m:r>
              <m:ctrlPr>
                <w:rPr>
                  <w:rFonts w:ascii="Cambria Math" w:hAnsi="Cambria Math"/>
                  <w:sz w:val="24"/>
                </w:rPr>
              </m:ctrlPr>
            </m:sup>
          </m:sSubSup>
          <m:r>
            <m:rPr/>
            <w:rPr>
              <w:rFonts w:ascii="Cambria Math" w:hAnsi="Cambria Math"/>
              <w:sz w:val="24"/>
            </w:rPr>
            <m:t>(p)</m:t>
          </m:r>
        </m:oMath>
      </m:oMathPara>
    </w:p>
    <w:p w14:paraId="396D5EFD">
      <w:pPr>
        <w:spacing w:line="360" w:lineRule="auto"/>
        <w:ind w:firstLine="480" w:firstLineChars="200"/>
        <w:rPr>
          <w:sz w:val="24"/>
        </w:rPr>
      </w:pPr>
      <w:r>
        <w:rPr>
          <w:rFonts w:hint="eastAsia"/>
          <w:sz w:val="24"/>
        </w:rPr>
        <w:t xml:space="preserve">其中 </w:t>
      </w:r>
      <m:oMath>
        <m:r>
          <m:rPr/>
          <w:rPr>
            <w:rFonts w:ascii="Cambria Math" w:hAnsi="Cambria Math"/>
            <w:sz w:val="24"/>
          </w:rPr>
          <m:t>q={</m:t>
        </m:r>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m:t>
            </m:r>
            <m:ctrlPr>
              <w:rPr>
                <w:rFonts w:ascii="Cambria Math" w:hAnsi="Cambria Math"/>
                <w:sz w:val="24"/>
              </w:rPr>
            </m:ctrlPr>
          </m:e>
          <m:sub>
            <m:r>
              <m:rPr/>
              <w:rPr>
                <w:rFonts w:ascii="Cambria Math" w:hAnsi="Cambria Math"/>
                <w:sz w:val="24"/>
              </w:rPr>
              <m:t>(m,t)∈</m:t>
            </m:r>
            <m:r>
              <m:rPr>
                <m:scr m:val="script"/>
              </m:rPr>
              <w:rPr>
                <w:rFonts w:ascii="Cambria Math" w:hAnsi="Cambria Math" w:eastAsia="MS Mincho"/>
                <w:sz w:val="24"/>
              </w:rPr>
              <m:t>ℳ</m:t>
            </m:r>
            <m:r>
              <m:rPr/>
              <w:rPr>
                <w:rFonts w:ascii="Cambria Math" w:hAnsi="Cambria Math"/>
                <w:sz w:val="24"/>
              </w:rPr>
              <m:t>×</m:t>
            </m:r>
            <m:r>
              <m:rPr>
                <m:scr m:val="script"/>
              </m:rPr>
              <w:rPr>
                <w:rFonts w:ascii="Cambria Math" w:hAnsi="Cambria Math" w:eastAsia="MS Mincho"/>
                <w:sz w:val="24"/>
              </w:rPr>
              <m:t>T</m:t>
            </m:r>
            <m:ctrlPr>
              <w:rPr>
                <w:rFonts w:ascii="Cambria Math" w:hAnsi="Cambria Math"/>
                <w:sz w:val="24"/>
              </w:rPr>
            </m:ctrlPr>
          </m:sub>
        </m:sSub>
      </m:oMath>
      <w:r>
        <w:rPr>
          <w:rFonts w:hint="eastAsia"/>
          <w:sz w:val="24"/>
        </w:rPr>
        <w:t xml:space="preserve"> 表示所有充电站-时段对的总供应量。直观地讲，该梯度反映了供应与预测的总体需求之间的差异，从而指导价格更新：供不应求的商品价格上涨，而供过于求的商品价格则下降。</w:t>
      </w:r>
    </w:p>
    <w:p w14:paraId="33E1DB97">
      <w:pPr>
        <w:spacing w:line="360" w:lineRule="auto"/>
        <w:ind w:firstLine="480" w:firstLineChars="200"/>
        <w:rPr>
          <w:sz w:val="24"/>
        </w:rPr>
      </w:pPr>
      <w:r>
        <w:rPr>
          <w:rFonts w:hint="eastAsia"/>
          <w:sz w:val="24"/>
        </w:rPr>
        <w:t>为了提高可行性，即确保预测需求不超过供应(</w:t>
      </w:r>
      <m:oMath>
        <m:nary>
          <m:naryPr>
            <m:chr m:val="∑"/>
            <m:limLoc m:val="undOvr"/>
            <m:supHide m:val="1"/>
            <m:ctrlPr>
              <w:rPr>
                <w:rFonts w:ascii="Cambria Math" w:hAnsi="Cambria Math"/>
                <w:sz w:val="24"/>
              </w:rPr>
            </m:ctrlPr>
          </m:naryPr>
          <m:sub>
            <m:r>
              <m:rPr/>
              <w:rPr>
                <w:rFonts w:ascii="Cambria Math" w:hAnsi="Cambria Math"/>
                <w:sz w:val="24"/>
              </w:rPr>
              <m:t>n</m:t>
            </m:r>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w:rPr>
                    <w:rFonts w:ascii="Cambria Math" w:hAnsi="Cambria Math"/>
                    <w:sz w:val="24"/>
                  </w:rPr>
                  <m:t>∗</m:t>
                </m:r>
                <m:ctrlPr>
                  <w:rPr>
                    <w:rFonts w:ascii="Cambria Math" w:hAnsi="Cambria Math"/>
                    <w:sz w:val="24"/>
                  </w:rPr>
                </m:ctrlPr>
              </m:sup>
            </m:sSubSup>
            <m:ctrlPr>
              <w:rPr>
                <w:rFonts w:ascii="Cambria Math" w:hAnsi="Cambria Math"/>
                <w:sz w:val="24"/>
              </w:rPr>
            </m:ctrlPr>
          </m:e>
        </m:nary>
        <m:r>
          <m:rPr/>
          <w:rPr>
            <w:rFonts w:ascii="Cambria Math" w:hAnsi="Cambria Math"/>
            <w:sz w:val="24"/>
          </w:rPr>
          <m:t>(p)≤q</m:t>
        </m:r>
      </m:oMath>
      <w:r>
        <w:rPr>
          <w:rFonts w:hint="eastAsia"/>
          <w:sz w:val="24"/>
        </w:rPr>
        <w:t xml:space="preserve">)，我们引入了一种非对称学习率方案，该方案对过度需求的惩罚更为强烈。具体而言，对于每个项目 </w:t>
      </w:r>
      <m:oMath>
        <m:r>
          <m:rPr/>
          <w:rPr>
            <w:rFonts w:ascii="Cambria Math" w:hAnsi="Cambria Math"/>
            <w:sz w:val="24"/>
          </w:rPr>
          <m:t>(m,t)</m:t>
        </m:r>
      </m:oMath>
      <w:r>
        <w:rPr>
          <w:rFonts w:hint="eastAsia"/>
          <w:sz w:val="24"/>
        </w:rPr>
        <w:t xml:space="preserve">，调整后的学习率 </w:t>
      </w:r>
      <m:oMath>
        <m:sSub>
          <m:sSubPr>
            <m:ctrlPr>
              <w:rPr>
                <w:rFonts w:ascii="Cambria Math" w:hAnsi="Cambria Math"/>
                <w:sz w:val="24"/>
              </w:rPr>
            </m:ctrlPr>
          </m:sSubPr>
          <m:e>
            <m:r>
              <m:rPr/>
              <w:rPr>
                <w:rFonts w:ascii="Cambria Math" w:hAnsi="Cambria Math"/>
                <w:sz w:val="24"/>
              </w:rPr>
              <m:t>γ</m:t>
            </m:r>
            <m:ctrlPr>
              <w:rPr>
                <w:rFonts w:ascii="Cambria Math" w:hAnsi="Cambria Math"/>
                <w:sz w:val="24"/>
              </w:rPr>
            </m:ctrlPr>
          </m:e>
          <m:sub>
            <m:r>
              <m:rPr/>
              <w:rPr>
                <w:rFonts w:ascii="Cambria Math" w:hAnsi="Cambria Math"/>
                <w:sz w:val="24"/>
              </w:rPr>
              <m:t>mt</m:t>
            </m:r>
            <m:ctrlPr>
              <w:rPr>
                <w:rFonts w:ascii="Cambria Math" w:hAnsi="Cambria Math"/>
                <w:sz w:val="24"/>
              </w:rPr>
            </m:ctrlPr>
          </m:sub>
        </m:sSub>
      </m:oMath>
      <w:r>
        <w:rPr>
          <w:rFonts w:hint="eastAsia"/>
          <w:sz w:val="24"/>
        </w:rPr>
        <w:t xml:space="preserve"> 为：</w:t>
      </w:r>
    </w:p>
    <w:p w14:paraId="12AE1493">
      <w:pPr>
        <w:widowControl/>
        <w:spacing w:line="360" w:lineRule="auto"/>
        <w:ind w:firstLine="480" w:firstLineChars="200"/>
        <w:jc w:val="left"/>
        <w:rPr>
          <w:sz w:val="24"/>
        </w:rPr>
      </w:pPr>
      <m:oMathPara>
        <m:oMath>
          <m:sSub>
            <m:sSubPr>
              <m:ctrlPr>
                <w:rPr>
                  <w:rFonts w:ascii="Cambria Math" w:hAnsi="Cambria Math"/>
                  <w:sz w:val="24"/>
                </w:rPr>
              </m:ctrlPr>
            </m:sSubPr>
            <m:e>
              <m:r>
                <m:rPr/>
                <w:rPr>
                  <w:rFonts w:ascii="Cambria Math" w:hAnsi="Cambria Math"/>
                  <w:sz w:val="24"/>
                </w:rPr>
                <m:t>γ</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d>
            <m:dPr>
              <m:begChr m:val="{"/>
              <m:endChr m:val=""/>
              <m:ctrlPr>
                <w:rPr>
                  <w:rFonts w:ascii="Cambria Math" w:hAnsi="Cambria Math"/>
                  <w:sz w:val="24"/>
                </w:rPr>
              </m:ctrlPr>
            </m:dPr>
            <m:e>
              <m:m>
                <m:mPr>
                  <m:mcs>
                    <m:mc>
                      <m:mcPr>
                        <m:count m:val="2"/>
                        <m:mcJc m:val="left"/>
                      </m:mcPr>
                    </m:mc>
                  </m:mcs>
                  <m:plcHide m:val="1"/>
                  <m:ctrlPr>
                    <w:rPr>
                      <w:rFonts w:ascii="Cambria Math" w:hAnsi="Cambria Math"/>
                      <w:sz w:val="24"/>
                    </w:rPr>
                  </m:ctrlPr>
                </m:mPr>
                <m:mr>
                  <m:e>
                    <m:r>
                      <m:rPr/>
                      <w:rPr>
                        <w:rFonts w:ascii="Cambria Math" w:hAnsi="Cambria Math"/>
                        <w:sz w:val="24"/>
                      </w:rPr>
                      <m:t>γ(1+μ),</m:t>
                    </m:r>
                    <m:ctrlPr>
                      <w:rPr>
                        <w:rFonts w:ascii="Cambria Math" w:hAnsi="Cambria Math"/>
                        <w:sz w:val="24"/>
                      </w:rPr>
                    </m:ctrlPr>
                  </m:e>
                  <m:e>
                    <m:r>
                      <m:rPr>
                        <m:sty m:val="p"/>
                      </m:rPr>
                      <w:rPr>
                        <w:rFonts w:ascii="Cambria Math" w:hAnsi="Cambria Math"/>
                        <w:sz w:val="24"/>
                      </w:rPr>
                      <m:t>if</m:t>
                    </m:r>
                    <m:sSubSup>
                      <m:sSubSupPr>
                        <m:ctrlPr>
                          <w:rPr>
                            <w:rFonts w:ascii="Cambria Math" w:hAnsi="Cambria Math"/>
                            <w:sz w:val="24"/>
                          </w:rPr>
                        </m:ctrlPr>
                      </m:sSubSupPr>
                      <m:e>
                        <m:nary>
                          <m:naryPr>
                            <m:chr m:val="∑"/>
                            <m:limLoc m:val="undOvr"/>
                            <m:supHide m:val="1"/>
                            <m:ctrlPr>
                              <w:rPr>
                                <w:rFonts w:ascii="Cambria Math" w:hAnsi="Cambria Math"/>
                                <w:sz w:val="24"/>
                              </w:rPr>
                            </m:ctrlPr>
                          </m:naryPr>
                          <m:sub>
                            <m:r>
                              <m:rPr/>
                              <w:rPr>
                                <w:rFonts w:ascii="Cambria Math" w:hAnsi="Cambria Math"/>
                                <w:sz w:val="24"/>
                              </w:rPr>
                              <m:t>n</m:t>
                            </m:r>
                            <m:ctrlPr>
                              <w:rPr>
                                <w:rFonts w:ascii="Cambria Math" w:hAnsi="Cambria Math"/>
                                <w:sz w:val="24"/>
                              </w:rPr>
                            </m:ctrlPr>
                          </m:sub>
                          <m:sup>
                            <m:ctrlPr>
                              <w:rPr>
                                <w:rFonts w:ascii="Cambria Math" w:hAnsi="Cambria Math"/>
                                <w:sz w:val="24"/>
                              </w:rPr>
                            </m:ctrlPr>
                          </m:sup>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nary>
                        <m:ctrlPr>
                          <w:rPr>
                            <w:rFonts w:ascii="Cambria Math" w:hAnsi="Cambria Math"/>
                            <w:sz w:val="24"/>
                          </w:rPr>
                        </m:ctrlPr>
                      </m:e>
                      <m:sub>
                        <m:r>
                          <m:rPr/>
                          <w:rPr>
                            <w:rFonts w:ascii="Cambria Math" w:hAnsi="Cambria Math"/>
                            <w:sz w:val="24"/>
                          </w:rPr>
                          <m:t>n,mt</m:t>
                        </m:r>
                        <m:ctrlPr>
                          <w:rPr>
                            <w:rFonts w:ascii="Cambria Math" w:hAnsi="Cambria Math"/>
                            <w:sz w:val="24"/>
                          </w:rPr>
                        </m:ctrlPr>
                      </m:sub>
                      <m:sup>
                        <m:r>
                          <m:rPr/>
                          <w:rPr>
                            <w:rFonts w:hint="eastAsia" w:ascii="Cambria Math" w:hAnsi="Cambria Math"/>
                            <w:sz w:val="24"/>
                          </w:rPr>
                          <m:t>∗</m:t>
                        </m:r>
                        <m:ctrlPr>
                          <w:rPr>
                            <w:rFonts w:ascii="Cambria Math" w:hAnsi="Cambria Math"/>
                            <w:sz w:val="24"/>
                          </w:rPr>
                        </m:ctrlPr>
                      </m:sup>
                    </m:sSubSup>
                    <m:r>
                      <m:rPr/>
                      <w:rPr>
                        <w:rFonts w:ascii="Cambria Math" w:hAnsi="Cambria Math"/>
                        <w:sz w:val="24"/>
                      </w:rPr>
                      <m:t>(p)&gt;</m:t>
                    </m:r>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ctrlPr>
                      <w:rPr>
                        <w:rFonts w:ascii="Cambria Math" w:hAnsi="Cambria Math"/>
                        <w:sz w:val="24"/>
                      </w:rPr>
                    </m:ctrlPr>
                  </m:e>
                </m:mr>
                <m:mr>
                  <m:e>
                    <m:r>
                      <m:rPr/>
                      <w:rPr>
                        <w:rFonts w:ascii="Cambria Math" w:hAnsi="Cambria Math"/>
                        <w:sz w:val="24"/>
                      </w:rPr>
                      <m:t>γ,</m:t>
                    </m:r>
                    <m:ctrlPr>
                      <w:rPr>
                        <w:rFonts w:ascii="Cambria Math" w:hAnsi="Cambria Math"/>
                        <w:sz w:val="24"/>
                      </w:rPr>
                    </m:ctrlPr>
                  </m:e>
                  <m:e>
                    <m:r>
                      <m:rPr>
                        <m:sty m:val="p"/>
                      </m:rPr>
                      <w:rPr>
                        <w:rFonts w:ascii="Cambria Math" w:hAnsi="Cambria Math"/>
                        <w:sz w:val="24"/>
                      </w:rPr>
                      <m:t>otherwise</m:t>
                    </m:r>
                    <m:r>
                      <m:rPr/>
                      <w:rPr>
                        <w:rFonts w:ascii="Cambria Math" w:hAnsi="Cambria Math"/>
                        <w:sz w:val="24"/>
                      </w:rPr>
                      <m:t>,</m:t>
                    </m:r>
                    <m:ctrlPr>
                      <w:rPr>
                        <w:rFonts w:ascii="Cambria Math" w:hAnsi="Cambria Math"/>
                        <w:sz w:val="24"/>
                      </w:rPr>
                    </m:ctrlPr>
                  </m:e>
                </m:mr>
              </m:m>
              <m:ctrlPr>
                <w:rPr>
                  <w:rFonts w:ascii="Cambria Math" w:hAnsi="Cambria Math"/>
                  <w:sz w:val="24"/>
                </w:rPr>
              </m:ctrlPr>
            </m:e>
          </m:d>
        </m:oMath>
      </m:oMathPara>
    </w:p>
    <w:p w14:paraId="180BA74B">
      <w:pPr>
        <w:spacing w:line="360" w:lineRule="auto"/>
        <w:ind w:firstLine="480" w:firstLineChars="200"/>
        <w:rPr>
          <w:sz w:val="24"/>
        </w:rPr>
      </w:pPr>
      <w:r>
        <w:rPr>
          <w:rFonts w:hint="eastAsia"/>
          <w:sz w:val="24"/>
        </w:rPr>
        <w:t xml:space="preserve">其中 </w:t>
      </w:r>
      <m:oMath>
        <m:r>
          <m:rPr/>
          <w:rPr>
            <w:rFonts w:ascii="Cambria Math" w:hAnsi="Cambria Math"/>
            <w:sz w:val="24"/>
          </w:rPr>
          <m:t>μ&gt;0</m:t>
        </m:r>
      </m:oMath>
      <w:r>
        <w:rPr>
          <w:rFonts w:hint="eastAsia"/>
          <w:sz w:val="24"/>
        </w:rPr>
        <w:t xml:space="preserve"> 是一个可行性乘数，当找不到可行价格时，该乘数会逐步增大。相应的价格更新规则变为：</w:t>
      </w:r>
    </w:p>
    <w:p w14:paraId="0764C324">
      <w:pPr>
        <w:spacing w:line="360" w:lineRule="auto"/>
        <w:ind w:firstLine="480" w:firstLineChars="200"/>
        <w:rPr>
          <w:rFonts w:hAnsi="Cambria Math"/>
          <w:sz w:val="24"/>
        </w:rPr>
      </w:pPr>
      <m:oMathPara>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m:sty m:val="p"/>
            </m:rPr>
            <w:rPr>
              <w:rFonts w:hint="eastAsia"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γ</m:t>
              </m:r>
              <m:ctrlPr>
                <w:rPr>
                  <w:rFonts w:ascii="Cambria Math" w:hAnsi="Cambria Math"/>
                  <w:sz w:val="24"/>
                </w:rPr>
              </m:ctrlPr>
            </m:e>
            <m:sub>
              <m:r>
                <m:rPr/>
                <w:rPr>
                  <w:rFonts w:ascii="Cambria Math" w:hAnsi="Cambria Math"/>
                  <w:sz w:val="24"/>
                </w:rPr>
                <m:t>mt</m:t>
              </m:r>
              <m:ctrlPr>
                <w:rPr>
                  <w:rFonts w:ascii="Cambria Math" w:hAnsi="Cambria Math"/>
                  <w:sz w:val="24"/>
                </w:rPr>
              </m:ctrlPr>
            </m:sub>
          </m:sSub>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mt</m:t>
                  </m:r>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nary>
                    <m:naryPr>
                      <m:chr m:val="∑"/>
                      <m:limLoc m:val="undOvr"/>
                      <m:supHide m:val="1"/>
                      <m:ctrlPr>
                        <w:rPr>
                          <w:rFonts w:ascii="Cambria Math" w:hAnsi="Cambria Math"/>
                          <w:sz w:val="24"/>
                        </w:rPr>
                      </m:ctrlPr>
                    </m:naryPr>
                    <m:sub>
                      <m:r>
                        <m:rPr/>
                        <w:rPr>
                          <w:rFonts w:ascii="Cambria Math" w:hAnsi="Cambria Math"/>
                          <w:sz w:val="24"/>
                        </w:rPr>
                        <m:t>n</m:t>
                      </m:r>
                      <m:ctrlPr>
                        <w:rPr>
                          <w:rFonts w:ascii="Cambria Math" w:hAnsi="Cambria Math"/>
                          <w:sz w:val="24"/>
                        </w:rPr>
                      </m:ctrlPr>
                    </m:sub>
                    <m:sup>
                      <m:ctrlPr>
                        <w:rPr>
                          <w:rFonts w:ascii="Cambria Math" w:hAnsi="Cambria Math"/>
                          <w:sz w:val="24"/>
                        </w:rPr>
                      </m:ctrlPr>
                    </m:sup>
                    <m:e>
                      <m:acc>
                        <m:accPr>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nary>
                  <m:ctrlPr>
                    <w:rPr>
                      <w:rFonts w:ascii="Cambria Math" w:hAnsi="Cambria Math"/>
                      <w:sz w:val="24"/>
                    </w:rPr>
                  </m:ctrlPr>
                </m:e>
                <m:sub>
                  <m:r>
                    <m:rPr/>
                    <w:rPr>
                      <w:rFonts w:ascii="Cambria Math" w:hAnsi="Cambria Math"/>
                      <w:sz w:val="24"/>
                    </w:rPr>
                    <m:t>n,mt</m:t>
                  </m:r>
                  <m:ctrlPr>
                    <w:rPr>
                      <w:rFonts w:ascii="Cambria Math" w:hAnsi="Cambria Math"/>
                      <w:sz w:val="24"/>
                    </w:rPr>
                  </m:ctrlPr>
                </m:sub>
                <m:sup>
                  <m:r>
                    <m:rPr/>
                    <w:rPr>
                      <w:rFonts w:hint="eastAsia" w:ascii="Cambria Math" w:hAnsi="Cambria Math"/>
                      <w:sz w:val="24"/>
                    </w:rPr>
                    <m:t>∗</m:t>
                  </m:r>
                  <m:ctrlPr>
                    <w:rPr>
                      <w:rFonts w:ascii="Cambria Math" w:hAnsi="Cambria Math"/>
                      <w:sz w:val="24"/>
                    </w:rPr>
                  </m:ctrlPr>
                </m:sup>
              </m:sSubSup>
              <m:r>
                <m:rPr/>
                <w:rPr>
                  <w:rFonts w:ascii="Cambria Math" w:hAnsi="Cambria Math"/>
                  <w:sz w:val="24"/>
                </w:rPr>
                <m:t>(p)</m:t>
              </m:r>
              <m:ctrlPr>
                <w:rPr>
                  <w:rFonts w:ascii="Cambria Math" w:hAnsi="Cambria Math"/>
                  <w:sz w:val="24"/>
                </w:rPr>
              </m:ctrlPr>
            </m:e>
          </m:d>
        </m:oMath>
      </m:oMathPara>
    </w:p>
    <w:p w14:paraId="141163B6">
      <w:pPr>
        <w:spacing w:line="360" w:lineRule="auto"/>
        <w:ind w:firstLine="480" w:firstLineChars="200"/>
        <w:rPr>
          <w:sz w:val="24"/>
        </w:rPr>
      </w:pPr>
      <w:r>
        <w:rPr>
          <w:rFonts w:hint="eastAsia"/>
          <w:sz w:val="24"/>
        </w:rPr>
        <w:t xml:space="preserve">这种非对称更新确保拥堵时段的价格上涨速度快于利用率不足时段的价格下降速度，从而推动优化过程趋向可行域内的需求曲线。如果在任何迭代过程中实现了可行性，我们将返回目标函数值最低的可行价格向量 </w:t>
      </w:r>
      <m:oMath>
        <m:r>
          <m:rPr/>
          <w:rPr>
            <w:rFonts w:ascii="Cambria Math" w:hAnsi="Cambria Math"/>
            <w:sz w:val="24"/>
          </w:rPr>
          <m:t>W</m:t>
        </m:r>
      </m:oMath>
      <w:r>
        <w:rPr>
          <w:rFonts w:hint="eastAsia"/>
          <w:sz w:val="24"/>
        </w:rPr>
        <w:t>，即迄今为止所观察到的最优解。如果未实现可行性，则返回迄今为止遇到的最优（</w:t>
      </w:r>
      <m:oMath>
        <m:r>
          <m:rPr/>
          <w:rPr>
            <w:rFonts w:ascii="Cambria Math" w:hAnsi="Cambria Math"/>
            <w:sz w:val="24"/>
          </w:rPr>
          <m:t>W</m:t>
        </m:r>
      </m:oMath>
      <w:r>
        <w:rPr>
          <w:rFonts w:hint="eastAsia"/>
          <w:sz w:val="24"/>
        </w:rPr>
        <w:t xml:space="preserve"> 最低）价格向量——即使该向量不可行。</w:t>
      </w:r>
    </w:p>
    <w:p w14:paraId="7A2AF66F">
      <w:pPr>
        <w:spacing w:line="360" w:lineRule="auto"/>
        <w:ind w:firstLine="480" w:firstLineChars="200"/>
        <w:rPr>
          <w:sz w:val="24"/>
        </w:rPr>
      </w:pPr>
      <w:r>
        <w:rPr>
          <w:rFonts w:hint="eastAsia"/>
          <w:sz w:val="24"/>
        </w:rPr>
        <w:t>该机制构成了我们在每次拍卖迭代中需求查询生成策略的基础，完整过程在算法 4中描述，确保所生成的线性价格向量具有强大的市场出清潜力，同时尊重EV偏好和容量约束。</w:t>
      </w:r>
    </w:p>
    <w:tbl>
      <w:tblPr>
        <w:tblStyle w:val="3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62"/>
      </w:tblGrid>
      <w:tr w14:paraId="0807EFB1">
        <w:tc>
          <w:tcPr>
            <w:tcW w:w="8662" w:type="dxa"/>
            <w:tcBorders>
              <w:top w:val="single" w:color="auto" w:sz="4" w:space="0"/>
              <w:bottom w:val="single" w:color="auto" w:sz="4" w:space="0"/>
            </w:tcBorders>
          </w:tcPr>
          <w:p w14:paraId="5D3CFECD">
            <w:pPr>
              <w:spacing w:line="360" w:lineRule="auto"/>
              <w:rPr>
                <w:sz w:val="24"/>
              </w:rPr>
            </w:pPr>
            <w:r>
              <w:rPr>
                <w:rFonts w:hint="eastAsia"/>
                <w:sz w:val="24"/>
              </w:rPr>
              <w:t xml:space="preserve">算法 4：出清价格发现算法 (NextPrice) </w:t>
            </w:r>
          </w:p>
        </w:tc>
      </w:tr>
      <w:tr w14:paraId="2E44B46D">
        <w:tc>
          <w:tcPr>
            <w:tcW w:w="8662" w:type="dxa"/>
            <w:tcBorders>
              <w:top w:val="single" w:color="auto" w:sz="4" w:space="0"/>
              <w:bottom w:val="nil"/>
            </w:tcBorders>
          </w:tcPr>
          <w:p w14:paraId="33831E63">
            <w:pPr>
              <w:spacing w:line="360" w:lineRule="auto"/>
              <w:rPr>
                <w:sz w:val="24"/>
              </w:rPr>
            </w:pPr>
            <w:r>
              <w:rPr>
                <w:rFonts w:hint="eastAsia"/>
                <w:sz w:val="24"/>
              </w:rPr>
              <w:t xml:space="preserve">输入：训练好的多值神经网络代理模型 </w:t>
            </w:r>
            <m:oMath>
              <m:r>
                <m:rPr/>
                <w:rPr>
                  <w:rFonts w:ascii="Cambria Math"/>
                  <w:sz w:val="24"/>
                </w:rPr>
                <m:t>{</m:t>
              </m:r>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sSubSup>
                <m:sSubSupPr>
                  <m:ctrlPr>
                    <w:rPr>
                      <w:rFonts w:ascii="Cambria Math" w:hAnsi="Cambria Math"/>
                      <w:sz w:val="24"/>
                    </w:rPr>
                  </m:ctrlPr>
                </m:sSubSupPr>
                <m:e>
                  <m:r>
                    <m:rPr/>
                    <w:rPr>
                      <w:rFonts w:ascii="Cambria Math"/>
                      <w:sz w:val="24"/>
                    </w:rPr>
                    <m:t>}</m:t>
                  </m:r>
                  <m:ctrlPr>
                    <w:rPr>
                      <w:rFonts w:ascii="Cambria Math" w:hAnsi="Cambria Math"/>
                      <w:sz w:val="24"/>
                    </w:rPr>
                  </m:ctrlPr>
                </m:e>
                <m:sub>
                  <m:r>
                    <m:rPr/>
                    <w:rPr>
                      <w:rFonts w:ascii="Cambria Math"/>
                      <w:sz w:val="24"/>
                    </w:rPr>
                    <m:t>n=1</m:t>
                  </m:r>
                  <m:ctrlPr>
                    <w:rPr>
                      <w:rFonts w:ascii="Cambria Math" w:hAnsi="Cambria Math"/>
                      <w:sz w:val="24"/>
                    </w:rPr>
                  </m:ctrlPr>
                </m:sub>
                <m:sup>
                  <m:r>
                    <m:rPr>
                      <m:scr m:val="script"/>
                    </m:rPr>
                    <w:rPr>
                      <w:rFonts w:ascii="Cambria Math"/>
                      <w:sz w:val="24"/>
                    </w:rPr>
                    <m:t>N</m:t>
                  </m:r>
                  <m:ctrlPr>
                    <w:rPr>
                      <w:rFonts w:ascii="Cambria Math" w:hAnsi="Cambria Math"/>
                      <w:sz w:val="24"/>
                    </w:rPr>
                  </m:ctrlPr>
                </m:sup>
              </m:sSubSup>
            </m:oMath>
            <w:r>
              <w:rPr>
                <w:rFonts w:hint="eastAsia"/>
                <w:sz w:val="24"/>
              </w:rPr>
              <w:t xml:space="preserve">，初始价格向量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(0)</m:t>
                  </m:r>
                  <m:ctrlPr>
                    <w:rPr>
                      <w:rFonts w:ascii="Cambria Math" w:hAnsi="Cambria Math"/>
                      <w:sz w:val="24"/>
                    </w:rPr>
                  </m:ctrlPr>
                </m:sup>
              </m:sSup>
            </m:oMath>
            <w:r>
              <w:rPr>
                <w:rFonts w:hint="eastAsia"/>
                <w:sz w:val="24"/>
              </w:rPr>
              <w:t xml:space="preserve">，基础学习率 </w:t>
            </w:r>
            <m:oMath>
              <m:r>
                <m:rPr/>
                <w:rPr>
                  <w:rFonts w:ascii="Cambria Math"/>
                  <w:sz w:val="24"/>
                </w:rPr>
                <m:t>λ</m:t>
              </m:r>
            </m:oMath>
            <w:r>
              <w:rPr>
                <w:rFonts w:hint="eastAsia"/>
                <w:sz w:val="24"/>
              </w:rPr>
              <w:t xml:space="preserve">，衰减因子 </w:t>
            </w:r>
            <m:oMath>
              <m:r>
                <m:rPr/>
                <w:rPr>
                  <w:rFonts w:ascii="Cambria Math"/>
                  <w:sz w:val="24"/>
                </w:rPr>
                <m:t>η∈[0,1]</m:t>
              </m:r>
            </m:oMath>
            <w:r>
              <w:rPr>
                <w:rFonts w:hint="eastAsia"/>
                <w:sz w:val="24"/>
              </w:rPr>
              <w:t xml:space="preserve">，可行性惩罚乘数 </w:t>
            </w:r>
            <m:oMath>
              <m:r>
                <m:rPr/>
                <w:rPr>
                  <w:rFonts w:ascii="Cambria Math"/>
                  <w:sz w:val="24"/>
                </w:rPr>
                <m:t>μ</m:t>
              </m:r>
            </m:oMath>
            <w:r>
              <w:rPr>
                <w:rFonts w:hint="eastAsia"/>
                <w:sz w:val="24"/>
              </w:rPr>
              <w:t xml:space="preserve">，乘数增长率 </w:t>
            </w:r>
            <m:oMath>
              <m:r>
                <m:rPr/>
                <w:rPr>
                  <w:rFonts w:ascii="Cambria Math"/>
                  <w:sz w:val="24"/>
                </w:rPr>
                <m:t>ν</m:t>
              </m:r>
            </m:oMath>
            <w:r>
              <w:rPr>
                <w:rFonts w:hint="eastAsia"/>
                <w:sz w:val="24"/>
              </w:rPr>
              <w:t xml:space="preserve">，最大迭代次数 </w:t>
            </w:r>
            <m:oMath>
              <m:r>
                <m:rPr/>
                <w:rPr>
                  <w:rFonts w:ascii="Cambria Math"/>
                  <w:sz w:val="24"/>
                </w:rPr>
                <m:t>T</m:t>
              </m:r>
            </m:oMath>
            <w:r>
              <w:rPr>
                <w:rFonts w:hint="eastAsia"/>
                <w:sz w:val="24"/>
              </w:rPr>
              <w:t>。</w:t>
            </w:r>
          </w:p>
          <w:p w14:paraId="48318193">
            <w:pPr>
              <w:spacing w:line="360" w:lineRule="auto"/>
              <w:rPr>
                <w:sz w:val="24"/>
              </w:rPr>
            </w:pPr>
            <w:r>
              <w:rPr>
                <w:rFonts w:hint="eastAsia"/>
                <w:sz w:val="24"/>
              </w:rPr>
              <w:t xml:space="preserve">输出：最小化对偶函数 </w:t>
            </w:r>
            <m:oMath>
              <m:r>
                <m:rPr/>
                <w:rPr>
                  <w:rFonts w:ascii="Cambria Math"/>
                  <w:sz w:val="24"/>
                </w:rPr>
                <m:t>W(p,{</m:t>
              </m:r>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sSubSup>
                <m:sSubSupPr>
                  <m:ctrlPr>
                    <w:rPr>
                      <w:rFonts w:ascii="Cambria Math" w:hAnsi="Cambria Math"/>
                      <w:sz w:val="24"/>
                    </w:rPr>
                  </m:ctrlPr>
                </m:sSubSupPr>
                <m:e>
                  <m:r>
                    <m:rPr/>
                    <w:rPr>
                      <w:rFonts w:ascii="Cambria Math"/>
                      <w:sz w:val="24"/>
                    </w:rPr>
                    <m:t>}</m:t>
                  </m:r>
                  <m:ctrlPr>
                    <w:rPr>
                      <w:rFonts w:ascii="Cambria Math" w:hAnsi="Cambria Math"/>
                      <w:sz w:val="24"/>
                    </w:rPr>
                  </m:ctrlPr>
                </m:e>
                <m:sub>
                  <m:r>
                    <m:rPr/>
                    <w:rPr>
                      <w:rFonts w:ascii="Cambria Math"/>
                      <w:sz w:val="24"/>
                    </w:rPr>
                    <m:t>n=1</m:t>
                  </m:r>
                  <m:ctrlPr>
                    <w:rPr>
                      <w:rFonts w:ascii="Cambria Math" w:hAnsi="Cambria Math"/>
                      <w:sz w:val="24"/>
                    </w:rPr>
                  </m:ctrlPr>
                </m:sub>
                <m:sup>
                  <m:r>
                    <m:rPr>
                      <m:scr m:val="script"/>
                    </m:rPr>
                    <w:rPr>
                      <w:rFonts w:ascii="Cambria Math"/>
                      <w:sz w:val="24"/>
                    </w:rPr>
                    <m:t>N</m:t>
                  </m:r>
                  <m:ctrlPr>
                    <w:rPr>
                      <w:rFonts w:ascii="Cambria Math" w:hAnsi="Cambria Math"/>
                      <w:sz w:val="24"/>
                    </w:rPr>
                  </m:ctrlPr>
                </m:sup>
              </m:sSubSup>
              <m:r>
                <m:rPr/>
                <w:rPr>
                  <w:rFonts w:ascii="Cambria Math"/>
                  <w:sz w:val="24"/>
                </w:rPr>
                <m:t>)</m:t>
              </m:r>
            </m:oMath>
            <w:r>
              <w:rPr>
                <w:rFonts w:hint="eastAsia"/>
                <w:sz w:val="24"/>
              </w:rPr>
              <w:t xml:space="preserve"> 的可行价格向量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m:sty m:val="p"/>
                    </m:rPr>
                    <w:rPr>
                      <w:rFonts w:ascii="Cambria Math"/>
                      <w:sz w:val="24"/>
                    </w:rPr>
                    <m:t>feas</m:t>
                  </m:r>
                  <m:ctrlPr>
                    <w:rPr>
                      <w:rFonts w:ascii="Cambria Math" w:hAnsi="Cambria Math"/>
                      <w:sz w:val="24"/>
                    </w:rPr>
                  </m:ctrlPr>
                </m:sup>
              </m:sSup>
            </m:oMath>
            <w:r>
              <w:rPr>
                <w:rFonts w:hint="eastAsia"/>
                <w:sz w:val="24"/>
              </w:rPr>
              <w:t>。</w:t>
            </w:r>
          </w:p>
        </w:tc>
      </w:tr>
      <w:tr w14:paraId="39BB7E6D">
        <w:tc>
          <w:tcPr>
            <w:tcW w:w="8662" w:type="dxa"/>
            <w:tcBorders>
              <w:top w:val="nil"/>
              <w:bottom w:val="nil"/>
            </w:tcBorders>
          </w:tcPr>
          <w:p w14:paraId="1CCA9324">
            <w:pPr>
              <w:spacing w:line="360" w:lineRule="auto"/>
              <w:rPr>
                <w:sz w:val="24"/>
              </w:rPr>
            </w:pPr>
            <w:r>
              <w:rPr>
                <w:rFonts w:hint="eastAsia"/>
                <w:sz w:val="24"/>
              </w:rPr>
              <w:t>初始化：</w:t>
            </w:r>
          </w:p>
          <w:p w14:paraId="227B81E1">
            <w:pPr>
              <w:spacing w:line="360" w:lineRule="auto"/>
              <w:rPr>
                <w:sz w:val="24"/>
              </w:rPr>
            </w:pPr>
            <w:r>
              <w:rPr>
                <w:rFonts w:hint="eastAsia"/>
                <w:sz w:val="24"/>
              </w:rPr>
              <w:t xml:space="preserve">For 所有的时空资源项 </w:t>
            </w:r>
            <m:oMath>
              <m:r>
                <m:rPr/>
                <w:rPr>
                  <w:rFonts w:ascii="Cambria Math"/>
                  <w:sz w:val="24"/>
                </w:rPr>
                <m:t>(m,t)</m:t>
              </m:r>
              <m:r>
                <m:rPr>
                  <m:scr m:val="script"/>
                </m:rPr>
                <w:rPr>
                  <w:rFonts w:ascii="Cambria Math"/>
                  <w:sz w:val="24"/>
                </w:rPr>
                <m:t>∈ℳ×T</m:t>
              </m:r>
            </m:oMath>
            <w:r>
              <w:rPr>
                <w:rFonts w:hint="eastAsia"/>
                <w:sz w:val="24"/>
              </w:rPr>
              <w:t xml:space="preserve"> do：</w:t>
            </w:r>
          </w:p>
          <w:p w14:paraId="7732583F">
            <w:pPr>
              <w:spacing w:line="360" w:lineRule="auto"/>
              <w:rPr>
                <w:sz w:val="24"/>
              </w:rPr>
            </w:pPr>
            <w:r>
              <w:rPr>
                <w:rFonts w:hint="eastAsia"/>
                <w:sz w:val="24"/>
              </w:rPr>
              <w:t xml:space="preserve">     对初始价格进行随机扰动：</w:t>
            </w:r>
            <m:oMath>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(0)</m:t>
                  </m:r>
                  <m:ctrlPr>
                    <w:rPr>
                      <w:rFonts w:ascii="Cambria Math" w:hAnsi="Cambria Math"/>
                      <w:sz w:val="24"/>
                    </w:rPr>
                  </m:ctrlPr>
                </m:sup>
              </m:sSubSup>
              <m:r>
                <m:rPr/>
                <w:rPr>
                  <w:rFonts w:ascii="Cambria Math"/>
                  <w:sz w:val="24"/>
                </w:rPr>
                <m:t>∼</m:t>
              </m:r>
              <m:r>
                <m:rPr>
                  <m:scr m:val="script"/>
                </m:rPr>
                <w:rPr>
                  <w:rFonts w:ascii="Cambria Math"/>
                  <w:sz w:val="24"/>
                </w:rPr>
                <m:t>U</m:t>
              </m:r>
              <m:r>
                <m:rPr/>
                <w:rPr>
                  <w:rFonts w:ascii="Cambria Math"/>
                  <w:sz w:val="24"/>
                </w:rPr>
                <m:t>[0.75⋅</m:t>
              </m:r>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(0)</m:t>
                  </m:r>
                  <m:ctrlPr>
                    <w:rPr>
                      <w:rFonts w:ascii="Cambria Math" w:hAnsi="Cambria Math"/>
                      <w:sz w:val="24"/>
                    </w:rPr>
                  </m:ctrlPr>
                </m:sup>
              </m:sSubSup>
              <m:r>
                <m:rPr/>
                <w:rPr>
                  <w:rFonts w:ascii="Cambria Math"/>
                  <w:sz w:val="24"/>
                </w:rPr>
                <m:t>,</m:t>
              </m:r>
              <m:r>
                <m:rPr>
                  <m:sty m:val="p"/>
                </m:rPr>
                <w:rPr>
                  <w:rFonts w:ascii="Cambria Math"/>
                  <w:sz w:val="24"/>
                </w:rPr>
                <m:t xml:space="preserve"> </m:t>
              </m:r>
              <m:r>
                <m:rPr/>
                <w:rPr>
                  <w:rFonts w:ascii="Cambria Math"/>
                  <w:sz w:val="24"/>
                </w:rPr>
                <m:t>1.25⋅</m:t>
              </m:r>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(0)</m:t>
                  </m:r>
                  <m:ctrlPr>
                    <w:rPr>
                      <w:rFonts w:ascii="Cambria Math" w:hAnsi="Cambria Math"/>
                      <w:sz w:val="24"/>
                    </w:rPr>
                  </m:ctrlPr>
                </m:sup>
              </m:sSubSup>
              <m:r>
                <m:rPr/>
                <w:rPr>
                  <w:rFonts w:ascii="Cambria Math"/>
                  <w:sz w:val="24"/>
                </w:rPr>
                <m:t>]</m:t>
              </m:r>
            </m:oMath>
          </w:p>
          <w:p w14:paraId="61705BFA">
            <w:pPr>
              <w:spacing w:line="360" w:lineRule="auto"/>
              <w:rPr>
                <w:sz w:val="24"/>
              </w:rPr>
            </w:pPr>
            <w:r>
              <w:rPr>
                <w:rFonts w:hint="eastAsia"/>
                <w:sz w:val="24"/>
              </w:rPr>
              <w:t>End For</w:t>
            </w:r>
          </w:p>
          <w:p w14:paraId="2E855FA9">
            <w:pPr>
              <w:spacing w:line="360" w:lineRule="auto"/>
              <w:rPr>
                <w:sz w:val="24"/>
              </w:rPr>
            </w:pPr>
            <w:r>
              <w:rPr>
                <w:rFonts w:hint="eastAsia"/>
                <w:sz w:val="24"/>
              </w:rPr>
              <w:t xml:space="preserve">初始化最优目标值 </w:t>
            </w:r>
            <m:oMath>
              <m:sSub>
                <m:sSubPr>
                  <m:ctrlPr>
                    <w:rPr>
                      <w:rFonts w:ascii="Cambria Math" w:hAnsi="Cambria Math"/>
                      <w:sz w:val="24"/>
                    </w:rPr>
                  </m:ctrlPr>
                </m:sSubPr>
                <m:e>
                  <m:r>
                    <m:rPr/>
                    <w:rPr>
                      <w:rFonts w:ascii="Cambria Math"/>
                      <w:sz w:val="24"/>
                    </w:rPr>
                    <m:t>W</m:t>
                  </m:r>
                  <m:ctrlPr>
                    <w:rPr>
                      <w:rFonts w:ascii="Cambria Math" w:hAnsi="Cambria Math"/>
                      <w:sz w:val="24"/>
                    </w:rPr>
                  </m:ctrlPr>
                </m:e>
                <m:sub>
                  <m:r>
                    <m:rPr>
                      <m:sty m:val="p"/>
                    </m:rPr>
                    <w:rPr>
                      <w:rFonts w:ascii="Cambria Math"/>
                      <w:sz w:val="24"/>
                    </w:rPr>
                    <m:t>best</m:t>
                  </m:r>
                  <m:ctrlPr>
                    <w:rPr>
                      <w:rFonts w:ascii="Cambria Math" w:hAnsi="Cambria Math"/>
                      <w:sz w:val="24"/>
                    </w:rPr>
                  </m:ctrlPr>
                </m:sub>
              </m:sSub>
              <m:r>
                <m:rPr>
                  <m:sty m:val="p"/>
                </m:rPr>
                <w:rPr>
                  <w:rFonts w:ascii="Cambria Math"/>
                  <w:sz w:val="24"/>
                </w:rPr>
                <m:t>←</m:t>
              </m:r>
              <m:r>
                <m:rPr/>
                <w:rPr>
                  <w:rFonts w:ascii="Cambria Math"/>
                  <w:sz w:val="24"/>
                </w:rPr>
                <m:t>∞</m:t>
              </m:r>
            </m:oMath>
            <w:r>
              <w:rPr>
                <w:rFonts w:hint="eastAsia"/>
                <w:sz w:val="24"/>
              </w:rPr>
              <w:t xml:space="preserve">，最优可行目标值 </w:t>
            </w:r>
            <m:oMath>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m:sty m:val="p"/>
                    </m:rPr>
                    <w:rPr>
                      <w:rFonts w:ascii="Cambria Math"/>
                      <w:sz w:val="24"/>
                    </w:rPr>
                    <m:t>best</m:t>
                  </m:r>
                  <m:ctrlPr>
                    <w:rPr>
                      <w:rFonts w:ascii="Cambria Math" w:hAnsi="Cambria Math"/>
                      <w:sz w:val="24"/>
                    </w:rPr>
                  </m:ctrlPr>
                </m:sub>
                <m:sup>
                  <m:r>
                    <m:rPr>
                      <m:sty m:val="p"/>
                    </m:rPr>
                    <w:rPr>
                      <w:rFonts w:ascii="Cambria Math"/>
                      <w:sz w:val="24"/>
                    </w:rPr>
                    <m:t>feas</m:t>
                  </m:r>
                  <m:ctrlPr>
                    <w:rPr>
                      <w:rFonts w:ascii="Cambria Math" w:hAnsi="Cambria Math"/>
                      <w:sz w:val="24"/>
                    </w:rPr>
                  </m:ctrlPr>
                </m:sup>
              </m:sSubSup>
              <m:r>
                <m:rPr>
                  <m:sty m:val="p"/>
                </m:rPr>
                <w:rPr>
                  <w:rFonts w:ascii="Cambria Math"/>
                  <w:sz w:val="24"/>
                </w:rPr>
                <m:t>←</m:t>
              </m:r>
              <m:r>
                <m:rPr/>
                <w:rPr>
                  <w:rFonts w:ascii="Cambria Math"/>
                  <w:sz w:val="24"/>
                </w:rPr>
                <m:t>∞</m:t>
              </m:r>
            </m:oMath>
            <w:r>
              <w:rPr>
                <w:rFonts w:hint="eastAsia"/>
                <w:sz w:val="24"/>
              </w:rPr>
              <w:t xml:space="preserve">，可行性标志 feasible </w:t>
            </w:r>
            <m:oMath>
              <m:r>
                <m:rPr>
                  <m:sty m:val="p"/>
                </m:rPr>
                <w:rPr>
                  <w:rFonts w:ascii="Cambria Math"/>
                  <w:sz w:val="24"/>
                </w:rPr>
                <m:t>←</m:t>
              </m:r>
              <m:r>
                <m:rPr>
                  <m:sty m:val="b"/>
                </m:rPr>
                <w:rPr>
                  <w:rFonts w:ascii="Cambria Math"/>
                  <w:sz w:val="24"/>
                </w:rPr>
                <m:t>False</m:t>
              </m:r>
            </m:oMath>
            <w:r>
              <w:rPr>
                <w:rFonts w:hint="eastAsia"/>
                <w:sz w:val="24"/>
              </w:rPr>
              <w:t>。</w:t>
            </w:r>
          </w:p>
          <w:p w14:paraId="4DB3A811">
            <w:pPr>
              <w:spacing w:line="360" w:lineRule="auto"/>
              <w:rPr>
                <w:sz w:val="24"/>
              </w:rPr>
            </w:pPr>
            <w:r>
              <w:rPr>
                <w:rFonts w:hint="eastAsia"/>
                <w:sz w:val="24"/>
              </w:rPr>
              <w:t xml:space="preserve">For 迭代轮次 </w:t>
            </w:r>
            <m:oMath>
              <m:r>
                <m:rPr/>
                <w:rPr>
                  <w:rFonts w:ascii="Cambria Math"/>
                  <w:sz w:val="24"/>
                </w:rPr>
                <m:t>t=0</m:t>
              </m:r>
            </m:oMath>
            <w:r>
              <w:rPr>
                <w:rFonts w:hint="eastAsia"/>
                <w:sz w:val="24"/>
              </w:rPr>
              <w:t xml:space="preserve"> 到 </w:t>
            </w:r>
            <m:oMath>
              <m:r>
                <m:rPr/>
                <w:rPr>
                  <w:rFonts w:ascii="Cambria Math"/>
                  <w:sz w:val="24"/>
                </w:rPr>
                <m:t>T−1</m:t>
              </m:r>
            </m:oMath>
            <w:r>
              <w:rPr>
                <w:rFonts w:hint="eastAsia"/>
                <w:sz w:val="24"/>
              </w:rPr>
              <w:t xml:space="preserve"> do：</w:t>
            </w:r>
          </w:p>
          <w:p w14:paraId="00436D92">
            <w:pPr>
              <w:spacing w:line="360" w:lineRule="auto"/>
              <w:rPr>
                <w:sz w:val="24"/>
              </w:rPr>
            </w:pPr>
            <w:r>
              <w:rPr>
                <w:rFonts w:hint="eastAsia"/>
                <w:sz w:val="24"/>
              </w:rPr>
              <w:t xml:space="preserve">     计算间接收益：</w:t>
            </w:r>
            <m:oMath>
              <m:sSup>
                <m:sSupPr>
                  <m:ctrlPr>
                    <w:rPr>
                      <w:rFonts w:ascii="Cambria Math" w:hAnsi="Cambria Math"/>
                      <w:sz w:val="24"/>
                    </w:rPr>
                  </m:ctrlPr>
                </m:sSupPr>
                <m:e>
                  <m:r>
                    <m:rPr/>
                    <w:rPr>
                      <w:rFonts w:ascii="Cambria Math" w:hAnsi="Cambria Math"/>
                      <w:sz w:val="24"/>
                    </w:rPr>
                    <m:t>W</m:t>
                  </m:r>
                  <m:ctrlPr>
                    <w:rPr>
                      <w:rFonts w:ascii="Cambria Math" w:hAnsi="Cambria Math"/>
                      <w:sz w:val="24"/>
                    </w:rPr>
                  </m:ctrlPr>
                </m:e>
                <m:sup>
                  <m:r>
                    <m:rPr/>
                    <w:rPr>
                      <w:rFonts w:ascii="Cambria Math" w:hAnsi="Cambria Math"/>
                      <w:sz w:val="24"/>
                    </w:rPr>
                    <m:t>(t)</m:t>
                  </m:r>
                  <m:ctrlPr>
                    <w:rPr>
                      <w:rFonts w:ascii="Cambria Math" w:hAnsi="Cambria Math"/>
                      <w:sz w:val="24"/>
                    </w:rPr>
                  </m:ctrlPr>
                </m:sup>
              </m:sSup>
              <m:r>
                <m:rPr>
                  <m:sty m:val="p"/>
                </m:rPr>
                <w:rPr>
                  <w:rFonts w:ascii="Cambria Math" w:hAnsi="Cambria Math"/>
                  <w:sz w:val="24"/>
                </w:rPr>
                <m:t>←</m:t>
              </m:r>
              <m:r>
                <m:rPr/>
                <w:rPr>
                  <w:rFonts w:ascii="Cambria Math" w:hAnsi="Cambria Math"/>
                  <w:sz w:val="24"/>
                </w:rPr>
                <m:t>R(</m:t>
              </m:r>
              <m:sSup>
                <m:sSupPr>
                  <m:ctrlPr>
                    <w:rPr>
                      <w:rFonts w:ascii="Cambria Math" w:hAnsi="Cambria Math"/>
                      <w:sz w:val="24"/>
                    </w:rPr>
                  </m:ctrlPr>
                </m:sSupPr>
                <m:e>
                  <m:r>
                    <m:rPr/>
                    <w:rPr>
                      <w:rFonts w:ascii="Cambria Math" w:hAnsi="Cambria Math"/>
                      <w:sz w:val="24"/>
                    </w:rPr>
                    <m:t>p</m:t>
                  </m:r>
                  <m:ctrlPr>
                    <w:rPr>
                      <w:rFonts w:ascii="Cambria Math" w:hAnsi="Cambria Math"/>
                      <w:sz w:val="24"/>
                    </w:rPr>
                  </m:ctrlPr>
                </m:e>
                <m:sup>
                  <m:r>
                    <m:rPr/>
                    <w:rPr>
                      <w:rFonts w:ascii="Cambria Math" w:hAnsi="Cambria Math"/>
                      <w:sz w:val="24"/>
                    </w:rPr>
                    <m:t>(t)</m:t>
                  </m:r>
                  <m:ctrlPr>
                    <w:rPr>
                      <w:rFonts w:ascii="Cambria Math" w:hAnsi="Cambria Math"/>
                      <w:sz w:val="24"/>
                    </w:rPr>
                  </m:ctrlPr>
                </m:sup>
              </m:sSup>
              <m:r>
                <m:rPr/>
                <w:rPr>
                  <w:rFonts w:ascii="Cambria Math" w:hAnsi="Cambria Math"/>
                  <w:sz w:val="24"/>
                </w:rPr>
                <m:t>)</m:t>
              </m:r>
            </m:oMath>
          </w:p>
          <w:p w14:paraId="35CF21E7">
            <w:pPr>
              <w:spacing w:line="360" w:lineRule="auto"/>
              <w:rPr>
                <w:sz w:val="24"/>
              </w:rPr>
            </w:pPr>
            <w:r>
              <w:rPr>
                <w:rFonts w:hint="eastAsia"/>
                <w:sz w:val="24"/>
              </w:rPr>
              <w:t xml:space="preserve">     初始化预测总需求：</w:t>
            </w:r>
            <m:oMath>
              <m:sSup>
                <m:sSupPr>
                  <m:ctrlPr>
                    <w:rPr>
                      <w:rFonts w:ascii="Cambria Math" w:hAnsi="Cambria Math"/>
                      <w:sz w:val="24"/>
                    </w:rPr>
                  </m:ctrlPr>
                </m:sSupPr>
                <m:e>
                  <m:r>
                    <m:rPr/>
                    <w:rPr>
                      <w:rFonts w:ascii="Cambria Math"/>
                      <w:sz w:val="24"/>
                    </w:rPr>
                    <m:t>d</m:t>
                  </m:r>
                  <m:ctrlPr>
                    <w:rPr>
                      <w:rFonts w:ascii="Cambria Math" w:hAnsi="Cambria Math"/>
                      <w:sz w:val="24"/>
                    </w:rPr>
                  </m:ctrlPr>
                </m:e>
                <m:sup>
                  <m:r>
                    <m:rPr/>
                    <w:rPr>
                      <w:rFonts w:ascii="Cambria Math"/>
                      <w:sz w:val="24"/>
                    </w:rPr>
                    <m:t>(t)</m:t>
                  </m:r>
                  <m:ctrlPr>
                    <w:rPr>
                      <w:rFonts w:ascii="Cambria Math" w:hAnsi="Cambria Math"/>
                      <w:sz w:val="24"/>
                    </w:rPr>
                  </m:ctrlPr>
                </m:sup>
              </m:sSup>
              <m:r>
                <m:rPr>
                  <m:sty m:val="p"/>
                </m:rPr>
                <w:rPr>
                  <w:rFonts w:ascii="Cambria Math"/>
                  <w:sz w:val="24"/>
                </w:rPr>
                <m:t>←</m:t>
              </m:r>
              <m:r>
                <m:rPr/>
                <w:rPr>
                  <w:rFonts w:ascii="Cambria Math"/>
                  <w:sz w:val="24"/>
                </w:rPr>
                <m:t>0</m:t>
              </m:r>
            </m:oMath>
          </w:p>
          <w:p w14:paraId="665466AC">
            <w:pPr>
              <w:spacing w:line="360" w:lineRule="auto"/>
              <w:rPr>
                <w:sz w:val="24"/>
              </w:rPr>
            </w:pPr>
            <w:r>
              <w:rPr>
                <w:rFonts w:hint="eastAsia"/>
                <w:sz w:val="24"/>
              </w:rPr>
              <w:t xml:space="preserve">     For 每个用户 </w:t>
            </w:r>
            <m:oMath>
              <m:r>
                <m:rPr/>
                <w:rPr>
                  <w:rFonts w:ascii="Cambria Math"/>
                  <w:sz w:val="24"/>
                </w:rPr>
                <m:t>n=1</m:t>
              </m:r>
            </m:oMath>
            <w:r>
              <w:rPr>
                <w:rFonts w:hint="eastAsia"/>
                <w:sz w:val="24"/>
              </w:rPr>
              <w:t xml:space="preserve"> 到 </w:t>
            </w:r>
            <m:oMath>
              <m:r>
                <m:rPr>
                  <m:scr m:val="script"/>
                </m:rPr>
                <w:rPr>
                  <w:rFonts w:ascii="Cambria Math"/>
                  <w:sz w:val="24"/>
                </w:rPr>
                <m:t>N</m:t>
              </m:r>
            </m:oMath>
            <w:r>
              <w:rPr>
                <w:rFonts w:hint="eastAsia"/>
                <w:sz w:val="24"/>
              </w:rPr>
              <w:t xml:space="preserve"> do：</w:t>
            </w:r>
          </w:p>
          <w:p w14:paraId="4EF3AED9">
            <w:pPr>
              <w:spacing w:line="360" w:lineRule="auto"/>
              <w:rPr>
                <w:sz w:val="24"/>
              </w:rPr>
            </w:pPr>
            <w:r>
              <w:rPr>
                <w:rFonts w:hint="eastAsia"/>
                <w:sz w:val="24"/>
              </w:rPr>
              <w:t xml:space="preserve">         预测用户效用最大化的组合：</w:t>
            </w:r>
            <m:oMath>
              <m:sSubSup>
                <m:sSubSupPr>
                  <m:ctrlPr>
                    <w:rPr>
                      <w:rFonts w:ascii="Cambria Math" w:hAnsi="Cambria Math"/>
                      <w:sz w:val="24"/>
                    </w:rPr>
                  </m:ctrlPr>
                </m:sSubSupPr>
                <m:e>
                  <m:acc>
                    <m:accPr>
                      <m:ctrlPr>
                        <w:rPr>
                          <w:rFonts w:ascii="Cambria Math" w:hAnsi="Cambria Math"/>
                          <w:sz w:val="24"/>
                        </w:rPr>
                      </m:ctrlPr>
                    </m:accPr>
                    <m:e>
                      <m:r>
                        <m:rPr/>
                        <w:rPr>
                          <w:rFonts w:ascii="Cambria Math"/>
                          <w:sz w:val="24"/>
                        </w:rPr>
                        <m:t>x</m:t>
                      </m:r>
                      <m:ctrlPr>
                        <w:rPr>
                          <w:rFonts w:ascii="Cambria Math" w:hAnsi="Cambria Math"/>
                          <w:sz w:val="24"/>
                        </w:rPr>
                      </m:ctrlPr>
                    </m:e>
                  </m:acc>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m:sty m:val="p"/>
                </m:rPr>
                <w:rPr>
                  <w:rFonts w:ascii="Cambria Math"/>
                  <w:sz w:val="24"/>
                </w:rPr>
                <m:t>←</m:t>
              </m:r>
              <m:func>
                <m:funcPr>
                  <m:ctrlPr>
                    <w:rPr>
                      <w:rFonts w:ascii="Cambria Math" w:hAnsi="Cambria Math"/>
                      <w:sz w:val="24"/>
                    </w:rPr>
                  </m:ctrlPr>
                </m:funcPr>
                <m:fName>
                  <m:r>
                    <m:rPr/>
                    <w:rPr>
                      <w:rFonts w:asci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sz w:val="24"/>
                            </w:rPr>
                            <m:t>max</m:t>
                          </m:r>
                          <m:ctrlPr>
                            <w:rPr>
                              <w:rFonts w:ascii="Cambria Math" w:hAnsi="Cambria Math"/>
                              <w:sz w:val="24"/>
                            </w:rPr>
                          </m:ctrlPr>
                        </m:e>
                        <m:lim>
                          <m:r>
                            <m:rPr/>
                            <w:rPr>
                              <w:rFonts w:ascii="Cambria Math"/>
                              <w:sz w:val="24"/>
                            </w:rPr>
                            <m:t>x∈</m:t>
                          </m:r>
                          <m:sSub>
                            <m:sSubPr>
                              <m:ctrlPr>
                                <w:rPr>
                                  <w:rFonts w:ascii="Cambria Math" w:hAnsi="Cambria Math"/>
                                  <w:sz w:val="24"/>
                                </w:rPr>
                              </m:ctrlPr>
                            </m:sSubPr>
                            <m:e>
                              <m:r>
                                <m:rPr>
                                  <m:scr m:val="script"/>
                                </m:rPr>
                                <w:rPr>
                                  <w:rFonts w:ascii="Cambria Math"/>
                                  <w:sz w:val="24"/>
                                </w:rPr>
                                <m:t>X</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lim>
                      </m:limLow>
                      <m:ctrlPr>
                        <w:rPr>
                          <w:rFonts w:ascii="Cambria Math" w:hAnsi="Cambria Math"/>
                          <w:sz w:val="24"/>
                        </w:rPr>
                      </m:ctrlPr>
                    </m:fName>
                    <m:e>
                      <m:r>
                        <m:rPr/>
                        <w:rPr>
                          <w:rFonts w:ascii="Cambria Math"/>
                          <w:sz w:val="24"/>
                        </w:rPr>
                        <m:t>{</m:t>
                      </m:r>
                      <m:ctrlPr>
                        <w:rPr>
                          <w:rFonts w:ascii="Cambria Math" w:hAnsi="Cambria Math"/>
                          <w:sz w:val="24"/>
                        </w:rPr>
                      </m:ctrlPr>
                    </m:e>
                  </m:func>
                  <m:ctrlPr>
                    <w:rPr>
                      <w:rFonts w:ascii="Cambria Math" w:hAnsi="Cambria Math"/>
                      <w:sz w:val="24"/>
                    </w:rPr>
                  </m:ctrlPr>
                </m:e>
              </m:func>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(x)−</m:t>
              </m:r>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,x</m:t>
              </m:r>
              <m:r>
                <m:rPr>
                  <m:sty m:val="p"/>
                </m:rPr>
                <w:rPr>
                  <w:rFonts w:ascii="Cambria Math"/>
                  <w:sz w:val="24"/>
                </w:rPr>
                <m:t>⟩</m:t>
              </m:r>
              <m:r>
                <m:rPr/>
                <w:rPr>
                  <w:rFonts w:ascii="Cambria Math"/>
                  <w:sz w:val="24"/>
                </w:rPr>
                <m:t>}</m:t>
              </m:r>
            </m:oMath>
          </w:p>
          <w:p w14:paraId="758796EA">
            <w:pPr>
              <w:spacing w:line="360" w:lineRule="auto"/>
              <w:rPr>
                <w:sz w:val="24"/>
              </w:rPr>
            </w:pPr>
            <w:r>
              <w:rPr>
                <w:rFonts w:hint="eastAsia"/>
                <w:sz w:val="24"/>
              </w:rPr>
              <w:t xml:space="preserve">         计算预测效用：</w:t>
            </w:r>
            <m:oMath>
              <m:sSubSup>
                <m:sSubSupPr>
                  <m:ctrlPr>
                    <w:rPr>
                      <w:rFonts w:ascii="Cambria Math" w:hAnsi="Cambria Math"/>
                      <w:sz w:val="24"/>
                    </w:rPr>
                  </m:ctrlPr>
                </m:sSubSupPr>
                <m:e>
                  <m:r>
                    <m:rPr/>
                    <w:rPr>
                      <w:rFonts w:ascii="Cambria Math"/>
                      <w:sz w:val="24"/>
                    </w:rPr>
                    <m:t>U</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m:sty m:val="p"/>
                </m:rPr>
                <w:rPr>
                  <w:rFonts w:ascii="Cambria Math"/>
                  <w:sz w:val="24"/>
                </w:rPr>
                <m:t>←</m:t>
              </m:r>
              <m:sSub>
                <m:sSubPr>
                  <m:ctrlPr>
                    <w:rPr>
                      <w:rFonts w:ascii="Cambria Math" w:hAnsi="Cambria Math"/>
                      <w:sz w:val="24"/>
                    </w:rPr>
                  </m:ctrlPr>
                </m:sSubPr>
                <m:e>
                  <m:r>
                    <m:rPr/>
                    <w:rPr>
                      <w:rFonts w:ascii="Cambria Math"/>
                      <w:sz w:val="24"/>
                    </w:rPr>
                    <m:t>N</m:t>
                  </m:r>
                  <m:ctrlPr>
                    <w:rPr>
                      <w:rFonts w:ascii="Cambria Math" w:hAnsi="Cambria Math"/>
                      <w:sz w:val="24"/>
                    </w:rPr>
                  </m:ctrlPr>
                </m:e>
                <m:sub>
                  <m:sSub>
                    <m:sSubPr>
                      <m:ctrlPr>
                        <w:rPr>
                          <w:rFonts w:ascii="Cambria Math" w:hAnsi="Cambria Math"/>
                          <w:sz w:val="24"/>
                        </w:rPr>
                      </m:ctrlPr>
                    </m:sSubPr>
                    <m:e>
                      <m:r>
                        <m:rPr/>
                        <w:rPr>
                          <w:rFonts w:ascii="Cambria Math"/>
                          <w:sz w:val="24"/>
                        </w:rPr>
                        <m:t>θ</m:t>
                      </m:r>
                      <m:ctrlPr>
                        <w:rPr>
                          <w:rFonts w:ascii="Cambria Math" w:hAnsi="Cambria Math"/>
                          <w:sz w:val="24"/>
                        </w:rPr>
                      </m:ctrlPr>
                    </m:e>
                    <m:sub>
                      <m:r>
                        <m:rPr/>
                        <w:rPr>
                          <w:rFonts w:ascii="Cambria Math"/>
                          <w:sz w:val="24"/>
                        </w:rPr>
                        <m:t>n</m:t>
                      </m:r>
                      <m:ctrlPr>
                        <w:rPr>
                          <w:rFonts w:ascii="Cambria Math" w:hAnsi="Cambria Math"/>
                          <w:sz w:val="24"/>
                        </w:rPr>
                      </m:ctrlPr>
                    </m:sub>
                  </m:sSub>
                  <m:ctrlPr>
                    <w:rPr>
                      <w:rFonts w:ascii="Cambria Math" w:hAnsi="Cambria Math"/>
                      <w:sz w:val="24"/>
                    </w:rPr>
                  </m:ctrlPr>
                </m:sub>
              </m:sSub>
              <m:r>
                <m:rPr/>
                <w:rPr>
                  <w:rFonts w:ascii="Cambria Math"/>
                  <w:sz w:val="24"/>
                </w:rPr>
                <m:t>(</m:t>
              </m:r>
              <m:sSubSup>
                <m:sSubSupPr>
                  <m:ctrlPr>
                    <w:rPr>
                      <w:rFonts w:ascii="Cambria Math" w:hAnsi="Cambria Math"/>
                      <w:sz w:val="24"/>
                    </w:rPr>
                  </m:ctrlPr>
                </m:sSubSupPr>
                <m:e>
                  <m:acc>
                    <m:accPr>
                      <m:ctrlPr>
                        <w:rPr>
                          <w:rFonts w:ascii="Cambria Math" w:hAnsi="Cambria Math"/>
                          <w:sz w:val="24"/>
                        </w:rPr>
                      </m:ctrlPr>
                    </m:accPr>
                    <m:e>
                      <m:r>
                        <m:rPr/>
                        <w:rPr>
                          <w:rFonts w:ascii="Cambria Math"/>
                          <w:sz w:val="24"/>
                        </w:rPr>
                        <m:t>x</m:t>
                      </m:r>
                      <m:ctrlPr>
                        <w:rPr>
                          <w:rFonts w:ascii="Cambria Math" w:hAnsi="Cambria Math"/>
                          <w:sz w:val="24"/>
                        </w:rPr>
                      </m:ctrlPr>
                    </m:e>
                  </m:acc>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Sup>
                <m:sSubSupPr>
                  <m:ctrlPr>
                    <w:rPr>
                      <w:rFonts w:ascii="Cambria Math" w:hAnsi="Cambria Math"/>
                      <w:sz w:val="24"/>
                    </w:rPr>
                  </m:ctrlPr>
                </m:sSubSupPr>
                <m:e>
                  <m:acc>
                    <m:accPr>
                      <m:ctrlPr>
                        <w:rPr>
                          <w:rFonts w:ascii="Cambria Math" w:hAnsi="Cambria Math"/>
                          <w:sz w:val="24"/>
                        </w:rPr>
                      </m:ctrlPr>
                    </m:accPr>
                    <m:e>
                      <m:r>
                        <m:rPr/>
                        <w:rPr>
                          <w:rFonts w:ascii="Cambria Math"/>
                          <w:sz w:val="24"/>
                        </w:rPr>
                        <m:t>x</m:t>
                      </m:r>
                      <m:ctrlPr>
                        <w:rPr>
                          <w:rFonts w:ascii="Cambria Math" w:hAnsi="Cambria Math"/>
                          <w:sz w:val="24"/>
                        </w:rPr>
                      </m:ctrlPr>
                    </m:e>
                  </m:acc>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r>
                <m:rPr>
                  <m:sty m:val="p"/>
                </m:rPr>
                <w:rPr>
                  <w:rFonts w:ascii="Cambria Math"/>
                  <w:sz w:val="24"/>
                </w:rPr>
                <m:t>⟩</m:t>
              </m:r>
            </m:oMath>
          </w:p>
          <w:p w14:paraId="6DB59846">
            <w:pPr>
              <w:spacing w:line="360" w:lineRule="auto"/>
              <w:rPr>
                <w:sz w:val="24"/>
              </w:rPr>
            </w:pPr>
            <w:r>
              <w:rPr>
                <w:rFonts w:hint="eastAsia"/>
                <w:sz w:val="24"/>
              </w:rPr>
              <w:t xml:space="preserve">         累加对偶目标函数值：</w:t>
            </w:r>
            <m:oMath>
              <m:sSup>
                <m:sSupPr>
                  <m:ctrlPr>
                    <w:rPr>
                      <w:rFonts w:ascii="Cambria Math" w:hAnsi="Cambria Math"/>
                      <w:sz w:val="24"/>
                    </w:rPr>
                  </m:ctrlPr>
                </m:sSupPr>
                <m:e>
                  <m:r>
                    <m:rPr/>
                    <w:rPr>
                      <w:rFonts w:ascii="Cambria Math"/>
                      <w:sz w:val="24"/>
                    </w:rPr>
                    <m:t>W</m:t>
                  </m:r>
                  <m:ctrlPr>
                    <w:rPr>
                      <w:rFonts w:ascii="Cambria Math" w:hAnsi="Cambria Math"/>
                      <w:sz w:val="24"/>
                    </w:rPr>
                  </m:ctrlPr>
                </m:e>
                <m:sup>
                  <m:r>
                    <m:rPr/>
                    <w:rPr>
                      <w:rFonts w:ascii="Cambria Math"/>
                      <w:sz w:val="24"/>
                    </w:rPr>
                    <m:t>(t)</m:t>
                  </m:r>
                  <m:ctrlPr>
                    <w:rPr>
                      <w:rFonts w:ascii="Cambria Math" w:hAnsi="Cambria Math"/>
                      <w:sz w:val="24"/>
                    </w:rPr>
                  </m:ctrlPr>
                </m:sup>
              </m:sSup>
              <m:r>
                <m:rPr>
                  <m:sty m:val="p"/>
                </m:rPr>
                <w:rPr>
                  <w:rFonts w:ascii="Cambria Math"/>
                  <w:sz w:val="24"/>
                </w:rPr>
                <m:t>←</m:t>
              </m:r>
              <m:sSup>
                <m:sSupPr>
                  <m:ctrlPr>
                    <w:rPr>
                      <w:rFonts w:ascii="Cambria Math" w:hAnsi="Cambria Math"/>
                      <w:sz w:val="24"/>
                    </w:rPr>
                  </m:ctrlPr>
                </m:sSupPr>
                <m:e>
                  <m:r>
                    <m:rPr/>
                    <w:rPr>
                      <w:rFonts w:ascii="Cambria Math"/>
                      <w:sz w:val="24"/>
                    </w:rPr>
                    <m:t>W</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Sup>
                <m:sSubSupPr>
                  <m:ctrlPr>
                    <w:rPr>
                      <w:rFonts w:ascii="Cambria Math" w:hAnsi="Cambria Math"/>
                      <w:sz w:val="24"/>
                    </w:rPr>
                  </m:ctrlPr>
                </m:sSubSupPr>
                <m:e>
                  <m:r>
                    <m:rPr/>
                    <w:rPr>
                      <w:rFonts w:ascii="Cambria Math"/>
                      <w:sz w:val="24"/>
                    </w:rPr>
                    <m:t>U</m:t>
                  </m:r>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oMath>
          </w:p>
          <w:p w14:paraId="6A9FACA3">
            <w:pPr>
              <w:spacing w:line="360" w:lineRule="auto"/>
              <w:rPr>
                <w:sz w:val="24"/>
              </w:rPr>
            </w:pPr>
            <w:r>
              <w:rPr>
                <w:rFonts w:hint="eastAsia"/>
                <w:sz w:val="24"/>
              </w:rPr>
              <w:t xml:space="preserve">         累加预测总需求：</w:t>
            </w:r>
            <m:oMath>
              <m:sSup>
                <m:sSupPr>
                  <m:ctrlPr>
                    <w:rPr>
                      <w:rFonts w:ascii="Cambria Math" w:hAnsi="Cambria Math"/>
                      <w:sz w:val="24"/>
                    </w:rPr>
                  </m:ctrlPr>
                </m:sSupPr>
                <m:e>
                  <m:r>
                    <m:rPr/>
                    <w:rPr>
                      <w:rFonts w:ascii="Cambria Math"/>
                      <w:sz w:val="24"/>
                    </w:rPr>
                    <m:t>d</m:t>
                  </m:r>
                  <m:ctrlPr>
                    <w:rPr>
                      <w:rFonts w:ascii="Cambria Math" w:hAnsi="Cambria Math"/>
                      <w:sz w:val="24"/>
                    </w:rPr>
                  </m:ctrlPr>
                </m:e>
                <m:sup>
                  <m:r>
                    <m:rPr/>
                    <w:rPr>
                      <w:rFonts w:ascii="Cambria Math"/>
                      <w:sz w:val="24"/>
                    </w:rPr>
                    <m:t>(t)</m:t>
                  </m:r>
                  <m:ctrlPr>
                    <w:rPr>
                      <w:rFonts w:ascii="Cambria Math" w:hAnsi="Cambria Math"/>
                      <w:sz w:val="24"/>
                    </w:rPr>
                  </m:ctrlPr>
                </m:sup>
              </m:sSup>
              <m:r>
                <m:rPr>
                  <m:sty m:val="p"/>
                </m:rPr>
                <w:rPr>
                  <w:rFonts w:ascii="Cambria Math"/>
                  <w:sz w:val="24"/>
                </w:rPr>
                <m:t>←</m:t>
              </m:r>
              <m:sSup>
                <m:sSupPr>
                  <m:ctrlPr>
                    <w:rPr>
                      <w:rFonts w:ascii="Cambria Math" w:hAnsi="Cambria Math"/>
                      <w:sz w:val="24"/>
                    </w:rPr>
                  </m:ctrlPr>
                </m:sSupPr>
                <m:e>
                  <m:r>
                    <m:rPr/>
                    <w:rPr>
                      <w:rFonts w:ascii="Cambria Math"/>
                      <w:sz w:val="24"/>
                    </w:rPr>
                    <m:t>d</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m:t>
              </m:r>
              <m:sSubSup>
                <m:sSubSupPr>
                  <m:ctrlPr>
                    <w:rPr>
                      <w:rFonts w:ascii="Cambria Math" w:hAnsi="Cambria Math"/>
                      <w:sz w:val="24"/>
                    </w:rPr>
                  </m:ctrlPr>
                </m:sSubSupPr>
                <m:e>
                  <m:acc>
                    <m:accPr>
                      <m:ctrlPr>
                        <w:rPr>
                          <w:rFonts w:ascii="Cambria Math" w:hAnsi="Cambria Math"/>
                          <w:sz w:val="24"/>
                        </w:rPr>
                      </m:ctrlPr>
                    </m:accPr>
                    <m:e>
                      <m:r>
                        <m:rPr/>
                        <w:rPr>
                          <w:rFonts w:ascii="Cambria Math"/>
                          <w:sz w:val="24"/>
                        </w:rPr>
                        <m:t>x</m:t>
                      </m:r>
                      <m:ctrlPr>
                        <w:rPr>
                          <w:rFonts w:ascii="Cambria Math" w:hAnsi="Cambria Math"/>
                          <w:sz w:val="24"/>
                        </w:rPr>
                      </m:ctrlPr>
                    </m:e>
                  </m:acc>
                  <m:ctrlPr>
                    <w:rPr>
                      <w:rFonts w:ascii="Cambria Math" w:hAnsi="Cambria Math"/>
                      <w:sz w:val="24"/>
                    </w:rPr>
                  </m:ctrlPr>
                </m:e>
                <m:sub>
                  <m:r>
                    <m:rPr/>
                    <w:rPr>
                      <w:rFonts w:ascii="Cambria Math"/>
                      <w:sz w:val="24"/>
                    </w:rPr>
                    <m:t>n</m:t>
                  </m:r>
                  <m:ctrlPr>
                    <w:rPr>
                      <w:rFonts w:ascii="Cambria Math" w:hAnsi="Cambria Math"/>
                      <w:sz w:val="24"/>
                    </w:rPr>
                  </m:ctrlPr>
                </m:sub>
                <m:sup>
                  <m:r>
                    <m:rPr/>
                    <w:rPr>
                      <w:rFonts w:ascii="Cambria Math"/>
                      <w:sz w:val="24"/>
                    </w:rPr>
                    <m:t>(t)</m:t>
                  </m:r>
                  <m:ctrlPr>
                    <w:rPr>
                      <w:rFonts w:ascii="Cambria Math" w:hAnsi="Cambria Math"/>
                      <w:sz w:val="24"/>
                    </w:rPr>
                  </m:ctrlPr>
                </m:sup>
              </m:sSubSup>
            </m:oMath>
          </w:p>
          <w:p w14:paraId="0AAEE91F">
            <w:pPr>
              <w:spacing w:line="360" w:lineRule="auto"/>
              <w:rPr>
                <w:sz w:val="24"/>
              </w:rPr>
            </w:pPr>
            <w:r>
              <w:rPr>
                <w:rFonts w:hint="eastAsia"/>
                <w:sz w:val="24"/>
              </w:rPr>
              <w:t xml:space="preserve">     End For</w:t>
            </w:r>
          </w:p>
          <w:p w14:paraId="7332000F">
            <w:pPr>
              <w:spacing w:line="360" w:lineRule="auto"/>
              <w:rPr>
                <w:sz w:val="24"/>
              </w:rPr>
            </w:pPr>
            <w:r>
              <w:rPr>
                <w:rFonts w:hint="eastAsia"/>
                <w:sz w:val="24"/>
              </w:rPr>
              <w:t xml:space="preserve">     If </w:t>
            </w:r>
            <m:oMath>
              <m:sSup>
                <m:sSupPr>
                  <m:ctrlPr>
                    <w:rPr>
                      <w:rFonts w:ascii="Cambria Math" w:hAnsi="Cambria Math"/>
                      <w:sz w:val="24"/>
                    </w:rPr>
                  </m:ctrlPr>
                </m:sSupPr>
                <m:e>
                  <m:r>
                    <m:rPr/>
                    <w:rPr>
                      <w:rFonts w:ascii="Cambria Math"/>
                      <w:sz w:val="24"/>
                    </w:rPr>
                    <m:t>W</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&lt;</m:t>
              </m:r>
              <m:sSub>
                <m:sSubPr>
                  <m:ctrlPr>
                    <w:rPr>
                      <w:rFonts w:ascii="Cambria Math" w:hAnsi="Cambria Math"/>
                      <w:sz w:val="24"/>
                    </w:rPr>
                  </m:ctrlPr>
                </m:sSubPr>
                <m:e>
                  <m:r>
                    <m:rPr/>
                    <w:rPr>
                      <w:rFonts w:ascii="Cambria Math"/>
                      <w:sz w:val="24"/>
                    </w:rPr>
                    <m:t>W</m:t>
                  </m:r>
                  <m:ctrlPr>
                    <w:rPr>
                      <w:rFonts w:ascii="Cambria Math" w:hAnsi="Cambria Math"/>
                      <w:sz w:val="24"/>
                    </w:rPr>
                  </m:ctrlPr>
                </m:e>
                <m:sub>
                  <m:r>
                    <m:rPr>
                      <m:sty m:val="p"/>
                    </m:rPr>
                    <w:rPr>
                      <w:rFonts w:ascii="Cambria Math"/>
                      <w:sz w:val="24"/>
                    </w:rPr>
                    <m:t>best</m:t>
                  </m:r>
                  <m:ctrlPr>
                    <w:rPr>
                      <w:rFonts w:ascii="Cambria Math" w:hAnsi="Cambria Math"/>
                      <w:sz w:val="24"/>
                    </w:rPr>
                  </m:ctrlPr>
                </m:sub>
              </m:sSub>
            </m:oMath>
            <w:r>
              <w:rPr>
                <w:rFonts w:hint="eastAsia"/>
                <w:sz w:val="24"/>
              </w:rPr>
              <w:t xml:space="preserve"> then：</w:t>
            </w:r>
          </w:p>
          <w:p w14:paraId="60392952">
            <w:pPr>
              <w:spacing w:line="360" w:lineRule="auto"/>
              <w:rPr>
                <w:sz w:val="24"/>
              </w:rPr>
            </w:pPr>
            <w:r>
              <w:rPr>
                <w:rFonts w:hint="eastAsia"/>
                <w:sz w:val="24"/>
              </w:rPr>
              <w:t xml:space="preserve">         更新全局最优（不考虑是否可行）：</w:t>
            </w:r>
            <m:oMath>
              <m:sSub>
                <m:sSubPr>
                  <m:ctrlPr>
                    <w:rPr>
                      <w:rFonts w:ascii="Cambria Math" w:hAnsi="Cambria Math"/>
                      <w:sz w:val="24"/>
                    </w:rPr>
                  </m:ctrlPr>
                </m:sSubPr>
                <m:e>
                  <m:r>
                    <m:rPr/>
                    <w:rPr>
                      <w:rFonts w:ascii="Cambria Math"/>
                      <w:sz w:val="24"/>
                    </w:rPr>
                    <m:t>W</m:t>
                  </m:r>
                  <m:ctrlPr>
                    <w:rPr>
                      <w:rFonts w:ascii="Cambria Math" w:hAnsi="Cambria Math"/>
                      <w:sz w:val="24"/>
                    </w:rPr>
                  </m:ctrlPr>
                </m:e>
                <m:sub>
                  <m:r>
                    <m:rPr>
                      <m:sty m:val="p"/>
                    </m:rPr>
                    <w:rPr>
                      <w:rFonts w:ascii="Cambria Math"/>
                      <w:sz w:val="24"/>
                    </w:rPr>
                    <m:t>best</m:t>
                  </m:r>
                  <m:ctrlPr>
                    <w:rPr>
                      <w:rFonts w:ascii="Cambria Math" w:hAnsi="Cambria Math"/>
                      <w:sz w:val="24"/>
                    </w:rPr>
                  </m:ctrlPr>
                </m:sub>
              </m:sSub>
              <m:r>
                <m:rPr>
                  <m:sty m:val="p"/>
                </m:rPr>
                <w:rPr>
                  <w:rFonts w:ascii="Cambria Math"/>
                  <w:sz w:val="24"/>
                </w:rPr>
                <m:t>←</m:t>
              </m:r>
              <m:sSup>
                <m:sSupPr>
                  <m:ctrlPr>
                    <w:rPr>
                      <w:rFonts w:ascii="Cambria Math" w:hAnsi="Cambria Math"/>
                      <w:sz w:val="24"/>
                    </w:rPr>
                  </m:ctrlPr>
                </m:sSupPr>
                <m:e>
                  <m:r>
                    <m:rPr/>
                    <w:rPr>
                      <w:rFonts w:ascii="Cambria Math"/>
                      <w:sz w:val="24"/>
                    </w:rPr>
                    <m:t>W</m:t>
                  </m:r>
                  <m:ctrlPr>
                    <w:rPr>
                      <w:rFonts w:ascii="Cambria Math" w:hAnsi="Cambria Math"/>
                      <w:sz w:val="24"/>
                    </w:rPr>
                  </m:ctrlPr>
                </m:e>
                <m:sup>
                  <m:r>
                    <m:rPr/>
                    <w:rPr>
                      <w:rFonts w:ascii="Cambria Math"/>
                      <w:sz w:val="24"/>
                    </w:rPr>
                    <m:t>(t)</m:t>
                  </m:r>
                  <m:ctrlPr>
                    <w:rPr>
                      <w:rFonts w:ascii="Cambria Math" w:hAnsi="Cambria Math"/>
                      <w:sz w:val="24"/>
                    </w:rPr>
                  </m:ctrlPr>
                </m:sup>
              </m:sSup>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m:sty m:val="p"/>
                    </m:rPr>
                    <w:rPr>
                      <w:rFonts w:ascii="Cambria Math"/>
                      <w:sz w:val="24"/>
                    </w:rPr>
                    <m:t>best</m:t>
                  </m:r>
                  <m:ctrlPr>
                    <w:rPr>
                      <w:rFonts w:ascii="Cambria Math" w:hAnsi="Cambria Math"/>
                      <w:sz w:val="24"/>
                    </w:rPr>
                  </m:ctrlPr>
                </m:sup>
              </m:sSup>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oMath>
          </w:p>
          <w:p w14:paraId="0BF321F5">
            <w:pPr>
              <w:spacing w:line="360" w:lineRule="auto"/>
              <w:rPr>
                <w:sz w:val="24"/>
              </w:rPr>
            </w:pPr>
            <w:r>
              <w:rPr>
                <w:rFonts w:hint="eastAsia"/>
                <w:sz w:val="24"/>
              </w:rPr>
              <w:t xml:space="preserve">     End If</w:t>
            </w:r>
          </w:p>
          <w:p w14:paraId="096A6E74">
            <w:pPr>
              <w:spacing w:line="360" w:lineRule="auto"/>
              <w:rPr>
                <w:sz w:val="24"/>
              </w:rPr>
            </w:pPr>
            <w:r>
              <w:rPr>
                <w:rFonts w:hint="eastAsia"/>
                <w:sz w:val="24"/>
              </w:rPr>
              <w:t xml:space="preserve">     If </w:t>
            </w:r>
            <m:oMath>
              <m:sSup>
                <m:sSupPr>
                  <m:ctrlPr>
                    <w:rPr>
                      <w:rFonts w:ascii="Cambria Math" w:hAnsi="Cambria Math"/>
                      <w:sz w:val="24"/>
                    </w:rPr>
                  </m:ctrlPr>
                </m:sSupPr>
                <m:e>
                  <m:r>
                    <m:rPr/>
                    <w:rPr>
                      <w:rFonts w:ascii="Cambria Math"/>
                      <w:sz w:val="24"/>
                    </w:rPr>
                    <m:t>W</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&lt;</m:t>
              </m:r>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m:sty m:val="p"/>
                    </m:rPr>
                    <w:rPr>
                      <w:rFonts w:ascii="Cambria Math"/>
                      <w:sz w:val="24"/>
                    </w:rPr>
                    <m:t>best</m:t>
                  </m:r>
                  <m:ctrlPr>
                    <w:rPr>
                      <w:rFonts w:ascii="Cambria Math" w:hAnsi="Cambria Math"/>
                      <w:sz w:val="24"/>
                    </w:rPr>
                  </m:ctrlPr>
                </m:sub>
                <m:sup>
                  <m:r>
                    <m:rPr>
                      <m:sty m:val="p"/>
                    </m:rPr>
                    <w:rPr>
                      <w:rFonts w:ascii="Cambria Math"/>
                      <w:sz w:val="24"/>
                    </w:rPr>
                    <m:t>feas</m:t>
                  </m:r>
                  <m:ctrlPr>
                    <w:rPr>
                      <w:rFonts w:ascii="Cambria Math" w:hAnsi="Cambria Math"/>
                      <w:sz w:val="24"/>
                    </w:rPr>
                  </m:ctrlPr>
                </m:sup>
              </m:sSubSup>
            </m:oMath>
            <w:r>
              <w:rPr>
                <w:rFonts w:hint="eastAsia"/>
                <w:sz w:val="24"/>
              </w:rPr>
              <w:t xml:space="preserve"> 且满足系统总容量约束 </w:t>
            </w:r>
            <m:oMath>
              <m:sSup>
                <m:sSupPr>
                  <m:ctrlPr>
                    <w:rPr>
                      <w:rFonts w:ascii="Cambria Math" w:hAnsi="Cambria Math"/>
                      <w:sz w:val="24"/>
                    </w:rPr>
                  </m:ctrlPr>
                </m:sSupPr>
                <m:e>
                  <m:r>
                    <m:rPr/>
                    <w:rPr>
                      <w:rFonts w:ascii="Cambria Math"/>
                      <w:sz w:val="24"/>
                    </w:rPr>
                    <m:t>d</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≤q</m:t>
              </m:r>
            </m:oMath>
            <w:r>
              <w:rPr>
                <w:rFonts w:hint="eastAsia"/>
                <w:sz w:val="24"/>
              </w:rPr>
              <w:t xml:space="preserve"> then：</w:t>
            </w:r>
          </w:p>
          <w:p w14:paraId="531BFF54">
            <w:pPr>
              <w:spacing w:line="360" w:lineRule="auto"/>
              <w:rPr>
                <w:sz w:val="24"/>
              </w:rPr>
            </w:pPr>
            <w:r>
              <w:rPr>
                <w:rFonts w:hint="eastAsia"/>
                <w:sz w:val="24"/>
              </w:rPr>
              <w:t xml:space="preserve">         更新最优可行状态：</w:t>
            </w:r>
            <m:oMath>
              <m:sSubSup>
                <m:sSubSupPr>
                  <m:ctrlPr>
                    <w:rPr>
                      <w:rFonts w:ascii="Cambria Math" w:hAnsi="Cambria Math"/>
                      <w:sz w:val="24"/>
                    </w:rPr>
                  </m:ctrlPr>
                </m:sSubSupPr>
                <m:e>
                  <m:r>
                    <m:rPr/>
                    <w:rPr>
                      <w:rFonts w:ascii="Cambria Math"/>
                      <w:sz w:val="24"/>
                    </w:rPr>
                    <m:t>W</m:t>
                  </m:r>
                  <m:ctrlPr>
                    <w:rPr>
                      <w:rFonts w:ascii="Cambria Math" w:hAnsi="Cambria Math"/>
                      <w:sz w:val="24"/>
                    </w:rPr>
                  </m:ctrlPr>
                </m:e>
                <m:sub>
                  <m:r>
                    <m:rPr>
                      <m:sty m:val="p"/>
                    </m:rPr>
                    <w:rPr>
                      <w:rFonts w:ascii="Cambria Math"/>
                      <w:sz w:val="24"/>
                    </w:rPr>
                    <m:t>best</m:t>
                  </m:r>
                  <m:ctrlPr>
                    <w:rPr>
                      <w:rFonts w:ascii="Cambria Math" w:hAnsi="Cambria Math"/>
                      <w:sz w:val="24"/>
                    </w:rPr>
                  </m:ctrlPr>
                </m:sub>
                <m:sup>
                  <m:r>
                    <m:rPr>
                      <m:sty m:val="p"/>
                    </m:rPr>
                    <w:rPr>
                      <w:rFonts w:ascii="Cambria Math"/>
                      <w:sz w:val="24"/>
                    </w:rPr>
                    <m:t>feas</m:t>
                  </m:r>
                  <m:ctrlPr>
                    <w:rPr>
                      <w:rFonts w:ascii="Cambria Math" w:hAnsi="Cambria Math"/>
                      <w:sz w:val="24"/>
                    </w:rPr>
                  </m:ctrlPr>
                </m:sup>
              </m:sSubSup>
              <m:r>
                <m:rPr>
                  <m:sty m:val="p"/>
                </m:rPr>
                <w:rPr>
                  <w:rFonts w:ascii="Cambria Math"/>
                  <w:sz w:val="24"/>
                </w:rPr>
                <m:t>←</m:t>
              </m:r>
              <m:sSup>
                <m:sSupPr>
                  <m:ctrlPr>
                    <w:rPr>
                      <w:rFonts w:ascii="Cambria Math" w:hAnsi="Cambria Math"/>
                      <w:sz w:val="24"/>
                    </w:rPr>
                  </m:ctrlPr>
                </m:sSupPr>
                <m:e>
                  <m:r>
                    <m:rPr/>
                    <w:rPr>
                      <w:rFonts w:ascii="Cambria Math"/>
                      <w:sz w:val="24"/>
                    </w:rPr>
                    <m:t>W</m:t>
                  </m:r>
                  <m:ctrlPr>
                    <w:rPr>
                      <w:rFonts w:ascii="Cambria Math" w:hAnsi="Cambria Math"/>
                      <w:sz w:val="24"/>
                    </w:rPr>
                  </m:ctrlPr>
                </m:e>
                <m:sup>
                  <m:r>
                    <m:rPr/>
                    <w:rPr>
                      <w:rFonts w:ascii="Cambria Math"/>
                      <w:sz w:val="24"/>
                    </w:rPr>
                    <m:t>(t)</m:t>
                  </m:r>
                  <m:ctrlPr>
                    <w:rPr>
                      <w:rFonts w:ascii="Cambria Math" w:hAnsi="Cambria Math"/>
                      <w:sz w:val="24"/>
                    </w:rPr>
                  </m:ctrlPr>
                </m:sup>
              </m:sSup>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m:sty m:val="p"/>
                    </m:rPr>
                    <w:rPr>
                      <w:rFonts w:ascii="Cambria Math"/>
                      <w:sz w:val="24"/>
                    </w:rPr>
                    <m:t>feas</m:t>
                  </m:r>
                  <m:ctrlPr>
                    <w:rPr>
                      <w:rFonts w:ascii="Cambria Math" w:hAnsi="Cambria Math"/>
                      <w:sz w:val="24"/>
                    </w:rPr>
                  </m:ctrlPr>
                </m:sup>
              </m:sSup>
              <m:r>
                <m:rPr>
                  <m:sty m:val="p"/>
                </m:rPr>
                <w:rPr>
                  <w:rFonts w:ascii="Cambria Math"/>
                  <w:sz w:val="24"/>
                </w:rPr>
                <m:t>←</m:t>
              </m:r>
              <m:sSup>
                <m:sSupPr>
                  <m:ctrlPr>
                    <w:rPr>
                      <w:rFonts w:ascii="Cambria Math" w:hAnsi="Cambria Math"/>
                      <w:sz w:val="24"/>
                    </w:rPr>
                  </m:ctrlPr>
                </m:sSupPr>
                <m:e>
                  <m:r>
                    <m:rPr/>
                    <w:rPr>
                      <w:rFonts w:ascii="Cambria Math"/>
                      <w:sz w:val="24"/>
                    </w:rPr>
                    <m:t>p</m:t>
                  </m:r>
                  <m:ctrlPr>
                    <w:rPr>
                      <w:rFonts w:ascii="Cambria Math" w:hAnsi="Cambria Math"/>
                      <w:sz w:val="24"/>
                    </w:rPr>
                  </m:ctrlPr>
                </m:e>
                <m:sup>
                  <m:r>
                    <m:rPr/>
                    <w:rPr>
                      <w:rFonts w:ascii="Cambria Math"/>
                      <w:sz w:val="24"/>
                    </w:rPr>
                    <m:t>(t)</m:t>
                  </m:r>
                  <m:ctrlPr>
                    <w:rPr>
                      <w:rFonts w:ascii="Cambria Math" w:hAnsi="Cambria Math"/>
                      <w:sz w:val="24"/>
                    </w:rPr>
                  </m:ctrlPr>
                </m:sup>
              </m:sSup>
            </m:oMath>
          </w:p>
          <w:p w14:paraId="741F1347">
            <w:pPr>
              <w:spacing w:line="360" w:lineRule="auto"/>
              <w:rPr>
                <w:sz w:val="24"/>
              </w:rPr>
            </w:pPr>
            <w:r>
              <w:rPr>
                <w:rFonts w:hint="eastAsia"/>
                <w:sz w:val="24"/>
              </w:rPr>
              <w:t xml:space="preserve">         标记找到可行解：feasible </w:t>
            </w:r>
            <m:oMath>
              <m:r>
                <m:rPr>
                  <m:sty m:val="p"/>
                </m:rPr>
                <w:rPr>
                  <w:rFonts w:ascii="Cambria Math"/>
                  <w:sz w:val="24"/>
                </w:rPr>
                <m:t>←</m:t>
              </m:r>
              <m:r>
                <m:rPr>
                  <m:sty m:val="b"/>
                </m:rPr>
                <w:rPr>
                  <w:rFonts w:ascii="Cambria Math"/>
                  <w:sz w:val="24"/>
                </w:rPr>
                <m:t>True</m:t>
              </m:r>
            </m:oMath>
          </w:p>
          <w:p w14:paraId="67337BDC">
            <w:pPr>
              <w:spacing w:line="360" w:lineRule="auto"/>
              <w:rPr>
                <w:sz w:val="24"/>
              </w:rPr>
            </w:pPr>
            <w:r>
              <w:rPr>
                <w:rFonts w:hint="eastAsia"/>
                <w:sz w:val="24"/>
              </w:rPr>
              <w:t xml:space="preserve">     End If</w:t>
            </w:r>
          </w:p>
          <w:p w14:paraId="3D238482">
            <w:pPr>
              <w:spacing w:line="360" w:lineRule="auto"/>
              <w:rPr>
                <w:sz w:val="24"/>
              </w:rPr>
            </w:pPr>
            <w:r>
              <w:rPr>
                <w:rFonts w:hint="eastAsia"/>
                <w:sz w:val="24"/>
              </w:rPr>
              <w:t xml:space="preserve">     If 预测需求完美出清（</w:t>
            </w:r>
            <m:oMath>
              <m:sSup>
                <m:sSupPr>
                  <m:ctrlPr>
                    <w:rPr>
                      <w:rFonts w:ascii="Cambria Math" w:hAnsi="Cambria Math"/>
                      <w:sz w:val="24"/>
                    </w:rPr>
                  </m:ctrlPr>
                </m:sSupPr>
                <m:e>
                  <m:r>
                    <m:rPr/>
                    <w:rPr>
                      <w:rFonts w:ascii="Cambria Math"/>
                      <w:sz w:val="24"/>
                    </w:rPr>
                    <m:t>d</m:t>
                  </m:r>
                  <m:ctrlPr>
                    <w:rPr>
                      <w:rFonts w:ascii="Cambria Math" w:hAnsi="Cambria Math"/>
                      <w:sz w:val="24"/>
                    </w:rPr>
                  </m:ctrlPr>
                </m:e>
                <m:sup>
                  <m:r>
                    <m:rPr/>
                    <w:rPr>
                      <w:rFonts w:ascii="Cambria Math"/>
                      <w:sz w:val="24"/>
                    </w:rPr>
                    <m:t>(t)</m:t>
                  </m:r>
                  <m:ctrlPr>
                    <w:rPr>
                      <w:rFonts w:ascii="Cambria Math" w:hAnsi="Cambria Math"/>
                      <w:sz w:val="24"/>
                    </w:rPr>
                  </m:ctrlPr>
                </m:sup>
              </m:sSup>
              <m:r>
                <m:rPr/>
                <w:rPr>
                  <w:rFonts w:ascii="Cambria Math"/>
                  <w:sz w:val="24"/>
                </w:rPr>
                <m:t>==q</m:t>
              </m:r>
            </m:oMath>
            <w:r>
              <w:rPr>
                <w:rFonts w:hint="eastAsia"/>
                <w:sz w:val="24"/>
              </w:rPr>
              <w:t>）then：</w:t>
            </w:r>
          </w:p>
          <w:p w14:paraId="169F440C">
            <w:pPr>
              <w:spacing w:line="360" w:lineRule="auto"/>
              <w:rPr>
                <w:sz w:val="24"/>
              </w:rPr>
            </w:pPr>
            <w:r>
              <w:rPr>
                <w:rFonts w:hint="eastAsia"/>
                <w:sz w:val="24"/>
              </w:rPr>
              <w:t xml:space="preserve">         break （提前终止循环）</w:t>
            </w:r>
          </w:p>
          <w:p w14:paraId="77024B82">
            <w:pPr>
              <w:spacing w:line="360" w:lineRule="auto"/>
              <w:rPr>
                <w:sz w:val="24"/>
              </w:rPr>
            </w:pPr>
            <w:r>
              <w:rPr>
                <w:rFonts w:hint="eastAsia"/>
                <w:sz w:val="24"/>
              </w:rPr>
              <w:t xml:space="preserve">     End If</w:t>
            </w:r>
          </w:p>
          <w:p w14:paraId="2E17C18C">
            <w:pPr>
              <w:spacing w:line="360" w:lineRule="auto"/>
              <w:rPr>
                <w:sz w:val="24"/>
              </w:rPr>
            </w:pPr>
            <w:r>
              <w:rPr>
                <w:rFonts w:hint="eastAsia"/>
                <w:sz w:val="24"/>
              </w:rPr>
              <w:t xml:space="preserve">     /* 计算次梯度并更新价格 */</w:t>
            </w:r>
          </w:p>
          <w:p w14:paraId="6068F37F">
            <w:pPr>
              <w:spacing w:line="360" w:lineRule="auto"/>
              <w:rPr>
                <w:sz w:val="24"/>
              </w:rPr>
            </w:pPr>
            <w:r>
              <w:rPr>
                <w:rFonts w:hint="eastAsia"/>
                <w:sz w:val="24"/>
              </w:rPr>
              <w:t xml:space="preserve">     For 所有的时空资源项 </w:t>
            </w:r>
            <m:oMath>
              <m:r>
                <m:rPr/>
                <w:rPr>
                  <w:rFonts w:ascii="Cambria Math"/>
                  <w:sz w:val="24"/>
                </w:rPr>
                <m:t>(m,t)</m:t>
              </m:r>
              <m:r>
                <m:rPr>
                  <m:scr m:val="script"/>
                </m:rPr>
                <w:rPr>
                  <w:rFonts w:ascii="Cambria Math"/>
                  <w:sz w:val="24"/>
                </w:rPr>
                <m:t>∈ℳ×T</m:t>
              </m:r>
            </m:oMath>
            <w:r>
              <w:rPr>
                <w:rFonts w:hint="eastAsia"/>
                <w:sz w:val="24"/>
              </w:rPr>
              <w:t xml:space="preserve"> do：</w:t>
            </w:r>
          </w:p>
          <w:p w14:paraId="35522E99">
            <w:pPr>
              <w:spacing w:line="360" w:lineRule="auto"/>
              <w:rPr>
                <w:sz w:val="24"/>
              </w:rPr>
            </w:pPr>
            <w:r>
              <w:rPr>
                <w:rFonts w:hint="eastAsia"/>
                <w:sz w:val="24"/>
              </w:rPr>
              <w:t xml:space="preserve">         缩放资源项学习率：</w:t>
            </w:r>
            <m:oMath>
              <m:sSub>
                <m:sSubPr>
                  <m:ctrlPr>
                    <w:rPr>
                      <w:rFonts w:ascii="Cambria Math" w:hAnsi="Cambria Math"/>
                      <w:sz w:val="24"/>
                    </w:rPr>
                  </m:ctrlPr>
                </m:sSubPr>
                <m:e>
                  <m:r>
                    <m:rPr/>
                    <w:rPr>
                      <w:rFonts w:ascii="Cambria Math"/>
                      <w:sz w:val="24"/>
                    </w:rPr>
                    <m:t>γ</m:t>
                  </m:r>
                  <m:ctrlPr>
                    <w:rPr>
                      <w:rFonts w:ascii="Cambria Math" w:hAnsi="Cambria Math"/>
                      <w:sz w:val="24"/>
                    </w:rPr>
                  </m:ctrlPr>
                </m:e>
                <m:sub>
                  <m:r>
                    <m:rPr/>
                    <w:rPr>
                      <w:rFonts w:ascii="Cambria Math"/>
                      <w:sz w:val="24"/>
                    </w:rPr>
                    <m:t>mt</m:t>
                  </m:r>
                  <m:ctrlPr>
                    <w:rPr>
                      <w:rFonts w:ascii="Cambria Math" w:hAnsi="Cambria Math"/>
                      <w:sz w:val="24"/>
                    </w:rPr>
                  </m:ctrlPr>
                </m:sub>
              </m:sSub>
              <m:r>
                <m:rPr>
                  <m:sty m:val="p"/>
                </m:rPr>
                <w:rPr>
                  <w:rFonts w:ascii="Cambria Math"/>
                  <w:sz w:val="24"/>
                </w:rPr>
                <m:t>←</m:t>
              </m:r>
              <m:r>
                <m:rPr/>
                <w:rPr>
                  <w:rFonts w:ascii="Cambria Math"/>
                  <w:sz w:val="24"/>
                </w:rPr>
                <m:t>λ⋅</m:t>
              </m:r>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m:t>
                  </m:r>
                  <m:ctrlPr>
                    <w:rPr>
                      <w:rFonts w:ascii="Cambria Math" w:hAnsi="Cambria Math"/>
                      <w:sz w:val="24"/>
                    </w:rPr>
                  </m:ctrlPr>
                </m:sup>
              </m:sSubSup>
            </m:oMath>
          </w:p>
          <w:p w14:paraId="2CD266CB">
            <w:pPr>
              <w:spacing w:line="360" w:lineRule="auto"/>
              <w:rPr>
                <w:sz w:val="24"/>
              </w:rPr>
            </w:pPr>
            <w:r>
              <w:rPr>
                <w:rFonts w:hint="eastAsia"/>
                <w:sz w:val="24"/>
              </w:rPr>
              <w:t xml:space="preserve">         If 该时段需求超出容量过载（</w:t>
            </w:r>
            <m:oMath>
              <m:sSubSup>
                <m:sSubSupPr>
                  <m:ctrlPr>
                    <w:rPr>
                      <w:rFonts w:ascii="Cambria Math" w:hAnsi="Cambria Math"/>
                      <w:sz w:val="24"/>
                    </w:rPr>
                  </m:ctrlPr>
                </m:sSubSupPr>
                <m:e>
                  <m:r>
                    <m:rPr/>
                    <w:rPr>
                      <w:rFonts w:ascii="Cambria Math"/>
                      <w:sz w:val="24"/>
                    </w:rPr>
                    <m:t>d</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&gt;</m:t>
              </m:r>
              <m:sSub>
                <m:sSubPr>
                  <m:ctrlPr>
                    <w:rPr>
                      <w:rFonts w:ascii="Cambria Math" w:hAnsi="Cambria Math"/>
                      <w:sz w:val="24"/>
                    </w:rPr>
                  </m:ctrlPr>
                </m:sSubPr>
                <m:e>
                  <m:r>
                    <m:rPr/>
                    <w:rPr>
                      <w:rFonts w:ascii="Cambria Math"/>
                      <w:sz w:val="24"/>
                    </w:rPr>
                    <m:t>q</m:t>
                  </m:r>
                  <m:ctrlPr>
                    <w:rPr>
                      <w:rFonts w:ascii="Cambria Math" w:hAnsi="Cambria Math"/>
                      <w:sz w:val="24"/>
                    </w:rPr>
                  </m:ctrlPr>
                </m:e>
                <m:sub>
                  <m:r>
                    <m:rPr/>
                    <w:rPr>
                      <w:rFonts w:ascii="Cambria Math"/>
                      <w:sz w:val="24"/>
                    </w:rPr>
                    <m:t>mt</m:t>
                  </m:r>
                  <m:ctrlPr>
                    <w:rPr>
                      <w:rFonts w:ascii="Cambria Math" w:hAnsi="Cambria Math"/>
                      <w:sz w:val="24"/>
                    </w:rPr>
                  </m:ctrlPr>
                </m:sub>
              </m:sSub>
            </m:oMath>
            <w:r>
              <w:rPr>
                <w:rFonts w:hint="eastAsia"/>
                <w:sz w:val="24"/>
              </w:rPr>
              <w:t>）then：</w:t>
            </w:r>
          </w:p>
          <w:p w14:paraId="1EBE50F7">
            <w:pPr>
              <w:spacing w:line="360" w:lineRule="auto"/>
              <w:rPr>
                <w:sz w:val="24"/>
              </w:rPr>
            </w:pPr>
            <w:r>
              <w:rPr>
                <w:rFonts w:hint="eastAsia"/>
                <w:sz w:val="24"/>
              </w:rPr>
              <w:t xml:space="preserve">             施加过载惩罚乘数以加速提价：</w:t>
            </w:r>
            <m:oMath>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(t+1)</m:t>
                  </m:r>
                  <m:ctrlPr>
                    <w:rPr>
                      <w:rFonts w:ascii="Cambria Math" w:hAnsi="Cambria Math"/>
                      <w:sz w:val="24"/>
                    </w:rPr>
                  </m:ctrlPr>
                </m:sup>
              </m:sSubSup>
              <m:r>
                <m:rPr>
                  <m:sty m:val="p"/>
                </m:rPr>
                <w:rPr>
                  <w:rFonts w:ascii="Cambria Math"/>
                  <w:sz w:val="24"/>
                </w:rPr>
                <m:t>←</m:t>
              </m:r>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−μ⋅</m:t>
              </m:r>
              <m:sSub>
                <m:sSubPr>
                  <m:ctrlPr>
                    <w:rPr>
                      <w:rFonts w:ascii="Cambria Math" w:hAnsi="Cambria Math"/>
                      <w:sz w:val="24"/>
                    </w:rPr>
                  </m:ctrlPr>
                </m:sSubPr>
                <m:e>
                  <m:r>
                    <m:rPr/>
                    <w:rPr>
                      <w:rFonts w:ascii="Cambria Math"/>
                      <w:sz w:val="24"/>
                    </w:rPr>
                    <m:t>γ</m:t>
                  </m:r>
                  <m:ctrlPr>
                    <w:rPr>
                      <w:rFonts w:ascii="Cambria Math" w:hAnsi="Cambria Math"/>
                      <w:sz w:val="24"/>
                    </w:rPr>
                  </m:ctrlPr>
                </m:e>
                <m:sub>
                  <m:r>
                    <m:rPr/>
                    <w:rPr>
                      <w:rFonts w:ascii="Cambria Math"/>
                      <w:sz w:val="24"/>
                    </w:rPr>
                    <m:t>mt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q</m:t>
                  </m:r>
                  <m:ctrlPr>
                    <w:rPr>
                      <w:rFonts w:ascii="Cambria Math" w:hAnsi="Cambria Math"/>
                      <w:sz w:val="24"/>
                    </w:rPr>
                  </m:ctrlPr>
                </m:e>
                <m:sub>
                  <m:r>
                    <m:rPr/>
                    <w:rPr>
                      <w:rFonts w:ascii="Cambria Math"/>
                      <w:sz w:val="24"/>
                    </w:rPr>
                    <m:t>mt</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d</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oMath>
          </w:p>
          <w:p w14:paraId="0634D7B2">
            <w:pPr>
              <w:spacing w:line="360" w:lineRule="auto"/>
              <w:rPr>
                <w:sz w:val="24"/>
              </w:rPr>
            </w:pPr>
            <w:r>
              <w:rPr>
                <w:rFonts w:hint="eastAsia"/>
                <w:sz w:val="24"/>
              </w:rPr>
              <w:t xml:space="preserve">         Else：</w:t>
            </w:r>
          </w:p>
          <w:p w14:paraId="3443717A">
            <w:pPr>
              <w:spacing w:line="360" w:lineRule="auto"/>
              <w:rPr>
                <w:sz w:val="24"/>
              </w:rPr>
            </w:pPr>
            <w:r>
              <w:rPr>
                <w:rFonts w:hint="eastAsia"/>
                <w:sz w:val="24"/>
              </w:rPr>
              <w:t xml:space="preserve">             常规次梯度更新（需求不足则降价）：</w:t>
            </w:r>
            <m:oMath>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(t+1)</m:t>
                  </m:r>
                  <m:ctrlPr>
                    <w:rPr>
                      <w:rFonts w:ascii="Cambria Math" w:hAnsi="Cambria Math"/>
                      <w:sz w:val="24"/>
                    </w:rPr>
                  </m:ctrlPr>
                </m:sup>
              </m:sSubSup>
              <m:r>
                <m:rPr>
                  <m:sty m:val="p"/>
                </m:rPr>
                <w:rPr>
                  <w:rFonts w:ascii="Cambria Math"/>
                  <w:sz w:val="24"/>
                </w:rPr>
                <m:t>←</m:t>
              </m:r>
              <m:sSubSup>
                <m:sSubSupPr>
                  <m:ctrlPr>
                    <w:rPr>
                      <w:rFonts w:ascii="Cambria Math" w:hAnsi="Cambria Math"/>
                      <w:sz w:val="24"/>
                    </w:rPr>
                  </m:ctrlPr>
                </m:sSubSupPr>
                <m:e>
                  <m:r>
                    <m:rPr/>
                    <w:rPr>
                      <w:rFonts w:ascii="Cambria Math"/>
                      <w:sz w:val="24"/>
                    </w:rPr>
                    <m:t>p</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sSub>
                <m:sSubPr>
                  <m:ctrlPr>
                    <w:rPr>
                      <w:rFonts w:ascii="Cambria Math" w:hAnsi="Cambria Math"/>
                      <w:sz w:val="24"/>
                    </w:rPr>
                  </m:ctrlPr>
                </m:sSubPr>
                <m:e>
                  <m:r>
                    <m:rPr/>
                    <w:rPr>
                      <w:rFonts w:ascii="Cambria Math"/>
                      <w:sz w:val="24"/>
                    </w:rPr>
                    <m:t>γ</m:t>
                  </m:r>
                  <m:ctrlPr>
                    <w:rPr>
                      <w:rFonts w:ascii="Cambria Math" w:hAnsi="Cambria Math"/>
                      <w:sz w:val="24"/>
                    </w:rPr>
                  </m:ctrlPr>
                </m:e>
                <m:sub>
                  <m:r>
                    <m:rPr/>
                    <w:rPr>
                      <w:rFonts w:ascii="Cambria Math"/>
                      <w:sz w:val="24"/>
                    </w:rPr>
                    <m:t>mt</m:t>
                  </m:r>
                  <m:ctrlPr>
                    <w:rPr>
                      <w:rFonts w:ascii="Cambria Math" w:hAnsi="Cambria Math"/>
                      <w:sz w:val="24"/>
                    </w:rPr>
                  </m:ctrlPr>
                </m:sub>
              </m:sSub>
              <m:r>
                <m:rPr/>
                <w:rPr>
                  <w:rFonts w:ascii="Cambria Math"/>
                  <w:sz w:val="24"/>
                </w:rPr>
                <m:t>⋅(</m:t>
              </m:r>
              <m:sSub>
                <m:sSubPr>
                  <m:ctrlPr>
                    <w:rPr>
                      <w:rFonts w:ascii="Cambria Math" w:hAnsi="Cambria Math"/>
                      <w:sz w:val="24"/>
                    </w:rPr>
                  </m:ctrlPr>
                </m:sSubPr>
                <m:e>
                  <m:r>
                    <m:rPr/>
                    <w:rPr>
                      <w:rFonts w:ascii="Cambria Math"/>
                      <w:sz w:val="24"/>
                    </w:rPr>
                    <m:t>q</m:t>
                  </m:r>
                  <m:ctrlPr>
                    <w:rPr>
                      <w:rFonts w:ascii="Cambria Math" w:hAnsi="Cambria Math"/>
                      <w:sz w:val="24"/>
                    </w:rPr>
                  </m:ctrlPr>
                </m:e>
                <m:sub>
                  <m:r>
                    <m:rPr/>
                    <w:rPr>
                      <w:rFonts w:ascii="Cambria Math"/>
                      <w:sz w:val="24"/>
                    </w:rPr>
                    <m:t>mt</m:t>
                  </m:r>
                  <m:ctrlPr>
                    <w:rPr>
                      <w:rFonts w:ascii="Cambria Math" w:hAnsi="Cambria Math"/>
                      <w:sz w:val="24"/>
                    </w:rPr>
                  </m:ctrlPr>
                </m:sub>
              </m:sSub>
              <m:r>
                <m:rPr/>
                <w:rPr>
                  <w:rFonts w:ascii="Cambria Math"/>
                  <w:sz w:val="24"/>
                </w:rPr>
                <m:t>−</m:t>
              </m:r>
              <m:sSubSup>
                <m:sSubSupPr>
                  <m:ctrlPr>
                    <w:rPr>
                      <w:rFonts w:ascii="Cambria Math" w:hAnsi="Cambria Math"/>
                      <w:sz w:val="24"/>
                    </w:rPr>
                  </m:ctrlPr>
                </m:sSubSupPr>
                <m:e>
                  <m:r>
                    <m:rPr/>
                    <w:rPr>
                      <w:rFonts w:ascii="Cambria Math"/>
                      <w:sz w:val="24"/>
                    </w:rPr>
                    <m:t>d</m:t>
                  </m:r>
                  <m:ctrlPr>
                    <w:rPr>
                      <w:rFonts w:ascii="Cambria Math" w:hAnsi="Cambria Math"/>
                      <w:sz w:val="24"/>
                    </w:rPr>
                  </m:ctrlPr>
                </m:e>
                <m:sub>
                  <m:r>
                    <m:rPr/>
                    <w:rPr>
                      <w:rFonts w:ascii="Cambria Math"/>
                      <w:sz w:val="24"/>
                    </w:rPr>
                    <m:t>mt</m:t>
                  </m:r>
                  <m:ctrlPr>
                    <w:rPr>
                      <w:rFonts w:ascii="Cambria Math" w:hAnsi="Cambria Math"/>
                      <w:sz w:val="24"/>
                    </w:rPr>
                  </m:ctrlPr>
                </m:sub>
                <m:sup>
                  <m:r>
                    <m:rPr/>
                    <w:rPr>
                      <w:rFonts w:ascii="Cambria Math"/>
                      <w:sz w:val="24"/>
                    </w:rPr>
                    <m:t>(t)</m:t>
                  </m:r>
                  <m:ctrlPr>
                    <w:rPr>
                      <w:rFonts w:ascii="Cambria Math" w:hAnsi="Cambria Math"/>
                      <w:sz w:val="24"/>
                    </w:rPr>
                  </m:ctrlPr>
                </m:sup>
              </m:sSubSup>
              <m:r>
                <m:rPr/>
                <w:rPr>
                  <w:rFonts w:ascii="Cambria Math"/>
                  <w:sz w:val="24"/>
                </w:rPr>
                <m:t>)</m:t>
              </m:r>
            </m:oMath>
          </w:p>
          <w:p w14:paraId="1A651670">
            <w:pPr>
              <w:spacing w:line="360" w:lineRule="auto"/>
              <w:rPr>
                <w:sz w:val="24"/>
              </w:rPr>
            </w:pPr>
            <w:r>
              <w:rPr>
                <w:rFonts w:hint="eastAsia"/>
                <w:sz w:val="24"/>
              </w:rPr>
              <w:t xml:space="preserve">         End If</w:t>
            </w:r>
          </w:p>
          <w:p w14:paraId="331A743F">
            <w:pPr>
              <w:spacing w:line="360" w:lineRule="auto"/>
              <w:rPr>
                <w:sz w:val="24"/>
              </w:rPr>
            </w:pPr>
            <w:r>
              <w:rPr>
                <w:rFonts w:hint="eastAsia"/>
                <w:sz w:val="24"/>
              </w:rPr>
              <w:t xml:space="preserve">     End For</w:t>
            </w:r>
          </w:p>
          <w:p w14:paraId="18EA5926">
            <w:pPr>
              <w:spacing w:line="360" w:lineRule="auto"/>
              <w:rPr>
                <w:sz w:val="24"/>
              </w:rPr>
            </w:pPr>
            <w:r>
              <w:rPr>
                <w:rFonts w:hint="eastAsia"/>
                <w:sz w:val="24"/>
              </w:rPr>
              <w:t xml:space="preserve">     学习率衰减：</w:t>
            </w:r>
            <m:oMath>
              <m:r>
                <m:rPr/>
                <w:rPr>
                  <w:rFonts w:ascii="Cambria Math"/>
                  <w:sz w:val="24"/>
                </w:rPr>
                <m:t>λ</m:t>
              </m:r>
              <m:r>
                <m:rPr>
                  <m:sty m:val="p"/>
                </m:rPr>
                <w:rPr>
                  <w:rFonts w:ascii="Cambria Math"/>
                  <w:sz w:val="24"/>
                </w:rPr>
                <m:t>←</m:t>
              </m:r>
              <m:r>
                <m:rPr/>
                <w:rPr>
                  <w:rFonts w:ascii="Cambria Math"/>
                  <w:sz w:val="24"/>
                </w:rPr>
                <m:t>λ⋅(1−η)</m:t>
              </m:r>
            </m:oMath>
          </w:p>
          <w:p w14:paraId="716ACC7C">
            <w:pPr>
              <w:spacing w:line="360" w:lineRule="auto"/>
              <w:rPr>
                <w:sz w:val="24"/>
              </w:rPr>
            </w:pPr>
            <w:r>
              <w:rPr>
                <w:rFonts w:hint="eastAsia"/>
                <w:sz w:val="24"/>
              </w:rPr>
              <w:t xml:space="preserve">     If 当前 feasible 为 </w:t>
            </w:r>
            <w:r>
              <w:rPr>
                <w:rFonts w:ascii="Times New Roman Bold" w:hAnsi="Times New Roman Bold" w:cs="Times New Roman Bold"/>
                <w:b/>
                <w:bCs/>
                <w:sz w:val="24"/>
              </w:rPr>
              <w:t>False</w:t>
            </w:r>
            <w:r>
              <w:rPr>
                <w:rFonts w:hint="eastAsia"/>
                <w:sz w:val="24"/>
              </w:rPr>
              <w:t xml:space="preserve"> then：</w:t>
            </w:r>
          </w:p>
          <w:p w14:paraId="2933AE67">
            <w:pPr>
              <w:spacing w:line="360" w:lineRule="auto"/>
              <w:rPr>
                <w:sz w:val="24"/>
              </w:rPr>
            </w:pPr>
            <w:r>
              <w:rPr>
                <w:rFonts w:hint="eastAsia"/>
                <w:sz w:val="24"/>
              </w:rPr>
              <w:t xml:space="preserve">         增大可行性惩罚乘数以迫使需求回落：</w:t>
            </w:r>
            <m:oMath>
              <m:r>
                <m:rPr/>
                <w:rPr>
                  <w:rFonts w:ascii="Cambria Math"/>
                  <w:sz w:val="24"/>
                </w:rPr>
                <m:t>μ</m:t>
              </m:r>
              <m:r>
                <m:rPr>
                  <m:sty m:val="p"/>
                </m:rPr>
                <w:rPr>
                  <w:rFonts w:ascii="Cambria Math"/>
                  <w:sz w:val="24"/>
                </w:rPr>
                <m:t>←</m:t>
              </m:r>
              <m:r>
                <m:rPr/>
                <w:rPr>
                  <w:rFonts w:ascii="Cambria Math"/>
                  <w:sz w:val="24"/>
                </w:rPr>
                <m:t>μ⋅ν</m:t>
              </m:r>
            </m:oMath>
          </w:p>
          <w:p w14:paraId="3EB67AE9">
            <w:pPr>
              <w:spacing w:line="360" w:lineRule="auto"/>
              <w:rPr>
                <w:sz w:val="24"/>
              </w:rPr>
            </w:pPr>
            <w:r>
              <w:rPr>
                <w:rFonts w:hint="eastAsia"/>
                <w:sz w:val="24"/>
              </w:rPr>
              <w:t xml:space="preserve">     End If</w:t>
            </w:r>
          </w:p>
          <w:p w14:paraId="79962025">
            <w:pPr>
              <w:spacing w:line="360" w:lineRule="auto"/>
              <w:rPr>
                <w:sz w:val="24"/>
              </w:rPr>
            </w:pPr>
            <w:r>
              <w:rPr>
                <w:rFonts w:hint="eastAsia"/>
                <w:sz w:val="24"/>
              </w:rPr>
              <w:t>End For</w:t>
            </w:r>
          </w:p>
          <w:p w14:paraId="0F5C340A">
            <w:pPr>
              <w:spacing w:line="360" w:lineRule="auto"/>
              <w:rPr>
                <w:sz w:val="24"/>
              </w:rPr>
            </w:pPr>
            <w:r>
              <w:rPr>
                <w:rFonts w:hint="eastAsia"/>
                <w:sz w:val="24"/>
              </w:rPr>
              <w:t xml:space="preserve">If feasible 为 </w:t>
            </w:r>
            <w:r>
              <w:rPr>
                <w:rFonts w:ascii="Times New Roman Bold" w:hAnsi="Times New Roman Bold" w:cs="Times New Roman Bold"/>
                <w:b/>
                <w:bCs/>
                <w:sz w:val="24"/>
              </w:rPr>
              <w:t>True</w:t>
            </w:r>
            <w:r>
              <w:rPr>
                <w:rFonts w:hint="eastAsia"/>
                <w:sz w:val="24"/>
              </w:rPr>
              <w:t xml:space="preserve"> then：</w:t>
            </w:r>
          </w:p>
          <w:p w14:paraId="5F451C34">
            <w:pPr>
              <w:spacing w:line="360" w:lineRule="auto"/>
              <w:rPr>
                <w:sz w:val="24"/>
              </w:rPr>
            </w:pPr>
            <w:r>
              <w:rPr>
                <w:rFonts w:hint="eastAsia"/>
                <w:sz w:val="24"/>
              </w:rPr>
              <w:t xml:space="preserve">     Return 最优可行价格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m:sty m:val="p"/>
                    </m:rPr>
                    <w:rPr>
                      <w:rFonts w:ascii="Cambria Math"/>
                      <w:sz w:val="24"/>
                    </w:rPr>
                    <m:t>feas</m:t>
                  </m:r>
                  <m:ctrlPr>
                    <w:rPr>
                      <w:rFonts w:ascii="Cambria Math" w:hAnsi="Cambria Math"/>
                      <w:sz w:val="24"/>
                    </w:rPr>
                  </m:ctrlPr>
                </m:sup>
              </m:sSup>
            </m:oMath>
          </w:p>
          <w:p w14:paraId="7957D60C">
            <w:pPr>
              <w:spacing w:line="360" w:lineRule="auto"/>
              <w:rPr>
                <w:sz w:val="24"/>
              </w:rPr>
            </w:pPr>
            <w:r>
              <w:rPr>
                <w:rFonts w:hint="eastAsia"/>
                <w:sz w:val="24"/>
              </w:rPr>
              <w:t>Else：</w:t>
            </w:r>
          </w:p>
        </w:tc>
      </w:tr>
      <w:tr w14:paraId="08448586">
        <w:tc>
          <w:tcPr>
            <w:tcW w:w="8662" w:type="dxa"/>
            <w:tcBorders>
              <w:top w:val="nil"/>
              <w:bottom w:val="single" w:color="auto" w:sz="4" w:space="0"/>
            </w:tcBorders>
          </w:tcPr>
          <w:p w14:paraId="68EDDD02">
            <w:pPr>
              <w:spacing w:line="360" w:lineRule="auto"/>
              <w:rPr>
                <w:sz w:val="24"/>
              </w:rPr>
            </w:pPr>
            <w:r>
              <w:rPr>
                <w:rFonts w:hint="eastAsia"/>
                <w:sz w:val="24"/>
              </w:rPr>
              <w:t xml:space="preserve">   Return 全局最优（但可能不可行）价格 </w:t>
            </w:r>
            <m:oMath>
              <m:sSup>
                <m:sSupPr>
                  <m:ctrlPr>
                    <w:rPr>
                      <w:rFonts w:ascii="Cambria Math" w:hAnsi="Cambria Math"/>
                      <w:sz w:val="24"/>
                    </w:rPr>
                  </m:ctrlPr>
                </m:sSupPr>
                <m:e>
                  <m:r>
                    <m:rPr/>
                    <w:rPr>
                      <w:rFonts w:ascii="Cambria Math"/>
                      <w:sz w:val="24"/>
                    </w:rPr>
                    <m:t>p</m:t>
                  </m:r>
                  <m:ctrlPr>
                    <w:rPr>
                      <w:rFonts w:ascii="Cambria Math" w:hAnsi="Cambria Math"/>
                      <w:sz w:val="24"/>
                    </w:rPr>
                  </m:ctrlPr>
                </m:e>
                <m:sup>
                  <m:r>
                    <m:rPr>
                      <m:sty m:val="p"/>
                    </m:rPr>
                    <w:rPr>
                      <w:rFonts w:ascii="Cambria Math"/>
                      <w:sz w:val="24"/>
                    </w:rPr>
                    <m:t>best</m:t>
                  </m:r>
                  <m:ctrlPr>
                    <w:rPr>
                      <w:rFonts w:ascii="Cambria Math" w:hAnsi="Cambria Math"/>
                      <w:sz w:val="24"/>
                    </w:rPr>
                  </m:ctrlPr>
                </m:sup>
              </m:sSup>
            </m:oMath>
          </w:p>
        </w:tc>
      </w:tr>
    </w:tbl>
    <w:p w14:paraId="47C31974">
      <w:pPr>
        <w:spacing w:line="360" w:lineRule="auto"/>
        <w:ind w:firstLine="480" w:firstLineChars="200"/>
        <w:rPr>
          <w:sz w:val="24"/>
        </w:rPr>
      </w:pPr>
    </w:p>
    <w:p w14:paraId="22B464B0">
      <w:pPr>
        <w:pStyle w:val="3"/>
      </w:pPr>
      <w:bookmarkStart w:id="202" w:name="_Toc1774948481"/>
      <w:bookmarkStart w:id="203" w:name="_Toc470356260"/>
      <w:bookmarkStart w:id="204" w:name="_Toc1785248243"/>
      <w:r>
        <w:rPr>
          <w:rFonts w:hint="eastAsia"/>
        </w:rPr>
        <w:t>模拟实验与结果分析</w:t>
      </w:r>
      <w:bookmarkEnd w:id="202"/>
      <w:bookmarkEnd w:id="203"/>
      <w:bookmarkEnd w:id="204"/>
    </w:p>
    <w:p w14:paraId="7D877CD7">
      <w:pPr>
        <w:pStyle w:val="4"/>
      </w:pPr>
      <w:bookmarkStart w:id="205" w:name="_Toc863779690"/>
      <w:bookmarkStart w:id="206" w:name="_Toc390357213"/>
      <w:bookmarkStart w:id="207" w:name="_Toc25704217"/>
      <w:r>
        <w:rPr>
          <w:rFonts w:hint="eastAsia"/>
        </w:rPr>
        <w:t>实验设置与领域建模</w:t>
      </w:r>
      <w:bookmarkEnd w:id="205"/>
      <w:bookmarkEnd w:id="206"/>
      <w:bookmarkEnd w:id="207"/>
    </w:p>
    <w:p w14:paraId="51CD3A31">
      <w:pPr>
        <w:numPr>
          <w:ilvl w:val="0"/>
          <w:numId w:val="24"/>
        </w:numPr>
        <w:spacing w:line="360" w:lineRule="auto"/>
        <w:rPr>
          <w:sz w:val="24"/>
        </w:rPr>
      </w:pPr>
      <w:r>
        <w:rPr>
          <w:rFonts w:hint="eastAsia"/>
          <w:b/>
          <w:bCs/>
          <w:sz w:val="24"/>
        </w:rPr>
        <w:t>MSVCM环境：</w:t>
      </w:r>
      <w:r>
        <w:rPr>
          <w:rFonts w:hint="eastAsia"/>
          <w:sz w:val="24"/>
        </w:rPr>
        <w:t>实验领域包括一个连续的</w:t>
      </w:r>
      <w:r>
        <w:rPr>
          <w:rFonts w:hint="eastAsia"/>
          <w:sz w:val="24"/>
        </w:rPr>
        <w:tab/>
      </w:r>
      <w:r>
        <w:rPr>
          <w:rFonts w:hint="eastAsia"/>
          <w:sz w:val="24"/>
        </w:rPr>
        <w:t>100×100空间坐标系，其中包含6个充电站和50辆电动汽车，如图8所示。运行时段被离散化为 T = 24 个时间槽。为了严格测试资源稀缺情况下的机制，每个站点的容量被严格限制为每个时隙仅能服务一辆电动汽车，这意味着每个充电站仅包含一个充电桩。市场项目被定义为特定的（站点、时隙）对，表示为 station</w:t>
      </w:r>
      <w:r>
        <w:rPr>
          <w:sz w:val="24"/>
        </w:rPr>
        <w:t>_</w:t>
      </w:r>
      <w:r>
        <w:rPr>
          <w:rFonts w:hint="eastAsia"/>
          <w:sz w:val="24"/>
        </w:rPr>
        <w:t xml:space="preserve"> i</w:t>
      </w:r>
      <w:r>
        <w:rPr>
          <w:sz w:val="24"/>
        </w:rPr>
        <w:t>_</w:t>
      </w:r>
      <w:r>
        <w:rPr>
          <w:rFonts w:hint="eastAsia"/>
          <w:sz w:val="24"/>
        </w:rPr>
        <w:t xml:space="preserve"> j。</w:t>
      </w:r>
    </w:p>
    <w:p w14:paraId="493E4DD4">
      <w:pPr>
        <w:spacing w:line="360" w:lineRule="auto"/>
        <w:jc w:val="center"/>
        <w:rPr>
          <w:sz w:val="24"/>
        </w:rPr>
      </w:pPr>
      <w:r>
        <w:rPr>
          <w:rFonts w:hint="eastAsia"/>
          <w:sz w:val="24"/>
        </w:rPr>
        <w:drawing>
          <wp:inline distT="0" distB="0" distL="114300" distR="114300">
            <wp:extent cx="4009390" cy="4022725"/>
            <wp:effectExtent l="0" t="0" r="3810" b="15875"/>
            <wp:docPr id="15" name="图片 15" descr="WX20260305-025505@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X20260305-025505@2x"/>
                    <pic:cNvPicPr>
                      <a:picLocks noChangeAspect="1"/>
                    </pic:cNvPicPr>
                  </pic:nvPicPr>
                  <pic:blipFill>
                    <a:blip r:embed="rId47"/>
                    <a:stretch>
                      <a:fillRect/>
                    </a:stretch>
                  </pic:blipFill>
                  <pic:spPr>
                    <a:xfrm>
                      <a:off x="0" y="0"/>
                      <a:ext cx="4009390" cy="4022725"/>
                    </a:xfrm>
                    <a:prstGeom prst="rect">
                      <a:avLst/>
                    </a:prstGeom>
                  </pic:spPr>
                </pic:pic>
              </a:graphicData>
            </a:graphic>
          </wp:inline>
        </w:drawing>
      </w:r>
    </w:p>
    <w:p w14:paraId="763CAAA9">
      <w:pPr>
        <w:pStyle w:val="12"/>
        <w:spacing w:line="360" w:lineRule="auto"/>
        <w:jc w:val="center"/>
        <w:rPr>
          <w:rFonts w:eastAsia="宋体"/>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8</w:t>
      </w:r>
      <w:r>
        <w:rPr>
          <w:sz w:val="24"/>
          <w:szCs w:val="24"/>
        </w:rPr>
        <w:fldChar w:fldCharType="end"/>
      </w:r>
      <w:bookmarkStart w:id="208" w:name="_Toc1862032653"/>
      <w:bookmarkStart w:id="209" w:name="_Toc1425749004"/>
      <w:bookmarkStart w:id="210" w:name="_Toc1719047968"/>
      <w:r>
        <w:rPr>
          <w:rFonts w:hint="eastAsia"/>
          <w:sz w:val="24"/>
          <w:szCs w:val="24"/>
        </w:rPr>
        <w:t xml:space="preserve"> </w:t>
      </w:r>
      <w:r>
        <w:rPr>
          <w:rFonts w:hint="eastAsia"/>
          <w:sz w:val="24"/>
        </w:rPr>
        <w:t>拍卖地图：充电站&amp;电动车，连线代表电动车可达充电站</w:t>
      </w:r>
      <w:bookmarkEnd w:id="208"/>
      <w:bookmarkEnd w:id="209"/>
      <w:bookmarkEnd w:id="210"/>
    </w:p>
    <w:p w14:paraId="106BFDC6">
      <w:pPr>
        <w:numPr>
          <w:ilvl w:val="0"/>
          <w:numId w:val="24"/>
        </w:numPr>
        <w:spacing w:line="360" w:lineRule="auto"/>
        <w:rPr>
          <w:sz w:val="24"/>
        </w:rPr>
      </w:pPr>
      <w:r>
        <w:rPr>
          <w:rFonts w:hint="eastAsia"/>
          <w:b/>
          <w:bCs/>
          <w:sz w:val="24"/>
        </w:rPr>
        <w:t>电动汽车异质性与偏好画像：</w:t>
      </w:r>
      <w:r>
        <w:rPr>
          <w:rFonts w:hint="eastAsia"/>
          <w:sz w:val="24"/>
        </w:rPr>
        <w:t xml:space="preserve">为捕捉现实需求的随机特性，我们将电动汽车划分为四类行为模式（例如，高端紧急型、低价值长距离型），这些模式对距离的敏感度各不相同 </w:t>
      </w:r>
      <m:oMath>
        <m:sSub>
          <m:sSubPr>
            <m:ctrlPr>
              <w:rPr>
                <w:rFonts w:ascii="Cambria Math" w:hAnsi="Cambria Math"/>
                <w:sz w:val="24"/>
              </w:rPr>
            </m:ctrlPr>
          </m:sSubPr>
          <m:e>
            <m:r>
              <m:rPr/>
              <w:rPr>
                <w:rFonts w:ascii="Cambria Math" w:hAnsi="Cambria Math"/>
                <w:sz w:val="24"/>
              </w:rPr>
              <m:t>β</m:t>
            </m:r>
            <m:ctrlPr>
              <w:rPr>
                <w:rFonts w:ascii="Cambria Math" w:hAnsi="Cambria Math"/>
                <w:sz w:val="24"/>
              </w:rPr>
            </m:ctrlPr>
          </m:e>
          <m:sub>
            <m:r>
              <m:rPr/>
              <w:rPr>
                <w:rFonts w:ascii="Cambria Math" w:hAnsi="Cambria Math"/>
                <w:sz w:val="24"/>
              </w:rPr>
              <m:t>n</m:t>
            </m:r>
            <m:ctrlPr>
              <w:rPr>
                <w:rFonts w:ascii="Cambria Math" w:hAnsi="Cambria Math"/>
                <w:sz w:val="24"/>
              </w:rPr>
            </m:ctrlPr>
          </m:sub>
        </m:sSub>
      </m:oMath>
      <w:r>
        <w:rPr>
          <w:rFonts w:hint="eastAsia"/>
          <w:sz w:val="24"/>
        </w:rPr>
        <w:t xml:space="preserve"> 从 [0.3, 0.9] 中均匀采样。估值采用对数正态分布的基础奖励 </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rFonts w:hint="eastAsia"/>
          <w:sz w:val="24"/>
        </w:rPr>
        <w:t xml:space="preserve"> 来反映重尾偏好，并根据严格的可达性阈值 </w:t>
      </w:r>
      <m:oMath>
        <m:sSubSup>
          <m:sSubSupPr>
            <m:ctrlPr>
              <w:rPr>
                <w:rFonts w:ascii="Cambria Math" w:hAnsi="Cambria Math"/>
                <w:sz w:val="24"/>
              </w:rPr>
            </m:ctrlPr>
          </m:sSubSupPr>
          <m:e>
            <m:r>
              <m:rPr/>
              <w:rPr>
                <w:rFonts w:ascii="Cambria Math" w:hAnsi="Cambria Math"/>
                <w:sz w:val="24"/>
              </w:rPr>
              <m:t>d</m:t>
            </m:r>
            <m:ctrlPr>
              <w:rPr>
                <w:rFonts w:ascii="Cambria Math" w:hAnsi="Cambria Math"/>
                <w:sz w:val="24"/>
              </w:rPr>
            </m:ctrlPr>
          </m:e>
          <m:sub>
            <m:r>
              <m:rPr/>
              <w:rPr>
                <w:rFonts w:ascii="Cambria Math" w:hAnsi="Cambria Math"/>
                <w:sz w:val="24"/>
              </w:rPr>
              <m:t>n</m:t>
            </m:r>
            <m:ctrlPr>
              <w:rPr>
                <w:rFonts w:ascii="Cambria Math" w:hAnsi="Cambria Math"/>
                <w:sz w:val="24"/>
              </w:rPr>
            </m:ctrlPr>
          </m:sub>
          <m:sup>
            <m:r>
              <m:rPr>
                <m:sty m:val="p"/>
              </m:rPr>
              <w:rPr>
                <w:rFonts w:ascii="Cambria Math" w:hAnsi="Cambria Math"/>
                <w:sz w:val="24"/>
              </w:rPr>
              <m:t>thres</m:t>
            </m:r>
            <m:ctrlPr>
              <w:rPr>
                <w:rFonts w:ascii="Cambria Math" w:hAnsi="Cambria Math"/>
                <w:sz w:val="24"/>
              </w:rPr>
            </m:ctrlPr>
          </m:sup>
        </m:sSubSup>
        <m:r>
          <m:rPr/>
          <w:rPr>
            <w:rFonts w:ascii="Cambria Math" w:hAnsi="Cambria Math"/>
            <w:sz w:val="24"/>
          </w:rPr>
          <m:t>=40</m:t>
        </m:r>
      </m:oMath>
      <w:r>
        <w:rPr>
          <w:rFonts w:hint="eastAsia"/>
          <w:sz w:val="24"/>
        </w:rPr>
        <w:t xml:space="preserve"> 对出行距离进行惩罚，同时通过连续性奖励 </w:t>
      </w:r>
      <m:oMath>
        <m:sSub>
          <m:sSubPr>
            <m:ctrlPr>
              <w:rPr>
                <w:rFonts w:ascii="Cambria Math" w:hAnsi="Cambria Math"/>
                <w:sz w:val="24"/>
              </w:rPr>
            </m:ctrlPr>
          </m:sSubPr>
          <m:e>
            <m:r>
              <m:rPr/>
              <w:rPr>
                <w:rFonts w:ascii="Cambria Math" w:hAnsi="Cambria Math"/>
                <w:sz w:val="24"/>
              </w:rPr>
              <m:t>α</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=0.3</m:t>
        </m:r>
      </m:oMath>
      <w:r>
        <w:rPr>
          <w:rFonts w:hint="eastAsia"/>
          <w:sz w:val="24"/>
        </w:rPr>
        <w:t xml:space="preserve"> 进行激励。此外，我们为生成多样化的需求画像，分配了异构的时间窗口。在偏好学习方面，我们采用了一个包含三层的多值神经网络，每层有50个隐藏单元，并使用线性跳跃连接，通过随机梯度下降法训练，学习率为</w:t>
      </w:r>
      <m:oMath>
        <m:r>
          <m:rPr/>
          <w:rPr>
            <w:rFonts w:ascii="Cambria Math" w:hAnsi="Cambria Math"/>
            <w:sz w:val="24"/>
          </w:rPr>
          <m:t>1</m:t>
        </m:r>
        <m:sSup>
          <m:sSupPr>
            <m:ctrlPr>
              <w:rPr>
                <w:rFonts w:ascii="Cambria Math" w:hAnsi="Cambria Math"/>
                <w:sz w:val="24"/>
              </w:rPr>
            </m:ctrlPr>
          </m:sSupPr>
          <m:e>
            <m:r>
              <m:rPr/>
              <w:rPr>
                <w:rFonts w:ascii="Cambria Math" w:hAnsi="Cambria Math"/>
                <w:sz w:val="24"/>
              </w:rPr>
              <m:t>0</m:t>
            </m:r>
            <m:ctrlPr>
              <w:rPr>
                <w:rFonts w:ascii="Cambria Math" w:hAnsi="Cambria Math"/>
                <w:sz w:val="24"/>
              </w:rPr>
            </m:ctrlPr>
          </m:e>
          <m:sup>
            <m:r>
              <m:rPr/>
              <w:rPr>
                <w:rFonts w:ascii="Cambria Math" w:hAnsi="Cambria Math"/>
                <w:sz w:val="24"/>
              </w:rPr>
              <m:t>−3</m:t>
            </m:r>
            <m:ctrlPr>
              <w:rPr>
                <w:rFonts w:ascii="Cambria Math" w:hAnsi="Cambria Math"/>
                <w:sz w:val="24"/>
              </w:rPr>
            </m:ctrlPr>
          </m:sup>
        </m:sSup>
      </m:oMath>
      <w:r>
        <w:rPr>
          <w:rFonts w:hint="eastAsia"/>
          <w:sz w:val="24"/>
        </w:rPr>
        <w:t xml:space="preserve"> .</w:t>
      </w:r>
    </w:p>
    <w:p w14:paraId="19F34975">
      <w:pPr>
        <w:pStyle w:val="4"/>
        <w:rPr>
          <w:b/>
          <w:bCs w:val="0"/>
        </w:rPr>
      </w:pPr>
      <w:bookmarkStart w:id="211" w:name="_Toc171137306"/>
      <w:bookmarkStart w:id="212" w:name="_Toc555796110"/>
      <w:bookmarkStart w:id="213" w:name="_Toc366562072"/>
      <w:r>
        <w:rPr>
          <w:rFonts w:hint="eastAsia"/>
          <w:b/>
          <w:bCs w:val="0"/>
        </w:rPr>
        <w:t>评估协议</w:t>
      </w:r>
      <w:bookmarkEnd w:id="211"/>
      <w:bookmarkEnd w:id="212"/>
      <w:bookmarkEnd w:id="213"/>
    </w:p>
    <w:p w14:paraId="2555CDA5">
      <w:pPr>
        <w:spacing w:line="360" w:lineRule="auto"/>
        <w:ind w:firstLine="480" w:firstLineChars="200"/>
        <w:rPr>
          <w:sz w:val="24"/>
        </w:rPr>
      </w:pPr>
      <w:r>
        <w:rPr>
          <w:rFonts w:hint="eastAsia"/>
          <w:sz w:val="24"/>
        </w:rPr>
        <w:t>我们对比了EV-MLCCA与经典的组合时钟拍卖（CCA）</w:t>
      </w:r>
      <w:r>
        <w:rPr>
          <w:rFonts w:hint="eastAsia"/>
          <w:sz w:val="24"/>
          <w:vertAlign w:val="superscript"/>
        </w:rPr>
        <w:fldChar w:fldCharType="begin"/>
      </w:r>
      <w:r>
        <w:rPr>
          <w:rFonts w:hint="eastAsia"/>
          <w:sz w:val="24"/>
          <w:vertAlign w:val="superscript"/>
        </w:rPr>
        <w:instrText xml:space="preserve"> REF _Ref273526776 \r \h </w:instrText>
      </w:r>
      <w:r>
        <w:rPr>
          <w:rFonts w:hint="eastAsia"/>
          <w:sz w:val="24"/>
          <w:vertAlign w:val="superscript"/>
        </w:rPr>
        <w:fldChar w:fldCharType="separate"/>
      </w:r>
      <w:r>
        <w:rPr>
          <w:rFonts w:hint="eastAsia"/>
          <w:sz w:val="24"/>
          <w:vertAlign w:val="superscript"/>
        </w:rPr>
        <w:t>[35]</w:t>
      </w:r>
      <w:r>
        <w:rPr>
          <w:rFonts w:hint="eastAsia"/>
          <w:sz w:val="24"/>
          <w:vertAlign w:val="superscript"/>
        </w:rPr>
        <w:fldChar w:fldCharType="end"/>
      </w:r>
      <w:r>
        <w:rPr>
          <w:rFonts w:hint="eastAsia"/>
          <w:sz w:val="24"/>
        </w:rPr>
        <w:t>，后者是迭代组合分配中广泛采用的基准。评估遵循两阶段协议：</w:t>
      </w:r>
    </w:p>
    <w:p w14:paraId="67BEF8FF">
      <w:pPr>
        <w:spacing w:line="360" w:lineRule="auto"/>
        <w:ind w:firstLine="420"/>
        <w:rPr>
          <w:sz w:val="24"/>
        </w:rPr>
      </w:pPr>
      <w:r>
        <w:rPr>
          <w:rFonts w:hint="eastAsia"/>
          <w:sz w:val="24"/>
        </w:rPr>
        <w:t>•</w:t>
      </w:r>
      <w:r>
        <w:rPr>
          <w:rFonts w:hint="eastAsia"/>
          <w:b/>
          <w:bCs/>
          <w:sz w:val="24"/>
        </w:rPr>
        <w:t xml:space="preserve"> 第一阶段：数据收集（第1至50轮）。</w:t>
      </w:r>
      <w:r>
        <w:rPr>
          <w:rFonts w:hint="eastAsia"/>
          <w:sz w:val="24"/>
        </w:rPr>
        <w:t>这两种机制均遵循标准的时钟拍卖协议，价格增量为 ∆ = 0.25，初始价格设为零。竞标人提交在线性价格下的最优组合（需求查询）。不会进行最终分配；相反，竞标数据会被汇总以训练每个电动汽车的MVNN模型。</w:t>
      </w:r>
    </w:p>
    <w:p w14:paraId="24634879">
      <w:pPr>
        <w:spacing w:line="360" w:lineRule="auto"/>
        <w:ind w:firstLine="420"/>
        <w:rPr>
          <w:sz w:val="24"/>
        </w:rPr>
      </w:pPr>
      <w:r>
        <w:rPr>
          <w:rFonts w:hint="eastAsia"/>
          <w:b/>
          <w:bCs/>
          <w:sz w:val="24"/>
        </w:rPr>
        <w:t>• 第二阶段：ML增强型分配（第51轮及以后）。</w:t>
      </w:r>
      <w:r>
        <w:rPr>
          <w:rFonts w:hint="eastAsia"/>
          <w:sz w:val="24"/>
        </w:rPr>
        <w:t xml:space="preserve">基准CCA继续其标准轨迹。相反，EV-MLCCA切换到所提出的ML驱动定价机制，利用学习到的估值景观来最小化凸清偿潜力 </w:t>
      </w:r>
      <m:oMath>
        <m:r>
          <m:rPr/>
          <w:rPr>
            <w:rFonts w:ascii="Cambria Math" w:hAnsi="Cambria Math"/>
            <w:sz w:val="24"/>
          </w:rPr>
          <m:t>W(p)</m:t>
        </m:r>
      </m:oMath>
      <w:r>
        <w:rPr>
          <w:rFonts w:hint="eastAsia"/>
          <w:sz w:val="24"/>
        </w:rPr>
        <w:t xml:space="preserve"> 直接。</w:t>
      </w:r>
    </w:p>
    <w:p w14:paraId="0FE00AC6">
      <w:pPr>
        <w:pStyle w:val="4"/>
      </w:pPr>
      <w:bookmarkStart w:id="214" w:name="_Toc1858839967"/>
      <w:bookmarkStart w:id="215" w:name="_Toc824098609"/>
      <w:bookmarkStart w:id="216" w:name="_Toc1825644508"/>
      <w:r>
        <w:rPr>
          <w:rFonts w:hint="eastAsia"/>
        </w:rPr>
        <w:t>评估指标</w:t>
      </w:r>
      <w:bookmarkEnd w:id="214"/>
      <w:bookmarkEnd w:id="215"/>
      <w:bookmarkEnd w:id="216"/>
    </w:p>
    <w:p w14:paraId="210A05FA">
      <w:pPr>
        <w:spacing w:line="360" w:lineRule="auto"/>
        <w:ind w:firstLine="480" w:firstLineChars="200"/>
        <w:rPr>
          <w:sz w:val="24"/>
        </w:rPr>
      </w:pPr>
      <w:r>
        <w:rPr>
          <w:rFonts w:hint="eastAsia"/>
          <w:sz w:val="24"/>
        </w:rPr>
        <w:t>我们使用三个标准指标来评估分配质量，这些指标基于真实的私人估值：</w:t>
      </w:r>
    </w:p>
    <w:p w14:paraId="18941C91">
      <w:pPr>
        <w:numPr>
          <w:ilvl w:val="0"/>
          <w:numId w:val="25"/>
        </w:numPr>
        <w:spacing w:line="360" w:lineRule="auto"/>
        <w:rPr>
          <w:sz w:val="24"/>
        </w:rPr>
      </w:pPr>
      <w:r>
        <w:rPr>
          <w:rFonts w:hint="eastAsia"/>
          <w:b/>
          <w:bCs/>
          <w:sz w:val="24"/>
        </w:rPr>
        <w:t>分配效率与社会福利。</w:t>
      </w:r>
      <w:r>
        <w:rPr>
          <w:rFonts w:hint="eastAsia"/>
          <w:sz w:val="24"/>
        </w:rPr>
        <w:t>我们将社会福利（SW）定义为已服务电动汽车的总估值（</w:t>
      </w:r>
      <m:oMath>
        <m:nary>
          <m:naryPr>
            <m:chr m:val="∑"/>
            <m:limLoc m:val="undOvr"/>
            <m:supHide m:val="1"/>
            <m:ctrlPr>
              <w:rPr>
                <w:rFonts w:ascii="Cambria Math" w:hAnsi="Cambria Math"/>
                <w:sz w:val="24"/>
              </w:rPr>
            </m:ctrlPr>
          </m:naryPr>
          <m:sub>
            <m:r>
              <m:rPr/>
              <w:rPr>
                <w:rFonts w:ascii="Cambria Math" w:hAnsi="Cambria Math"/>
                <w:sz w:val="24"/>
              </w:rPr>
              <m:t>n</m:t>
            </m:r>
            <m:ctrlPr>
              <w:rPr>
                <w:rFonts w:ascii="Cambria Math" w:hAnsi="Cambria Math"/>
                <w:sz w:val="24"/>
              </w:rPr>
            </m:ctrlPr>
          </m:sub>
          <m:sup>
            <m:ctrlPr>
              <w:rPr>
                <w:rFonts w:ascii="Cambria Math" w:hAnsi="Cambria Math"/>
                <w:sz w:val="24"/>
              </w:rPr>
            </m:ctrlPr>
          </m:sup>
          <m:e>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w:rPr>
                    <w:rFonts w:ascii="Cambria Math" w:hAnsi="Cambria Math"/>
                    <w:sz w:val="24"/>
                  </w:rPr>
                  <m:t>n</m:t>
                </m:r>
                <m:ctrlPr>
                  <w:rPr>
                    <w:rFonts w:ascii="Cambria Math" w:hAnsi="Cambria Math"/>
                    <w:sz w:val="24"/>
                  </w:rPr>
                </m:ctrlPr>
              </m:sub>
            </m:sSub>
            <m:ctrlPr>
              <w:rPr>
                <w:rFonts w:ascii="Cambria Math" w:hAnsi="Cambria Math"/>
                <w:sz w:val="24"/>
              </w:rPr>
            </m:ctrlPr>
          </m:e>
        </m:nary>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n</m:t>
            </m:r>
            <m:ctrlPr>
              <w:rPr>
                <w:rFonts w:ascii="Cambria Math" w:hAnsi="Cambria Math"/>
                <w:sz w:val="24"/>
              </w:rPr>
            </m:ctrlPr>
          </m:sub>
        </m:sSub>
        <m:r>
          <m:rPr/>
          <w:rPr>
            <w:rFonts w:ascii="Cambria Math" w:hAnsi="Cambria Math"/>
            <w:sz w:val="24"/>
          </w:rPr>
          <m:t>)</m:t>
        </m:r>
      </m:oMath>
      <w:r>
        <w:rPr>
          <w:rFonts w:hint="eastAsia"/>
          <w:sz w:val="24"/>
        </w:rPr>
        <w:t>）。效率被定义为实现的社会福利与完全信息下最优VCG基准社会福利之比，即</w:t>
      </w:r>
      <m:oMath>
        <m:r>
          <m:rPr>
            <m:sty m:val="p"/>
          </m:rPr>
          <w:rPr>
            <w:rFonts w:ascii="Cambria Math" w:hAnsi="Cambria Math"/>
            <w:sz w:val="24"/>
          </w:rPr>
          <m:t>Eff</m:t>
        </m:r>
        <m:r>
          <m:rPr/>
          <w:rPr>
            <w:rFonts w:ascii="Cambria Math" w:hAnsi="Cambria Math"/>
            <w:sz w:val="24"/>
          </w:rPr>
          <m:t>=</m:t>
        </m:r>
        <m:r>
          <m:rPr>
            <m:sty m:val="p"/>
          </m:rPr>
          <w:rPr>
            <w:rFonts w:ascii="Cambria Math" w:hAnsi="Cambria Math"/>
            <w:sz w:val="24"/>
          </w:rPr>
          <m:t>SW</m:t>
        </m:r>
        <m:r>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SW</m:t>
            </m:r>
            <m:ctrlPr>
              <w:rPr>
                <w:rFonts w:ascii="Cambria Math" w:hAnsi="Cambria Math"/>
                <w:sz w:val="24"/>
              </w:rPr>
            </m:ctrlPr>
          </m:e>
          <m:sub>
            <m:r>
              <m:rPr>
                <m:sty m:val="p"/>
              </m:rPr>
              <w:rPr>
                <w:rFonts w:ascii="Cambria Math" w:hAnsi="Cambria Math"/>
                <w:sz w:val="24"/>
              </w:rPr>
              <m:t>VCG</m:t>
            </m:r>
            <m:ctrlPr>
              <w:rPr>
                <w:rFonts w:ascii="Cambria Math" w:hAnsi="Cambria Math"/>
                <w:sz w:val="24"/>
              </w:rPr>
            </m:ctrlPr>
          </m:sub>
        </m:sSub>
        <m:r>
          <m:rPr/>
          <w:rPr>
            <w:rFonts w:ascii="Cambria Math" w:hAnsi="Cambria Math"/>
            <w:sz w:val="24"/>
          </w:rPr>
          <m:t>∈[0,1]</m:t>
        </m:r>
      </m:oMath>
      <w:r>
        <w:rPr>
          <w:rFonts w:hint="eastAsia"/>
          <w:sz w:val="24"/>
        </w:rPr>
        <w:t>。</w:t>
      </w:r>
    </w:p>
    <w:p w14:paraId="0518AADD">
      <w:pPr>
        <w:numPr>
          <w:ilvl w:val="0"/>
          <w:numId w:val="25"/>
        </w:numPr>
        <w:spacing w:line="360" w:lineRule="auto"/>
        <w:rPr>
          <w:sz w:val="24"/>
        </w:rPr>
      </w:pPr>
      <w:r>
        <w:rPr>
          <w:rFonts w:hint="eastAsia"/>
          <w:b/>
          <w:bCs/>
          <w:sz w:val="24"/>
        </w:rPr>
        <w:t>价格-需求相关性。</w:t>
      </w:r>
      <w:r>
        <w:rPr>
          <w:rFonts w:hint="eastAsia"/>
          <w:sz w:val="24"/>
        </w:rPr>
        <w:t xml:space="preserve">项目最终价格向量与聚合出价数量向量之间的皮尔逊相关系数 </w:t>
      </w:r>
      <m:oMath>
        <m:r>
          <m:rPr/>
          <w:rPr>
            <w:rFonts w:ascii="Cambria Math" w:hAnsi="Cambria Math"/>
            <w:sz w:val="24"/>
          </w:rPr>
          <m:t>r</m:t>
        </m:r>
      </m:oMath>
      <w:r>
        <w:rPr>
          <w:rFonts w:hint="eastAsia"/>
          <w:sz w:val="24"/>
        </w:rPr>
        <w:t xml:space="preserve">。较高的正 </w:t>
      </w:r>
      <m:oMath>
        <m:r>
          <m:rPr/>
          <w:rPr>
            <w:rFonts w:ascii="Cambria Math" w:hAnsi="Cambria Math"/>
            <w:sz w:val="24"/>
          </w:rPr>
          <m:t>r</m:t>
        </m:r>
      </m:oMath>
      <w:r>
        <w:rPr>
          <w:rFonts w:hint="eastAsia"/>
          <w:sz w:val="24"/>
        </w:rPr>
        <w:t xml:space="preserve"> 表明价格有效地捕捉了潜在的需求强度。 </w:t>
      </w:r>
    </w:p>
    <w:p w14:paraId="1E5F9F01">
      <w:pPr>
        <w:numPr>
          <w:ilvl w:val="0"/>
          <w:numId w:val="25"/>
        </w:numPr>
        <w:spacing w:line="360" w:lineRule="auto"/>
        <w:rPr>
          <w:sz w:val="24"/>
        </w:rPr>
      </w:pPr>
      <w:r>
        <w:rPr>
          <w:rFonts w:hint="eastAsia"/>
          <w:b/>
          <w:bCs/>
          <w:sz w:val="24"/>
        </w:rPr>
        <w:t>清算错误 (CE)。</w:t>
      </w:r>
      <w:r>
        <w:rPr>
          <w:rFonts w:hint="eastAsia"/>
          <w:sz w:val="24"/>
        </w:rPr>
        <w:t xml:space="preserve">总需求 </w:t>
      </w:r>
      <m:oMath>
        <m:sSub>
          <m:sSubPr>
            <m:ctrlPr>
              <w:rPr>
                <w:rFonts w:ascii="Cambria Math" w:hAnsi="Cambria Math"/>
                <w:sz w:val="24"/>
              </w:rPr>
            </m:ctrlPr>
          </m:sSubPr>
          <m:e>
            <m:r>
              <m:rPr/>
              <w:rPr>
                <w:rFonts w:ascii="Cambria Math" w:hAnsi="Cambria Math"/>
                <w:sz w:val="24"/>
              </w:rPr>
              <m:t>D</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rFonts w:hint="eastAsia"/>
          <w:sz w:val="24"/>
        </w:rPr>
        <w:t xml:space="preserve"> 与容量 </w:t>
      </w:r>
      <m:oMath>
        <m:r>
          <m:rPr/>
          <w:rPr>
            <w:rFonts w:ascii="Cambria Math" w:hAnsi="Cambria Math"/>
            <w:sz w:val="24"/>
          </w:rPr>
          <m:t>C</m:t>
        </m:r>
      </m:oMath>
      <w:r>
        <w:rPr>
          <w:rFonts w:hint="eastAsia"/>
          <w:sz w:val="24"/>
        </w:rPr>
        <w:t xml:space="preserve"> 在第 </w:t>
      </w:r>
      <m:oMath>
        <m:r>
          <m:rPr/>
          <w:rPr>
            <w:rFonts w:ascii="Cambria Math" w:hAnsi="Cambria Math"/>
            <w:sz w:val="24"/>
          </w:rPr>
          <m:t>t</m:t>
        </m:r>
      </m:oMath>
      <w:r>
        <w:rPr>
          <w:rFonts w:hint="eastAsia"/>
          <w:sz w:val="24"/>
        </w:rPr>
        <w:t xml:space="preserve"> 轮的平方欧几里得距离：</w:t>
      </w:r>
      <m:oMath>
        <m:sSub>
          <m:sSubPr>
            <m:ctrlPr>
              <w:rPr>
                <w:rFonts w:ascii="Cambria Math" w:hAnsi="Cambria Math"/>
                <w:sz w:val="24"/>
              </w:rPr>
            </m:ctrlPr>
          </m:sSubPr>
          <m:e>
            <m:r>
              <m:rPr>
                <m:sty m:val="p"/>
              </m:rPr>
              <w:rPr>
                <w:rFonts w:ascii="Cambria Math" w:hAnsi="Cambria Math"/>
                <w:sz w:val="24"/>
              </w:rPr>
              <m:t>CE</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m:t>
        </m:r>
        <m:nary>
          <m:naryPr>
            <m:chr m:val="∑"/>
            <m:limLoc m:val="undOvr"/>
            <m:supHide m:val="1"/>
            <m:ctrlPr>
              <w:rPr>
                <w:rFonts w:ascii="Cambria Math" w:hAnsi="Cambria Math"/>
                <w:sz w:val="24"/>
              </w:rPr>
            </m:ctrlPr>
          </m:naryPr>
          <m:sub>
            <m:r>
              <m:rPr/>
              <w:rPr>
                <w:rFonts w:ascii="Cambria Math" w:hAnsi="Cambria Math"/>
                <w:sz w:val="24"/>
              </w:rPr>
              <m:t>i</m:t>
            </m:r>
            <m:ctrlPr>
              <w:rPr>
                <w:rFonts w:ascii="Cambria Math" w:hAnsi="Cambria Math"/>
                <w:sz w:val="24"/>
              </w:rPr>
            </m:ctrlPr>
          </m:sub>
          <m:sup>
            <m:ctrlPr>
              <w:rPr>
                <w:rFonts w:ascii="Cambria Math" w:hAnsi="Cambria Math"/>
                <w:sz w:val="24"/>
              </w:rPr>
            </m:ctrlPr>
          </m:sup>
          <m:e>
            <m:r>
              <m:rPr/>
              <w:rPr>
                <w:rFonts w:ascii="Cambria Math" w:hAnsi="Cambria Math"/>
                <w:sz w:val="24"/>
              </w:rPr>
              <m:t>(</m:t>
            </m:r>
            <m:ctrlPr>
              <w:rPr>
                <w:rFonts w:ascii="Cambria Math" w:hAnsi="Cambria Math"/>
                <w:sz w:val="24"/>
              </w:rPr>
            </m:ctrlPr>
          </m:e>
        </m:nary>
        <m:sSub>
          <m:sSubPr>
            <m:ctrlPr>
              <w:rPr>
                <w:rFonts w:ascii="Cambria Math" w:hAnsi="Cambria Math"/>
                <w:sz w:val="24"/>
              </w:rPr>
            </m:ctrlPr>
          </m:sSubPr>
          <m:e>
            <m:r>
              <m:rPr/>
              <w:rPr>
                <w:rFonts w:ascii="Cambria Math" w:hAnsi="Cambria Math"/>
                <w:sz w:val="24"/>
              </w:rPr>
              <m:t>D</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w:rPr>
            <w:rFonts w:ascii="Cambria Math" w:hAnsi="Cambria Math"/>
            <w:sz w:val="24"/>
          </w:rPr>
          <m:t>[i]−C[i]</m:t>
        </m:r>
        <m:sSup>
          <m:sSupPr>
            <m:ctrlPr>
              <w:rPr>
                <w:rFonts w:ascii="Cambria Math" w:hAnsi="Cambria Math"/>
                <w:sz w:val="24"/>
              </w:rPr>
            </m:ctrlPr>
          </m:sSupPr>
          <m:e>
            <m:r>
              <m:rPr/>
              <w:rPr>
                <w:rFonts w:ascii="Cambria Math" w:hAnsi="Cambria Math"/>
                <w:sz w:val="24"/>
              </w:rPr>
              <m:t>)</m:t>
            </m:r>
            <m:ctrlPr>
              <w:rPr>
                <w:rFonts w:ascii="Cambria Math" w:hAnsi="Cambria Math"/>
                <w:sz w:val="24"/>
              </w:rPr>
            </m:ctrlPr>
          </m:e>
          <m:sup>
            <m:r>
              <m:rPr/>
              <w:rPr>
                <w:rFonts w:ascii="Cambria Math" w:hAnsi="Cambria Math"/>
                <w:sz w:val="24"/>
              </w:rPr>
              <m:t>2</m:t>
            </m:r>
            <m:ctrlPr>
              <w:rPr>
                <w:rFonts w:ascii="Cambria Math" w:hAnsi="Cambria Math"/>
                <w:sz w:val="24"/>
              </w:rPr>
            </m:ctrlPr>
          </m:sup>
        </m:sSup>
      </m:oMath>
      <w:r>
        <w:rPr>
          <w:rFonts w:hint="eastAsia"/>
          <w:sz w:val="24"/>
        </w:rPr>
        <w:t>。该指标量化了我们的次梯度更新所要最小化的供需不匹配程度。</w:t>
      </w:r>
    </w:p>
    <w:p w14:paraId="55639E1D">
      <w:pPr>
        <w:pStyle w:val="4"/>
      </w:pPr>
      <w:bookmarkStart w:id="217" w:name="_Toc102609760"/>
      <w:bookmarkStart w:id="218" w:name="_Toc1503281960"/>
      <w:bookmarkStart w:id="219" w:name="_Toc2078712460"/>
      <w:bookmarkStart w:id="220" w:name="_Toc360897620"/>
      <w:r>
        <w:rPr>
          <w:rFonts w:hint="eastAsia"/>
        </w:rPr>
        <w:t>实验</w:t>
      </w:r>
      <w:bookmarkEnd w:id="217"/>
      <w:r>
        <w:rPr>
          <w:rFonts w:hint="eastAsia"/>
        </w:rPr>
        <w:t>结果</w:t>
      </w:r>
      <w:bookmarkEnd w:id="218"/>
      <w:bookmarkEnd w:id="219"/>
      <w:bookmarkEnd w:id="220"/>
    </w:p>
    <w:p w14:paraId="69B59394">
      <w:pPr>
        <w:numPr>
          <w:ilvl w:val="0"/>
          <w:numId w:val="26"/>
        </w:numPr>
        <w:spacing w:line="360" w:lineRule="auto"/>
        <w:rPr>
          <w:sz w:val="24"/>
        </w:rPr>
      </w:pPr>
      <w:r>
        <w:rPr>
          <w:rFonts w:hint="eastAsia"/>
          <w:b/>
          <w:bCs/>
          <w:sz w:val="24"/>
        </w:rPr>
        <w:t>分配效率与社会福利：</w:t>
      </w:r>
      <w:r>
        <w:rPr>
          <w:rFonts w:hint="eastAsia"/>
          <w:sz w:val="24"/>
        </w:rPr>
        <w:t>如图9所示，初始的纯CCA阶段（第1至50轮）大约经过七轮后即趋于收敛，此时的分配效率达到96.78%，社会福利为3,106。在第51轮启动基于机器学习的定价更新后，EV-MLCCA显著改善了结果，在随后的六轮内，分配效率提升至99.98%，社会福利达到3,209。这比标准CCA所能实现的最佳分配水平提高了10.6%的相对福利收益，表明所学的估值替代模型能够有效捕捉并利用剩余的调度灵活性，而这些灵活性是单调定价规则所无法触及的。</w:t>
      </w:r>
    </w:p>
    <w:p w14:paraId="75EB74D2">
      <w:pPr>
        <w:spacing w:line="360" w:lineRule="auto"/>
        <w:rPr>
          <w:sz w:val="24"/>
        </w:rPr>
      </w:pPr>
      <w:commentRangeStart w:id="56"/>
      <w:r>
        <w:rPr>
          <w:sz w:val="24"/>
        </w:rPr>
        <w:drawing>
          <wp:inline distT="0" distB="0" distL="114300" distR="114300">
            <wp:extent cx="5351145" cy="1911350"/>
            <wp:effectExtent l="0" t="0" r="8255" b="19050"/>
            <wp:docPr id="16" name="图片 16" descr="cca_vs_mlcca_efficiency_sc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ca_vs_mlcca_efficiency_scw (1)"/>
                    <pic:cNvPicPr>
                      <a:picLocks noChangeAspect="1"/>
                    </pic:cNvPicPr>
                  </pic:nvPicPr>
                  <pic:blipFill>
                    <a:blip r:embed="rId48"/>
                    <a:stretch>
                      <a:fillRect/>
                    </a:stretch>
                  </pic:blipFill>
                  <pic:spPr>
                    <a:xfrm>
                      <a:off x="0" y="0"/>
                      <a:ext cx="5351145" cy="1911350"/>
                    </a:xfrm>
                    <a:prstGeom prst="rect">
                      <a:avLst/>
                    </a:prstGeom>
                  </pic:spPr>
                </pic:pic>
              </a:graphicData>
            </a:graphic>
          </wp:inline>
        </w:drawing>
      </w:r>
      <w:commentRangeEnd w:id="56"/>
      <w:r>
        <w:rPr>
          <w:rStyle w:val="CommentReference"/>
        </w:rPr>
        <w:commentReference w:id="56"/>
      </w:r>
    </w:p>
    <w:p w14:paraId="64ED973F">
      <w:pPr>
        <w:pStyle w:val="12"/>
        <w:spacing w:line="360" w:lineRule="auto"/>
        <w:jc w:val="center"/>
        <w:rPr>
          <w:rFonts w:eastAsia="宋体"/>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9</w:t>
      </w:r>
      <w:r>
        <w:rPr>
          <w:sz w:val="24"/>
          <w:szCs w:val="24"/>
        </w:rPr>
        <w:fldChar w:fldCharType="end"/>
      </w:r>
      <w:bookmarkStart w:id="221" w:name="_Toc1344264165"/>
      <w:bookmarkStart w:id="222" w:name="_Toc930896106"/>
      <w:bookmarkStart w:id="223" w:name="_Toc907793783"/>
      <w:r>
        <w:rPr>
          <w:rFonts w:hint="eastAsia"/>
          <w:sz w:val="24"/>
        </w:rPr>
        <w:t xml:space="preserve"> 分配效率与社会福利随拍卖轮次的收敛情况</w:t>
      </w:r>
      <w:bookmarkEnd w:id="221"/>
      <w:bookmarkEnd w:id="222"/>
      <w:bookmarkEnd w:id="223"/>
    </w:p>
    <w:p w14:paraId="09D02894">
      <w:pPr>
        <w:numPr>
          <w:ilvl w:val="0"/>
          <w:numId w:val="26"/>
        </w:numPr>
        <w:spacing w:line="360" w:lineRule="auto"/>
        <w:rPr>
          <w:sz w:val="24"/>
        </w:rPr>
      </w:pPr>
      <w:r>
        <w:rPr>
          <w:rFonts w:hint="eastAsia"/>
          <w:b/>
          <w:bCs/>
          <w:sz w:val="24"/>
        </w:rPr>
        <w:t>每个电动汽车的分配结果：</w:t>
      </w:r>
      <w:r>
        <w:rPr>
          <w:rFonts w:hint="eastAsia"/>
          <w:sz w:val="24"/>
        </w:rPr>
        <w:t>图10对比了最终的分配情况。在EV-MLCCA中，按照CCA服务的电动汽车所获得的组合几乎完全相同，从而保留了高价值的匹配。至关重要的是，EV-MLCCA为标准CCA下仍未得到服务的10辆额外电动汽车分配了时段，这直接解释了观察到的福利差距。</w:t>
      </w:r>
    </w:p>
    <w:p w14:paraId="11B15D55">
      <w:pPr>
        <w:spacing w:line="360" w:lineRule="auto"/>
        <w:rPr>
          <w:sz w:val="24"/>
        </w:rPr>
      </w:pPr>
      <w:commentRangeStart w:id="57"/>
      <w:r>
        <w:rPr>
          <w:rFonts w:hint="eastAsia"/>
          <w:sz w:val="24"/>
        </w:rPr>
        <w:drawing>
          <wp:inline distT="0" distB="0" distL="114300" distR="114300">
            <wp:extent cx="5349240" cy="654050"/>
            <wp:effectExtent l="0" t="0" r="10160" b="6350"/>
            <wp:docPr id="17" name="图片 17" descr="allocation_by_bidd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llocation_by_bidder (1)"/>
                    <pic:cNvPicPr>
                      <a:picLocks noChangeAspect="1"/>
                    </pic:cNvPicPr>
                  </pic:nvPicPr>
                  <pic:blipFill>
                    <a:blip r:embed="rId49"/>
                    <a:stretch>
                      <a:fillRect/>
                    </a:stretch>
                  </pic:blipFill>
                  <pic:spPr>
                    <a:xfrm>
                      <a:off x="0" y="0"/>
                      <a:ext cx="5349240" cy="654050"/>
                    </a:xfrm>
                    <a:prstGeom prst="rect">
                      <a:avLst/>
                    </a:prstGeom>
                  </pic:spPr>
                </pic:pic>
              </a:graphicData>
            </a:graphic>
          </wp:inline>
        </w:drawing>
      </w:r>
      <w:commentRangeEnd w:id="57"/>
      <w:r>
        <w:rPr>
          <w:rStyle w:val="CommentReference"/>
        </w:rPr>
        <w:commentReference w:id="57"/>
      </w:r>
    </w:p>
    <w:p w14:paraId="5C5635C2">
      <w:pPr>
        <w:pStyle w:val="12"/>
        <w:spacing w:line="360" w:lineRule="auto"/>
        <w:rPr>
          <w:rFonts w:eastAsia="宋体"/>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10</w:t>
      </w:r>
      <w:r>
        <w:rPr>
          <w:sz w:val="24"/>
          <w:szCs w:val="24"/>
        </w:rPr>
        <w:fldChar w:fldCharType="end"/>
      </w:r>
      <w:bookmarkStart w:id="224" w:name="_Toc656995625"/>
      <w:bookmarkStart w:id="225" w:name="_Toc2027697587"/>
      <w:bookmarkStart w:id="226" w:name="_Toc1662853336"/>
      <w:r>
        <w:rPr>
          <w:rFonts w:hint="eastAsia"/>
          <w:sz w:val="24"/>
        </w:rPr>
        <w:t xml:space="preserve"> CCA与EV-MLCCA的分配情况。颜色表示站点；数字表示时隙。白色方块代表未服务的电动汽车。</w:t>
      </w:r>
      <w:bookmarkEnd w:id="224"/>
      <w:bookmarkEnd w:id="225"/>
      <w:bookmarkEnd w:id="226"/>
    </w:p>
    <w:p w14:paraId="72592FEF">
      <w:pPr>
        <w:numPr>
          <w:ilvl w:val="0"/>
          <w:numId w:val="26"/>
        </w:numPr>
        <w:spacing w:line="360" w:lineRule="auto"/>
        <w:rPr>
          <w:sz w:val="24"/>
        </w:rPr>
      </w:pPr>
      <w:r>
        <w:rPr>
          <w:rFonts w:hint="eastAsia"/>
          <w:b/>
          <w:bCs/>
          <w:sz w:val="24"/>
        </w:rPr>
        <w:t>需求模式：</w:t>
      </w:r>
      <w:r>
        <w:rPr>
          <w:rFonts w:hint="eastAsia"/>
          <w:sz w:val="24"/>
        </w:rPr>
        <w:t>图11展示了所有允许的站点–时段对汇总后的可行需求。总体竞争激烈，但由EV-MLCCA（橙色）唯一分配的时段表现出明显更低的竞争程度（1到3个潜在竞标者），揭示了尚未开发的调度灵活性。由于每轮电动车仅提交其效用最大化的捆绑包，实际需求更加集中。鉴于CCA的早期收敛，竞标行为在第7轮后趋于稳定。图12因此汇总了第1至第10轮以及第50轮之后的实际出价，证实了在单调定价下，高竞争性物品持续呈现倾斜趋势。</w:t>
      </w:r>
    </w:p>
    <w:p w14:paraId="6290E992">
      <w:pPr>
        <w:spacing w:line="360" w:lineRule="auto"/>
        <w:rPr>
          <w:sz w:val="24"/>
        </w:rPr>
      </w:pPr>
      <w:commentRangeStart w:id="58"/>
      <w:r>
        <w:rPr>
          <w:rFonts w:hint="eastAsia"/>
          <w:sz w:val="24"/>
        </w:rPr>
        <w:drawing>
          <wp:inline distT="0" distB="0" distL="114300" distR="114300">
            <wp:extent cx="5332730" cy="889000"/>
            <wp:effectExtent l="0" t="0" r="1270" b="0"/>
            <wp:docPr id="18" name="图片 18" descr="item_demand_count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tem_demand_counts (1)"/>
                    <pic:cNvPicPr>
                      <a:picLocks noChangeAspect="1"/>
                    </pic:cNvPicPr>
                  </pic:nvPicPr>
                  <pic:blipFill>
                    <a:blip r:embed="rId50"/>
                    <a:stretch>
                      <a:fillRect/>
                    </a:stretch>
                  </pic:blipFill>
                  <pic:spPr>
                    <a:xfrm>
                      <a:off x="0" y="0"/>
                      <a:ext cx="5332730" cy="889000"/>
                    </a:xfrm>
                    <a:prstGeom prst="rect">
                      <a:avLst/>
                    </a:prstGeom>
                  </pic:spPr>
                </pic:pic>
              </a:graphicData>
            </a:graphic>
          </wp:inline>
        </w:drawing>
      </w:r>
      <w:commentRangeEnd w:id="58"/>
      <w:r>
        <w:rPr>
          <w:rStyle w:val="CommentReference"/>
        </w:rPr>
        <w:commentReference w:id="58"/>
      </w:r>
    </w:p>
    <w:p w14:paraId="6C5D68B8">
      <w:pPr>
        <w:pStyle w:val="12"/>
        <w:spacing w:line="360" w:lineRule="auto"/>
        <w:rPr>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11</w:t>
      </w:r>
      <w:r>
        <w:rPr>
          <w:sz w:val="24"/>
          <w:szCs w:val="24"/>
        </w:rPr>
        <w:fldChar w:fldCharType="end"/>
      </w:r>
      <w:bookmarkStart w:id="227" w:name="_Toc713473728"/>
      <w:bookmarkStart w:id="228" w:name="_Toc1325459978"/>
      <w:bookmarkStart w:id="229" w:name="_Toc1769365961"/>
      <w:r>
        <w:rPr>
          <w:rFonts w:hint="eastAsia"/>
          <w:sz w:val="24"/>
          <w:szCs w:val="24"/>
        </w:rPr>
        <w:t xml:space="preserve"> </w:t>
      </w:r>
      <w:r>
        <w:rPr>
          <w:rFonts w:hint="eastAsia"/>
          <w:sz w:val="24"/>
        </w:rPr>
        <w:t>聚合的可行需求（每辆电动汽车允许的所有时段</w:t>
      </w:r>
      <w:r>
        <w:rPr>
          <w:rFonts w:hint="eastAsia"/>
          <w:sz w:val="24"/>
        </w:rPr>
        <w:tab/>
      </w:r>
      <w:r>
        <w:rPr>
          <w:rFonts w:hint="eastAsia"/>
          <w:sz w:val="24"/>
        </w:rPr>
        <w:t>）。橙色柱状图表示仅由EV-MLCCA分配的时段。</w:t>
      </w:r>
      <w:bookmarkEnd w:id="227"/>
      <w:bookmarkEnd w:id="228"/>
      <w:bookmarkEnd w:id="229"/>
    </w:p>
    <w:p w14:paraId="56873D26">
      <w:pPr>
        <w:spacing w:line="360" w:lineRule="auto"/>
        <w:rPr>
          <w:sz w:val="24"/>
        </w:rPr>
      </w:pPr>
      <w:commentRangeStart w:id="59"/>
      <w:r>
        <w:rPr>
          <w:sz w:val="24"/>
        </w:rPr>
        <w:drawing>
          <wp:inline distT="0" distB="0" distL="114300" distR="114300">
            <wp:extent cx="5354955" cy="1115695"/>
            <wp:effectExtent l="0" t="0" r="4445" b="1905"/>
            <wp:docPr id="19" name="图片 19" descr="combined_first10_post50_item_demands_count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ombined_first10_post50_item_demands_counts (1)"/>
                    <pic:cNvPicPr>
                      <a:picLocks noChangeAspect="1"/>
                    </pic:cNvPicPr>
                  </pic:nvPicPr>
                  <pic:blipFill>
                    <a:blip r:embed="rId51"/>
                    <a:stretch>
                      <a:fillRect/>
                    </a:stretch>
                  </pic:blipFill>
                  <pic:spPr>
                    <a:xfrm>
                      <a:off x="0" y="0"/>
                      <a:ext cx="5354955" cy="1115695"/>
                    </a:xfrm>
                    <a:prstGeom prst="rect">
                      <a:avLst/>
                    </a:prstGeom>
                  </pic:spPr>
                </pic:pic>
              </a:graphicData>
            </a:graphic>
          </wp:inline>
        </w:drawing>
      </w:r>
      <w:commentRangeEnd w:id="59"/>
      <w:r>
        <w:rPr>
          <w:rStyle w:val="CommentReference"/>
        </w:rPr>
        <w:commentReference w:id="59"/>
      </w:r>
    </w:p>
    <w:p w14:paraId="1D41C0A2">
      <w:pPr>
        <w:pStyle w:val="12"/>
        <w:spacing w:line="360" w:lineRule="auto"/>
        <w:rPr>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12</w:t>
      </w:r>
      <w:r>
        <w:rPr>
          <w:sz w:val="24"/>
          <w:szCs w:val="24"/>
        </w:rPr>
        <w:fldChar w:fldCharType="end"/>
      </w:r>
      <w:bookmarkStart w:id="230" w:name="_Toc1988028141"/>
      <w:bookmarkStart w:id="231" w:name="_Toc1671622291"/>
      <w:bookmarkStart w:id="232" w:name="_Toc170465140"/>
      <w:r>
        <w:rPr>
          <w:rFonts w:hint="eastAsia"/>
          <w:sz w:val="24"/>
        </w:rPr>
        <w:t xml:space="preserve"> 根据早期（第1至10轮）和后期（第50轮后）的实际出价得出的有效需求。</w:t>
      </w:r>
      <w:bookmarkEnd w:id="230"/>
      <w:bookmarkEnd w:id="231"/>
      <w:bookmarkEnd w:id="232"/>
    </w:p>
    <w:p w14:paraId="7E87DAEB">
      <w:pPr>
        <w:numPr>
          <w:ilvl w:val="0"/>
          <w:numId w:val="26"/>
        </w:numPr>
        <w:spacing w:line="360" w:lineRule="auto"/>
        <w:rPr>
          <w:sz w:val="24"/>
        </w:rPr>
      </w:pPr>
      <w:r>
        <w:rPr>
          <w:rFonts w:hint="eastAsia"/>
          <w:b/>
          <w:bCs/>
          <w:sz w:val="24"/>
        </w:rPr>
        <w:t xml:space="preserve">价格动态与需求响应性： </w:t>
      </w:r>
      <w:r>
        <w:rPr>
          <w:rFonts w:hint="eastAsia"/>
          <w:sz w:val="24"/>
        </w:rPr>
        <w:t>图13对比了两种机制所获得的最终价格。传统CCA采用单调的价格更新，导致价格普遍偏高：早期的过度需求引发连续涨价，即使后续竞争减弱，价格也无法回落。相比之下，EV-MLCCA利用学习到的价值替代品生成非单调、可响应需求的价格，这些价格紧密跟踪图12所示的有效需求曲线。由EV-MLCCA独家分配的时段始终获得更低且更具响应性的价格，使边际电动汽车能够成功进入市场。传统CCA的一个常见局限是需要对价格增量进行仔细的手动调优 ∆。选择 ∆ 需要权衡系统效率和计算效率：较大的 ∆ 可以减少拍卖轮次和计算成本，但会导致价格粒度较粗，分配效率欠佳；相反，较小的 ∆ 可以提供更精细的价格和更高的分配效率，但会显著增加轮次和计算时间。通过利用次梯度下降法最小化凸清算势能函数，EV-MLCCA能够动态生成接近清算的价格，而无需依赖固定的增量 ∆。这种方法有效消除了对 ∆ 的手动调优需求及其相关的效率权衡，实现了更快的收敛速度、更高的分配效率以及更精确的价格发现。</w:t>
      </w:r>
    </w:p>
    <w:p w14:paraId="3CE661EE">
      <w:pPr>
        <w:spacing w:line="360" w:lineRule="auto"/>
        <w:rPr>
          <w:sz w:val="24"/>
        </w:rPr>
      </w:pPr>
      <w:commentRangeStart w:id="60"/>
      <w:r>
        <w:rPr>
          <w:rFonts w:hint="eastAsia"/>
          <w:sz w:val="24"/>
        </w:rPr>
        <w:drawing>
          <wp:inline distT="0" distB="0" distL="114300" distR="114300">
            <wp:extent cx="5354955" cy="1115695"/>
            <wp:effectExtent l="0" t="0" r="4445" b="1905"/>
            <wp:docPr id="20" name="图片 20" descr="item_price_compare_cca_vs_mlcc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tem_price_compare_cca_vs_mlcca (1)"/>
                    <pic:cNvPicPr>
                      <a:picLocks noChangeAspect="1"/>
                    </pic:cNvPicPr>
                  </pic:nvPicPr>
                  <pic:blipFill>
                    <a:blip r:embed="rId52"/>
                    <a:stretch>
                      <a:fillRect/>
                    </a:stretch>
                  </pic:blipFill>
                  <pic:spPr>
                    <a:xfrm>
                      <a:off x="0" y="0"/>
                      <a:ext cx="5354955" cy="1115695"/>
                    </a:xfrm>
                    <a:prstGeom prst="rect">
                      <a:avLst/>
                    </a:prstGeom>
                  </pic:spPr>
                </pic:pic>
              </a:graphicData>
            </a:graphic>
          </wp:inline>
        </w:drawing>
      </w:r>
      <w:commentRangeEnd w:id="60"/>
      <w:r>
        <w:rPr>
          <w:rStyle w:val="CommentReference"/>
        </w:rPr>
        <w:commentReference w:id="60"/>
      </w:r>
    </w:p>
    <w:p w14:paraId="6D47CB57">
      <w:pPr>
        <w:pStyle w:val="12"/>
        <w:spacing w:line="360" w:lineRule="auto"/>
        <w:rPr>
          <w:rFonts w:eastAsia="宋体"/>
          <w:sz w:val="24"/>
        </w:rPr>
      </w:pPr>
      <w:r>
        <w:rPr>
          <w:rFonts w:hint="eastAsia" w:ascii="黑体" w:hAnsi="黑体" w:cs="黑体"/>
          <w:sz w:val="24"/>
          <w:szCs w:val="24"/>
        </w:rPr>
        <w:t xml:space="preserve">图 </w:t>
      </w:r>
      <w:r>
        <w:rPr>
          <w:rFonts w:hint="eastAsia" w:ascii="黑体" w:hAnsi="黑体" w:cs="黑体"/>
          <w:sz w:val="24"/>
          <w:szCs w:val="24"/>
        </w:rPr>
        <w:fldChar w:fldCharType="begin"/>
      </w:r>
      <w:r>
        <w:rPr>
          <w:rFonts w:hint="eastAsia" w:ascii="黑体" w:hAnsi="黑体" w:cs="黑体"/>
          <w:sz w:val="24"/>
          <w:szCs w:val="24"/>
        </w:rPr>
        <w:instrText xml:space="preserve"> SEQ 图 \* ARABIC </w:instrText>
      </w:r>
      <w:r>
        <w:rPr>
          <w:rFonts w:hint="eastAsia" w:ascii="黑体" w:hAnsi="黑体" w:cs="黑体"/>
          <w:sz w:val="24"/>
          <w:szCs w:val="24"/>
        </w:rPr>
        <w:fldChar w:fldCharType="separate"/>
      </w:r>
      <w:r>
        <w:rPr>
          <w:rFonts w:hint="eastAsia" w:ascii="黑体" w:hAnsi="黑体" w:cs="黑体"/>
          <w:sz w:val="24"/>
          <w:szCs w:val="24"/>
        </w:rPr>
        <w:t>13</w:t>
      </w:r>
      <w:r>
        <w:rPr>
          <w:rFonts w:hint="eastAsia" w:ascii="黑体" w:hAnsi="黑体" w:cs="黑体"/>
          <w:sz w:val="24"/>
          <w:szCs w:val="24"/>
        </w:rPr>
        <w:fldChar w:fldCharType="end"/>
      </w:r>
      <w:bookmarkStart w:id="233" w:name="_Toc1011712131"/>
      <w:bookmarkStart w:id="234" w:name="_Toc930956981"/>
      <w:bookmarkStart w:id="235" w:name="_Toc1651312253"/>
      <w:r>
        <w:rPr>
          <w:rFonts w:hint="eastAsia" w:ascii="黑体" w:hAnsi="黑体" w:cs="黑体"/>
          <w:sz w:val="24"/>
          <w:szCs w:val="24"/>
        </w:rPr>
        <w:t xml:space="preserve">  </w:t>
      </w:r>
      <w:r>
        <w:rPr>
          <w:rFonts w:hint="eastAsia" w:ascii="黑体" w:hAnsi="黑体" w:cs="黑体"/>
          <w:sz w:val="24"/>
        </w:rPr>
        <w:t>CCA（蓝色）和EV-MLCCA（黄色）下的最终时段价格。橙色突出显示仅由EV-MLCCA分配的时段。</w:t>
      </w:r>
      <w:bookmarkEnd w:id="233"/>
      <w:bookmarkEnd w:id="234"/>
      <w:bookmarkEnd w:id="235"/>
    </w:p>
    <w:p w14:paraId="7650A750">
      <w:pPr>
        <w:numPr>
          <w:ilvl w:val="0"/>
          <w:numId w:val="26"/>
        </w:numPr>
        <w:spacing w:line="360" w:lineRule="auto"/>
        <w:rPr>
          <w:sz w:val="24"/>
        </w:rPr>
      </w:pPr>
      <w:r>
        <w:rPr>
          <w:rFonts w:hint="eastAsia"/>
          <w:b/>
          <w:bCs/>
          <w:sz w:val="24"/>
        </w:rPr>
        <w:t>定量验证：</w:t>
      </w:r>
      <w:r>
        <w:rPr>
          <w:rFonts w:hint="eastAsia"/>
          <w:sz w:val="24"/>
        </w:rPr>
        <w:t xml:space="preserve"> 图14报告了最终价格与有效需求之间的皮尔逊相关系数：r = 0.810，而仅使用CCA时，r = 0.409，这证实了价格与需求的匹配度显著提高。如图15所示，在EV-MLCCA框架下，清算误差在六轮基于机器学习的迭代中单调递减，并逐渐趋于收敛。尽管在这种需求受限的情形下，实现完全市场清算（零误差）在结构上是不可能的，但误差的持续降低验证了基于次梯度的价格更新方法在最小化对偶福利函数 W(p) 方面的有效性。</w:t>
      </w:r>
    </w:p>
    <w:p w14:paraId="0F2F98AF">
      <w:pPr>
        <w:spacing w:line="360" w:lineRule="auto"/>
        <w:jc w:val="center"/>
        <w:rPr>
          <w:sz w:val="24"/>
        </w:rPr>
      </w:pPr>
      <w:r>
        <w:rPr>
          <w:rFonts w:hint="eastAsia"/>
          <w:sz w:val="24"/>
        </w:rPr>
        <w:drawing>
          <wp:inline distT="0" distB="0" distL="114300" distR="114300">
            <wp:extent cx="3907790" cy="3907790"/>
            <wp:effectExtent l="0" t="0" r="3810" b="3810"/>
            <wp:docPr id="21" name="图片 21" descr="price_demand_correl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rice_demand_correlation (1)"/>
                    <pic:cNvPicPr>
                      <a:picLocks noChangeAspect="1"/>
                    </pic:cNvPicPr>
                  </pic:nvPicPr>
                  <pic:blipFill>
                    <a:blip r:embed="rId53"/>
                    <a:stretch>
                      <a:fillRect/>
                    </a:stretch>
                  </pic:blipFill>
                  <pic:spPr>
                    <a:xfrm>
                      <a:off x="0" y="0"/>
                      <a:ext cx="3907790" cy="3907790"/>
                    </a:xfrm>
                    <a:prstGeom prst="rect">
                      <a:avLst/>
                    </a:prstGeom>
                  </pic:spPr>
                </pic:pic>
              </a:graphicData>
            </a:graphic>
          </wp:inline>
        </w:drawing>
      </w:r>
    </w:p>
    <w:p w14:paraId="3001255A">
      <w:pPr>
        <w:pStyle w:val="12"/>
        <w:spacing w:line="360" w:lineRule="auto"/>
        <w:jc w:val="center"/>
        <w:rPr>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14</w:t>
      </w:r>
      <w:r>
        <w:rPr>
          <w:sz w:val="24"/>
          <w:szCs w:val="24"/>
        </w:rPr>
        <w:fldChar w:fldCharType="end"/>
      </w:r>
      <w:bookmarkStart w:id="236" w:name="_Toc629918230"/>
      <w:bookmarkStart w:id="237" w:name="_Toc294591035"/>
      <w:bookmarkStart w:id="238" w:name="_Toc2038711994"/>
      <w:r>
        <w:rPr>
          <w:rFonts w:hint="eastAsia"/>
          <w:sz w:val="24"/>
          <w:szCs w:val="24"/>
        </w:rPr>
        <w:t xml:space="preserve"> </w:t>
      </w:r>
      <w:r>
        <w:rPr>
          <w:rFonts w:hint="eastAsia"/>
          <w:sz w:val="24"/>
        </w:rPr>
        <w:t>最终价格与有效需求之间的皮尔逊相关性</w:t>
      </w:r>
      <w:bookmarkEnd w:id="236"/>
      <w:bookmarkEnd w:id="237"/>
      <w:bookmarkEnd w:id="238"/>
    </w:p>
    <w:p w14:paraId="3702B4E1">
      <w:pPr>
        <w:spacing w:line="360" w:lineRule="auto"/>
        <w:jc w:val="center"/>
        <w:rPr>
          <w:sz w:val="24"/>
        </w:rPr>
      </w:pPr>
      <w:r>
        <w:rPr>
          <w:sz w:val="24"/>
        </w:rPr>
        <w:drawing>
          <wp:inline distT="0" distB="0" distL="114300" distR="114300">
            <wp:extent cx="4817110" cy="2409190"/>
            <wp:effectExtent l="0" t="0" r="8890" b="3810"/>
            <wp:docPr id="22" name="图片 22" descr="mlcca_clearing_error_round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mlcca_clearing_error_rounds (1)"/>
                    <pic:cNvPicPr>
                      <a:picLocks noChangeAspect="1"/>
                    </pic:cNvPicPr>
                  </pic:nvPicPr>
                  <pic:blipFill>
                    <a:blip r:embed="rId54"/>
                    <a:stretch>
                      <a:fillRect/>
                    </a:stretch>
                  </pic:blipFill>
                  <pic:spPr>
                    <a:xfrm>
                      <a:off x="0" y="0"/>
                      <a:ext cx="4817110" cy="2409190"/>
                    </a:xfrm>
                    <a:prstGeom prst="rect">
                      <a:avLst/>
                    </a:prstGeom>
                  </pic:spPr>
                </pic:pic>
              </a:graphicData>
            </a:graphic>
          </wp:inline>
        </w:drawing>
      </w:r>
    </w:p>
    <w:p w14:paraId="7DE1E4A4">
      <w:pPr>
        <w:pStyle w:val="12"/>
        <w:spacing w:line="360" w:lineRule="auto"/>
        <w:jc w:val="center"/>
        <w:rPr>
          <w:sz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15</w:t>
      </w:r>
      <w:r>
        <w:rPr>
          <w:sz w:val="24"/>
          <w:szCs w:val="24"/>
        </w:rPr>
        <w:fldChar w:fldCharType="end"/>
      </w:r>
      <w:bookmarkStart w:id="239" w:name="_Toc323638824"/>
      <w:bookmarkStart w:id="240" w:name="_Toc1471580920"/>
      <w:bookmarkStart w:id="241" w:name="_Toc755278604"/>
      <w:r>
        <w:rPr>
          <w:rFonts w:hint="eastAsia"/>
          <w:sz w:val="24"/>
        </w:rPr>
        <w:t xml:space="preserve"> EV-MLCCA下清算误差的演变</w:t>
      </w:r>
      <w:bookmarkEnd w:id="239"/>
      <w:bookmarkEnd w:id="240"/>
      <w:bookmarkEnd w:id="241"/>
    </w:p>
    <w:p w14:paraId="5E0D5DAA">
      <w:pPr>
        <w:spacing w:line="360" w:lineRule="auto"/>
        <w:rPr>
          <w:sz w:val="24"/>
        </w:rPr>
      </w:pPr>
      <w:r>
        <w:rPr>
          <w:rFonts w:hint="eastAsia"/>
          <w:sz w:val="24"/>
        </w:rPr>
        <w:t xml:space="preserve">    总之，EV-MLCCA通过引入机器学习估值模型，克服了单调时钟拍卖固有的僵化性，实现了接近最优的效率（99.98%），并在一个代表性实例中实现了10.6%的福利提升。尽管这些收益在绝对值上并不显著，但它们正是源于对低竞争资源的更好利用——而这恰恰是精确求解器和传统迭代机制在更大规模下无法挖掘的潜力。</w:t>
      </w:r>
    </w:p>
    <w:p w14:paraId="41CF26CA">
      <w:pPr>
        <w:pStyle w:val="3"/>
      </w:pPr>
      <w:bookmarkStart w:id="242" w:name="_Toc514794765"/>
      <w:bookmarkStart w:id="243" w:name="_Toc1656345824"/>
      <w:bookmarkStart w:id="244" w:name="_Toc1112480212"/>
      <w:r>
        <w:rPr>
          <w:rFonts w:hint="eastAsia"/>
        </w:rPr>
        <w:t>本章小结</w:t>
      </w:r>
      <w:bookmarkEnd w:id="242"/>
      <w:bookmarkEnd w:id="243"/>
      <w:bookmarkEnd w:id="244"/>
    </w:p>
    <w:p w14:paraId="430FD9AA">
      <w:pPr>
        <w:spacing w:line="360" w:lineRule="auto"/>
        <w:ind w:firstLine="480" w:firstLineChars="200"/>
        <w:rPr>
          <w:sz w:val="24"/>
        </w:rPr>
        <w:sectPr>
          <w:headerReference r:id="rId26" w:type="default"/>
          <w:headerReference r:id="rId27" w:type="even"/>
          <w:footerReference r:id="rId28" w:type="even"/>
          <w:pgSz w:w="11906" w:h="16838"/>
          <w:pgMar w:top="1985" w:right="1588" w:bottom="2268" w:left="1588" w:header="1418" w:footer="1701" w:gutter="284"/>
          <w:pgNumType w:start="50"/>
          <w:cols w:space="425" w:num="1"/>
          <w:docGrid w:linePitch="395" w:charSpace="0"/>
        </w:sectPr>
      </w:pPr>
      <w:r>
        <w:rPr>
          <w:rFonts w:hint="eastAsia"/>
          <w:sz w:val="24"/>
        </w:rPr>
        <w:t>本章探讨了城市级海量异质电动车的充电调度问题，指出了传统单调拍卖机制在处理动态供需关系时容易陷入低效状态的根本缺陷。为此，我们提出了 EV-MLCCA 机制。该机制通过需求查询训练个体的多值神经网络（MVNNs），并在凸对偶目标函数上执行次梯度下降。EV-MLCCA 不仅实现了非单调、反映真实稀缺性的动态定价，还有效规避了高维隐私泄露与组合计算爆炸的问题 ，为智慧城市充电网络的规模化协调提供了极具实用价值的理论框架与算法支撑。</w:t>
      </w:r>
    </w:p>
    <w:p w14:paraId="521E3722">
      <w:pPr>
        <w:pStyle w:val="2"/>
      </w:pPr>
      <w:bookmarkStart w:id="245" w:name="_Toc102609773"/>
      <w:bookmarkStart w:id="246" w:name="_Toc373747907"/>
      <w:bookmarkStart w:id="247" w:name="_Toc2091485239"/>
      <w:bookmarkStart w:id="248" w:name="_Toc1462292302"/>
      <w:r>
        <w:rPr>
          <w:rFonts w:hint="eastAsia"/>
        </w:rPr>
        <w:t>结论与展望</w:t>
      </w:r>
      <w:bookmarkEnd w:id="245"/>
      <w:r>
        <w:fldChar w:fldCharType="begin"/>
      </w:r>
      <w:r>
        <w:instrText xml:space="preserve">  SEQ seq \h  </w:instrText>
      </w:r>
      <w:r>
        <w:fldChar w:fldCharType="separate"/>
      </w:r>
      <w:r>
        <w:fldChar w:fldCharType="end"/>
      </w:r>
      <w:bookmarkEnd w:id="246"/>
      <w:bookmarkEnd w:id="247"/>
      <w:bookmarkEnd w:id="248"/>
    </w:p>
    <w:p w14:paraId="6C35EE2A">
      <w:pPr>
        <w:pStyle w:val="3"/>
      </w:pPr>
      <w:bookmarkStart w:id="249" w:name="_Toc191405474"/>
      <w:bookmarkStart w:id="250" w:name="_Toc1580077777"/>
      <w:bookmarkStart w:id="251" w:name="_Toc102609774"/>
      <w:bookmarkStart w:id="252" w:name="_Toc943863446"/>
      <w:r>
        <w:rPr>
          <w:rFonts w:hint="eastAsia"/>
        </w:rPr>
        <w:t>研究结论</w:t>
      </w:r>
      <w:bookmarkEnd w:id="249"/>
      <w:bookmarkEnd w:id="250"/>
      <w:bookmarkEnd w:id="251"/>
      <w:bookmarkEnd w:id="252"/>
    </w:p>
    <w:p w14:paraId="6BFEA0CA">
      <w:pPr>
        <w:spacing w:line="360" w:lineRule="auto"/>
        <w:ind w:firstLine="480" w:firstLineChars="200"/>
        <w:rPr>
          <w:sz w:val="24"/>
        </w:rPr>
      </w:pPr>
      <w:r>
        <w:rPr>
          <w:rFonts w:hint="eastAsia"/>
          <w:sz w:val="24"/>
        </w:rPr>
        <w:t>随着电动车（EV）保有量的迅猛增长，充电需求的剧增给充电站和电网的运行带来了显著挑战。高效的充电调度与动态定价机制可以通过优化资源配置、规范用户充电行为，实现充电站收益最大化与缓解电网高峰压力的双赢。区别于传统的固定定价或分时定价，面向城市级多充电站的动态调度存在其特殊性与复杂性：首先，用户的最低可接受价格（MAP）和对时空组合资源的估值往往是高度隐私的；其次，随着系统规模的扩大，海量异质性用户偏好会导致组合爆炸，使得传统的组合物品分配方法难以满足实时调度的计算效率要求。因此，在制定城市级电动车充电调度与定价算法时，必须考虑以下几点因素：</w:t>
      </w:r>
    </w:p>
    <w:p w14:paraId="226B5601">
      <w:pPr>
        <w:numPr>
          <w:ilvl w:val="0"/>
          <w:numId w:val="27"/>
        </w:numPr>
        <w:spacing w:line="360" w:lineRule="auto"/>
        <w:rPr>
          <w:sz w:val="24"/>
        </w:rPr>
      </w:pPr>
      <w:r>
        <w:rPr>
          <w:rFonts w:hint="eastAsia"/>
          <w:sz w:val="24"/>
        </w:rPr>
        <w:t>在信息不对称的条件下，如何设计科学的机制，使得充电站能够在不强制要求用户披露真实私有估值的前提下，依然能够实现收益最大化与资源的有效分配。</w:t>
      </w:r>
    </w:p>
    <w:p w14:paraId="0ACF1824">
      <w:pPr>
        <w:numPr>
          <w:ilvl w:val="0"/>
          <w:numId w:val="27"/>
        </w:numPr>
        <w:spacing w:line="360" w:lineRule="auto"/>
        <w:rPr>
          <w:sz w:val="24"/>
        </w:rPr>
      </w:pPr>
      <w:r>
        <w:rPr>
          <w:rFonts w:hint="eastAsia"/>
          <w:sz w:val="24"/>
        </w:rPr>
        <w:t>在城市级规模下，如何克服传统拍卖算法在求解NP-hard赢家决定问题时的计算瓶颈，并打破单调价格更新规则造成的效率损失，以实现全局的社会福利最大化。</w:t>
      </w:r>
    </w:p>
    <w:p w14:paraId="45DDE443">
      <w:pPr>
        <w:spacing w:line="360" w:lineRule="auto"/>
        <w:ind w:firstLine="480" w:firstLineChars="200"/>
        <w:rPr>
          <w:sz w:val="24"/>
        </w:rPr>
      </w:pPr>
      <w:r>
        <w:rPr>
          <w:rFonts w:hint="eastAsia"/>
          <w:sz w:val="24"/>
        </w:rPr>
        <w:t>本文综合考虑了以上几点核心因素，围绕“智能电网赋能的电动车充电优化”这一主题，提出了相应的理论模型与解决方案。现将本文的主要工作总结如下：</w:t>
      </w:r>
    </w:p>
    <w:p w14:paraId="6C8AA73E">
      <w:pPr>
        <w:numPr>
          <w:ilvl w:val="0"/>
          <w:numId w:val="28"/>
        </w:numPr>
        <w:spacing w:line="360" w:lineRule="auto"/>
        <w:rPr>
          <w:sz w:val="24"/>
        </w:rPr>
      </w:pPr>
      <w:r>
        <w:rPr>
          <w:rFonts w:hint="eastAsia"/>
          <w:sz w:val="24"/>
        </w:rPr>
        <w:t>论文综合考虑了多充电站场景下的数据隐私与需求不确定性，提出了基于联邦学习的区域充电需求预测模型。 考虑到单个充电站数据有限难以支撑高精度预测，以及多站之间不愿共享底层敏感交易数据的现实壁垒，本文利用联邦学习框架（Federated Learning）和Seq2Seq多步预测模型实现了同一地理集群内充电站的协同训练。该模型在保护数据隐私的前提下，精准预测了未来各时间隙的充电需求，从而指导充电站制定合理的保留电价（Reserved Price）。保留电价作为底价信号，不仅保障了充电站的基线收益，还通过价格机制有效引导了对价格敏感的用户调整充电行为，助力电网的削峰填谷。</w:t>
      </w:r>
    </w:p>
    <w:p w14:paraId="1E3EEB9D">
      <w:pPr>
        <w:numPr>
          <w:ilvl w:val="0"/>
          <w:numId w:val="28"/>
        </w:numPr>
        <w:spacing w:line="360" w:lineRule="auto"/>
        <w:rPr>
          <w:sz w:val="24"/>
        </w:rPr>
      </w:pPr>
      <w:r>
        <w:rPr>
          <w:rFonts w:hint="eastAsia"/>
          <w:sz w:val="24"/>
        </w:rPr>
        <w:t>论文提出了一种基于迭代组合拍卖（CSPMBICA）的智能充电调度与收益优化定价机制。 针对信息不对称问题，该算法将充电站作为拍卖方，电动车作为竞拍方，通过多轮升价迭代的方式进行价格发现。在每一轮中，用户根据当前公布的组合资源要价提交基于最大化自身效用的二元出价。该算法创新性地引入了保留电价设定与“</w:t>
      </w:r>
      <m:oMath>
        <m:r>
          <m:rPr/>
          <w:rPr>
            <w:rFonts w:ascii="Cambria Math"/>
            <w:sz w:val="24"/>
          </w:rPr>
          <m:t>σ</m:t>
        </m:r>
      </m:oMath>
      <w:r>
        <w:rPr>
          <w:rFonts w:hint="eastAsia"/>
          <w:sz w:val="24"/>
        </w:rPr>
        <w:t>-折扣（</w:t>
      </w:r>
      <m:oMath>
        <m:r>
          <m:rPr/>
          <w:rPr>
            <w:rFonts w:ascii="Cambria Math"/>
            <w:sz w:val="24"/>
          </w:rPr>
          <m:t>σ</m:t>
        </m:r>
      </m:oMath>
      <w:r>
        <w:rPr>
          <w:rFonts w:hint="eastAsia"/>
          <w:sz w:val="24"/>
        </w:rPr>
        <w:t>-discount）”规则，使得充电站能够在无需用户上报真实估值的条件下，确定最优的临时分配与更新价格。经过严谨的理论证明与广泛的实验分析，该算法满足个体理性（Individual Rationality）和收敛性，并在有限轮次内实现了资源分配的最优化与充电站收益的最大化。</w:t>
      </w:r>
    </w:p>
    <w:p w14:paraId="6EE1A3B3">
      <w:pPr>
        <w:numPr>
          <w:ilvl w:val="0"/>
          <w:numId w:val="28"/>
        </w:numPr>
        <w:spacing w:line="360" w:lineRule="auto"/>
        <w:rPr>
          <w:sz w:val="24"/>
        </w:rPr>
      </w:pPr>
      <w:r>
        <w:rPr>
          <w:rFonts w:hint="eastAsia"/>
          <w:sz w:val="24"/>
        </w:rPr>
        <w:t>论文提出了一种面向社会福利最大化的机器学习驱动组合时钟拍卖机制（EV-MLCCA）。 针对城市级调度中传统组合时钟拍卖（CCA）面临的组合爆炸和单调更新导致的效率困境，该算法将机制设计与数据驱动优化深度融合。机制首先利用多值神经网络（MVNNs）从用户简洁的需求查询中学习并逼近其包含时间、空间与连续性偏好的高维非加性估值函数。随后，将原本离散的赢家决定问题转化为连续可微的凸优化问题，通过次梯度下降法（Subgradient Descent）执行非单调的价格更新。这种方式允许算法智能地下调未充分利用时段的价格，填补了传统启发式规则留下的效率空白。实验结果表明，EV-MLCCA能够在城市级规模下快速收敛，并在分配效率和社会福利指标上较传统基线算法提升了10%以上，同时展现出了极高的价格与需求相关性。</w:t>
      </w:r>
    </w:p>
    <w:p w14:paraId="6151F6AC">
      <w:pPr>
        <w:pStyle w:val="3"/>
      </w:pPr>
      <w:bookmarkStart w:id="253" w:name="_Toc21298312"/>
      <w:bookmarkStart w:id="254" w:name="_Toc584419237"/>
      <w:bookmarkStart w:id="255" w:name="_Toc102609775"/>
      <w:bookmarkStart w:id="256" w:name="_Toc51236533"/>
      <w:r>
        <w:rPr>
          <w:rFonts w:hint="eastAsia"/>
        </w:rPr>
        <w:t>研究展望</w:t>
      </w:r>
      <w:bookmarkEnd w:id="253"/>
      <w:bookmarkEnd w:id="254"/>
      <w:bookmarkEnd w:id="255"/>
      <w:bookmarkEnd w:id="256"/>
    </w:p>
    <w:p w14:paraId="59DEAB68">
      <w:pPr>
        <w:spacing w:line="360" w:lineRule="auto"/>
        <w:ind w:firstLine="480" w:firstLineChars="200"/>
        <w:rPr>
          <w:rFonts w:hint="eastAsia" w:ascii="宋体" w:hAnsi="宋体" w:eastAsia="宋体" w:cs="宋体"/>
          <w:sz w:val="24"/>
        </w:rPr>
      </w:pPr>
      <w:r>
        <w:rPr>
          <w:rFonts w:hint="eastAsia" w:ascii="宋体" w:hAnsi="宋体" w:eastAsia="宋体" w:cs="宋体"/>
          <w:sz w:val="24"/>
        </w:rPr>
        <w:t>虽然本文在面向智慧城市的电动车充电资源协同调度与动态定价这一研究问题上取得了一定的理论进展与应用成果，但依然存在一定的局限性和可扩展空间，后续的研究可以从以下两个方面进一步深入：</w:t>
      </w:r>
    </w:p>
    <w:p w14:paraId="2C67DCB3">
      <w:pPr>
        <w:spacing w:line="360" w:lineRule="auto"/>
        <w:ind w:firstLine="480" w:firstLineChars="200"/>
        <w:rPr>
          <w:rFonts w:hint="eastAsia" w:ascii="宋体" w:hAnsi="宋体" w:eastAsia="宋体" w:cs="宋体"/>
          <w:sz w:val="24"/>
        </w:rPr>
      </w:pPr>
      <w:r>
        <w:rPr>
          <w:rFonts w:hint="eastAsia" w:ascii="宋体" w:hAnsi="宋体" w:eastAsia="宋体" w:cs="宋体"/>
          <w:sz w:val="24"/>
        </w:rPr>
        <w:t>1) 本文的拍卖机制目前主要将电动车建模为电力消费者（G2V），针对系统容量的约束设定较为静态。随着车网互动（V2G）技术的成熟，电动车同样可以作为分布式储能单元向电网反馈电能。因此，后续研究可以考虑引入双向拍卖模型（Double Auction），将用户的放电意愿、电池衰减成本以及配电网的动态潮流约束纳入机器学习估值网络中，实现更为复杂的双向能量协同交易。</w:t>
      </w:r>
    </w:p>
    <w:p w14:paraId="29A16676">
      <w:pPr>
        <w:spacing w:line="360" w:lineRule="auto"/>
        <w:ind w:firstLine="480" w:firstLineChars="200"/>
        <w:rPr>
          <w:rFonts w:hint="eastAsia" w:ascii="宋体" w:hAnsi="宋体" w:eastAsia="宋体" w:cs="宋体"/>
          <w:sz w:val="24"/>
        </w:rPr>
      </w:pPr>
      <w:r>
        <w:rPr>
          <w:rFonts w:hint="eastAsia" w:ascii="宋体" w:hAnsi="宋体" w:eastAsia="宋体" w:cs="宋体"/>
          <w:sz w:val="24"/>
        </w:rPr>
        <w:t>2) 本文在验证分配与定价算法性能时，联邦学习预测部分采用了真实的Caltech充电交易数据集，但城市级拍卖算法（EV-MLCCA）主要在定制的 MSVCM虚拟仿真环境中进行验证。真实世界中用户的出价行为可能伴随着更多的非理性因素和突发交通路况干扰。因此，未来的工作可以尝试将该调度算法接入真实的城市充电运营平台进行小规模试点验证，以进一步检验机制在复杂且充满噪声的真实环境中的鲁棒性与有效性。</w:t>
      </w:r>
    </w:p>
    <w:p w14:paraId="1B361442">
      <w:pPr>
        <w:spacing w:line="360" w:lineRule="auto"/>
        <w:ind w:firstLine="480" w:firstLineChars="200"/>
        <w:rPr>
          <w:rFonts w:hint="eastAsia" w:ascii="宋体" w:hAnsi="宋体" w:eastAsia="宋体" w:cs="宋体"/>
          <w:sz w:val="24"/>
        </w:rPr>
      </w:pPr>
    </w:p>
    <w:p w14:paraId="7F90A383">
      <w:pPr>
        <w:spacing w:line="360" w:lineRule="auto"/>
        <w:ind w:firstLine="480" w:firstLineChars="200"/>
        <w:rPr>
          <w:rFonts w:hint="eastAsia" w:ascii="宋体" w:hAnsi="宋体" w:eastAsia="宋体" w:cs="宋体"/>
          <w:sz w:val="24"/>
        </w:rPr>
      </w:pPr>
    </w:p>
    <w:p w14:paraId="0970806D">
      <w:pPr>
        <w:spacing w:line="360" w:lineRule="auto"/>
        <w:ind w:firstLine="480" w:firstLineChars="200"/>
        <w:rPr>
          <w:rFonts w:hint="eastAsia" w:ascii="宋体" w:hAnsi="宋体" w:eastAsia="宋体" w:cs="宋体"/>
          <w:sz w:val="24"/>
        </w:rPr>
      </w:pPr>
    </w:p>
    <w:p w14:paraId="78C8BBC1">
      <w:pPr>
        <w:spacing w:line="360" w:lineRule="auto"/>
        <w:ind w:firstLine="480" w:firstLineChars="200"/>
        <w:rPr>
          <w:rFonts w:hint="eastAsia" w:ascii="宋体" w:hAnsi="宋体" w:eastAsia="宋体" w:cs="宋体"/>
          <w:sz w:val="24"/>
        </w:rPr>
      </w:pPr>
    </w:p>
    <w:p w14:paraId="43846ABF">
      <w:pPr>
        <w:spacing w:line="360" w:lineRule="auto"/>
        <w:ind w:firstLine="480" w:firstLineChars="200"/>
        <w:rPr>
          <w:rFonts w:hint="eastAsia" w:ascii="宋体" w:hAnsi="宋体" w:eastAsia="宋体" w:cs="宋体"/>
          <w:sz w:val="24"/>
        </w:rPr>
      </w:pPr>
    </w:p>
    <w:p w14:paraId="7336441F">
      <w:pPr>
        <w:spacing w:line="360" w:lineRule="auto"/>
        <w:ind w:firstLine="480" w:firstLineChars="200"/>
        <w:rPr>
          <w:rFonts w:hint="eastAsia" w:ascii="宋体" w:hAnsi="宋体" w:eastAsia="宋体" w:cs="宋体"/>
          <w:sz w:val="24"/>
        </w:rPr>
      </w:pPr>
    </w:p>
    <w:p w14:paraId="5E8E5B08">
      <w:pPr>
        <w:spacing w:line="360" w:lineRule="auto"/>
        <w:ind w:firstLine="480" w:firstLineChars="200"/>
        <w:rPr>
          <w:rFonts w:hint="eastAsia" w:ascii="宋体" w:hAnsi="宋体" w:eastAsia="宋体" w:cs="宋体"/>
          <w:sz w:val="24"/>
        </w:rPr>
      </w:pPr>
    </w:p>
    <w:p w14:paraId="40CCE7D8">
      <w:pPr>
        <w:spacing w:line="360" w:lineRule="auto"/>
        <w:ind w:firstLine="480" w:firstLineChars="200"/>
        <w:rPr>
          <w:rFonts w:hint="eastAsia" w:ascii="宋体" w:hAnsi="宋体" w:eastAsia="宋体" w:cs="宋体"/>
          <w:sz w:val="24"/>
        </w:rPr>
      </w:pPr>
    </w:p>
    <w:p w14:paraId="2F3B360E">
      <w:pPr>
        <w:spacing w:line="360" w:lineRule="auto"/>
        <w:ind w:firstLine="480" w:firstLineChars="200"/>
        <w:rPr>
          <w:rFonts w:hint="eastAsia" w:ascii="宋体" w:hAnsi="宋体" w:eastAsia="宋体" w:cs="宋体"/>
          <w:sz w:val="24"/>
        </w:rPr>
      </w:pPr>
    </w:p>
    <w:p w14:paraId="2C7CAB1E">
      <w:pPr>
        <w:spacing w:line="360" w:lineRule="auto"/>
        <w:ind w:firstLine="480" w:firstLineChars="200"/>
        <w:rPr>
          <w:rFonts w:hint="eastAsia" w:ascii="宋体" w:hAnsi="宋体" w:eastAsia="宋体" w:cs="宋体"/>
          <w:sz w:val="24"/>
        </w:rPr>
      </w:pPr>
    </w:p>
    <w:p w14:paraId="7FF9A67F">
      <w:pPr>
        <w:spacing w:line="360" w:lineRule="auto"/>
        <w:ind w:firstLine="480" w:firstLineChars="200"/>
        <w:rPr>
          <w:rFonts w:hint="eastAsia" w:ascii="宋体" w:hAnsi="宋体" w:eastAsia="宋体" w:cs="宋体"/>
          <w:sz w:val="24"/>
        </w:rPr>
      </w:pPr>
    </w:p>
    <w:p w14:paraId="35FCA9AA">
      <w:pPr>
        <w:spacing w:line="360" w:lineRule="auto"/>
        <w:ind w:firstLine="480" w:firstLineChars="200"/>
        <w:rPr>
          <w:rFonts w:hint="eastAsia" w:ascii="宋体" w:hAnsi="宋体" w:eastAsia="宋体" w:cs="宋体"/>
          <w:sz w:val="24"/>
        </w:rPr>
      </w:pPr>
    </w:p>
    <w:p w14:paraId="5E42C391">
      <w:pPr>
        <w:spacing w:line="360" w:lineRule="auto"/>
        <w:ind w:firstLine="480" w:firstLineChars="200"/>
        <w:rPr>
          <w:rFonts w:hint="eastAsia" w:ascii="宋体" w:hAnsi="宋体" w:eastAsia="宋体" w:cs="宋体"/>
          <w:sz w:val="24"/>
        </w:rPr>
      </w:pPr>
    </w:p>
    <w:p w14:paraId="64181692">
      <w:pPr>
        <w:spacing w:line="360" w:lineRule="auto"/>
        <w:ind w:firstLine="480" w:firstLineChars="200"/>
        <w:rPr>
          <w:rFonts w:hint="eastAsia" w:ascii="宋体" w:hAnsi="宋体" w:eastAsia="宋体" w:cs="宋体"/>
          <w:sz w:val="24"/>
        </w:rPr>
      </w:pPr>
    </w:p>
    <w:p w14:paraId="20710D03">
      <w:pPr>
        <w:pStyle w:val="74"/>
      </w:pPr>
      <w:r>
        <w:rPr>
          <w:rFonts w:hint="eastAsia"/>
        </w:rPr>
        <w:t>虽然本文在面向智慧城市的电动车充电资源协同调度与动态定价这一研究问题上取得了一定的理论进展与应用成果，但依然存在一定的局限性和可扩展空间，后续的研究可以从以下两个方面进一步深入：</w:t>
      </w:r>
    </w:p>
    <w:p w14:paraId="2C0CEE7A">
      <w:pPr>
        <w:pStyle w:val="74"/>
      </w:pPr>
      <w:r>
        <w:rPr>
          <w:rFonts w:hint="eastAsia"/>
        </w:rPr>
        <w:t>1) 本文的拍卖机制目前主要将电动车建模为电力消费者（G2V），针对系统容量的约束设定较为静态。随着车网互动（V2G）技术的成熟，电动车同样可以作为分布式储能单元向电网反馈电能。因此，后续研究可以考虑引入双向拍卖模型（Double Auction），将用户的放电意愿、电池衰减成本以及配电网的动态潮流约束纳入机器学习估值网络中，实现更为复杂的双向能量协同交易。</w:t>
      </w:r>
    </w:p>
    <w:p w14:paraId="0725959E">
      <w:pPr>
        <w:pStyle w:val="74"/>
      </w:pPr>
      <w:r>
        <w:rPr>
          <w:rFonts w:hint="eastAsia"/>
        </w:rPr>
        <w:t>2) 本文在验证分配与定价算法性能时，联邦学习预测部分采用了真实的Caltech充电交易数据集，但城市级拍卖算法（EV-MLCCA）主要在定制的 MSVCM虚拟仿真环境中进行验证。真实世界中用户的出价行为可能伴随着更多的非理性因素和突发交通路况干扰。因此，未来的工作可以尝试将该调度算法接入真实的城市充电运营平台进行小规模试点验证，以进一步检验机制在复杂且充满噪声的真实环境中的鲁棒性与有效性。</w:t>
      </w:r>
    </w:p>
    <w:p w14:paraId="47E972F7">
      <w:pPr>
        <w:pStyle w:val="74"/>
      </w:pPr>
    </w:p>
    <w:p w14:paraId="61EC39C8">
      <w:pPr>
        <w:pStyle w:val="74"/>
      </w:pPr>
    </w:p>
    <w:p w14:paraId="3E719582">
      <w:pPr>
        <w:pStyle w:val="74"/>
      </w:pPr>
    </w:p>
    <w:p w14:paraId="26816CA0">
      <w:pPr>
        <w:pStyle w:val="74"/>
      </w:pPr>
    </w:p>
    <w:p w14:paraId="4E310C24">
      <w:pPr>
        <w:pStyle w:val="74"/>
      </w:pPr>
    </w:p>
    <w:p w14:paraId="4AABAEFF">
      <w:pPr>
        <w:pStyle w:val="74"/>
      </w:pPr>
    </w:p>
    <w:p w14:paraId="37655862">
      <w:pPr>
        <w:pStyle w:val="74"/>
      </w:pPr>
    </w:p>
    <w:p w14:paraId="45FC8915">
      <w:pPr>
        <w:pStyle w:val="74"/>
      </w:pPr>
    </w:p>
    <w:p w14:paraId="0423D089">
      <w:pPr>
        <w:pStyle w:val="74"/>
      </w:pPr>
    </w:p>
    <w:p w14:paraId="6D03CC71">
      <w:pPr>
        <w:pStyle w:val="74"/>
      </w:pPr>
    </w:p>
    <w:p w14:paraId="45C6FF7D">
      <w:pPr>
        <w:pStyle w:val="74"/>
      </w:pPr>
    </w:p>
    <w:p w14:paraId="7E4442BC">
      <w:pPr>
        <w:pStyle w:val="74"/>
      </w:pPr>
    </w:p>
    <w:p w14:paraId="1BC12ED2">
      <w:pPr>
        <w:pStyle w:val="74"/>
      </w:pPr>
    </w:p>
    <w:p w14:paraId="5D2DDFF7">
      <w:pPr>
        <w:pStyle w:val="74"/>
      </w:pPr>
    </w:p>
    <w:p w14:paraId="43F5F0FB">
      <w:pPr>
        <w:pStyle w:val="74"/>
      </w:pPr>
    </w:p>
    <w:p w14:paraId="4D2A9663">
      <w:pPr>
        <w:pStyle w:val="74"/>
      </w:pPr>
    </w:p>
    <w:p w14:paraId="75D83F8F">
      <w:pPr>
        <w:pStyle w:val="74"/>
      </w:pPr>
    </w:p>
    <w:p w14:paraId="040B4ADD">
      <w:pPr>
        <w:pStyle w:val="35"/>
        <w:rPr>
          <w:rFonts w:ascii="黑体" w:hAnsi="黑体" w:eastAsia="黑体"/>
          <w:b w:val="0"/>
          <w:bCs w:val="0"/>
        </w:rPr>
      </w:pPr>
      <w:bookmarkStart w:id="257" w:name="_Toc251145375"/>
      <w:bookmarkStart w:id="258" w:name="_Toc85561543"/>
      <w:bookmarkStart w:id="259" w:name="_Toc1891398528"/>
      <w:bookmarkStart w:id="260" w:name="_Toc86781584"/>
      <w:bookmarkStart w:id="261" w:name="_Toc86781291"/>
      <w:bookmarkStart w:id="262" w:name="_Toc1478444382"/>
      <w:bookmarkStart w:id="263" w:name="_Toc251145539"/>
      <w:bookmarkStart w:id="264" w:name="_Toc85901095"/>
      <w:bookmarkStart w:id="265" w:name="_Toc2138951331"/>
      <w:r>
        <w:rPr>
          <w:rFonts w:hint="eastAsia" w:ascii="黑体" w:hAnsi="黑体" w:eastAsia="黑体"/>
          <w:b w:val="0"/>
          <w:bCs w:val="0"/>
        </w:rPr>
        <w:t>参 考 文 献</w:t>
      </w:r>
      <w:bookmarkEnd w:id="257"/>
      <w:bookmarkEnd w:id="258"/>
      <w:bookmarkEnd w:id="259"/>
      <w:bookmarkEnd w:id="260"/>
      <w:bookmarkEnd w:id="261"/>
      <w:bookmarkEnd w:id="262"/>
      <w:bookmarkEnd w:id="263"/>
      <w:bookmarkEnd w:id="264"/>
      <w:bookmarkEnd w:id="265"/>
    </w:p>
    <w:p w14:paraId="321DE5D2">
      <w:pPr>
        <w:pStyle w:val="72"/>
        <w:spacing w:line="360" w:lineRule="auto"/>
      </w:pPr>
    </w:p>
    <w:p w14:paraId="40067D36">
      <w:pPr>
        <w:pStyle w:val="72"/>
        <w:numPr>
          <w:ilvl w:val="0"/>
          <w:numId w:val="29"/>
        </w:numPr>
        <w:spacing w:line="360" w:lineRule="auto"/>
      </w:pPr>
      <w:bookmarkStart w:id="266" w:name="_Ref266366994"/>
      <w:commentRangeStart w:id="27"/>
      <w:r>
        <w:rPr>
          <w:rFonts w:hint="eastAsia"/>
        </w:rPr>
        <w:t>H. Wang et al.,“A hybrid incentive program for managing electric vehicle charging flexibility,”IEEE Transactions on Smart Grid, vol. 14, no. 1, pp. 476–488, 2022.</w:t>
      </w:r>
      <w:commentRangeEnd w:id="27"/>
      <w:r>
        <w:rPr>
          <w:rStyle w:val="CommentReference"/>
        </w:rPr>
        <w:commentReference w:id="27"/>
      </w:r>
      <w:bookmarkEnd w:id="266"/>
    </w:p>
    <w:p w14:paraId="53FE44E0">
      <w:pPr>
        <w:pStyle w:val="72"/>
        <w:numPr>
          <w:ilvl w:val="0"/>
          <w:numId w:val="29"/>
        </w:numPr>
        <w:spacing w:line="360" w:lineRule="auto"/>
      </w:pPr>
      <w:bookmarkStart w:id="267" w:name="_Ref263929979"/>
      <w:commentRangeStart w:id="28"/>
      <w:r>
        <w:rPr>
          <w:rFonts w:hint="eastAsia"/>
        </w:rPr>
        <w:t>A. Gusrialdi, Z. Qu, and M. A. Simaan,“Scheduling and cooperative</w:t>
      </w:r>
      <w:r>
        <w:t xml:space="preserve"> </w:t>
      </w:r>
      <w:r>
        <w:rPr>
          <w:rFonts w:hint="eastAsia"/>
        </w:rPr>
        <w:t>control of electric vehicles’charging at highway service stations,”in</w:t>
      </w:r>
      <w:r>
        <w:t xml:space="preserve"> </w:t>
      </w:r>
      <w:r>
        <w:rPr>
          <w:rFonts w:hint="eastAsia"/>
        </w:rPr>
        <w:t>53rd IEEE Conference on Decision and Control, 2014.</w:t>
      </w:r>
      <w:commentRangeEnd w:id="28"/>
      <w:r>
        <w:rPr>
          <w:rStyle w:val="CommentReference"/>
        </w:rPr>
        <w:commentReference w:id="28"/>
      </w:r>
      <w:bookmarkEnd w:id="267"/>
    </w:p>
    <w:p w14:paraId="5CA5316C">
      <w:pPr>
        <w:pStyle w:val="72"/>
        <w:numPr>
          <w:ilvl w:val="0"/>
          <w:numId w:val="29"/>
        </w:numPr>
        <w:spacing w:line="360" w:lineRule="auto"/>
      </w:pPr>
      <w:bookmarkStart w:id="268" w:name="_Ref273409127"/>
      <w:r>
        <w:rPr>
          <w:rFonts w:hint="eastAsia"/>
        </w:rPr>
        <w:t>Y. Li et al.,“Dynamic pricing based electric vehicle charging station location strategy using reinforcement learning,”Energy, vol. 281,</w:t>
      </w:r>
      <w:r>
        <w:t xml:space="preserve"> </w:t>
      </w:r>
      <w:r>
        <w:rPr>
          <w:rFonts w:hint="eastAsia"/>
        </w:rPr>
        <w:t>p. 128284, 2023.</w:t>
      </w:r>
      <w:bookmarkEnd w:id="268"/>
    </w:p>
    <w:p w14:paraId="4865D33A">
      <w:pPr>
        <w:pStyle w:val="72"/>
        <w:numPr>
          <w:ilvl w:val="0"/>
          <w:numId w:val="29"/>
        </w:numPr>
        <w:spacing w:line="360" w:lineRule="auto"/>
      </w:pPr>
      <w:bookmarkStart w:id="269" w:name="_Ref265577065"/>
      <w:commentRangeStart w:id="29"/>
      <w:r>
        <w:rPr>
          <w:rFonts w:hint="eastAsia"/>
        </w:rPr>
        <w:t>M. Tegn´er et al.,“Risk-minimisation in electricity markets: Fixed price,</w:t>
      </w:r>
      <w:r>
        <w:t xml:space="preserve"> </w:t>
      </w:r>
      <w:r>
        <w:rPr>
          <w:rFonts w:hint="eastAsia"/>
        </w:rPr>
        <w:t>unknown consumption,”Energy Economics, vol. 68, pp. 423–439, 2017.</w:t>
      </w:r>
      <w:commentRangeEnd w:id="29"/>
      <w:r>
        <w:rPr>
          <w:rStyle w:val="CommentReference"/>
        </w:rPr>
        <w:commentReference w:id="29"/>
      </w:r>
      <w:bookmarkEnd w:id="269"/>
    </w:p>
    <w:p w14:paraId="05652D7E">
      <w:pPr>
        <w:pStyle w:val="72"/>
        <w:numPr>
          <w:ilvl w:val="0"/>
          <w:numId w:val="29"/>
        </w:numPr>
        <w:spacing w:line="360" w:lineRule="auto"/>
      </w:pPr>
      <w:bookmarkStart w:id="270" w:name="_Ref266417415"/>
      <w:commentRangeStart w:id="30"/>
      <w:r>
        <w:rPr>
          <w:rFonts w:hint="eastAsia"/>
        </w:rPr>
        <w:t>H. Yang et al.,“Optimization strategy of price-based demand response</w:t>
      </w:r>
      <w:r>
        <w:t xml:space="preserve"> </w:t>
      </w:r>
      <w:r>
        <w:rPr>
          <w:rFonts w:hint="eastAsia"/>
        </w:rPr>
        <w:t>considering the bidirectional feedback effect,”IET Generation, Transmission &amp; Distribution, vol. 15, no. 11, pp. 1752–1762, 2021.</w:t>
      </w:r>
      <w:commentRangeEnd w:id="30"/>
      <w:r>
        <w:rPr>
          <w:rStyle w:val="CommentReference"/>
        </w:rPr>
        <w:commentReference w:id="30"/>
      </w:r>
      <w:bookmarkEnd w:id="270"/>
    </w:p>
    <w:p w14:paraId="158EF0F3">
      <w:pPr>
        <w:pStyle w:val="72"/>
        <w:numPr>
          <w:ilvl w:val="0"/>
          <w:numId w:val="29"/>
        </w:numPr>
        <w:spacing w:line="360" w:lineRule="auto"/>
      </w:pPr>
      <w:bookmarkStart w:id="271" w:name="_Ref276938597"/>
      <w:r>
        <w:rPr>
          <w:rFonts w:hint="eastAsia"/>
        </w:rPr>
        <w:t>S. Wang, S. Bi, and Y. A. Zhang,“Reinforcement learning for real-time pricing and scheduling control in ev charging stations,”IEEE</w:t>
      </w:r>
      <w:r>
        <w:t xml:space="preserve"> </w:t>
      </w:r>
      <w:r>
        <w:rPr>
          <w:rFonts w:hint="eastAsia"/>
        </w:rPr>
        <w:t>Transactions on Industrial Informatics, vol. 17, no. 2, pp. 849–859,</w:t>
      </w:r>
      <w:r>
        <w:t xml:space="preserve"> </w:t>
      </w:r>
      <w:r>
        <w:rPr>
          <w:rFonts w:hint="eastAsia"/>
        </w:rPr>
        <w:t>2019.</w:t>
      </w:r>
      <w:bookmarkEnd w:id="271"/>
    </w:p>
    <w:p w14:paraId="27BE5A45">
      <w:pPr>
        <w:pStyle w:val="72"/>
        <w:numPr>
          <w:ilvl w:val="0"/>
          <w:numId w:val="29"/>
        </w:numPr>
        <w:spacing w:line="360" w:lineRule="auto"/>
      </w:pPr>
      <w:bookmarkStart w:id="272" w:name="_Ref266501450"/>
      <w:commentRangeStart w:id="31"/>
      <w:r>
        <w:rPr>
          <w:rFonts w:hint="eastAsia"/>
        </w:rPr>
        <w:t>Z. Zhou et al.,“Blockchain and computational intelligence inspired</w:t>
      </w:r>
      <w:r>
        <w:t xml:space="preserve"> </w:t>
      </w:r>
      <w:r>
        <w:rPr>
          <w:rFonts w:hint="eastAsia"/>
        </w:rPr>
        <w:t>incentive-compatible demand response in internet of electric vehicles,”IEEE Transactions on Emerging Topics in Computational Intelligence,vol. 3, no. 3, pp. 205–216, 2019.</w:t>
      </w:r>
      <w:commentRangeEnd w:id="31"/>
      <w:r>
        <w:rPr>
          <w:rStyle w:val="CommentReference"/>
        </w:rPr>
        <w:commentReference w:id="31"/>
      </w:r>
      <w:bookmarkEnd w:id="272"/>
    </w:p>
    <w:p w14:paraId="4C99C130">
      <w:pPr>
        <w:pStyle w:val="72"/>
        <w:numPr>
          <w:ilvl w:val="0"/>
          <w:numId w:val="29"/>
        </w:numPr>
        <w:spacing w:line="360" w:lineRule="auto"/>
      </w:pPr>
      <w:bookmarkStart w:id="273" w:name="_Ref270602358"/>
      <w:r>
        <w:rPr>
          <w:rFonts w:hint="eastAsia"/>
        </w:rPr>
        <w:t>Y. M. Saputra et al.,“Federated learning meets contract theory:</w:t>
      </w:r>
      <w:r>
        <w:t xml:space="preserve"> </w:t>
      </w:r>
      <w:r>
        <w:rPr>
          <w:rFonts w:hint="eastAsia"/>
        </w:rPr>
        <w:t>Economic-efficiency framework for electric vehicle networks,”IEEE</w:t>
      </w:r>
      <w:r>
        <w:t xml:space="preserve"> </w:t>
      </w:r>
      <w:r>
        <w:rPr>
          <w:rFonts w:hint="eastAsia"/>
        </w:rPr>
        <w:t>Transactions on Mobile Computing, vol. 21, no. 8, pp. 2803–2817, 2020.</w:t>
      </w:r>
      <w:bookmarkEnd w:id="273"/>
    </w:p>
    <w:p w14:paraId="41952A26">
      <w:pPr>
        <w:pStyle w:val="72"/>
        <w:numPr>
          <w:ilvl w:val="0"/>
          <w:numId w:val="29"/>
        </w:numPr>
        <w:spacing w:line="360" w:lineRule="auto"/>
      </w:pPr>
      <w:commentRangeStart w:id="32"/>
      <w:r>
        <w:rPr>
          <w:rFonts w:hint="eastAsia"/>
        </w:rPr>
        <w:t>G. Brero, S. Lahaie, and S. Seuken, “Fast iterative combinatorial</w:t>
      </w:r>
      <w:r>
        <w:t xml:space="preserve"> </w:t>
      </w:r>
      <w:r>
        <w:rPr>
          <w:rFonts w:hint="eastAsia"/>
        </w:rPr>
        <w:t>auctions via bayesian learning,”in Proceedings of the AAAI Conference</w:t>
      </w:r>
      <w:r>
        <w:t xml:space="preserve"> </w:t>
      </w:r>
      <w:r>
        <w:rPr>
          <w:rFonts w:hint="eastAsia"/>
        </w:rPr>
        <w:t>on Artificial Intelligence, vol. 33, 2019.</w:t>
      </w:r>
      <w:commentRangeEnd w:id="32"/>
      <w:r>
        <w:rPr>
          <w:rStyle w:val="CommentReference"/>
        </w:rPr>
        <w:commentReference w:id="32"/>
      </w:r>
    </w:p>
    <w:p w14:paraId="127EDA3C">
      <w:pPr>
        <w:pStyle w:val="72"/>
        <w:numPr>
          <w:ilvl w:val="0"/>
          <w:numId w:val="29"/>
        </w:numPr>
        <w:spacing w:line="360" w:lineRule="auto"/>
      </w:pPr>
      <w:bookmarkStart w:id="274" w:name="_Ref282585749"/>
      <w:commentRangeStart w:id="33"/>
      <w:r>
        <w:rPr>
          <w:rFonts w:hint="eastAsia"/>
        </w:rPr>
        <w:t>D. C. Parkes and L. H. Ungar,“Iterative combinatorial auctions: Theory</w:t>
      </w:r>
      <w:r>
        <w:t xml:space="preserve"> </w:t>
      </w:r>
      <w:r>
        <w:rPr>
          <w:rFonts w:hint="eastAsia"/>
        </w:rPr>
        <w:t>and practice,”in AAAI/IAAI, vol. 7481, p. 53, 2000.</w:t>
      </w:r>
      <w:commentRangeEnd w:id="33"/>
      <w:r>
        <w:rPr>
          <w:rStyle w:val="CommentReference"/>
        </w:rPr>
        <w:commentReference w:id="33"/>
      </w:r>
      <w:bookmarkEnd w:id="274"/>
    </w:p>
    <w:p w14:paraId="2786EEE3">
      <w:pPr>
        <w:pStyle w:val="72"/>
        <w:numPr>
          <w:ilvl w:val="0"/>
          <w:numId w:val="29"/>
        </w:numPr>
        <w:spacing w:line="360" w:lineRule="auto"/>
      </w:pPr>
      <w:bookmarkStart w:id="275" w:name="_Ref267930045"/>
      <w:r>
        <w:rPr>
          <w:rFonts w:hint="eastAsia"/>
        </w:rPr>
        <w:t>S. Wang et al.,“Short-term electric vehicle charging demand prediction:</w:t>
      </w:r>
      <w:r>
        <w:t xml:space="preserve"> </w:t>
      </w:r>
      <w:r>
        <w:rPr>
          <w:rFonts w:hint="eastAsia"/>
        </w:rPr>
        <w:t>A deep learning approach,”Applied Energy, vol. 340, p. 121032, 2023.</w:t>
      </w:r>
      <w:bookmarkEnd w:id="275"/>
    </w:p>
    <w:p w14:paraId="7E87520D">
      <w:pPr>
        <w:pStyle w:val="72"/>
        <w:numPr>
          <w:ilvl w:val="0"/>
          <w:numId w:val="29"/>
        </w:numPr>
        <w:spacing w:line="360" w:lineRule="auto"/>
      </w:pPr>
      <w:bookmarkStart w:id="276" w:name="_Ref268350220"/>
      <w:r>
        <w:rPr>
          <w:rFonts w:hint="eastAsia"/>
        </w:rPr>
        <w:t>Z. Yi et al.,“Electric vehicle charging demand forecasting using deep</w:t>
      </w:r>
      <w:r>
        <w:t xml:space="preserve"> </w:t>
      </w:r>
      <w:r>
        <w:rPr>
          <w:rFonts w:hint="eastAsia"/>
        </w:rPr>
        <w:t>learning model,” Journal of Intelligent Transportation Systems, vol. 26,</w:t>
      </w:r>
      <w:r>
        <w:t xml:space="preserve"> </w:t>
      </w:r>
      <w:r>
        <w:rPr>
          <w:rFonts w:hint="eastAsia"/>
        </w:rPr>
        <w:t>no. 6, pp. 690–703, 2022.</w:t>
      </w:r>
      <w:bookmarkEnd w:id="276"/>
    </w:p>
    <w:p w14:paraId="2863C9E4">
      <w:pPr>
        <w:pStyle w:val="72"/>
        <w:numPr>
          <w:ilvl w:val="0"/>
          <w:numId w:val="29"/>
        </w:numPr>
        <w:spacing w:line="360" w:lineRule="auto"/>
      </w:pPr>
      <w:bookmarkStart w:id="277" w:name="_Ref269240991"/>
      <w:r>
        <w:rPr>
          <w:rFonts w:hint="eastAsia"/>
        </w:rPr>
        <w:t>M. Majidpour et al.,“Modified pattern sequence-based forecasting for</w:t>
      </w:r>
      <w:r>
        <w:t xml:space="preserve"> </w:t>
      </w:r>
      <w:r>
        <w:rPr>
          <w:rFonts w:hint="eastAsia"/>
        </w:rPr>
        <w:t>electric vehicle charging stations,”in IEEE International Conference on</w:t>
      </w:r>
      <w:r>
        <w:t xml:space="preserve"> </w:t>
      </w:r>
      <w:r>
        <w:rPr>
          <w:rFonts w:hint="eastAsia"/>
        </w:rPr>
        <w:t>Smart Grid Communications (SmartGridComm), 2014.</w:t>
      </w:r>
      <w:bookmarkEnd w:id="277"/>
    </w:p>
    <w:p w14:paraId="1744EB66">
      <w:pPr>
        <w:pStyle w:val="72"/>
        <w:numPr>
          <w:ilvl w:val="0"/>
          <w:numId w:val="29"/>
        </w:numPr>
        <w:spacing w:line="360" w:lineRule="auto"/>
      </w:pPr>
      <w:bookmarkStart w:id="278" w:name="_Ref269509903"/>
      <w:r>
        <w:rPr>
          <w:rFonts w:hint="eastAsia"/>
        </w:rPr>
        <w:t>X. Huang, D. Wu, and B. Boulet,“Ensemble learning for charging load</w:t>
      </w:r>
      <w:r>
        <w:t xml:space="preserve"> </w:t>
      </w:r>
      <w:r>
        <w:rPr>
          <w:rFonts w:hint="eastAsia"/>
        </w:rPr>
        <w:t>forecasting of electric vehicle charging stations,”in IEEE Electric Power</w:t>
      </w:r>
      <w:r>
        <w:t xml:space="preserve"> </w:t>
      </w:r>
      <w:r>
        <w:rPr>
          <w:rFonts w:hint="eastAsia"/>
        </w:rPr>
        <w:t>and Energy Conference (EPEC), 2020.</w:t>
      </w:r>
      <w:bookmarkEnd w:id="278"/>
    </w:p>
    <w:p w14:paraId="4A076B0A">
      <w:pPr>
        <w:pStyle w:val="72"/>
        <w:numPr>
          <w:ilvl w:val="0"/>
          <w:numId w:val="29"/>
        </w:numPr>
        <w:spacing w:line="360" w:lineRule="auto"/>
      </w:pPr>
      <w:bookmarkStart w:id="279" w:name="_Ref269997306"/>
      <w:r>
        <w:rPr>
          <w:rFonts w:hint="eastAsia"/>
        </w:rPr>
        <w:t>A. Orzechowski et al.,“A data-driven framework for medium-term</w:t>
      </w:r>
      <w:r>
        <w:t xml:space="preserve"> </w:t>
      </w:r>
      <w:r>
        <w:rPr>
          <w:rFonts w:hint="eastAsia"/>
        </w:rPr>
        <w:t>electric vehicle charging demand forecasting,” Energy and AI, vol. 14,</w:t>
      </w:r>
      <w:r>
        <w:t xml:space="preserve"> </w:t>
      </w:r>
      <w:r>
        <w:rPr>
          <w:rFonts w:hint="eastAsia"/>
        </w:rPr>
        <w:t>p. 100267, 2023.</w:t>
      </w:r>
      <w:bookmarkEnd w:id="279"/>
    </w:p>
    <w:p w14:paraId="19A2474F">
      <w:pPr>
        <w:pStyle w:val="72"/>
        <w:numPr>
          <w:ilvl w:val="0"/>
          <w:numId w:val="29"/>
        </w:numPr>
        <w:spacing w:line="360" w:lineRule="auto"/>
      </w:pPr>
      <w:bookmarkStart w:id="280" w:name="_Ref271140182"/>
      <w:r>
        <w:rPr>
          <w:rFonts w:hint="eastAsia"/>
        </w:rPr>
        <w:t>T. Manzoor, B. Lall, and B. K. Panigrahi,“Transformer models for</w:t>
      </w:r>
      <w:r>
        <w:t xml:space="preserve"> </w:t>
      </w:r>
      <w:r>
        <w:rPr>
          <w:rFonts w:hint="eastAsia"/>
        </w:rPr>
        <w:t>ev charging demand forecasting: Comparing attention mechanisms,”in</w:t>
      </w:r>
      <w:r>
        <w:t xml:space="preserve"> </w:t>
      </w:r>
      <w:r>
        <w:rPr>
          <w:rFonts w:hint="eastAsia"/>
        </w:rPr>
        <w:t>2024 Mediterranean Smart Cities Conference (MSCC), IEEE, 2024.</w:t>
      </w:r>
      <w:bookmarkEnd w:id="280"/>
    </w:p>
    <w:p w14:paraId="01967207">
      <w:pPr>
        <w:pStyle w:val="72"/>
        <w:numPr>
          <w:ilvl w:val="0"/>
          <w:numId w:val="29"/>
        </w:numPr>
        <w:spacing w:line="360" w:lineRule="auto"/>
      </w:pPr>
      <w:bookmarkStart w:id="281" w:name="_Ref276501615"/>
      <w:r>
        <w:rPr>
          <w:rFonts w:hint="eastAsia"/>
        </w:rPr>
        <w:t>S. Limmer and T. Rodemann,“Peak load reduction through dynamic</w:t>
      </w:r>
      <w:r>
        <w:t xml:space="preserve"> </w:t>
      </w:r>
      <w:r>
        <w:rPr>
          <w:rFonts w:hint="eastAsia"/>
        </w:rPr>
        <w:t>pricing for electric vehicle charging,”International Journal of Electrical</w:t>
      </w:r>
      <w:r>
        <w:t xml:space="preserve"> </w:t>
      </w:r>
      <w:r>
        <w:rPr>
          <w:rFonts w:hint="eastAsia"/>
        </w:rPr>
        <w:t>Power &amp; Energy Systems, vol. 113, pp. 117–128, 2019.</w:t>
      </w:r>
      <w:bookmarkEnd w:id="281"/>
    </w:p>
    <w:p w14:paraId="03A11F3C">
      <w:pPr>
        <w:pStyle w:val="72"/>
        <w:numPr>
          <w:ilvl w:val="0"/>
          <w:numId w:val="29"/>
        </w:numPr>
        <w:spacing w:line="360" w:lineRule="auto"/>
      </w:pPr>
      <w:bookmarkStart w:id="282" w:name="_Ref272904917"/>
      <w:commentRangeStart w:id="34"/>
      <w:r>
        <w:rPr>
          <w:rFonts w:hint="eastAsia"/>
        </w:rPr>
        <w:t>Y. Zhang et al.,“Ev charging bidding by multi-dqn reinforcement learning in electricity auction market,”Neurocomputing, vol. 397, pp. 404–414, 2020.</w:t>
      </w:r>
      <w:commentRangeEnd w:id="34"/>
      <w:r>
        <w:rPr>
          <w:rStyle w:val="CommentReference"/>
        </w:rPr>
        <w:commentReference w:id="34"/>
      </w:r>
      <w:bookmarkEnd w:id="282"/>
    </w:p>
    <w:p w14:paraId="5611E6AE">
      <w:pPr>
        <w:pStyle w:val="72"/>
        <w:numPr>
          <w:ilvl w:val="0"/>
          <w:numId w:val="29"/>
        </w:numPr>
        <w:spacing w:line="360" w:lineRule="auto"/>
      </w:pPr>
      <w:bookmarkStart w:id="283" w:name="_Ref277812561"/>
      <w:commentRangeStart w:id="35"/>
      <w:r>
        <w:rPr>
          <w:rFonts w:hint="eastAsia"/>
        </w:rPr>
        <w:t>O. T. T. Kim et al.,“Distributed auction-based incentive mechanism for</w:t>
      </w:r>
      <w:r>
        <w:t xml:space="preserve"> </w:t>
      </w:r>
      <w:r>
        <w:rPr>
          <w:rFonts w:hint="eastAsia"/>
        </w:rPr>
        <w:t>energy trading between electric vehicles and mobile charging stations,”IEEE Access, vol. 10, pp. 56331–56347, 2022.</w:t>
      </w:r>
      <w:commentRangeEnd w:id="35"/>
      <w:r>
        <w:rPr>
          <w:rStyle w:val="CommentReference"/>
        </w:rPr>
        <w:commentReference w:id="35"/>
      </w:r>
      <w:bookmarkEnd w:id="283"/>
    </w:p>
    <w:p w14:paraId="07CB7835">
      <w:pPr>
        <w:pStyle w:val="72"/>
        <w:numPr>
          <w:ilvl w:val="0"/>
          <w:numId w:val="29"/>
        </w:numPr>
        <w:spacing w:line="360" w:lineRule="auto"/>
      </w:pPr>
      <w:bookmarkStart w:id="284" w:name="_Ref277409193"/>
      <w:commentRangeStart w:id="36"/>
      <w:r>
        <w:rPr>
          <w:rFonts w:hint="eastAsia"/>
        </w:rPr>
        <w:t>Y. Xu et al.,“Idadet: iterative double-sided auction-based data-energy</w:t>
      </w:r>
      <w:r>
        <w:t xml:space="preserve"> </w:t>
      </w:r>
      <w:r>
        <w:rPr>
          <w:rFonts w:hint="eastAsia"/>
        </w:rPr>
        <w:t>transaction ecosystem in internet of vehicles,” IEEE Internet of Things</w:t>
      </w:r>
      <w:r>
        <w:t xml:space="preserve"> </w:t>
      </w:r>
      <w:r>
        <w:rPr>
          <w:rFonts w:hint="eastAsia"/>
        </w:rPr>
        <w:t>Journal, vol. 10, no. 11, pp. 10113–10130, 2023.</w:t>
      </w:r>
      <w:commentRangeEnd w:id="36"/>
      <w:r>
        <w:rPr>
          <w:rStyle w:val="CommentReference"/>
        </w:rPr>
        <w:commentReference w:id="36"/>
      </w:r>
      <w:bookmarkEnd w:id="284"/>
    </w:p>
    <w:p w14:paraId="23CF3850">
      <w:pPr>
        <w:pStyle w:val="72"/>
        <w:numPr>
          <w:ilvl w:val="0"/>
          <w:numId w:val="29"/>
        </w:numPr>
        <w:spacing w:line="360" w:lineRule="auto"/>
      </w:pPr>
      <w:bookmarkStart w:id="285" w:name="_Ref278367192"/>
      <w:commentRangeStart w:id="37"/>
      <w:r>
        <w:rPr>
          <w:rFonts w:hint="eastAsia"/>
        </w:rPr>
        <w:t>H. Kikusato et al.,“Electric vehicle charging management using auction</w:t>
      </w:r>
      <w:r>
        <w:t xml:space="preserve"> </w:t>
      </w:r>
      <w:r>
        <w:rPr>
          <w:rFonts w:hint="eastAsia"/>
        </w:rPr>
        <w:t>mechanism for reducing pv curtailment in distribution systems,”IEEE</w:t>
      </w:r>
      <w:r>
        <w:t xml:space="preserve"> </w:t>
      </w:r>
      <w:r>
        <w:rPr>
          <w:rFonts w:hint="eastAsia"/>
        </w:rPr>
        <w:t>Transactions on Sustainable Energy, vol. 11, no. 3, pp. 1394–1403,</w:t>
      </w:r>
      <w:r>
        <w:t xml:space="preserve"> </w:t>
      </w:r>
      <w:r>
        <w:rPr>
          <w:rFonts w:hint="eastAsia"/>
        </w:rPr>
        <w:t>2019.</w:t>
      </w:r>
      <w:commentRangeEnd w:id="37"/>
      <w:r>
        <w:rPr>
          <w:rStyle w:val="CommentReference"/>
        </w:rPr>
        <w:commentReference w:id="37"/>
      </w:r>
      <w:bookmarkEnd w:id="285"/>
    </w:p>
    <w:p w14:paraId="5FB00B3C">
      <w:pPr>
        <w:pStyle w:val="72"/>
        <w:numPr>
          <w:ilvl w:val="0"/>
          <w:numId w:val="29"/>
        </w:numPr>
        <w:spacing w:line="360" w:lineRule="auto"/>
      </w:pPr>
      <w:bookmarkStart w:id="286" w:name="_Ref260383702"/>
      <w:commentRangeStart w:id="38"/>
      <w:r>
        <w:rPr>
          <w:rFonts w:hint="eastAsia"/>
        </w:rPr>
        <w:t>L. Hou, C. Wang, and J. Yan,“Bidding for preferred timing: An</w:t>
      </w:r>
      <w:r>
        <w:t xml:space="preserve"> </w:t>
      </w:r>
      <w:r>
        <w:rPr>
          <w:rFonts w:hint="eastAsia"/>
        </w:rPr>
        <w:t>auction design for electric vehicle charging station scheduling,”IEEE</w:t>
      </w:r>
      <w:r>
        <w:t xml:space="preserve"> </w:t>
      </w:r>
      <w:r>
        <w:rPr>
          <w:rFonts w:hint="eastAsia"/>
        </w:rPr>
        <w:t>Transactions on Intelligent Transportation Systems, vol. 21, no. 8,</w:t>
      </w:r>
      <w:r>
        <w:t xml:space="preserve"> </w:t>
      </w:r>
      <w:r>
        <w:rPr>
          <w:rFonts w:hint="eastAsia"/>
        </w:rPr>
        <w:t>pp. 3332–3343, 2019.</w:t>
      </w:r>
      <w:commentRangeEnd w:id="38"/>
      <w:r>
        <w:rPr>
          <w:rStyle w:val="CommentReference"/>
        </w:rPr>
        <w:commentReference w:id="38"/>
      </w:r>
      <w:bookmarkEnd w:id="286"/>
    </w:p>
    <w:p w14:paraId="7FABE325">
      <w:pPr>
        <w:pStyle w:val="72"/>
        <w:numPr>
          <w:ilvl w:val="0"/>
          <w:numId w:val="29"/>
        </w:numPr>
        <w:spacing w:line="360" w:lineRule="auto"/>
      </w:pPr>
      <w:bookmarkStart w:id="287" w:name="_Ref263039208"/>
      <w:r>
        <w:rPr>
          <w:rFonts w:hint="eastAsia"/>
        </w:rPr>
        <w:t>A. Bogyrbayeva et al.,“An iterative combinatorial auction design for</w:t>
      </w:r>
      <w:r>
        <w:t xml:space="preserve"> </w:t>
      </w:r>
      <w:r>
        <w:rPr>
          <w:rFonts w:hint="eastAsia"/>
        </w:rPr>
        <w:t>fractional ownership of autonomous vehicles,”International Transactions in Operational Research, vol. 28, no. 4, pp. 1681–1705, 2021.</w:t>
      </w:r>
      <w:bookmarkEnd w:id="287"/>
    </w:p>
    <w:p w14:paraId="0036074B">
      <w:pPr>
        <w:pStyle w:val="72"/>
        <w:numPr>
          <w:ilvl w:val="0"/>
          <w:numId w:val="29"/>
        </w:numPr>
        <w:spacing w:line="360" w:lineRule="auto"/>
      </w:pPr>
      <w:bookmarkStart w:id="288" w:name="_Ref263123243"/>
      <w:r>
        <w:rPr>
          <w:rFonts w:hint="eastAsia"/>
        </w:rPr>
        <w:t>International Energy Agency, “Global EV data explorer.” https://www.iea.org/data-and-statistics/data-tools/global-ev-data-explorer,2023. [Online].</w:t>
      </w:r>
      <w:bookmarkEnd w:id="288"/>
    </w:p>
    <w:p w14:paraId="475BF685">
      <w:pPr>
        <w:pStyle w:val="72"/>
        <w:numPr>
          <w:ilvl w:val="0"/>
          <w:numId w:val="29"/>
        </w:numPr>
        <w:spacing w:line="360" w:lineRule="auto"/>
      </w:pPr>
      <w:bookmarkStart w:id="289" w:name="_Ref263997207"/>
      <w:r>
        <w:rPr>
          <w:rFonts w:hint="eastAsia"/>
        </w:rPr>
        <w:t>G. Tsaousoglou, K. Steriotis, N. Efthymiopoulos, P. Makris, and E. Varvarigos, “Truthful, practical and privacy-aware demand response in the</w:t>
      </w:r>
      <w:r>
        <w:t xml:space="preserve"> </w:t>
      </w:r>
      <w:r>
        <w:rPr>
          <w:rFonts w:hint="eastAsia"/>
        </w:rPr>
        <w:t>smart grid via a distributed and optimal mechanism,”IEEE Transactions</w:t>
      </w:r>
      <w:r>
        <w:t xml:space="preserve"> </w:t>
      </w:r>
      <w:r>
        <w:rPr>
          <w:rFonts w:hint="eastAsia"/>
        </w:rPr>
        <w:t>on Smart Grid, vol. 11, no. 4, pp. 3119–3130, 2020.</w:t>
      </w:r>
      <w:bookmarkEnd w:id="289"/>
    </w:p>
    <w:p w14:paraId="2E0D15AC">
      <w:pPr>
        <w:pStyle w:val="72"/>
        <w:numPr>
          <w:ilvl w:val="0"/>
          <w:numId w:val="29"/>
        </w:numPr>
        <w:spacing w:line="360" w:lineRule="auto"/>
      </w:pPr>
      <w:bookmarkStart w:id="290" w:name="_Ref1739959169"/>
      <w:commentRangeStart w:id="39"/>
      <w:r>
        <w:rPr>
          <w:rFonts w:hint="eastAsia"/>
        </w:rPr>
        <w:t>J. R. Woo and C. L. Magee,“Forecasting the value of battery electric</w:t>
      </w:r>
      <w:r>
        <w:t xml:space="preserve"> </w:t>
      </w:r>
      <w:r>
        <w:rPr>
          <w:rFonts w:hint="eastAsia"/>
        </w:rPr>
        <w:t>vehicles compared to internal combustion engine vehicles: the influence</w:t>
      </w:r>
      <w:r>
        <w:t xml:space="preserve"> </w:t>
      </w:r>
      <w:r>
        <w:rPr>
          <w:rFonts w:hint="eastAsia"/>
        </w:rPr>
        <w:t>of driving range and battery technology,”International Journal of Energy</w:t>
      </w:r>
      <w:r>
        <w:t xml:space="preserve"> </w:t>
      </w:r>
      <w:r>
        <w:rPr>
          <w:rFonts w:hint="eastAsia"/>
        </w:rPr>
        <w:t>Research, vol. 44, no. 8, pp. 6483–6501, 2020.</w:t>
      </w:r>
      <w:commentRangeEnd w:id="39"/>
      <w:r>
        <w:rPr>
          <w:rStyle w:val="CommentReference"/>
        </w:rPr>
        <w:commentReference w:id="39"/>
      </w:r>
      <w:bookmarkEnd w:id="290"/>
    </w:p>
    <w:p w14:paraId="47053AA8">
      <w:pPr>
        <w:pStyle w:val="72"/>
        <w:numPr>
          <w:ilvl w:val="0"/>
          <w:numId w:val="29"/>
        </w:numPr>
        <w:spacing w:line="360" w:lineRule="auto"/>
      </w:pPr>
      <w:bookmarkStart w:id="291" w:name="_Ref279560489"/>
      <w:commentRangeStart w:id="40"/>
      <w:r>
        <w:rPr>
          <w:rFonts w:hint="eastAsia"/>
        </w:rPr>
        <w:t>S. Lai, Z. Y. Dong, J. Qiu, et al.,“Competitive pricing strategy for</w:t>
      </w:r>
      <w:r>
        <w:t xml:space="preserve"> </w:t>
      </w:r>
      <w:r>
        <w:rPr>
          <w:rFonts w:hint="eastAsia"/>
        </w:rPr>
        <w:t>the wireless charging lane operator considering range anxiety of electric</w:t>
      </w:r>
      <w:r>
        <w:t xml:space="preserve"> </w:t>
      </w:r>
      <w:r>
        <w:rPr>
          <w:rFonts w:hint="eastAsia"/>
        </w:rPr>
        <w:t>vehicle users,”IEEE Transactions on Intelligent Transportation Systems,2024. Early Access.</w:t>
      </w:r>
      <w:commentRangeEnd w:id="40"/>
      <w:r>
        <w:rPr>
          <w:rStyle w:val="CommentReference"/>
        </w:rPr>
        <w:commentReference w:id="40"/>
      </w:r>
      <w:bookmarkEnd w:id="291"/>
    </w:p>
    <w:p w14:paraId="2EA80A56">
      <w:pPr>
        <w:pStyle w:val="72"/>
        <w:numPr>
          <w:ilvl w:val="0"/>
          <w:numId w:val="29"/>
        </w:numPr>
        <w:spacing w:line="360" w:lineRule="auto"/>
      </w:pPr>
      <w:bookmarkStart w:id="292" w:name="_Ref261913139"/>
      <w:commentRangeStart w:id="41"/>
      <w:r>
        <w:rPr>
          <w:rFonts w:hint="eastAsia"/>
        </w:rPr>
        <w:t>J. Liu, Y. Li, and Z. Wang,“Time-of-use pricing with EV load</w:t>
      </w:r>
      <w:r>
        <w:t xml:space="preserve"> </w:t>
      </w:r>
      <w:r>
        <w:rPr>
          <w:rFonts w:hint="eastAsia"/>
        </w:rPr>
        <w:t>forecasting and grid constraints,”IEEE Transactions on Intelligent</w:t>
      </w:r>
      <w:r>
        <w:t xml:space="preserve"> </w:t>
      </w:r>
      <w:r>
        <w:rPr>
          <w:rFonts w:hint="eastAsia"/>
        </w:rPr>
        <w:t>Transportation Systems, vol. 25, no. 6, pp. 5678–5691, 2024.</w:t>
      </w:r>
      <w:commentRangeEnd w:id="41"/>
      <w:r>
        <w:rPr>
          <w:rStyle w:val="CommentReference"/>
        </w:rPr>
        <w:commentReference w:id="41"/>
      </w:r>
      <w:bookmarkEnd w:id="292"/>
    </w:p>
    <w:p w14:paraId="7FA14DC5">
      <w:pPr>
        <w:pStyle w:val="72"/>
        <w:numPr>
          <w:ilvl w:val="0"/>
          <w:numId w:val="29"/>
        </w:numPr>
        <w:spacing w:line="360" w:lineRule="auto"/>
      </w:pPr>
      <w:bookmarkStart w:id="293" w:name="_Ref265627486"/>
      <w:commentRangeStart w:id="42"/>
      <w:r>
        <w:rPr>
          <w:rFonts w:hint="eastAsia"/>
        </w:rPr>
        <w:t>S. L. Sreedevi and B. T. Geetha,“Priority-based pre-booking system for</w:t>
      </w:r>
      <w:r>
        <w:t xml:space="preserve"> </w:t>
      </w:r>
      <w:r>
        <w:rPr>
          <w:rFonts w:hint="eastAsia"/>
        </w:rPr>
        <w:t>efficient electric vehicle charging station utilization,”Available at SSRN,</w:t>
      </w:r>
      <w:r>
        <w:t xml:space="preserve"> </w:t>
      </w:r>
      <w:r>
        <w:rPr>
          <w:rFonts w:hint="eastAsia"/>
        </w:rPr>
        <w:t>no. 5086746, 2024. Preprint.</w:t>
      </w:r>
      <w:commentRangeEnd w:id="42"/>
      <w:r>
        <w:rPr>
          <w:rStyle w:val="CommentReference"/>
        </w:rPr>
        <w:commentReference w:id="42"/>
      </w:r>
      <w:bookmarkEnd w:id="293"/>
    </w:p>
    <w:p w14:paraId="6A31782C">
      <w:pPr>
        <w:pStyle w:val="72"/>
        <w:numPr>
          <w:ilvl w:val="0"/>
          <w:numId w:val="29"/>
        </w:numPr>
        <w:spacing w:line="360" w:lineRule="auto"/>
      </w:pPr>
      <w:bookmarkStart w:id="294" w:name="_Ref264837557"/>
      <w:r>
        <w:rPr>
          <w:rFonts w:hint="eastAsia"/>
        </w:rPr>
        <w:t>E. N. Soumalias, J. Weissteiner, J. Heiss, and S. Seuken,“Machine</w:t>
      </w:r>
      <w:r>
        <w:t xml:space="preserve"> </w:t>
      </w:r>
      <w:r>
        <w:rPr>
          <w:rFonts w:hint="eastAsia"/>
        </w:rPr>
        <w:t>learning-powered combinatorial clock auction,”in Proceedings of the</w:t>
      </w:r>
      <w:r>
        <w:t xml:space="preserve"> </w:t>
      </w:r>
      <w:r>
        <w:rPr>
          <w:rFonts w:hint="eastAsia"/>
        </w:rPr>
        <w:t>AAAI Conference on Artificial Intelligence, vol. 38, pp. 9891–9900,</w:t>
      </w:r>
      <w:r>
        <w:t xml:space="preserve"> </w:t>
      </w:r>
      <w:r>
        <w:rPr>
          <w:rFonts w:hint="eastAsia"/>
        </w:rPr>
        <w:t>2024.</w:t>
      </w:r>
      <w:bookmarkEnd w:id="294"/>
    </w:p>
    <w:p w14:paraId="06DC28B3">
      <w:pPr>
        <w:pStyle w:val="72"/>
        <w:numPr>
          <w:ilvl w:val="0"/>
          <w:numId w:val="29"/>
        </w:numPr>
        <w:spacing w:line="360" w:lineRule="auto"/>
      </w:pPr>
      <w:bookmarkStart w:id="295" w:name="_Ref274602424"/>
      <w:commentRangeStart w:id="43"/>
      <w:r>
        <w:rPr>
          <w:rFonts w:hint="eastAsia"/>
        </w:rPr>
        <w:t>S. Bikhchandani and J. M. Ostroy,“The package assignment model,”Journal of Economic theory, vol. 107, no. 2, pp. 377–406, 2002.</w:t>
      </w:r>
      <w:commentRangeEnd w:id="43"/>
      <w:r>
        <w:rPr>
          <w:rStyle w:val="CommentReference"/>
        </w:rPr>
        <w:commentReference w:id="43"/>
      </w:r>
      <w:bookmarkEnd w:id="295"/>
    </w:p>
    <w:p w14:paraId="4712000B">
      <w:pPr>
        <w:pStyle w:val="72"/>
        <w:numPr>
          <w:ilvl w:val="0"/>
          <w:numId w:val="29"/>
        </w:numPr>
        <w:spacing w:line="360" w:lineRule="auto"/>
      </w:pPr>
      <w:bookmarkStart w:id="296" w:name="_Ref273526776"/>
      <w:r>
        <w:rPr>
          <w:rFonts w:hint="eastAsia"/>
        </w:rPr>
        <w:t>L. M. Ausubel, P. Cramton, and P. Milgrom,“The clock-proxy auction: A practical combinatorial auction design,”Handbook of spectrum</w:t>
      </w:r>
      <w:r>
        <w:t xml:space="preserve"> </w:t>
      </w:r>
      <w:r>
        <w:rPr>
          <w:rFonts w:hint="eastAsia"/>
        </w:rPr>
        <w:t>auction design, pp. 120–140, 2006.</w:t>
      </w:r>
      <w:bookmarkEnd w:id="296"/>
    </w:p>
    <w:p w14:paraId="1898757F">
      <w:pPr>
        <w:pStyle w:val="72"/>
        <w:numPr>
          <w:ilvl w:val="0"/>
          <w:numId w:val="29"/>
        </w:numPr>
        <w:spacing w:line="360" w:lineRule="auto"/>
      </w:pPr>
      <w:bookmarkStart w:id="297" w:name="_Ref275073020"/>
      <w:r>
        <w:rPr>
          <w:rFonts w:hint="eastAsia"/>
        </w:rPr>
        <w:t>J. Li, A. Chew, and H. Wang,“Investigating state-of-the-art planning</w:t>
      </w:r>
      <w:r>
        <w:t xml:space="preserve"> </w:t>
      </w:r>
      <w:r>
        <w:rPr>
          <w:rFonts w:hint="eastAsia"/>
        </w:rPr>
        <w:t>strategies for electric vehicle charging infrastructures in coupled transport and power networks: A comprehensive review,” Progress in Energy,</w:t>
      </w:r>
      <w:r>
        <w:t xml:space="preserve"> </w:t>
      </w:r>
      <w:r>
        <w:rPr>
          <w:rFonts w:hint="eastAsia"/>
        </w:rPr>
        <w:t>2024.</w:t>
      </w:r>
      <w:bookmarkEnd w:id="297"/>
    </w:p>
    <w:p w14:paraId="2BE05843">
      <w:pPr>
        <w:pStyle w:val="72"/>
        <w:numPr>
          <w:ilvl w:val="0"/>
          <w:numId w:val="29"/>
        </w:numPr>
        <w:spacing w:line="360" w:lineRule="auto"/>
      </w:pPr>
      <w:bookmarkStart w:id="298" w:name="_Ref275409160"/>
      <w:r>
        <w:rPr>
          <w:rFonts w:hint="eastAsia"/>
        </w:rPr>
        <w:t>Z. Ma, D. S. Callaway, and I. A. Hiskens,“Decentralized charging control of large populations of plug-in electric vehicles,”IEEE Transactions</w:t>
      </w:r>
      <w:r>
        <w:t xml:space="preserve"> </w:t>
      </w:r>
      <w:r>
        <w:rPr>
          <w:rFonts w:hint="eastAsia"/>
        </w:rPr>
        <w:t>on control systems technology, vol. 21, no. 1, pp. 67–78, 2011.</w:t>
      </w:r>
      <w:bookmarkEnd w:id="298"/>
    </w:p>
    <w:p w14:paraId="58A6D4FC">
      <w:pPr>
        <w:pStyle w:val="72"/>
        <w:numPr>
          <w:ilvl w:val="0"/>
          <w:numId w:val="29"/>
        </w:numPr>
        <w:spacing w:line="360" w:lineRule="auto"/>
      </w:pPr>
      <w:bookmarkStart w:id="299" w:name="_Ref263240892"/>
      <w:r>
        <w:rPr>
          <w:rFonts w:hint="eastAsia"/>
        </w:rPr>
        <w:t>L. Gan, U. Topcu, and S. H. Low,“Optimal decentralized protocol for</w:t>
      </w:r>
      <w:r>
        <w:t xml:space="preserve"> </w:t>
      </w:r>
      <w:r>
        <w:rPr>
          <w:rFonts w:hint="eastAsia"/>
        </w:rPr>
        <w:t>electric vehicle charging,”IEEE Transactions on Power Systems, vol. 28,</w:t>
      </w:r>
      <w:r>
        <w:t xml:space="preserve"> </w:t>
      </w:r>
      <w:r>
        <w:rPr>
          <w:rFonts w:hint="eastAsia"/>
        </w:rPr>
        <w:t>no. 2, pp. 940–951, 2012.</w:t>
      </w:r>
      <w:bookmarkEnd w:id="299"/>
    </w:p>
    <w:p w14:paraId="1345AECD">
      <w:pPr>
        <w:pStyle w:val="72"/>
        <w:numPr>
          <w:ilvl w:val="0"/>
          <w:numId w:val="29"/>
        </w:numPr>
        <w:spacing w:line="360" w:lineRule="auto"/>
      </w:pPr>
      <w:bookmarkStart w:id="300" w:name="_Ref275425967"/>
      <w:r>
        <w:rPr>
          <w:rFonts w:hint="eastAsia"/>
        </w:rPr>
        <w:t>L. Zhang, C. Sun, and G. Cai,“Real-time pricing and valley-filling for</w:t>
      </w:r>
      <w:r>
        <w:t xml:space="preserve"> </w:t>
      </w:r>
      <w:r>
        <w:rPr>
          <w:rFonts w:hint="eastAsia"/>
        </w:rPr>
        <w:t>large-scale EV charging,”IEEE Transactions on Smart Grid, vol. 14,</w:t>
      </w:r>
      <w:r>
        <w:t xml:space="preserve"> </w:t>
      </w:r>
      <w:r>
        <w:rPr>
          <w:rFonts w:hint="eastAsia"/>
        </w:rPr>
        <w:t>no. 4, pp. 3012–3025, 2023.</w:t>
      </w:r>
      <w:bookmarkEnd w:id="300"/>
    </w:p>
    <w:p w14:paraId="734FAD7C">
      <w:pPr>
        <w:pStyle w:val="72"/>
        <w:numPr>
          <w:ilvl w:val="0"/>
          <w:numId w:val="29"/>
        </w:numPr>
        <w:spacing w:line="360" w:lineRule="auto"/>
      </w:pPr>
      <w:bookmarkStart w:id="301" w:name="_Ref279661331"/>
      <w:r>
        <w:rPr>
          <w:rFonts w:hint="eastAsia"/>
        </w:rPr>
        <w:t>B. Sun, T. Li, S. H. Low, and D. H. Tsang,“Orc: An online competitive</w:t>
      </w:r>
      <w:r>
        <w:t xml:space="preserve"> </w:t>
      </w:r>
      <w:r>
        <w:rPr>
          <w:rFonts w:hint="eastAsia"/>
        </w:rPr>
        <w:t>algorithm for recommendation and charging schedule in electric vehicle</w:t>
      </w:r>
      <w:r>
        <w:t xml:space="preserve"> </w:t>
      </w:r>
      <w:r>
        <w:rPr>
          <w:rFonts w:hint="eastAsia"/>
        </w:rPr>
        <w:t>charging network,”in Proceedings of the Eleventh ACM International</w:t>
      </w:r>
      <w:r>
        <w:t xml:space="preserve"> </w:t>
      </w:r>
      <w:r>
        <w:rPr>
          <w:rFonts w:hint="eastAsia"/>
        </w:rPr>
        <w:t>Conference on Future Energy Systems, pp. 144–155, 2020.</w:t>
      </w:r>
      <w:bookmarkEnd w:id="301"/>
    </w:p>
    <w:p w14:paraId="52BF6508">
      <w:pPr>
        <w:pStyle w:val="72"/>
        <w:numPr>
          <w:ilvl w:val="0"/>
          <w:numId w:val="29"/>
        </w:numPr>
        <w:spacing w:line="360" w:lineRule="auto"/>
      </w:pPr>
      <w:bookmarkStart w:id="302" w:name="_Ref279745366"/>
      <w:r>
        <w:rPr>
          <w:rFonts w:hint="eastAsia"/>
        </w:rPr>
        <w:t>R. Bostandoost, B. Sun, C. Joe-Wong, and M. Hajiesmaili,“Near-optimal online algorithms for joint pricing and scheduling in ev charging</w:t>
      </w:r>
      <w:r>
        <w:t xml:space="preserve"> </w:t>
      </w:r>
      <w:r>
        <w:rPr>
          <w:rFonts w:hint="eastAsia"/>
        </w:rPr>
        <w:t>networks,”in Proceedings of the 14th ACM International Conference on</w:t>
      </w:r>
      <w:r>
        <w:t xml:space="preserve"> </w:t>
      </w:r>
      <w:r>
        <w:rPr>
          <w:rFonts w:hint="eastAsia"/>
        </w:rPr>
        <w:t>Future Energy Systems, pp. 72–83, 2023.</w:t>
      </w:r>
      <w:bookmarkEnd w:id="302"/>
    </w:p>
    <w:p w14:paraId="1393CED5">
      <w:pPr>
        <w:pStyle w:val="72"/>
        <w:numPr>
          <w:ilvl w:val="0"/>
          <w:numId w:val="29"/>
        </w:numPr>
        <w:spacing w:line="360" w:lineRule="auto"/>
      </w:pPr>
      <w:bookmarkStart w:id="303" w:name="_Ref279795787"/>
      <w:r>
        <w:rPr>
          <w:rFonts w:hint="eastAsia"/>
        </w:rPr>
        <w:t>R. Lin, H. Chu, J. Gao, and H. Chen,“Charging management and pricing</w:t>
      </w:r>
      <w:r>
        <w:t xml:space="preserve"> </w:t>
      </w:r>
      <w:r>
        <w:rPr>
          <w:rFonts w:hint="eastAsia"/>
        </w:rPr>
        <w:t>strategy of electric vehicle charging station based on mean field game</w:t>
      </w:r>
      <w:r>
        <w:t xml:space="preserve"> </w:t>
      </w:r>
      <w:r>
        <w:rPr>
          <w:rFonts w:hint="eastAsia"/>
        </w:rPr>
        <w:t>theory,”Asian Journal of Control, vol. 26, no. 2, pp. 803–813, 2024.</w:t>
      </w:r>
      <w:bookmarkEnd w:id="303"/>
    </w:p>
    <w:p w14:paraId="28727C93">
      <w:pPr>
        <w:pStyle w:val="72"/>
        <w:numPr>
          <w:ilvl w:val="0"/>
          <w:numId w:val="29"/>
        </w:numPr>
        <w:spacing w:line="360" w:lineRule="auto"/>
      </w:pPr>
      <w:bookmarkStart w:id="304" w:name="_Ref282047925"/>
      <w:r>
        <w:rPr>
          <w:rFonts w:hint="eastAsia"/>
        </w:rPr>
        <w:t>F. Paganini and A. Ferragut,“Dynamics and optimization in spatially</w:t>
      </w:r>
      <w:r>
        <w:t xml:space="preserve"> </w:t>
      </w:r>
      <w:r>
        <w:rPr>
          <w:rFonts w:hint="eastAsia"/>
        </w:rPr>
        <w:t>distributed electrical vehicle charging,”IEEE Transactions on Control</w:t>
      </w:r>
      <w:r>
        <w:t xml:space="preserve"> </w:t>
      </w:r>
      <w:r>
        <w:rPr>
          <w:rFonts w:hint="eastAsia"/>
        </w:rPr>
        <w:t>of Network Systems, 2024.</w:t>
      </w:r>
      <w:bookmarkEnd w:id="304"/>
    </w:p>
    <w:p w14:paraId="4B21D9E9">
      <w:pPr>
        <w:pStyle w:val="72"/>
        <w:numPr>
          <w:ilvl w:val="0"/>
          <w:numId w:val="29"/>
        </w:numPr>
        <w:spacing w:line="360" w:lineRule="auto"/>
      </w:pPr>
      <w:bookmarkStart w:id="305" w:name="_Ref283005924"/>
      <w:r>
        <w:rPr>
          <w:rFonts w:hint="eastAsia"/>
        </w:rPr>
        <w:t>X. Li, Z. Wang, L. Zhang, Z. Huang, F. Guo, A. Sivakumar, and D. U.</w:t>
      </w:r>
      <w:r>
        <w:t xml:space="preserve"> </w:t>
      </w:r>
      <w:r>
        <w:rPr>
          <w:rFonts w:hint="eastAsia"/>
        </w:rPr>
        <w:t>Sauer, “Electric vehicle charging flexibility assessment for load shifting</w:t>
      </w:r>
      <w:r>
        <w:t xml:space="preserve"> </w:t>
      </w:r>
      <w:r>
        <w:rPr>
          <w:rFonts w:hint="eastAsia"/>
        </w:rPr>
        <w:t>based on real-world charging pattern identification,” eTransportation,</w:t>
      </w:r>
      <w:r>
        <w:t xml:space="preserve"> </w:t>
      </w:r>
      <w:r>
        <w:rPr>
          <w:rFonts w:hint="eastAsia"/>
        </w:rPr>
        <w:t>vol. 23, p. 100367, 2025.</w:t>
      </w:r>
      <w:bookmarkEnd w:id="305"/>
    </w:p>
    <w:p w14:paraId="6CB1968F">
      <w:pPr>
        <w:pStyle w:val="72"/>
        <w:numPr>
          <w:ilvl w:val="0"/>
          <w:numId w:val="29"/>
        </w:numPr>
        <w:spacing w:line="360" w:lineRule="auto"/>
      </w:pPr>
      <w:bookmarkStart w:id="306" w:name="_Ref279829401"/>
      <w:r>
        <w:rPr>
          <w:rFonts w:hint="eastAsia"/>
        </w:rPr>
        <w:t>F. Xue, W. Xiong, J. Chen, Y. Yi, Z. Liu, J. Zeng, and J. Liu,“Optimal</w:t>
      </w:r>
      <w:r>
        <w:t xml:space="preserve"> </w:t>
      </w:r>
      <w:r>
        <w:rPr>
          <w:rFonts w:hint="eastAsia"/>
        </w:rPr>
        <w:t>scheduling of electric vehicles for peak load regulation: A multi-time</w:t>
      </w:r>
      <w:r>
        <w:t xml:space="preserve"> </w:t>
      </w:r>
      <w:r>
        <w:rPr>
          <w:rFonts w:hint="eastAsia"/>
        </w:rPr>
        <w:t>scale approach with comprehensive evaluation and feedback.,”Energies</w:t>
      </w:r>
      <w:r>
        <w:t xml:space="preserve"> </w:t>
      </w:r>
      <w:r>
        <w:rPr>
          <w:rFonts w:hint="eastAsia"/>
        </w:rPr>
        <w:t>(19961073), vol. 18, no. 7, 2025.</w:t>
      </w:r>
      <w:bookmarkEnd w:id="306"/>
    </w:p>
    <w:p w14:paraId="73E9E0C2">
      <w:pPr>
        <w:pStyle w:val="72"/>
        <w:numPr>
          <w:ilvl w:val="0"/>
          <w:numId w:val="29"/>
        </w:numPr>
        <w:spacing w:line="360" w:lineRule="auto"/>
      </w:pPr>
      <w:bookmarkStart w:id="307" w:name="_Ref284266449"/>
      <w:commentRangeStart w:id="44"/>
      <w:r>
        <w:rPr>
          <w:rFonts w:hint="eastAsia"/>
        </w:rPr>
        <w:t>S. E. Amrani, T. Horel, S. Vaishampayan, M. Kamgarpour, and M. A.</w:t>
      </w:r>
      <w:r>
        <w:t xml:space="preserve"> </w:t>
      </w:r>
      <w:r>
        <w:rPr>
          <w:rFonts w:hint="eastAsia"/>
        </w:rPr>
        <w:t>Dahleh, “Scheduling the charge of temporally flexible electric vehicles:</w:t>
      </w:r>
      <w:r>
        <w:t xml:space="preserve"> </w:t>
      </w:r>
      <w:r>
        <w:rPr>
          <w:rFonts w:hint="eastAsia"/>
        </w:rPr>
        <w:t>a market-based approach,”arXiv preprint arXiv:2512.15583, 2025.</w:t>
      </w:r>
      <w:commentRangeEnd w:id="44"/>
      <w:r>
        <w:rPr>
          <w:rStyle w:val="CommentReference"/>
        </w:rPr>
        <w:commentReference w:id="44"/>
      </w:r>
      <w:bookmarkEnd w:id="307"/>
    </w:p>
    <w:p w14:paraId="6E607992">
      <w:pPr>
        <w:pStyle w:val="72"/>
        <w:numPr>
          <w:ilvl w:val="0"/>
          <w:numId w:val="29"/>
        </w:numPr>
        <w:spacing w:line="360" w:lineRule="auto"/>
      </w:pPr>
      <w:bookmarkStart w:id="308" w:name="_Ref283426099"/>
      <w:commentRangeStart w:id="45"/>
      <w:r>
        <w:rPr>
          <w:rFonts w:hint="eastAsia"/>
        </w:rPr>
        <w:t>E. S. Rigas, E. Gerding, S. Stein, S. D. Ramchurn, and N. Bassiliades, “Mechanism design for efficient allocation of electric vehicles to</w:t>
      </w:r>
      <w:r>
        <w:t xml:space="preserve"> </w:t>
      </w:r>
      <w:r>
        <w:rPr>
          <w:rFonts w:hint="eastAsia"/>
        </w:rPr>
        <w:t>charging stations,”in 11th hellenic conference on artificial intelligence,</w:t>
      </w:r>
      <w:r>
        <w:t xml:space="preserve"> </w:t>
      </w:r>
      <w:r>
        <w:rPr>
          <w:rFonts w:hint="eastAsia"/>
        </w:rPr>
        <w:t>pp. 10–15, 2020.</w:t>
      </w:r>
      <w:commentRangeEnd w:id="45"/>
      <w:r>
        <w:rPr>
          <w:rStyle w:val="CommentReference"/>
        </w:rPr>
        <w:commentReference w:id="45"/>
      </w:r>
      <w:bookmarkEnd w:id="308"/>
    </w:p>
    <w:p w14:paraId="0624C310">
      <w:pPr>
        <w:pStyle w:val="72"/>
        <w:numPr>
          <w:ilvl w:val="0"/>
          <w:numId w:val="29"/>
        </w:numPr>
        <w:spacing w:line="360" w:lineRule="auto"/>
      </w:pPr>
      <w:bookmarkStart w:id="309" w:name="_Ref284350484"/>
      <w:commentRangeStart w:id="46"/>
      <w:r>
        <w:rPr>
          <w:rFonts w:hint="eastAsia"/>
        </w:rPr>
        <w:t>I. A. Umoren, M. Z. Shakir, and H. Ahmadi,“Vcg-based auction for</w:t>
      </w:r>
      <w:r>
        <w:t xml:space="preserve"> </w:t>
      </w:r>
      <w:r>
        <w:rPr>
          <w:rFonts w:hint="eastAsia"/>
        </w:rPr>
        <w:t>incentivized energy trading in electric vehicle enabled microgrids,”IEEE</w:t>
      </w:r>
      <w:r>
        <w:t xml:space="preserve"> </w:t>
      </w:r>
      <w:r>
        <w:rPr>
          <w:rFonts w:hint="eastAsia"/>
        </w:rPr>
        <w:t>Access, vol. 11, pp. 21117–21126, 2023.</w:t>
      </w:r>
      <w:commentRangeEnd w:id="46"/>
      <w:r>
        <w:rPr>
          <w:rStyle w:val="CommentReference"/>
        </w:rPr>
        <w:commentReference w:id="46"/>
      </w:r>
      <w:bookmarkEnd w:id="309"/>
    </w:p>
    <w:p w14:paraId="4B5BFB61">
      <w:pPr>
        <w:pStyle w:val="72"/>
        <w:numPr>
          <w:ilvl w:val="0"/>
          <w:numId w:val="29"/>
        </w:numPr>
        <w:spacing w:line="360" w:lineRule="auto"/>
      </w:pPr>
      <w:bookmarkStart w:id="310" w:name="_Ref291543880"/>
      <w:commentRangeStart w:id="47"/>
      <w:r>
        <w:rPr>
          <w:rFonts w:hint="eastAsia"/>
        </w:rPr>
        <w:t>M. H. Rothkopf, A. Peke</w:t>
      </w:r>
      <w:r>
        <w:t>č</w:t>
      </w:r>
      <w:r>
        <w:rPr>
          <w:rFonts w:hint="eastAsia"/>
        </w:rPr>
        <w:t>, and R. M. Harstad,“Computationally</w:t>
      </w:r>
      <w:r>
        <w:t xml:space="preserve"> </w:t>
      </w:r>
      <w:r>
        <w:rPr>
          <w:rFonts w:hint="eastAsia"/>
        </w:rPr>
        <w:t>manageable combinational auctions,”Management science, vol. 44,</w:t>
      </w:r>
      <w:r>
        <w:t xml:space="preserve"> </w:t>
      </w:r>
      <w:r>
        <w:rPr>
          <w:rFonts w:hint="eastAsia"/>
        </w:rPr>
        <w:t>no. 8, pp. 1131–1147, 1998.</w:t>
      </w:r>
      <w:commentRangeEnd w:id="47"/>
      <w:r>
        <w:rPr>
          <w:rStyle w:val="CommentReference"/>
        </w:rPr>
        <w:commentReference w:id="47"/>
      </w:r>
      <w:bookmarkEnd w:id="310"/>
    </w:p>
    <w:p w14:paraId="22C7856B">
      <w:pPr>
        <w:pStyle w:val="72"/>
        <w:numPr>
          <w:ilvl w:val="0"/>
          <w:numId w:val="29"/>
        </w:numPr>
        <w:spacing w:line="360" w:lineRule="auto"/>
      </w:pPr>
      <w:bookmarkStart w:id="311" w:name="_Ref285005957"/>
      <w:commentRangeStart w:id="48"/>
      <w:r>
        <w:rPr>
          <w:rFonts w:hint="eastAsia"/>
        </w:rPr>
        <w:t>P. D</w:t>
      </w:r>
      <w:r>
        <w:t>ü</w:t>
      </w:r>
      <w:r>
        <w:rPr>
          <w:rFonts w:hint="eastAsia"/>
        </w:rPr>
        <w:t>tting, Z. Feng, H. Narasimhan, D. C. Parkes, and S. S. Ravindranath, “Optimal auctions through deep learning: Advances in differentiable economics,” Journal of the ACM, vol. 71, no. 1, p. Article 5,</w:t>
      </w:r>
      <w:r>
        <w:t xml:space="preserve"> </w:t>
      </w:r>
      <w:r>
        <w:rPr>
          <w:rFonts w:hint="eastAsia"/>
        </w:rPr>
        <w:t>2024.</w:t>
      </w:r>
      <w:commentRangeEnd w:id="48"/>
      <w:r>
        <w:rPr>
          <w:rStyle w:val="CommentReference"/>
        </w:rPr>
        <w:commentReference w:id="48"/>
      </w:r>
      <w:bookmarkEnd w:id="311"/>
    </w:p>
    <w:p w14:paraId="458D5524">
      <w:pPr>
        <w:pStyle w:val="72"/>
        <w:numPr>
          <w:ilvl w:val="0"/>
          <w:numId w:val="29"/>
        </w:numPr>
        <w:spacing w:line="360" w:lineRule="auto"/>
      </w:pPr>
      <w:bookmarkStart w:id="312" w:name="_Ref1878196744"/>
      <w:r>
        <w:rPr>
          <w:rFonts w:hint="eastAsia"/>
        </w:rPr>
        <w:t>J. Tan和L. Wang, 《Real-Time Charging Navigation of Electric Vehicles to Fast Charging Stations: A Hierarchical Game Approach》, IEEE Trans. Smart Grid, 页 1–1, 2015, doi: 10.1109/TSG.2015.2458863.</w:t>
      </w:r>
      <w:bookmarkEnd w:id="312"/>
    </w:p>
    <w:p w14:paraId="584F4A1A">
      <w:pPr>
        <w:pStyle w:val="72"/>
        <w:numPr>
          <w:ilvl w:val="0"/>
          <w:numId w:val="29"/>
        </w:numPr>
        <w:spacing w:line="360" w:lineRule="auto"/>
      </w:pPr>
      <w:bookmarkStart w:id="313" w:name="_Ref1878348007"/>
      <w:r>
        <w:rPr>
          <w:rFonts w:hint="eastAsia"/>
        </w:rPr>
        <w:t>S. Das, P. Acharjee和A. Bhattacharya, 《Charging Scheduling of Electric Vehicle Incorporating Grid-to-Vehicle and Vehicle-to-Grid Technology Considering in Smart Grid》, IEEE Trans. Ind. Appl., 卷 57, 期 2, 页 1688–1702, 3月 2021, doi: 10.1109/TIA.2020.3041808.</w:t>
      </w:r>
      <w:bookmarkEnd w:id="313"/>
    </w:p>
    <w:p w14:paraId="1FD4BA2F">
      <w:pPr>
        <w:pStyle w:val="72"/>
        <w:numPr>
          <w:ilvl w:val="0"/>
          <w:numId w:val="29"/>
        </w:numPr>
        <w:spacing w:line="360" w:lineRule="auto"/>
      </w:pPr>
      <w:bookmarkStart w:id="314" w:name="_Ref1878650533"/>
      <w:r>
        <w:rPr>
          <w:rFonts w:hint="eastAsia"/>
        </w:rPr>
        <w:t>Z. Moghaddam, I. Ahmad, D. Habibi和Q. V. Phung, 《Smart Charging Strategy for Electric Vehicle Charging Stations》, IEEE Trans. Transp. Electrification, 卷 4, 期 1, 页 76–88, 3月 2018, doi: 10.1109/TTE.2017.2753403.</w:t>
      </w:r>
      <w:bookmarkEnd w:id="314"/>
    </w:p>
    <w:p w14:paraId="34DC216E">
      <w:pPr>
        <w:pStyle w:val="72"/>
        <w:numPr>
          <w:ilvl w:val="0"/>
          <w:numId w:val="29"/>
        </w:numPr>
        <w:spacing w:line="360" w:lineRule="auto"/>
      </w:pPr>
      <w:bookmarkStart w:id="315" w:name="_Ref1879020287"/>
      <w:r>
        <w:rPr>
          <w:rFonts w:hint="eastAsia"/>
        </w:rPr>
        <w:tab/>
      </w:r>
      <w:r>
        <w:rPr>
          <w:rFonts w:hint="eastAsia"/>
        </w:rPr>
        <w:t>C. Zhang, Y. Liu, F. Wu, B. Tang和W. Fan, 《Effective Charging Planning Based on Deep Reinforcement Learning for Electric Vehicles》, IEEE Trans. Intell. Transp. Syst., 卷 22, 期 1, 页 542–554, 1月 2021, doi: 10.1109/TITS.2020.3002271.</w:t>
      </w:r>
      <w:bookmarkEnd w:id="315"/>
    </w:p>
    <w:p w14:paraId="26B0DF07">
      <w:pPr>
        <w:pStyle w:val="72"/>
        <w:numPr>
          <w:ilvl w:val="0"/>
          <w:numId w:val="29"/>
        </w:numPr>
        <w:spacing w:line="360" w:lineRule="auto"/>
      </w:pPr>
      <w:bookmarkStart w:id="316" w:name="_Ref1881356460"/>
      <w:r>
        <w:rPr>
          <w:rFonts w:hint="eastAsia"/>
        </w:rPr>
        <w:t>Z. Zhang, Y. Wan, J. Qin, W. Fu和Y. Kang, 《A Deep RL-Based Algorithm for Coordinated Charging of Electric Vehicles》, IEEE Trans. Intell. Transp. Syst., 卷 23, 期 10, 页 18774–18784, 10月 2022, doi: 10.1109/TITS.2022.3170000.</w:t>
      </w:r>
      <w:bookmarkEnd w:id="316"/>
    </w:p>
    <w:p w14:paraId="09BECB8D">
      <w:pPr>
        <w:pStyle w:val="72"/>
        <w:numPr>
          <w:ilvl w:val="0"/>
          <w:numId w:val="29"/>
        </w:numPr>
        <w:spacing w:line="360" w:lineRule="auto"/>
      </w:pPr>
      <w:bookmarkStart w:id="317" w:name="_Ref1879289199"/>
      <w:r>
        <w:rPr>
          <w:rFonts w:hint="eastAsia"/>
        </w:rPr>
        <w:t>H. Li, Z. Wan和H. He, 《Constrained EV Charging Scheduling Based on Safe Deep Reinforcement Learning》, IEEE Trans. Smart Grid, 卷 11, 期 3, 页 2427–2439, 5月 2020, doi: 10.1109/TSG.2019.2955437.</w:t>
      </w:r>
      <w:bookmarkEnd w:id="317"/>
    </w:p>
    <w:p w14:paraId="0E3D5AF4">
      <w:pPr>
        <w:pStyle w:val="72"/>
        <w:numPr>
          <w:ilvl w:val="0"/>
          <w:numId w:val="29"/>
        </w:numPr>
        <w:spacing w:line="360" w:lineRule="auto"/>
      </w:pPr>
      <w:bookmarkStart w:id="318" w:name="_Ref1881692600"/>
      <w:r>
        <w:rPr>
          <w:rFonts w:hint="eastAsia"/>
        </w:rPr>
        <w:tab/>
      </w:r>
      <w:r>
        <w:rPr>
          <w:rFonts w:hint="eastAsia"/>
        </w:rPr>
        <w:t>J. Liu, G. Lin, C. Rehtanz, S. Huang, Y. Zhou和Y. Li, 《Data-driven intelligent EV charging operating with limited chargers considering the charging demand forecasting》, Int. J. Electr. Power Energy Syst., 卷 141, 页 108218, 10月 2022, doi: 10.1016/j.ijepes.2022.108218.</w:t>
      </w:r>
      <w:bookmarkEnd w:id="318"/>
    </w:p>
    <w:p w14:paraId="5B5610CB">
      <w:pPr>
        <w:pStyle w:val="72"/>
        <w:spacing w:line="360" w:lineRule="auto"/>
      </w:pPr>
    </w:p>
    <w:p w14:paraId="0FCF1B0F">
      <w:pPr>
        <w:pStyle w:val="72"/>
        <w:spacing w:line="360" w:lineRule="auto"/>
        <w:sectPr>
          <w:headerReference r:id="rId29" w:type="default"/>
          <w:footerReference r:id="rId31" w:type="default"/>
          <w:headerReference r:id="rId30" w:type="even"/>
          <w:footerReference r:id="rId32" w:type="even"/>
          <w:pgSz w:w="11906" w:h="16838"/>
          <w:pgMar w:top="1985" w:right="1588" w:bottom="2268" w:left="1588" w:header="1418" w:footer="1701" w:gutter="284"/>
          <w:cols w:space="425" w:num="1"/>
          <w:docGrid w:linePitch="395" w:charSpace="0"/>
        </w:sectPr>
      </w:pPr>
    </w:p>
    <w:p w14:paraId="174DC3BA">
      <w:pPr>
        <w:pStyle w:val="35"/>
        <w:rPr>
          <w:rFonts w:ascii="黑体" w:hAnsi="黑体" w:eastAsia="黑体"/>
          <w:b w:val="0"/>
          <w:bCs w:val="0"/>
        </w:rPr>
      </w:pPr>
      <w:bookmarkStart w:id="319" w:name="_Toc445369939"/>
      <w:bookmarkStart w:id="320" w:name="_Toc86781586"/>
      <w:bookmarkStart w:id="321" w:name="_Toc1828932484"/>
      <w:bookmarkStart w:id="322" w:name="_Toc1682117202"/>
      <w:bookmarkStart w:id="323" w:name="_Toc86781293"/>
      <w:bookmarkStart w:id="324" w:name="_Toc478769337"/>
      <w:r>
        <w:rPr>
          <w:rFonts w:hint="eastAsia" w:ascii="黑体" w:hAnsi="黑体" w:eastAsia="黑体"/>
          <w:b w:val="0"/>
          <w:bCs w:val="0"/>
        </w:rPr>
        <w:t>作者简历及在学期间所获得的学术成果</w:t>
      </w:r>
      <w:bookmarkEnd w:id="319"/>
      <w:bookmarkEnd w:id="320"/>
      <w:bookmarkEnd w:id="321"/>
      <w:bookmarkEnd w:id="322"/>
      <w:bookmarkEnd w:id="323"/>
      <w:bookmarkEnd w:id="324"/>
    </w:p>
    <w:p w14:paraId="1D5A6FAB">
      <w:pPr>
        <w:rPr>
          <w:color w:val="FF0000"/>
        </w:rPr>
      </w:pPr>
    </w:p>
    <w:p w14:paraId="317AB655">
      <w:pPr>
        <w:snapToGrid w:val="0"/>
        <w:spacing w:line="360" w:lineRule="auto"/>
        <w:ind w:firstLine="480" w:firstLineChars="200"/>
        <w:jc w:val="left"/>
        <w:rPr>
          <w:sz w:val="24"/>
        </w:rPr>
      </w:pPr>
    </w:p>
    <w:p w14:paraId="4BB1B218">
      <w:pPr>
        <w:snapToGrid w:val="0"/>
        <w:spacing w:line="360" w:lineRule="auto"/>
        <w:ind w:firstLine="480" w:firstLineChars="200"/>
        <w:jc w:val="left"/>
        <w:rPr>
          <w:b/>
          <w:bCs/>
          <w:sz w:val="24"/>
        </w:rPr>
      </w:pPr>
      <w:r>
        <w:rPr>
          <w:rFonts w:hint="eastAsia"/>
          <w:b/>
          <w:bCs/>
          <w:sz w:val="24"/>
        </w:rPr>
        <w:t>1. 作者简历</w:t>
      </w:r>
    </w:p>
    <w:p w14:paraId="7B0A2D0A">
      <w:pPr>
        <w:spacing w:line="300" w:lineRule="auto"/>
        <w:ind w:firstLine="420"/>
        <w:rPr>
          <w:sz w:val="24"/>
        </w:rPr>
      </w:pPr>
      <w:r>
        <w:rPr>
          <w:rFonts w:hint="eastAsia"/>
          <w:sz w:val="24"/>
        </w:rPr>
        <w:t>邵诗雨，女，1999年12月6日生，于</w:t>
      </w:r>
      <w:r>
        <w:rPr>
          <w:sz w:val="24"/>
        </w:rPr>
        <w:t>202</w:t>
      </w:r>
      <w:r>
        <w:rPr>
          <w:rFonts w:hint="eastAsia"/>
          <w:sz w:val="24"/>
        </w:rPr>
        <w:t>3年</w:t>
      </w:r>
      <w:r>
        <w:rPr>
          <w:sz w:val="24"/>
        </w:rPr>
        <w:t>9</w:t>
      </w:r>
      <w:r>
        <w:rPr>
          <w:rFonts w:hint="eastAsia"/>
          <w:sz w:val="24"/>
        </w:rPr>
        <w:t>月</w:t>
      </w:r>
      <w:r>
        <w:rPr>
          <w:sz w:val="24"/>
        </w:rPr>
        <w:t>1</w:t>
      </w:r>
      <w:r>
        <w:rPr>
          <w:rFonts w:hint="eastAsia"/>
          <w:sz w:val="24"/>
        </w:rPr>
        <w:t>日考入东华大学计算机科学与技术学院软件工程专业，从事最优机制设计方向研究。经过3年的努力，完成学业，撰写了学位论文《基于组合拍卖机制的充电定价与协同调度优化算法研究》。</w:t>
      </w:r>
    </w:p>
    <w:p w14:paraId="506ECF2B">
      <w:pPr>
        <w:snapToGrid w:val="0"/>
        <w:spacing w:line="360" w:lineRule="auto"/>
        <w:ind w:firstLine="480" w:firstLineChars="200"/>
        <w:jc w:val="left"/>
        <w:rPr>
          <w:b/>
          <w:bCs/>
          <w:sz w:val="24"/>
        </w:rPr>
      </w:pPr>
    </w:p>
    <w:p w14:paraId="460E8C3F">
      <w:pPr>
        <w:snapToGrid w:val="0"/>
        <w:spacing w:line="360" w:lineRule="auto"/>
        <w:ind w:firstLine="480" w:firstLineChars="200"/>
        <w:jc w:val="left"/>
        <w:rPr>
          <w:b/>
          <w:bCs/>
          <w:sz w:val="24"/>
        </w:rPr>
      </w:pPr>
      <w:r>
        <w:rPr>
          <w:rFonts w:hint="eastAsia"/>
          <w:b/>
          <w:bCs/>
          <w:sz w:val="24"/>
        </w:rPr>
        <w:t>2</w:t>
      </w:r>
      <w:r>
        <w:rPr>
          <w:b/>
          <w:bCs/>
          <w:sz w:val="24"/>
        </w:rPr>
        <w:t xml:space="preserve">. </w:t>
      </w:r>
      <w:r>
        <w:rPr>
          <w:rFonts w:hint="eastAsia"/>
          <w:b/>
          <w:bCs/>
          <w:sz w:val="24"/>
        </w:rPr>
        <w:t>教育背景</w:t>
      </w:r>
    </w:p>
    <w:p w14:paraId="37272EBE">
      <w:pPr>
        <w:snapToGrid w:val="0"/>
        <w:spacing w:line="360" w:lineRule="auto"/>
        <w:ind w:firstLine="480" w:firstLineChars="200"/>
        <w:jc w:val="left"/>
        <w:rPr>
          <w:sz w:val="24"/>
        </w:rPr>
      </w:pPr>
      <w:r>
        <w:rPr>
          <w:rFonts w:hint="eastAsia"/>
          <w:sz w:val="24"/>
        </w:rPr>
        <w:t>2</w:t>
      </w:r>
      <w:r>
        <w:rPr>
          <w:sz w:val="24"/>
        </w:rPr>
        <w:t>01</w:t>
      </w:r>
      <w:r>
        <w:rPr>
          <w:rFonts w:hint="eastAsia"/>
          <w:sz w:val="24"/>
        </w:rPr>
        <w:t>8年</w:t>
      </w:r>
      <w:r>
        <w:rPr>
          <w:sz w:val="24"/>
        </w:rPr>
        <w:t>9</w:t>
      </w:r>
      <w:r>
        <w:rPr>
          <w:rFonts w:hint="eastAsia"/>
          <w:sz w:val="24"/>
        </w:rPr>
        <w:t>月</w:t>
      </w:r>
      <w:r>
        <w:rPr>
          <w:sz w:val="24"/>
        </w:rPr>
        <w:t>~202</w:t>
      </w:r>
      <w:r>
        <w:rPr>
          <w:rFonts w:hint="eastAsia"/>
          <w:sz w:val="24"/>
        </w:rPr>
        <w:t>2年</w:t>
      </w:r>
      <w:r>
        <w:rPr>
          <w:sz w:val="24"/>
        </w:rPr>
        <w:t>6</w:t>
      </w:r>
      <w:r>
        <w:rPr>
          <w:rFonts w:hint="eastAsia"/>
          <w:sz w:val="24"/>
        </w:rPr>
        <w:t>月， 杭州电子科技大学，本科，专业：信息管理与信息系统（辅修计算机科学与技术）</w:t>
      </w:r>
    </w:p>
    <w:p w14:paraId="75391167">
      <w:pPr>
        <w:ind w:firstLine="480" w:firstLineChars="200"/>
      </w:pPr>
      <w:r>
        <w:rPr>
          <w:sz w:val="24"/>
        </w:rPr>
        <w:t>202</w:t>
      </w:r>
      <w:r>
        <w:rPr>
          <w:rFonts w:hint="eastAsia"/>
          <w:sz w:val="24"/>
        </w:rPr>
        <w:t>3年</w:t>
      </w:r>
      <w:r>
        <w:rPr>
          <w:sz w:val="24"/>
        </w:rPr>
        <w:t>9</w:t>
      </w:r>
      <w:r>
        <w:rPr>
          <w:rFonts w:hint="eastAsia"/>
          <w:sz w:val="24"/>
        </w:rPr>
        <w:t>月</w:t>
      </w:r>
      <w:r>
        <w:rPr>
          <w:sz w:val="24"/>
        </w:rPr>
        <w:t>~202</w:t>
      </w:r>
      <w:r>
        <w:rPr>
          <w:rFonts w:hint="eastAsia"/>
          <w:sz w:val="24"/>
        </w:rPr>
        <w:t>6年</w:t>
      </w:r>
      <w:r>
        <w:rPr>
          <w:sz w:val="24"/>
        </w:rPr>
        <w:t>6</w:t>
      </w:r>
      <w:r>
        <w:rPr>
          <w:rFonts w:hint="eastAsia"/>
          <w:sz w:val="24"/>
        </w:rPr>
        <w:t>月，</w:t>
      </w:r>
      <w:r>
        <w:rPr>
          <w:sz w:val="24"/>
        </w:rPr>
        <w:t xml:space="preserve"> </w:t>
      </w:r>
      <w:r>
        <w:rPr>
          <w:rFonts w:hint="eastAsia"/>
          <w:sz w:val="24"/>
        </w:rPr>
        <w:t>东华大学，硕士研究生，专业：软件工程</w:t>
      </w:r>
      <w:r>
        <w:br w:type="page"/>
      </w:r>
      <w:bookmarkStart w:id="325" w:name="_Toc86781294"/>
      <w:bookmarkStart w:id="326" w:name="_Toc86781587"/>
    </w:p>
    <w:p w14:paraId="295D8937">
      <w:pPr>
        <w:pStyle w:val="35"/>
        <w:rPr>
          <w:rFonts w:hint="eastAsia" w:ascii="黑体" w:hAnsi="黑体" w:eastAsia="黑体" w:cs="黑体"/>
          <w:b w:val="0"/>
          <w:bCs w:val="0"/>
        </w:rPr>
      </w:pPr>
      <w:bookmarkStart w:id="327" w:name="_Toc1934819077"/>
      <w:bookmarkStart w:id="328" w:name="_Toc1869084906"/>
      <w:bookmarkStart w:id="329" w:name="_Toc55021650"/>
      <w:r>
        <w:rPr>
          <w:rFonts w:hint="eastAsia" w:ascii="黑体" w:hAnsi="黑体" w:eastAsia="黑体" w:cs="黑体"/>
          <w:b w:val="0"/>
          <w:bCs w:val="0"/>
        </w:rPr>
        <w:t>致  谢</w:t>
      </w:r>
      <w:bookmarkEnd w:id="325"/>
      <w:bookmarkEnd w:id="326"/>
      <w:bookmarkEnd w:id="327"/>
      <w:bookmarkEnd w:id="328"/>
      <w:bookmarkEnd w:id="329"/>
    </w:p>
    <w:p w14:paraId="1BC9CC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本论文的撰写工作已接近尾声。在此，对在攻读硕士研究生期间给予过我帮助与支持的老师、同学和家人表示感谢。</w:t>
      </w:r>
    </w:p>
    <w:p w14:paraId="7EC429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首先，感谢我的导师冯珍妮教授。在研究生学习及学位论文的撰写期间，提供了学术上的指导，使本研究得以顺利完成。</w:t>
      </w:r>
    </w:p>
    <w:p w14:paraId="6129F8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我还要深深地感谢我的父母和家人。二十多年来，是你们如一日的默默付出，为我筑起了最坚实的后盾。感谢你们辛勤的养育，让我能够毫无后顾之忧地追逐自己的梦想。</w:t>
      </w:r>
    </w:p>
    <w:p w14:paraId="7D2314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凡是过往，皆为序章。感谢这段充满挑战与收获的岁月，它将成为我人生中最宝贵的财富。</w:t>
      </w:r>
      <w:bookmarkStart w:id="330" w:name="_GoBack"/>
      <w:bookmarkEnd w:id="330"/>
    </w:p>
    <w:sectPr>
      <w:headerReference r:id="rId33" w:type="default"/>
      <w:headerReference r:id="rId34" w:type="even"/>
      <w:pgSz w:w="11906" w:h="16838"/>
      <w:pgMar w:top="1985" w:right="1588" w:bottom="2268" w:left="1588" w:header="1418" w:footer="1701" w:gutter="284"/>
      <w:cols w:space="425" w:num="1"/>
      <w:docGrid w:linePitch="395"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ZN" w:date="2026-04-13T20:05:00Z" w:initials="">
    <w:p w14:paraId="723BC078">
      <w:pPr>
        <w:pStyle w:val="14"/>
      </w:pPr>
      <w:r>
        <w:rPr>
          <w:rFonts w:hint="eastAsia"/>
        </w:rPr>
        <w:t>英文名没改</w:t>
      </w:r>
    </w:p>
  </w:comment>
  <w:comment w:id="1" w:author="FZN" w:date="2026-04-13T20:06:00Z" w:initials="">
    <w:p w14:paraId="582F68C9">
      <w:pPr>
        <w:pStyle w:val="14"/>
      </w:pPr>
      <w:r>
        <w:rPr>
          <w:rFonts w:hint="eastAsia"/>
        </w:rPr>
        <w:t>换新学院名称</w:t>
      </w:r>
    </w:p>
  </w:comment>
  <w:comment w:id="2" w:author="FZN" w:date="2026-04-13T20:44:00Z" w:initials="">
    <w:p w14:paraId="677C6CFA">
      <w:pPr>
        <w:pStyle w:val="14"/>
      </w:pPr>
      <w:r>
        <w:rPr>
          <w:rFonts w:hint="eastAsia"/>
        </w:rPr>
        <w:t>摘要应该简明扼要，语言精炼。</w:t>
      </w:r>
    </w:p>
  </w:comment>
  <w:comment w:id="3" w:author="FZN" w:date="2026-04-13T20:42:00Z" w:initials="">
    <w:p w14:paraId="632159FB">
      <w:pPr>
        <w:pStyle w:val="14"/>
      </w:pPr>
      <w:r>
        <w:rPr>
          <w:rFonts w:hint="eastAsia"/>
        </w:rPr>
        <w:t>和绪论中1</w:t>
      </w:r>
      <w:r>
        <w:t>.1</w:t>
      </w:r>
      <w:r>
        <w:rPr>
          <w:rFonts w:hint="eastAsia"/>
        </w:rPr>
        <w:t>最后一段描述研究部分和解决方案的措施保持一致，需要高度凝练的语句</w:t>
      </w:r>
    </w:p>
  </w:comment>
  <w:comment w:id="4" w:author="FZN" w:date="2026-04-13T20:44:00Z" w:initials="">
    <w:p w14:paraId="47C8275F">
      <w:pPr>
        <w:pStyle w:val="14"/>
      </w:pPr>
      <w:r>
        <w:rPr>
          <w:rFonts w:hint="eastAsia"/>
        </w:rPr>
        <w:t>根据中文摘要相应修改。</w:t>
      </w:r>
    </w:p>
  </w:comment>
  <w:comment w:id="5" w:author="FZN" w:date="2026-04-13T20:12:00Z" w:initials="">
    <w:p w14:paraId="72A01AC6">
      <w:pPr>
        <w:pStyle w:val="14"/>
      </w:pPr>
      <w:r>
        <w:rPr>
          <w:rFonts w:hint="eastAsia"/>
        </w:rPr>
        <w:t>绪论的废话太多，不是严谨的学术论文的风格。</w:t>
      </w:r>
    </w:p>
    <w:p w14:paraId="672E13D8">
      <w:pPr>
        <w:pStyle w:val="14"/>
      </w:pPr>
      <w:r>
        <w:rPr>
          <w:rFonts w:hint="eastAsia"/>
        </w:rPr>
        <w:t>宽泛的问题部分，1段即可。</w:t>
      </w:r>
    </w:p>
    <w:p w14:paraId="6484FFBF">
      <w:pPr>
        <w:pStyle w:val="14"/>
      </w:pPr>
    </w:p>
    <w:p w14:paraId="5048556D">
      <w:pPr>
        <w:pStyle w:val="14"/>
      </w:pPr>
      <w:r>
        <w:rPr>
          <w:rFonts w:hint="eastAsia"/>
        </w:rPr>
        <w:t>每一段的核心句放在第一句。</w:t>
      </w:r>
    </w:p>
    <w:p w14:paraId="27062396">
      <w:pPr>
        <w:pStyle w:val="14"/>
        <w:rPr>
          <w:rFonts w:hint="eastAsia"/>
        </w:rPr>
      </w:pPr>
      <w:r>
        <w:rPr>
          <w:rFonts w:hint="eastAsia"/>
        </w:rPr>
        <w:t>只看每一段的首句，注意逻辑要通顺。</w:t>
      </w:r>
    </w:p>
  </w:comment>
  <w:comment w:id="6" w:author="FZN" w:date="2026-04-13T20:26:00Z" w:initials="">
    <w:p w14:paraId="45D7D9A1">
      <w:pPr>
        <w:pStyle w:val="14"/>
      </w:pPr>
      <w:r>
        <w:rPr>
          <w:rFonts w:hint="eastAsia"/>
        </w:rPr>
        <w:t>学术论文措辞不能太口语化</w:t>
      </w:r>
    </w:p>
  </w:comment>
  <w:comment w:id="7" w:author="FZN" w:date="2026-04-13T20:28:00Z" w:initials="">
    <w:p w14:paraId="59C6B83A">
      <w:pPr>
        <w:pStyle w:val="14"/>
        <w:rPr>
          <w:rFonts w:hint="eastAsia"/>
        </w:rPr>
      </w:pPr>
      <w:r>
        <w:rPr>
          <w:rFonts w:hint="eastAsia"/>
        </w:rPr>
        <w:t>这里的说法和论文要研究问题，语言措施上没有呼应。</w:t>
      </w:r>
    </w:p>
  </w:comment>
  <w:comment w:id="8" w:author="FZN" w:date="2026-03-10T16:18:00Z" w:initials="">
    <w:p w14:paraId="71CD806C">
      <w:pPr>
        <w:pStyle w:val="14"/>
      </w:pPr>
      <w:r>
        <w:rPr>
          <w:rFonts w:hint="eastAsia"/>
        </w:rPr>
        <w:t>必须是完整的句子，缺主语</w:t>
      </w:r>
    </w:p>
  </w:comment>
  <w:comment w:id="9" w:author="- -" w:date="2026-03-16T22:10:35Z" w:initials="">
    <w:p w14:paraId="3C32C2B9">
      <w:pPr>
        <w:pStyle w:val="14"/>
        <w:rPr>
          <w:rFonts w:hint="default" w:eastAsia="宋体"/>
          <w:lang w:val="en-US" w:eastAsia="zh-CN"/>
        </w:rPr>
      </w:pPr>
      <w:r>
        <w:rPr>
          <w:rFonts w:hint="eastAsia"/>
          <w:lang w:val="en-US" w:eastAsia="zh-CN"/>
        </w:rPr>
        <w:t>已添加本文</w:t>
      </w:r>
    </w:p>
  </w:comment>
  <w:comment w:id="10" w:author="FZN" w:date="2026-04-13T20:31:00Z" w:initials="">
    <w:p w14:paraId="0ACE3F9C">
      <w:pPr>
        <w:pStyle w:val="14"/>
      </w:pPr>
      <w:r>
        <w:rPr>
          <w:rFonts w:hint="eastAsia"/>
        </w:rPr>
        <w:t>符号和公式前后存在多余空格。全文有多处该问题，请全部修改。</w:t>
      </w:r>
    </w:p>
  </w:comment>
  <w:comment w:id="11" w:author="FZN" w:date="2026-04-13T20:32:00Z" w:initials="">
    <w:p w14:paraId="3F297295">
      <w:pPr>
        <w:pStyle w:val="14"/>
      </w:pPr>
      <w:r>
        <w:rPr>
          <w:rFonts w:hint="eastAsia"/>
        </w:rPr>
        <w:t>多余空格问题</w:t>
      </w:r>
    </w:p>
  </w:comment>
  <w:comment w:id="12" w:author="FZN" w:date="2026-03-10T16:14:00Z" w:initials="">
    <w:p w14:paraId="7639C053">
      <w:pPr>
        <w:pStyle w:val="14"/>
      </w:pPr>
      <w:r>
        <w:rPr>
          <w:rFonts w:hint="eastAsia"/>
        </w:rPr>
        <w:t>不要出现“我们”、“我”。</w:t>
      </w:r>
    </w:p>
    <w:p w14:paraId="795D11C8">
      <w:pPr>
        <w:pStyle w:val="14"/>
      </w:pPr>
      <w:r>
        <w:rPr>
          <w:rFonts w:hint="eastAsia"/>
        </w:rPr>
        <w:t>换成“本文”、“本研究”（选一种，统一）</w:t>
      </w:r>
    </w:p>
  </w:comment>
  <w:comment w:id="13" w:author="论文检测系统" w:initials="PDS" w:date="2026-04-14T06:34:30Z">
    <w:p>
      <w:pPr>
        <w:pStyle w:val="CommentText"/>
      </w:pPr>
      <w:r>
        <w:rPr>
          <w:rStyle w:val="CommentReference"/>
        </w:rPr>
        <w:annotationRef/>
      </w:r>
      <w:r>
        <w:t>[Abstract-english_content_format]</w:t>
      </w:r>
    </w:p>
    <w:p>
      <w:pPr>
        <w:pStyle w:val="CommentText"/>
      </w:pPr>
      <w:r>
        <w:t>• 第1段应左对齐</w:t>
      </w:r>
    </w:p>
    <w:p>
      <w:pPr>
        <w:pStyle w:val="CommentText"/>
      </w:pPr>
      <w:r>
        <w:t>• 第1段首行缩进应为4.0字符，当前约2.0字符</w:t>
      </w:r>
    </w:p>
    <w:p>
      <w:pPr>
        <w:pStyle w:val="CommentText"/>
      </w:pPr>
      <w:r>
        <w:t>• 第2段应左对齐</w:t>
      </w:r>
    </w:p>
    <w:p>
      <w:pPr>
        <w:pStyle w:val="CommentText"/>
      </w:pPr>
      <w:r>
        <w:t>• 第2段首行缩进应为4.0字符，当前约2.0字符</w:t>
      </w:r>
    </w:p>
    <w:p>
      <w:pPr>
        <w:pStyle w:val="CommentText"/>
      </w:pPr>
      <w:r>
        <w:t>• 第3段应左对齐</w:t>
      </w:r>
    </w:p>
    <w:p>
      <w:pPr>
        <w:pStyle w:val="CommentText"/>
      </w:pPr>
      <w:r>
        <w:t>• 第3段首行缩进应为4.0字符，当前约2.2字符</w:t>
      </w:r>
    </w:p>
    <w:p>
      <w:pPr>
        <w:pStyle w:val="CommentText"/>
      </w:pPr>
      <w:r>
        <w:t>• 第4段应左对齐</w:t>
      </w:r>
    </w:p>
    <w:p>
      <w:pPr>
        <w:pStyle w:val="CommentText"/>
      </w:pPr>
      <w:r>
        <w:t>• 第4段首行缩进应为4.0字符，当前约2.2字符</w:t>
      </w:r>
    </w:p>
    <w:p>
      <w:pPr>
        <w:pStyle w:val="CommentText"/>
      </w:pPr>
      <w:r>
        <w:t>• 第5段应左对齐</w:t>
      </w:r>
    </w:p>
    <w:p>
      <w:pPr>
        <w:pStyle w:val="CommentText"/>
      </w:pPr>
      <w:r>
        <w:t>• 第5段首行缩进应为4.0字符，当前约2.2字符</w:t>
      </w:r>
    </w:p>
    <w:p>
      <w:pPr>
        <w:pStyle w:val="CommentText"/>
      </w:pPr>
      <w:r>
        <w:t>• 第6段应左对齐</w:t>
      </w:r>
    </w:p>
    <w:p>
      <w:pPr>
        <w:pStyle w:val="CommentText"/>
      </w:pPr>
      <w:r>
        <w:t>• 第6段首行缩进应为4.0字符，当前约2.0字符</w:t>
      </w:r>
    </w:p>
    <w:p>
      <w:pPr>
        <w:pStyle w:val="CommentText"/>
      </w:pPr>
      <w:r>
        <w:t>• 第7段字号应为11pt，当前12.0pt</w:t>
      </w:r>
    </w:p>
    <w:p>
      <w:pPr>
        <w:pStyle w:val="CommentText"/>
      </w:pPr>
      <w:r>
        <w:t>• 第7段行距应为1.25倍，当前1.5</w:t>
      </w:r>
    </w:p>
    <w:p>
      <w:pPr>
        <w:pStyle w:val="CommentText"/>
      </w:pPr>
      <w:r>
        <w:t>• 第7段应左对齐</w:t>
      </w:r>
    </w:p>
    <w:p>
      <w:pPr>
        <w:pStyle w:val="CommentText"/>
      </w:pPr>
      <w:r>
        <w:t>• 第7段首行缩进应为4.0字符，当前约16.7字符</w:t>
      </w:r>
    </w:p>
  </w:comment>
  <w:comment w:id="14" w:author="论文检测系统" w:initials="PDS" w:date="2026-04-14T06:34:30Z">
    <w:p>
      <w:pPr>
        <w:pStyle w:val="CommentText"/>
      </w:pPr>
      <w:r>
        <w:rPr>
          <w:rStyle w:val="CommentReference"/>
        </w:rPr>
        <w:annotationRef/>
      </w:r>
      <w:r>
        <w:t>[Keywords-chinese_structure]</w:t>
      </w:r>
    </w:p>
    <w:p>
      <w:pPr>
        <w:pStyle w:val="CommentText"/>
      </w:pPr>
      <w:r>
        <w:t>• 关键词数量过多（6个），应为3-5个关键词</w:t>
      </w:r>
    </w:p>
  </w:comment>
  <w:comment w:id="15" w:author="论文检测系统" w:initials="PDS" w:date="2026-04-14T06:34:30Z">
    <w:p>
      <w:pPr>
        <w:pStyle w:val="CommentText"/>
      </w:pPr>
      <w:r>
        <w:rPr>
          <w:rStyle w:val="CommentReference"/>
        </w:rPr>
        <w:annotationRef/>
      </w:r>
      <w:r>
        <w:t>[Keywords-chinese_format]</w:t>
      </w:r>
    </w:p>
    <w:p>
      <w:pPr>
        <w:pStyle w:val="CommentText"/>
      </w:pPr>
      <w:r>
        <w:t>• 字体大小应为四号（14.0pt），实际为小四（12.0pt）</w:t>
      </w:r>
    </w:p>
    <w:p>
      <w:pPr>
        <w:pStyle w:val="CommentText"/>
      </w:pPr>
      <w:r>
        <w:t>• 字体应为不加粗，实际为加粗</w:t>
      </w:r>
    </w:p>
  </w:comment>
  <w:comment w:id="16" w:author="论文检测系统" w:initials="PDS" w:date="2026-04-14T06:34:30Z">
    <w:p>
      <w:pPr>
        <w:pStyle w:val="CommentText"/>
      </w:pPr>
      <w:r>
        <w:rPr>
          <w:rStyle w:val="CommentReference"/>
        </w:rPr>
        <w:annotationRef/>
      </w:r>
      <w:r>
        <w:t>[Keywords-english_structure]</w:t>
      </w:r>
    </w:p>
    <w:p>
      <w:pPr>
        <w:pStyle w:val="CommentText"/>
      </w:pPr>
      <w:r>
        <w:t>• 关键词分隔符错误，应使用英文逗号（,）分隔，而不是分号、中文逗号或其他符号</w:t>
      </w:r>
    </w:p>
    <w:p>
      <w:pPr>
        <w:pStyle w:val="CommentText"/>
      </w:pPr>
      <w:r>
        <w:t>• 关键词数量过少（1个），应为3-5个关键词</w:t>
      </w:r>
    </w:p>
  </w:comment>
  <w:comment w:id="17" w:author="论文检测系统" w:initials="PDS" w:date="2026-04-14T06:34:30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首行缩进应为0.0pt，实际为-89.8pt</w:t>
      </w:r>
    </w:p>
    <w:p>
      <w:pPr>
        <w:pStyle w:val="CommentText"/>
      </w:pPr>
      <w:r>
        <w:t>• 左缩进应为0.0pt，实际为90.0pt</w:t>
      </w:r>
    </w:p>
  </w:comment>
  <w:comment w:id="18" w:author="论文检测系统" w:initials="PDS" w:date="2026-04-14T06:34:30Z">
    <w:p>
      <w:pPr>
        <w:pStyle w:val="CommentText"/>
      </w:pPr>
      <w:r>
        <w:rPr>
          <w:rStyle w:val="CommentReference"/>
        </w:rPr>
        <w:annotationRef/>
      </w:r>
      <w:r>
        <w:t>[Formula-公式(0)]</w:t>
      </w:r>
    </w:p>
    <w:p>
      <w:pPr>
        <w:pStyle w:val="CommentText"/>
      </w:pPr>
      <w:r>
        <w:t>• 字体问题: 公式内容字号应为五号（10.5pt），实际为小四（12.0pt）</w:t>
      </w:r>
    </w:p>
  </w:comment>
  <w:comment w:id="19" w:author="论文检测系统" w:initials="PDS" w:date="2026-04-14T06:34:30Z">
    <w:p>
      <w:pPr>
        <w:pStyle w:val="CommentText"/>
      </w:pPr>
      <w:r>
        <w:rPr>
          <w:rStyle w:val="CommentReference"/>
        </w:rPr>
        <w:annotationRef/>
      </w:r>
      <w:r>
        <w:t>[Formula-公式(1)]</w:t>
      </w:r>
    </w:p>
    <w:p>
      <w:pPr>
        <w:pStyle w:val="CommentText"/>
      </w:pPr>
      <w:r>
        <w:t>• 字体问题: 公式内容字号应为五号（10.5pt），实际为小四（12.0pt）</w:t>
      </w:r>
    </w:p>
  </w:comment>
  <w:comment w:id="20" w:author="论文检测系统" w:initials="PDS" w:date="2026-04-14T06:34:30Z">
    <w:p>
      <w:pPr>
        <w:pStyle w:val="CommentText"/>
      </w:pPr>
      <w:r>
        <w:rPr>
          <w:rStyle w:val="CommentReference"/>
        </w:rPr>
        <w:annotationRef/>
      </w:r>
      <w:r>
        <w:t>[Formula-公式(0)]</w:t>
      </w:r>
    </w:p>
    <w:p>
      <w:pPr>
        <w:pStyle w:val="CommentText"/>
      </w:pPr>
      <w:r>
        <w:t>• 字体问题: 公式内容字号应为五号（10.5pt），实际为小四（12.0pt）</w:t>
      </w:r>
    </w:p>
  </w:comment>
  <w:comment w:id="21" w:author="论文检测系统" w:initials="PDS" w:date="2026-04-14T06:34:30Z">
    <w:p>
      <w:pPr>
        <w:pStyle w:val="CommentText"/>
      </w:pPr>
      <w:r>
        <w:rPr>
          <w:rStyle w:val="CommentReference"/>
        </w:rPr>
        <w:annotationRef/>
      </w:r>
      <w:r>
        <w:t>[Formula-公式(1)]</w:t>
      </w:r>
    </w:p>
    <w:p>
      <w:pPr>
        <w:pStyle w:val="CommentText"/>
      </w:pPr>
      <w:r>
        <w:t>• 字体问题: 公式内容字号应为五号（10.5pt），实际为小四（12.0pt）</w:t>
      </w:r>
    </w:p>
  </w:comment>
  <w:comment w:id="22" w:author="论文检测系统" w:initials="PDS" w:date="2026-04-14T06:34:30Z">
    <w:p>
      <w:pPr>
        <w:pStyle w:val="CommentText"/>
      </w:pPr>
      <w:r>
        <w:rPr>
          <w:rStyle w:val="CommentReference"/>
        </w:rPr>
        <w:annotationRef/>
      </w:r>
      <w:r>
        <w:t>[Formula-公式(1)]</w:t>
      </w:r>
    </w:p>
    <w:p>
      <w:pPr>
        <w:pStyle w:val="CommentText"/>
      </w:pPr>
      <w:r>
        <w:t>• 字体问题: 公式内容字号应为五号（10.5pt），实际为小四（12.0pt）</w:t>
      </w:r>
    </w:p>
  </w:comment>
  <w:comment w:id="23" w:author="论文检测系统" w:initials="PDS" w:date="2026-04-14T06:34:30Z">
    <w:p>
      <w:pPr>
        <w:pStyle w:val="CommentText"/>
      </w:pPr>
      <w:r>
        <w:rPr>
          <w:rStyle w:val="CommentReference"/>
        </w:rPr>
        <w:annotationRef/>
      </w:r>
      <w:r>
        <w:t>[Formula-公式(2)]</w:t>
      </w:r>
    </w:p>
    <w:p>
      <w:pPr>
        <w:pStyle w:val="CommentText"/>
      </w:pPr>
      <w:r>
        <w:t>• 字体问题: 公式内容字号应为五号（10.5pt），实际为小四（12.0pt）</w:t>
      </w:r>
    </w:p>
  </w:comment>
  <w:comment w:id="24" w:author="论文检测系统" w:initials="PDS" w:date="2026-04-14T06:34:30Z">
    <w:p>
      <w:pPr>
        <w:pStyle w:val="CommentText"/>
      </w:pPr>
      <w:r>
        <w:rPr>
          <w:rStyle w:val="CommentReference"/>
        </w:rPr>
        <w:annotationRef/>
      </w:r>
      <w:r>
        <w:t>[Formula-公式(2)]</w:t>
      </w:r>
    </w:p>
    <w:p>
      <w:pPr>
        <w:pStyle w:val="CommentText"/>
      </w:pPr>
      <w:r>
        <w:t>• 字体问题: 公式内容字号应为五号（10.5pt），实际为小四（12.0pt）</w:t>
      </w:r>
    </w:p>
  </w:comment>
  <w:comment w:id="25" w:author="论文检测系统" w:initials="PDS" w:date="2026-04-14T06:34:30Z">
    <w:p>
      <w:pPr>
        <w:pStyle w:val="CommentText"/>
      </w:pPr>
      <w:r>
        <w:rPr>
          <w:rStyle w:val="CommentReference"/>
        </w:rPr>
        <w:annotationRef/>
      </w:r>
      <w:r>
        <w:t>[Formula-公式(3)]</w:t>
      </w:r>
    </w:p>
    <w:p>
      <w:pPr>
        <w:pStyle w:val="CommentText"/>
      </w:pPr>
      <w:r>
        <w:t>• 字体问题: 公式内容字号应为五号（10.5pt），实际为小四（12.0pt）</w:t>
      </w:r>
    </w:p>
  </w:comment>
  <w:comment w:id="26" w:author="论文检测系统" w:initials="PDS" w:date="2026-04-14T06:34:30Z">
    <w:p>
      <w:pPr>
        <w:pStyle w:val="CommentText"/>
      </w:pPr>
      <w:r>
        <w:rPr>
          <w:rStyle w:val="CommentReference"/>
        </w:rPr>
        <w:annotationRef/>
      </w:r>
      <w:r>
        <w:t>[Formula-第1章编号连续性]</w:t>
      </w:r>
    </w:p>
    <w:p>
      <w:pPr>
        <w:pStyle w:val="CommentText"/>
      </w:pPr>
      <w:r>
        <w:t>• [编号问题] 第1章公式序号应从1开始，当前从0开始</w:t>
      </w:r>
    </w:p>
  </w:comment>
  <w:comment w:id="27" w:author="论文检测系统" w:initials="PDS" w:date="2026-04-14T06:34:30Z">
    <w:p>
      <w:pPr>
        <w:pStyle w:val="CommentText"/>
      </w:pPr>
      <w:r>
        <w:rPr>
          <w:rStyle w:val="CommentReference"/>
        </w:rPr>
        <w:annotationRef/>
      </w:r>
      <w:r>
        <w:t>[References-未被引用-[1]]</w:t>
      </w:r>
    </w:p>
    <w:p>
      <w:pPr>
        <w:pStyle w:val="CommentText"/>
      </w:pPr>
      <w:r>
        <w:t>• [1] H. Wang et al.,“A hybrid incentive program for man...</w:t>
      </w:r>
    </w:p>
  </w:comment>
  <w:comment w:id="28" w:author="论文检测系统" w:initials="PDS" w:date="2026-04-14T06:34:30Z">
    <w:p>
      <w:pPr>
        <w:pStyle w:val="CommentText"/>
      </w:pPr>
      <w:r>
        <w:rPr>
          <w:rStyle w:val="CommentReference"/>
        </w:rPr>
        <w:annotationRef/>
      </w:r>
      <w:r>
        <w:t>[References-未被引用-[2]]</w:t>
      </w:r>
    </w:p>
    <w:p>
      <w:pPr>
        <w:pStyle w:val="CommentText"/>
      </w:pPr>
      <w:r>
        <w:t>• [2] A. Gusrialdi, Z. Qu, and M. A. Simaan,“Scheduling ...</w:t>
      </w:r>
    </w:p>
  </w:comment>
  <w:comment w:id="29" w:author="论文检测系统" w:initials="PDS" w:date="2026-04-14T06:34:30Z">
    <w:p>
      <w:pPr>
        <w:pStyle w:val="CommentText"/>
      </w:pPr>
      <w:r>
        <w:rPr>
          <w:rStyle w:val="CommentReference"/>
        </w:rPr>
        <w:annotationRef/>
      </w:r>
      <w:r>
        <w:t>[References-未被引用-[4]]</w:t>
      </w:r>
    </w:p>
    <w:p>
      <w:pPr>
        <w:pStyle w:val="CommentText"/>
      </w:pPr>
      <w:r>
        <w:t>• [4] M. Tegn´er et al.,“Risk-minimisation in electricit...</w:t>
      </w:r>
    </w:p>
  </w:comment>
  <w:comment w:id="30" w:author="论文检测系统" w:initials="PDS" w:date="2026-04-14T06:34:30Z">
    <w:p>
      <w:pPr>
        <w:pStyle w:val="CommentText"/>
      </w:pPr>
      <w:r>
        <w:rPr>
          <w:rStyle w:val="CommentReference"/>
        </w:rPr>
        <w:annotationRef/>
      </w:r>
      <w:r>
        <w:t>[References-未被引用-[5]]</w:t>
      </w:r>
    </w:p>
    <w:p>
      <w:pPr>
        <w:pStyle w:val="CommentText"/>
      </w:pPr>
      <w:r>
        <w:t>• [5] H. Yang et al.,“Optimization strategy of price-bas...</w:t>
      </w:r>
    </w:p>
  </w:comment>
  <w:comment w:id="31" w:author="论文检测系统" w:initials="PDS" w:date="2026-04-14T06:34:30Z">
    <w:p>
      <w:pPr>
        <w:pStyle w:val="CommentText"/>
      </w:pPr>
      <w:r>
        <w:rPr>
          <w:rStyle w:val="CommentReference"/>
        </w:rPr>
        <w:annotationRef/>
      </w:r>
      <w:r>
        <w:t>[References-未被引用-[7]]</w:t>
      </w:r>
    </w:p>
    <w:p>
      <w:pPr>
        <w:pStyle w:val="CommentText"/>
      </w:pPr>
      <w:r>
        <w:t>• [7] Z. Zhou et al.,“Blockchain and computational intel...</w:t>
      </w:r>
    </w:p>
  </w:comment>
  <w:comment w:id="32" w:author="论文检测系统" w:initials="PDS" w:date="2026-04-14T06:34:30Z">
    <w:p>
      <w:pPr>
        <w:pStyle w:val="CommentText"/>
      </w:pPr>
      <w:r>
        <w:rPr>
          <w:rStyle w:val="CommentReference"/>
        </w:rPr>
        <w:annotationRef/>
      </w:r>
      <w:r>
        <w:t>[References-未被引用-[9]]</w:t>
      </w:r>
    </w:p>
    <w:p>
      <w:pPr>
        <w:pStyle w:val="CommentText"/>
      </w:pPr>
      <w:r>
        <w:t>• [9] G. Brero, S. Lahaie, and S. Seuken, “Fast iterativ...</w:t>
      </w:r>
    </w:p>
  </w:comment>
  <w:comment w:id="33" w:author="论文检测系统" w:initials="PDS" w:date="2026-04-14T06:34:30Z">
    <w:p>
      <w:pPr>
        <w:pStyle w:val="CommentText"/>
      </w:pPr>
      <w:r>
        <w:rPr>
          <w:rStyle w:val="CommentReference"/>
        </w:rPr>
        <w:annotationRef/>
      </w:r>
      <w:r>
        <w:t>[References-未被引用-[10]]</w:t>
      </w:r>
    </w:p>
    <w:p>
      <w:pPr>
        <w:pStyle w:val="CommentText"/>
      </w:pPr>
      <w:r>
        <w:t>• [10] D. C. Parkes and L. H. Ungar,“Iterative combinator...</w:t>
      </w:r>
    </w:p>
  </w:comment>
  <w:comment w:id="34" w:author="论文检测系统" w:initials="PDS" w:date="2026-04-14T06:34:30Z">
    <w:p>
      <w:pPr>
        <w:pStyle w:val="CommentText"/>
      </w:pPr>
      <w:r>
        <w:rPr>
          <w:rStyle w:val="CommentReference"/>
        </w:rPr>
        <w:annotationRef/>
      </w:r>
      <w:r>
        <w:t>[References-未被引用-[18]]</w:t>
      </w:r>
    </w:p>
    <w:p>
      <w:pPr>
        <w:pStyle w:val="CommentText"/>
      </w:pPr>
      <w:r>
        <w:t>• [18] Y. Zhang et al.,“Ev charging bidding by multi-dqn ...</w:t>
      </w:r>
    </w:p>
  </w:comment>
  <w:comment w:id="35" w:author="论文检测系统" w:initials="PDS" w:date="2026-04-14T06:34:30Z">
    <w:p>
      <w:pPr>
        <w:pStyle w:val="CommentText"/>
      </w:pPr>
      <w:r>
        <w:rPr>
          <w:rStyle w:val="CommentReference"/>
        </w:rPr>
        <w:annotationRef/>
      </w:r>
      <w:r>
        <w:t>[References-未被引用-[19]]</w:t>
      </w:r>
    </w:p>
    <w:p>
      <w:pPr>
        <w:pStyle w:val="CommentText"/>
      </w:pPr>
      <w:r>
        <w:t>• [19] O. T. T. Kim et al.,“Distributed auction-based inc...</w:t>
      </w:r>
    </w:p>
  </w:comment>
  <w:comment w:id="36" w:author="论文检测系统" w:initials="PDS" w:date="2026-04-14T06:34:30Z">
    <w:p>
      <w:pPr>
        <w:pStyle w:val="CommentText"/>
      </w:pPr>
      <w:r>
        <w:rPr>
          <w:rStyle w:val="CommentReference"/>
        </w:rPr>
        <w:annotationRef/>
      </w:r>
      <w:r>
        <w:t>[References-未被引用-[20]]</w:t>
      </w:r>
    </w:p>
    <w:p>
      <w:pPr>
        <w:pStyle w:val="CommentText"/>
      </w:pPr>
      <w:r>
        <w:t>• [20] Y. Xu et al.,“Idadet: iterative double-sided aucti...</w:t>
      </w:r>
    </w:p>
  </w:comment>
  <w:comment w:id="37" w:author="论文检测系统" w:initials="PDS" w:date="2026-04-14T06:34:30Z">
    <w:p>
      <w:pPr>
        <w:pStyle w:val="CommentText"/>
      </w:pPr>
      <w:r>
        <w:rPr>
          <w:rStyle w:val="CommentReference"/>
        </w:rPr>
        <w:annotationRef/>
      </w:r>
      <w:r>
        <w:t>[References-未被引用-[21]]</w:t>
      </w:r>
    </w:p>
    <w:p>
      <w:pPr>
        <w:pStyle w:val="CommentText"/>
      </w:pPr>
      <w:r>
        <w:t>• [21] H. Kikusato et al.,“Electric vehicle charging mana...</w:t>
      </w:r>
    </w:p>
  </w:comment>
  <w:comment w:id="38" w:author="论文检测系统" w:initials="PDS" w:date="2026-04-14T06:34:30Z">
    <w:p>
      <w:pPr>
        <w:pStyle w:val="CommentText"/>
      </w:pPr>
      <w:r>
        <w:rPr>
          <w:rStyle w:val="CommentReference"/>
        </w:rPr>
        <w:annotationRef/>
      </w:r>
      <w:r>
        <w:t>[References-未被引用-[22]]</w:t>
      </w:r>
    </w:p>
    <w:p>
      <w:pPr>
        <w:pStyle w:val="CommentText"/>
      </w:pPr>
      <w:r>
        <w:t>• [22] L. Hou, C. Wang, and J. Yan,“Bidding for preferred...</w:t>
      </w:r>
    </w:p>
  </w:comment>
  <w:comment w:id="39" w:author="论文检测系统" w:initials="PDS" w:date="2026-04-14T06:34:30Z">
    <w:p>
      <w:pPr>
        <w:pStyle w:val="CommentText"/>
      </w:pPr>
      <w:r>
        <w:rPr>
          <w:rStyle w:val="CommentReference"/>
        </w:rPr>
        <w:annotationRef/>
      </w:r>
      <w:r>
        <w:t>[References-未被引用-[26]]</w:t>
      </w:r>
    </w:p>
    <w:p>
      <w:pPr>
        <w:pStyle w:val="CommentText"/>
      </w:pPr>
      <w:r>
        <w:t>• [26] J. R. Woo and C. L. Magee,“Forecasting the value o...</w:t>
      </w:r>
    </w:p>
  </w:comment>
  <w:comment w:id="40" w:author="论文检测系统" w:initials="PDS" w:date="2026-04-14T06:34:30Z">
    <w:p>
      <w:pPr>
        <w:pStyle w:val="CommentText"/>
      </w:pPr>
      <w:r>
        <w:rPr>
          <w:rStyle w:val="CommentReference"/>
        </w:rPr>
        <w:annotationRef/>
      </w:r>
      <w:r>
        <w:t>[References-未被引用-[27]]</w:t>
      </w:r>
    </w:p>
    <w:p>
      <w:pPr>
        <w:pStyle w:val="CommentText"/>
      </w:pPr>
      <w:r>
        <w:t>• [27] S. Lai, Z. Y. Dong, J. Qiu, et al.,“Competitive pr...</w:t>
      </w:r>
    </w:p>
  </w:comment>
  <w:comment w:id="41" w:author="论文检测系统" w:initials="PDS" w:date="2026-04-14T06:34:30Z">
    <w:p>
      <w:pPr>
        <w:pStyle w:val="CommentText"/>
      </w:pPr>
      <w:r>
        <w:rPr>
          <w:rStyle w:val="CommentReference"/>
        </w:rPr>
        <w:annotationRef/>
      </w:r>
      <w:r>
        <w:t>[References-未被引用-[28]]</w:t>
      </w:r>
    </w:p>
    <w:p>
      <w:pPr>
        <w:pStyle w:val="CommentText"/>
      </w:pPr>
      <w:r>
        <w:t>• [28] J. Liu, Y. Li, and Z. Wang,“Time-of-use pricing wi...</w:t>
      </w:r>
    </w:p>
  </w:comment>
  <w:comment w:id="42" w:author="论文检测系统" w:initials="PDS" w:date="2026-04-14T06:34:30Z">
    <w:p>
      <w:pPr>
        <w:pStyle w:val="CommentText"/>
      </w:pPr>
      <w:r>
        <w:rPr>
          <w:rStyle w:val="CommentReference"/>
        </w:rPr>
        <w:annotationRef/>
      </w:r>
      <w:r>
        <w:t>[References-未被引用-[29]]</w:t>
      </w:r>
    </w:p>
    <w:p>
      <w:pPr>
        <w:pStyle w:val="CommentText"/>
      </w:pPr>
      <w:r>
        <w:t>• [29] S. L. Sreedevi and B. T. Geetha,“Priority-based pr...</w:t>
      </w:r>
    </w:p>
  </w:comment>
  <w:comment w:id="43" w:author="论文检测系统" w:initials="PDS" w:date="2026-04-14T06:34:30Z">
    <w:p>
      <w:pPr>
        <w:pStyle w:val="CommentText"/>
      </w:pPr>
      <w:r>
        <w:rPr>
          <w:rStyle w:val="CommentReference"/>
        </w:rPr>
        <w:annotationRef/>
      </w:r>
      <w:r>
        <w:t>[References-未被引用-[31]]</w:t>
      </w:r>
    </w:p>
    <w:p>
      <w:pPr>
        <w:pStyle w:val="CommentText"/>
      </w:pPr>
      <w:r>
        <w:t>• [31] S. Bikhchandani and J. M. Ostroy,“The package assi...</w:t>
      </w:r>
    </w:p>
  </w:comment>
  <w:comment w:id="44" w:author="论文检测系统" w:initials="PDS" w:date="2026-04-14T06:34:30Z">
    <w:p>
      <w:pPr>
        <w:pStyle w:val="CommentText"/>
      </w:pPr>
      <w:r>
        <w:rPr>
          <w:rStyle w:val="CommentReference"/>
        </w:rPr>
        <w:annotationRef/>
      </w:r>
      <w:r>
        <w:t>[References-未被引用-[43]]</w:t>
      </w:r>
    </w:p>
    <w:p>
      <w:pPr>
        <w:pStyle w:val="CommentText"/>
      </w:pPr>
      <w:r>
        <w:t>• [43] S. E. Amrani, T. Horel, S. Vaishampayan, M. Kamgar...</w:t>
      </w:r>
    </w:p>
  </w:comment>
  <w:comment w:id="45" w:author="论文检测系统" w:initials="PDS" w:date="2026-04-14T06:34:30Z">
    <w:p>
      <w:pPr>
        <w:pStyle w:val="CommentText"/>
      </w:pPr>
      <w:r>
        <w:rPr>
          <w:rStyle w:val="CommentReference"/>
        </w:rPr>
        <w:annotationRef/>
      </w:r>
      <w:r>
        <w:t>[References-未被引用-[44]]</w:t>
      </w:r>
    </w:p>
    <w:p>
      <w:pPr>
        <w:pStyle w:val="CommentText"/>
      </w:pPr>
      <w:r>
        <w:t>• [44] E. S. Rigas, E. Gerding, S. Stein, S. D. Ramchurn,...</w:t>
      </w:r>
    </w:p>
  </w:comment>
  <w:comment w:id="46" w:author="论文检测系统" w:initials="PDS" w:date="2026-04-14T06:34:30Z">
    <w:p>
      <w:pPr>
        <w:pStyle w:val="CommentText"/>
      </w:pPr>
      <w:r>
        <w:rPr>
          <w:rStyle w:val="CommentReference"/>
        </w:rPr>
        <w:annotationRef/>
      </w:r>
      <w:r>
        <w:t>[References-未被引用-[45]]</w:t>
      </w:r>
    </w:p>
    <w:p>
      <w:pPr>
        <w:pStyle w:val="CommentText"/>
      </w:pPr>
      <w:r>
        <w:t>• [45] I. A. Umoren, M. Z. Shakir, and H. Ahmadi,“Vcg-bas...</w:t>
      </w:r>
    </w:p>
  </w:comment>
  <w:comment w:id="47" w:author="论文检测系统" w:initials="PDS" w:date="2026-04-14T06:34:30Z">
    <w:p>
      <w:pPr>
        <w:pStyle w:val="CommentText"/>
      </w:pPr>
      <w:r>
        <w:rPr>
          <w:rStyle w:val="CommentReference"/>
        </w:rPr>
        <w:annotationRef/>
      </w:r>
      <w:r>
        <w:t>[References-未被引用-[46]]</w:t>
      </w:r>
    </w:p>
    <w:p>
      <w:pPr>
        <w:pStyle w:val="CommentText"/>
      </w:pPr>
      <w:r>
        <w:t>• [46] M. H. Rothkopf, A. Pekeč, and R. M. Harstad,“Compu...</w:t>
      </w:r>
    </w:p>
  </w:comment>
  <w:comment w:id="48" w:author="论文检测系统" w:initials="PDS" w:date="2026-04-14T06:34:30Z">
    <w:p>
      <w:pPr>
        <w:pStyle w:val="CommentText"/>
      </w:pPr>
      <w:r>
        <w:rPr>
          <w:rStyle w:val="CommentReference"/>
        </w:rPr>
        <w:annotationRef/>
      </w:r>
      <w:r>
        <w:t>[References-未被引用-[47]]</w:t>
      </w:r>
    </w:p>
    <w:p>
      <w:pPr>
        <w:pStyle w:val="CommentText"/>
      </w:pPr>
      <w:r>
        <w:t>• [47] P. Dütting, Z. Feng, H. Narasimhan, D. C. Parkes, ...</w:t>
      </w:r>
    </w:p>
  </w:comment>
  <w:comment w:id="49" w:author="论文检测系统" w:initials="PDS" w:date="2026-04-14T06:34:30Z">
    <w:p>
      <w:pPr>
        <w:pStyle w:val="CommentText"/>
      </w:pPr>
      <w:r>
        <w:rPr>
          <w:rStyle w:val="CommentReference"/>
        </w:rPr>
        <w:annotationRef/>
      </w:r>
      <w:r>
        <w:t>[Title-chinese_format]</w:t>
      </w:r>
    </w:p>
    <w:p>
      <w:pPr>
        <w:pStyle w:val="CommentText"/>
      </w:pPr>
      <w:r>
        <w:t>• 字体应为加粗，实际为不加粗</w:t>
      </w:r>
    </w:p>
    <w:p>
      <w:pPr>
        <w:pStyle w:val="CommentText"/>
      </w:pPr>
      <w:r>
        <w:t>• 段前间距应为0.7厘米（约19.8pt），实际为0.0pt</w:t>
      </w:r>
    </w:p>
    <w:p>
      <w:pPr>
        <w:pStyle w:val="CommentText"/>
      </w:pPr>
      <w:r>
        <w:t>• 段后间距应为0.7厘米（约19.8pt），实际为0.0pt</w:t>
      </w:r>
    </w:p>
  </w:comment>
  <w:comment w:id="50" w:author="论文检测系统" w:initials="PDS" w:date="2026-04-14T06:34:30Z">
    <w:p>
      <w:pPr>
        <w:pStyle w:val="CommentText"/>
      </w:pPr>
      <w:r>
        <w:rPr>
          <w:rStyle w:val="CommentReference"/>
        </w:rPr>
        <w:annotationRef/>
      </w:r>
      <w:r>
        <w:t>[Title-english_format]</w:t>
      </w:r>
    </w:p>
    <w:p>
      <w:pPr>
        <w:pStyle w:val="CommentText"/>
      </w:pPr>
      <w:r>
        <w:t>• 字体大小应为三号（16.0pt），实际为二号（22.0pt）</w:t>
      </w:r>
    </w:p>
    <w:p>
      <w:pPr>
        <w:pStyle w:val="CommentText"/>
      </w:pPr>
      <w:r>
        <w:t>• 段前间距应为0.7厘米（约19.8pt），实际为0.0pt</w:t>
      </w:r>
    </w:p>
    <w:p>
      <w:pPr>
        <w:pStyle w:val="CommentText"/>
      </w:pPr>
      <w:r>
        <w:t>• 段后间距应为0.7厘米（约19.8pt），实际为0.0pt</w:t>
      </w:r>
    </w:p>
  </w:comment>
  <w:comment w:id="51" w:author="论文检测系统" w:initials="PDS" w:date="2026-04-14T06:34:31Z">
    <w:p>
      <w:pPr>
        <w:pStyle w:val="CommentText"/>
      </w:pPr>
      <w:r>
        <w:rPr>
          <w:rStyle w:val="CommentReference"/>
        </w:rPr>
        <w:annotationRef/>
      </w:r>
      <w:r>
        <w:t>[Formula-第1章编号连续性]</w:t>
      </w:r>
    </w:p>
    <w:p>
      <w:pPr>
        <w:pStyle w:val="CommentText"/>
      </w:pPr>
      <w:r>
        <w:t>• [编号问题] 第1章公式序号应从1开始，当前从0开始</w:t>
      </w:r>
    </w:p>
  </w:comment>
  <w:comment w:id="52" w:author="论文检测系统" w:initials="PDS" w:date="2026-04-14T06:34:31Z">
    <w:p>
      <w:pPr>
        <w:pStyle w:val="CommentText"/>
      </w:pPr>
      <w:r>
        <w:rPr>
          <w:rStyle w:val="CommentReference"/>
        </w:rPr>
        <w:annotationRef/>
      </w:r>
      <w:r>
        <w:t>[Figure-figure4_picture]</w:t>
      </w:r>
    </w:p>
    <w:p>
      <w:pPr>
        <w:pStyle w:val="CommentText"/>
      </w:pPr>
      <w:r>
        <w:t>• 图片应居中对齐（当前：两端对齐）</w:t>
      </w:r>
    </w:p>
  </w:comment>
  <w:comment w:id="53" w:author="论文检测系统" w:initials="PDS" w:date="2026-04-14T06:34:31Z">
    <w:p>
      <w:pPr>
        <w:pStyle w:val="CommentText"/>
      </w:pPr>
      <w:r>
        <w:rPr>
          <w:rStyle w:val="CommentReference"/>
        </w:rPr>
        <w:annotationRef/>
      </w:r>
      <w:r>
        <w:t>[Figure-figure5_picture]</w:t>
      </w:r>
    </w:p>
    <w:p>
      <w:pPr>
        <w:pStyle w:val="CommentText"/>
      </w:pPr>
      <w:r>
        <w:t>• 图片应居中对齐（当前：两端对齐）</w:t>
      </w:r>
    </w:p>
  </w:comment>
  <w:comment w:id="54" w:author="论文检测系统" w:initials="PDS" w:date="2026-04-14T06:34:31Z">
    <w:p>
      <w:pPr>
        <w:pStyle w:val="CommentText"/>
      </w:pPr>
      <w:r>
        <w:rPr>
          <w:rStyle w:val="CommentReference"/>
        </w:rPr>
        <w:annotationRef/>
      </w:r>
      <w:r>
        <w:t>[Figure-figure7_picture]</w:t>
      </w:r>
    </w:p>
    <w:p>
      <w:pPr>
        <w:pStyle w:val="CommentText"/>
      </w:pPr>
      <w:r>
        <w:t>• 图片应居中对齐（当前：两端对齐）</w:t>
      </w:r>
    </w:p>
  </w:comment>
  <w:comment w:id="55" w:author="论文检测系统" w:initials="PDS" w:date="2026-04-14T06:34:31Z">
    <w:p>
      <w:pPr>
        <w:pStyle w:val="CommentText"/>
      </w:pPr>
      <w:r>
        <w:rPr>
          <w:rStyle w:val="CommentReference"/>
        </w:rPr>
        <w:annotationRef/>
      </w:r>
      <w:r>
        <w:t>[Figure-figure9_picture]</w:t>
      </w:r>
    </w:p>
    <w:p>
      <w:pPr>
        <w:pStyle w:val="CommentText"/>
      </w:pPr>
      <w:r>
        <w:t>• 图片应居中对齐（当前：两端对齐）</w:t>
      </w:r>
    </w:p>
  </w:comment>
  <w:comment w:id="56" w:author="论文检测系统" w:initials="PDS" w:date="2026-04-14T06:34:31Z">
    <w:p>
      <w:pPr>
        <w:pStyle w:val="CommentText"/>
      </w:pPr>
      <w:r>
        <w:rPr>
          <w:rStyle w:val="CommentReference"/>
        </w:rPr>
        <w:annotationRef/>
      </w:r>
      <w:r>
        <w:t>[Figure-figure11_picture]</w:t>
      </w:r>
    </w:p>
    <w:p>
      <w:pPr>
        <w:pStyle w:val="CommentText"/>
      </w:pPr>
      <w:r>
        <w:t>• 图片应居中对齐（当前：两端对齐）</w:t>
      </w:r>
    </w:p>
  </w:comment>
  <w:comment w:id="57" w:author="论文检测系统" w:initials="PDS" w:date="2026-04-14T06:34:31Z">
    <w:p>
      <w:pPr>
        <w:pStyle w:val="CommentText"/>
      </w:pPr>
      <w:r>
        <w:rPr>
          <w:rStyle w:val="CommentReference"/>
        </w:rPr>
        <w:annotationRef/>
      </w:r>
      <w:r>
        <w:t>[Figure-figure12_picture]</w:t>
      </w:r>
    </w:p>
    <w:p>
      <w:pPr>
        <w:pStyle w:val="CommentText"/>
      </w:pPr>
      <w:r>
        <w:t>• 图片应居中对齐（当前：两端对齐）</w:t>
      </w:r>
    </w:p>
  </w:comment>
  <w:comment w:id="58" w:author="论文检测系统" w:initials="PDS" w:date="2026-04-14T06:34:31Z">
    <w:p>
      <w:pPr>
        <w:pStyle w:val="CommentText"/>
      </w:pPr>
      <w:r>
        <w:rPr>
          <w:rStyle w:val="CommentReference"/>
        </w:rPr>
        <w:annotationRef/>
      </w:r>
      <w:r>
        <w:t>[Figure-figure13_picture]</w:t>
      </w:r>
    </w:p>
    <w:p>
      <w:pPr>
        <w:pStyle w:val="CommentText"/>
      </w:pPr>
      <w:r>
        <w:t>• 图片应居中对齐（当前：两端对齐）</w:t>
      </w:r>
    </w:p>
  </w:comment>
  <w:comment w:id="59" w:author="论文检测系统" w:initials="PDS" w:date="2026-04-14T06:34:31Z">
    <w:p>
      <w:pPr>
        <w:pStyle w:val="CommentText"/>
      </w:pPr>
      <w:r>
        <w:rPr>
          <w:rStyle w:val="CommentReference"/>
        </w:rPr>
        <w:annotationRef/>
      </w:r>
      <w:r>
        <w:t>[Figure-figure14_picture]</w:t>
      </w:r>
    </w:p>
    <w:p>
      <w:pPr>
        <w:pStyle w:val="CommentText"/>
      </w:pPr>
      <w:r>
        <w:t>• 图片应居中对齐（当前：两端对齐）</w:t>
      </w:r>
    </w:p>
  </w:comment>
  <w:comment w:id="60" w:author="论文检测系统" w:initials="PDS" w:date="2026-04-14T06:34:31Z">
    <w:p>
      <w:pPr>
        <w:pStyle w:val="CommentText"/>
      </w:pPr>
      <w:r>
        <w:rPr>
          <w:rStyle w:val="CommentReference"/>
        </w:rPr>
        <w:annotationRef/>
      </w:r>
      <w:r>
        <w:t>[Figure-figure15_picture]</w:t>
      </w:r>
    </w:p>
    <w:p>
      <w:pPr>
        <w:pStyle w:val="CommentText"/>
      </w:pPr>
      <w:r>
        <w:t>• 图片应居中对齐（当前：两端对齐）</w:t>
      </w:r>
    </w:p>
  </w:comment>
  <w:comment w:id="61" w:author="论文检测系统" w:initials="PDS" w:date="2026-04-14T06:34:31Z">
    <w:p>
      <w:pPr>
        <w:pStyle w:val="CommentText"/>
      </w:pPr>
      <w:r>
        <w:rPr>
          <w:rStyle w:val="CommentReference"/>
        </w:rPr>
        <w:annotationRef/>
      </w:r>
      <w:r>
        <w:t>[TOC-structure]</w:t>
      </w:r>
    </w:p>
    <w:p>
      <w:pPr>
        <w:pStyle w:val="CommentText"/>
      </w:pPr>
      <w:r>
        <w:t>• 目录标题与条目之间应空两行，实际为空1行</w:t>
      </w:r>
    </w:p>
    <w:p>
      <w:pPr>
        <w:pStyle w:val="CommentText"/>
      </w:pPr>
      <w:r>
        <w:t>• 图录标题与条目之间应空两行，实际为空1行</w:t>
      </w:r>
    </w:p>
    <w:p>
      <w:pPr>
        <w:pStyle w:val="CommentText"/>
      </w:pPr>
      <w:r>
        <w:t>• 表录标题与条目之间应空两行，实际为空1行</w:t>
      </w:r>
    </w:p>
  </w:comment>
  <w:comment w:id="62" w:author="论文检测系统" w:initials="PDS" w:date="2026-04-14T06:34:31Z">
    <w:p>
      <w:pPr>
        <w:pStyle w:val="CommentText"/>
      </w:pPr>
      <w:r>
        <w:rPr>
          <w:rStyle w:val="CommentReference"/>
        </w:rPr>
        <w:annotationRef/>
      </w:r>
      <w:r>
        <w:t>[TOC-format_目录]</w:t>
      </w:r>
    </w:p>
    <w:p>
      <w:pPr>
        <w:pStyle w:val="CommentText"/>
      </w:pPr>
      <w:r>
        <w:t>• 字体应为不加粗，实际为加粗</w:t>
      </w:r>
    </w:p>
    <w:p>
      <w:pPr>
        <w:pStyle w:val="CommentText"/>
      </w:pPr>
      <w:r>
        <w:t>• 行间距应为单倍行距（1.0倍），实际为1.5倍行距（1.5倍）</w:t>
      </w:r>
    </w:p>
    <w:p>
      <w:pPr>
        <w:pStyle w:val="CommentText"/>
      </w:pPr>
      <w:r>
        <w:t>• 段前间距应为0.7厘米（约19.8pt），实际为0.0pt</w:t>
      </w:r>
    </w:p>
  </w:comment>
  <w:comment w:id="63" w:author="论文检测系统" w:initials="PDS" w:date="2026-04-14T06:34:31Z">
    <w:p>
      <w:pPr>
        <w:pStyle w:val="CommentText"/>
      </w:pPr>
      <w:r>
        <w:rPr>
          <w:rStyle w:val="CommentReference"/>
        </w:rPr>
        <w:annotationRef/>
      </w:r>
      <w:r>
        <w:t>[TOC-format_图录]</w:t>
      </w:r>
    </w:p>
    <w:p>
      <w:pPr>
        <w:pStyle w:val="CommentText"/>
      </w:pPr>
      <w:r>
        <w:t>• 字体应为不加粗，实际为加粗</w:t>
      </w:r>
    </w:p>
    <w:p>
      <w:pPr>
        <w:pStyle w:val="CommentText"/>
      </w:pPr>
      <w:r>
        <w:t>• 段前间距应为0.7厘米（约19.8pt），实际为0.0pt</w:t>
      </w:r>
    </w:p>
  </w:comment>
  <w:comment w:id="64" w:author="论文检测系统" w:initials="PDS" w:date="2026-04-14T06:34:31Z">
    <w:p>
      <w:pPr>
        <w:pStyle w:val="CommentText"/>
      </w:pPr>
      <w:r>
        <w:rPr>
          <w:rStyle w:val="CommentReference"/>
        </w:rPr>
        <w:annotationRef/>
      </w:r>
      <w:r>
        <w:t>[TOC-format_表录]</w:t>
      </w:r>
    </w:p>
    <w:p>
      <w:pPr>
        <w:pStyle w:val="CommentText"/>
      </w:pPr>
      <w:r>
        <w:t>• 字体应为不加粗，实际为加粗</w:t>
      </w:r>
    </w:p>
    <w:p>
      <w:pPr>
        <w:pStyle w:val="CommentText"/>
      </w:pPr>
      <w:r>
        <w:t>• 段前间距应为0.7厘米（约19.8pt），实际为0.0pt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23BC078" w15:done="0"/>
  <w15:commentEx w15:paraId="582F68C9" w15:done="0"/>
  <w15:commentEx w15:paraId="677C6CFA" w15:done="0"/>
  <w15:commentEx w15:paraId="632159FB" w15:done="0"/>
  <w15:commentEx w15:paraId="47C8275F" w15:done="0"/>
  <w15:commentEx w15:paraId="27062396" w15:done="0"/>
  <w15:commentEx w15:paraId="45D7D9A1" w15:done="0"/>
  <w15:commentEx w15:paraId="59C6B83A" w15:done="0"/>
  <w15:commentEx w15:paraId="71CD806C" w15:done="0"/>
  <w15:commentEx w15:paraId="3C32C2B9" w15:done="0" w15:paraIdParent="71CD806C"/>
  <w15:commentEx w15:paraId="0ACE3F9C" w15:done="0"/>
  <w15:commentEx w15:paraId="3F297295" w15:done="0"/>
  <w15:commentEx w15:paraId="795D11C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Times New Roman Bold">
    <w:panose1 w:val="02020503050405090304"/>
    <w:charset w:val="00"/>
    <w:family w:val="auto"/>
    <w:pitch w:val="default"/>
    <w:sig w:usb0="E0000AFF" w:usb1="00007843" w:usb2="00000001" w:usb3="00000000" w:csb0="400001BF" w:csb1="DFF70000"/>
  </w:font>
  <w:font w:name="Arial">
    <w:panose1 w:val="020B0604020202090204"/>
    <w:charset w:val="00"/>
    <w:family w:val="swiss"/>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楷体_GB2312">
    <w:altName w:val="汉仪楷体简"/>
    <w:panose1 w:val="020B0604020202020204"/>
    <w:charset w:val="86"/>
    <w:family w:val="modern"/>
    <w:pitch w:val="default"/>
    <w:sig w:usb0="00000000" w:usb1="00000000" w:usb2="00000010"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DengXian">
    <w:altName w:val="汉仪中等线KW"/>
    <w:panose1 w:val="02010600030101010101"/>
    <w:charset w:val="86"/>
    <w:family w:val="auto"/>
    <w:pitch w:val="default"/>
    <w:sig w:usb0="00000000" w:usb1="00000000" w:usb2="00000016" w:usb3="00000000" w:csb0="0004000F" w:csb1="00000000"/>
  </w:font>
  <w:font w:name="Wingdings">
    <w:panose1 w:val="05000000000000000000"/>
    <w:charset w:val="00"/>
    <w:family w:val="decorative"/>
    <w:pitch w:val="default"/>
    <w:sig w:usb0="00000000" w:usb1="00000000" w:usb2="00000000" w:usb3="00000000" w:csb0="80000000" w:csb1="00000000"/>
  </w:font>
  <w:font w:name="Cambria Math">
    <w:panose1 w:val="02040503050406030204"/>
    <w:charset w:val="00"/>
    <w:family w:val="roman"/>
    <w:pitch w:val="default"/>
    <w:sig w:usb0="E00002FF" w:usb1="420024FF" w:usb2="00000000" w:usb3="00000000" w:csb0="2000019F" w:csb1="00000000"/>
  </w:font>
  <w:font w:name="MS Mincho">
    <w:panose1 w:val="02020609040205080304"/>
    <w:charset w:val="80"/>
    <w:family w:val="modern"/>
    <w:pitch w:val="default"/>
    <w:sig w:usb0="E00002FF" w:usb1="6AC7FDFB" w:usb2="00000012" w:usb3="00000000" w:csb0="4002009F" w:csb1="DFD70000"/>
  </w:font>
  <w:font w:name="sans-serif">
    <w:altName w:val="苹方-简"/>
    <w:panose1 w:val="020B0604020202020204"/>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7FBC2">
    <w:pPr>
      <w:pStyle w:val="24"/>
      <w:jc w:val="center"/>
    </w:pPr>
    <w:r>
      <w:rPr>
        <w:rStyle w:val="41"/>
      </w:rPr>
      <w:fldChar w:fldCharType="begin"/>
    </w:r>
    <w:r>
      <w:rPr>
        <w:rStyle w:val="41"/>
      </w:rPr>
      <w:instrText xml:space="preserve"> PAGE </w:instrText>
    </w:r>
    <w:r>
      <w:rPr>
        <w:rStyle w:val="41"/>
      </w:rPr>
      <w:fldChar w:fldCharType="separate"/>
    </w:r>
    <w:r>
      <w:rPr>
        <w:rStyle w:val="41"/>
      </w:rPr>
      <w:t>I</w:t>
    </w:r>
    <w:r>
      <w:rPr>
        <w:rStyle w:val="41"/>
      </w:rPr>
      <w:fldChar w:fldCharType="end"/>
    </w:r>
  </w:p>
  <w:p w14:paraId="5252201C">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BE1A7">
    <w:pPr>
      <w:pStyle w:val="2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E8D0A">
    <w:pPr>
      <w:pStyle w:val="24"/>
    </w:pPr>
  </w:p>
  <w:p w14:paraId="5685A521">
    <w:pPr>
      <w:pStyle w:val="2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4C1D6">
    <w:pPr>
      <w:pStyle w:val="24"/>
      <w:jc w:val="center"/>
    </w:pPr>
    <w:r>
      <w:rPr>
        <w:rStyle w:val="41"/>
      </w:rPr>
      <w:fldChar w:fldCharType="begin"/>
    </w:r>
    <w:r>
      <w:rPr>
        <w:rStyle w:val="41"/>
      </w:rPr>
      <w:instrText xml:space="preserve"> PAGE </w:instrText>
    </w:r>
    <w:r>
      <w:rPr>
        <w:rStyle w:val="41"/>
      </w:rPr>
      <w:fldChar w:fldCharType="separate"/>
    </w:r>
    <w:r>
      <w:rPr>
        <w:rStyle w:val="41"/>
      </w:rPr>
      <w:t>IV</w:t>
    </w:r>
    <w:r>
      <w:rPr>
        <w:rStyle w:val="4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E7E2E">
    <w:pPr>
      <w:pStyle w:val="24"/>
      <w:jc w:val="center"/>
    </w:pPr>
    <w:r>
      <w:rPr>
        <w:rStyle w:val="41"/>
      </w:rPr>
      <w:fldChar w:fldCharType="begin"/>
    </w:r>
    <w:r>
      <w:rPr>
        <w:rStyle w:val="41"/>
      </w:rPr>
      <w:instrText xml:space="preserve"> PAGE </w:instrText>
    </w:r>
    <w:r>
      <w:rPr>
        <w:rStyle w:val="41"/>
      </w:rPr>
      <w:fldChar w:fldCharType="separate"/>
    </w:r>
    <w:r>
      <w:rPr>
        <w:rStyle w:val="41"/>
      </w:rPr>
      <w:t>I</w:t>
    </w:r>
    <w:r>
      <w:rPr>
        <w:rStyle w:val="41"/>
      </w:rPr>
      <w:fldChar w:fldCharType="end"/>
    </w:r>
  </w:p>
  <w:p w14:paraId="340B9423">
    <w:pPr>
      <w:pStyle w:val="2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86B19">
    <w:pPr>
      <w:pStyle w:val="24"/>
      <w:jc w:val="center"/>
    </w:pPr>
    <w:r>
      <w:rPr>
        <w:kern w:val="0"/>
      </w:rPr>
      <w:t xml:space="preserve"> </w:t>
    </w:r>
  </w:p>
  <w:p w14:paraId="7D81779E"/>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ED0F1">
    <w:pPr>
      <w:pStyle w:val="24"/>
    </w:pPr>
  </w:p>
  <w:p w14:paraId="73C2B4B8">
    <w:pPr>
      <w:pStyle w:val="24"/>
    </w:pPr>
  </w:p>
  <w:p w14:paraId="0F9BEAC3"/>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2EB02">
    <w:pPr>
      <w:pStyle w:val="24"/>
      <w:jc w:val="center"/>
    </w:pPr>
    <w:r>
      <w:rPr>
        <w:kern w:val="0"/>
      </w:rPr>
      <w:t xml:space="preserve"> </w:t>
    </w:r>
    <w:r>
      <w:rPr>
        <w:kern w:val="0"/>
      </w:rPr>
      <w:fldChar w:fldCharType="begin"/>
    </w:r>
    <w:r>
      <w:rPr>
        <w:kern w:val="0"/>
      </w:rPr>
      <w:instrText xml:space="preserve"> PAGE </w:instrText>
    </w:r>
    <w:r>
      <w:rPr>
        <w:kern w:val="0"/>
      </w:rPr>
      <w:fldChar w:fldCharType="separate"/>
    </w:r>
    <w:r>
      <w:rPr>
        <w:kern w:val="0"/>
      </w:rPr>
      <w:t>9</w:t>
    </w:r>
    <w:r>
      <w:rPr>
        <w:kern w:val="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E7C9E">
    <w:pPr>
      <w:pStyle w:val="24"/>
      <w:tabs>
        <w:tab w:val="center" w:pos="4223"/>
        <w:tab w:val="left" w:pos="4858"/>
      </w:tabs>
    </w:pPr>
    <w:r>
      <w:tab/>
    </w:r>
    <w:r>
      <w:tab/>
    </w:r>
    <w:sdt>
      <w:sdtPr>
        <w:id w:val="4048821"/>
      </w:sdtPr>
      <w:sdtContent>
        <w:r>
          <w:fldChar w:fldCharType="begin"/>
        </w:r>
        <w:r>
          <w:instrText xml:space="preserve">PAGE   \* MERGEFORMAT</w:instrText>
        </w:r>
        <w:r>
          <w:fldChar w:fldCharType="separate"/>
        </w:r>
        <w:r>
          <w:rPr>
            <w:lang w:val="zh-CN"/>
          </w:rPr>
          <w:t>2</w:t>
        </w:r>
        <w:r>
          <w:fldChar w:fldCharType="end"/>
        </w:r>
      </w:sdtContent>
    </w:sdt>
    <w:r>
      <w:tab/>
    </w:r>
  </w:p>
  <w:p w14:paraId="46BF8141">
    <w:pPr>
      <w:pStyle w:val="24"/>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6CCA1">
    <w:pPr>
      <w:pStyle w:val="24"/>
      <w:tabs>
        <w:tab w:val="center" w:pos="4223"/>
        <w:tab w:val="left" w:pos="4858"/>
      </w:tabs>
    </w:pPr>
    <w:r>
      <w:tab/>
    </w:r>
    <w:r>
      <w:tab/>
    </w:r>
    <w:sdt>
      <w:sdtPr>
        <w:id w:val="122036421"/>
      </w:sdtPr>
      <w:sdtContent>
        <w:r>
          <w:fldChar w:fldCharType="begin"/>
        </w:r>
        <w:r>
          <w:instrText xml:space="preserve">PAGE   \* MERGEFORMAT</w:instrText>
        </w:r>
        <w:r>
          <w:fldChar w:fldCharType="separate"/>
        </w:r>
        <w:r>
          <w:rPr>
            <w:lang w:val="zh-CN"/>
          </w:rPr>
          <w:t>2</w:t>
        </w:r>
        <w:r>
          <w:fldChar w:fldCharType="end"/>
        </w:r>
      </w:sdtContent>
    </w:sdt>
    <w:r>
      <w:tab/>
    </w:r>
  </w:p>
  <w:p w14:paraId="29353DD1">
    <w:pPr>
      <w:pStyle w:val="24"/>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72E11">
    <w:pPr>
      <w:pStyle w:val="24"/>
      <w:tabs>
        <w:tab w:val="center" w:pos="4223"/>
        <w:tab w:val="left" w:pos="4858"/>
      </w:tabs>
    </w:pPr>
    <w:r>
      <w:tab/>
    </w:r>
    <w:r>
      <w:tab/>
    </w:r>
    <w:sdt>
      <w:sdtPr>
        <w:id w:val="219244862"/>
      </w:sdtPr>
      <w:sdtContent>
        <w:r>
          <w:fldChar w:fldCharType="begin"/>
        </w:r>
        <w:r>
          <w:instrText xml:space="preserve">PAGE   \* MERGEFORMAT</w:instrText>
        </w:r>
        <w:r>
          <w:fldChar w:fldCharType="separate"/>
        </w:r>
        <w:r>
          <w:rPr>
            <w:lang w:val="zh-CN"/>
          </w:rPr>
          <w:t>2</w:t>
        </w:r>
        <w:r>
          <w:fldChar w:fldCharType="end"/>
        </w:r>
      </w:sdtContent>
    </w:sdt>
    <w:r>
      <w:tab/>
    </w:r>
  </w:p>
  <w:p w14:paraId="43DF17D2">
    <w:pPr>
      <w:pStyle w:val="24"/>
      <w:jc w:val="cen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8A816">
    <w:pPr>
      <w:pStyle w:val="24"/>
      <w:jc w:val="center"/>
    </w:pPr>
    <w:r>
      <w:rPr>
        <w:kern w:val="0"/>
      </w:rPr>
      <w:t xml:space="preserve"> </w:t>
    </w:r>
    <w:r>
      <w:rPr>
        <w:kern w:val="0"/>
      </w:rPr>
      <w:fldChar w:fldCharType="begin"/>
    </w:r>
    <w:r>
      <w:rPr>
        <w:kern w:val="0"/>
      </w:rPr>
      <w:instrText xml:space="preserve"> PAGE </w:instrText>
    </w:r>
    <w:r>
      <w:rPr>
        <w:kern w:val="0"/>
      </w:rPr>
      <w:fldChar w:fldCharType="separate"/>
    </w:r>
    <w:r>
      <w:rPr>
        <w:kern w:val="0"/>
      </w:rPr>
      <w:t>9</w:t>
    </w:r>
    <w:r>
      <w:rPr>
        <w:kern w:val="0"/>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9FBFC">
    <w:pPr>
      <w:pStyle w:val="24"/>
      <w:tabs>
        <w:tab w:val="center" w:pos="4223"/>
        <w:tab w:val="left" w:pos="4858"/>
      </w:tabs>
    </w:pPr>
    <w:r>
      <w:tab/>
    </w:r>
    <w:r>
      <w:tab/>
    </w:r>
    <w:sdt>
      <w:sdtPr>
        <w:id w:val="783462892"/>
      </w:sdtPr>
      <w:sdtContent>
        <w:r>
          <w:fldChar w:fldCharType="begin"/>
        </w:r>
        <w:r>
          <w:instrText xml:space="preserve">PAGE   \* MERGEFORMAT</w:instrText>
        </w:r>
        <w:r>
          <w:fldChar w:fldCharType="separate"/>
        </w:r>
        <w:r>
          <w:rPr>
            <w:lang w:val="zh-CN"/>
          </w:rPr>
          <w:t>2</w:t>
        </w:r>
        <w:r>
          <w:fldChar w:fldCharType="end"/>
        </w:r>
      </w:sdtContent>
    </w:sdt>
    <w:r>
      <w:tab/>
    </w:r>
  </w:p>
  <w:p w14:paraId="7F74E209">
    <w:pPr>
      <w:pStyle w:val="24"/>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84692">
    <w:pPr>
      <w:pStyle w:val="25"/>
    </w:pPr>
    <w:r>
      <w:fldChar w:fldCharType="begin"/>
    </w:r>
    <w:r>
      <w:instrText xml:space="preserve"> STYLEREF  "标题 1"  \* MERGEFORMAT </w:instrText>
    </w:r>
    <w:r>
      <w:fldChar w:fldCharType="separate"/>
    </w:r>
    <w:r>
      <w:t>结论与展望</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00A72">
    <w:pPr>
      <w:pStyle w:val="7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0457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C8C85">
    <w:pPr>
      <w:pStyle w:val="25"/>
    </w:pPr>
    <w:r>
      <w:rPr>
        <w:rFonts w:hint="eastAsia"/>
      </w:rPr>
      <w:t>东华大学硕士学位论文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10D5D">
    <w:pPr>
      <w:pStyle w:val="25"/>
    </w:pPr>
    <w:r>
      <w:rPr>
        <w:rFonts w:hint="eastAsia"/>
      </w:rPr>
      <w:t>东华大学硕士学位论文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60FFB">
    <w:pPr>
      <w:pStyle w:val="25"/>
    </w:pPr>
    <w:r>
      <w:rPr>
        <w:rFonts w:hint="eastAsia"/>
      </w:rPr>
      <w:t>东华大学硕士学位论文</w:t>
    </w:r>
  </w:p>
  <w:p w14:paraId="549FCF0C"/>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F3D90">
    <w:pPr>
      <w:pStyle w:val="25"/>
    </w:pPr>
    <w:r>
      <w:rPr>
        <w:rFonts w:hint="eastAsia"/>
      </w:rPr>
      <w:t>东华大学硕士学位论文</w:t>
    </w:r>
  </w:p>
  <w:p w14:paraId="39499415"/>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3808D">
    <w:pPr>
      <w:pStyle w:val="25"/>
    </w:pPr>
    <w:r>
      <w:rPr>
        <w:rFonts w:hint="eastAsia"/>
      </w:rPr>
      <w:t>东华大学硕士学位论文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F49C2">
    <w:pPr>
      <w:pStyle w:val="25"/>
    </w:pPr>
    <w:r>
      <w:rPr>
        <w:rFonts w:hint="eastAsia"/>
      </w:rPr>
      <w:t>相关理论与技术</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6EB35">
    <w:pPr>
      <w:pStyle w:val="25"/>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F25F0">
    <w:pPr>
      <w:pStyle w:val="25"/>
    </w:pPr>
    <w:r>
      <w:rPr>
        <w:rFonts w:hint="eastAsia"/>
      </w:rPr>
      <w:t>面向信息不对称的充电资源组合拍卖分配与定价机制</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110E3">
    <w:pPr>
      <w:pStyle w:val="25"/>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4D4F3">
    <w:pPr>
      <w:pStyle w:val="25"/>
    </w:pPr>
    <w:r>
      <w:rPr>
        <w:rFonts w:hint="eastAsia"/>
      </w:rPr>
      <w:t>面向社会福利最大化的城市级充电资源机器学习拍卖机制</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0AD4D">
    <w:pPr>
      <w:pStyle w:val="25"/>
      <w:pBdr>
        <w:bottom w:val="none" w:color="auto" w:sz="0" w:space="0"/>
      </w:pBd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55623">
    <w:pPr>
      <w:pStyle w:val="25"/>
      <w:pBdr>
        <w:bottom w:val="none" w:color="auto" w:sz="0" w:space="0"/>
      </w:pBd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831ED">
    <w:pPr>
      <w:pStyle w:val="25"/>
      <w:pBdr>
        <w:bottom w:val="none" w:color="auto" w:sz="0" w:space="0"/>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48C0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CDFA77"/>
    <w:multiLevelType w:val="singleLevel"/>
    <w:tmpl w:val="8ECDFA77"/>
    <w:lvl w:ilvl="0" w:tentative="0">
      <w:start w:val="1"/>
      <w:numFmt w:val="lowerLetter"/>
      <w:lvlText w:val="%1."/>
      <w:lvlJc w:val="left"/>
      <w:pPr>
        <w:tabs>
          <w:tab w:val="left" w:pos="420"/>
        </w:tabs>
        <w:ind w:left="845" w:hanging="425"/>
      </w:pPr>
      <w:rPr>
        <w:rFonts w:hint="default"/>
      </w:rPr>
    </w:lvl>
  </w:abstractNum>
  <w:abstractNum w:abstractNumId="1">
    <w:nsid w:val="936707FF"/>
    <w:multiLevelType w:val="singleLevel"/>
    <w:tmpl w:val="936707FF"/>
    <w:lvl w:ilvl="0" w:tentative="0">
      <w:start w:val="1"/>
      <w:numFmt w:val="decimal"/>
      <w:lvlText w:val="%1)"/>
      <w:lvlJc w:val="left"/>
      <w:pPr>
        <w:ind w:left="425" w:hanging="425"/>
      </w:pPr>
      <w:rPr>
        <w:rFonts w:hint="default"/>
      </w:rPr>
    </w:lvl>
  </w:abstractNum>
  <w:abstractNum w:abstractNumId="2">
    <w:nsid w:val="AF795CC7"/>
    <w:multiLevelType w:val="singleLevel"/>
    <w:tmpl w:val="AF795CC7"/>
    <w:lvl w:ilvl="0" w:tentative="0">
      <w:start w:val="1"/>
      <w:numFmt w:val="decimal"/>
      <w:lvlText w:val="%1)"/>
      <w:lvlJc w:val="left"/>
      <w:pPr>
        <w:ind w:left="425" w:hanging="425"/>
      </w:pPr>
      <w:rPr>
        <w:rFonts w:hint="default"/>
      </w:rPr>
    </w:lvl>
  </w:abstractNum>
  <w:abstractNum w:abstractNumId="3">
    <w:nsid w:val="B7EE41F4"/>
    <w:multiLevelType w:val="singleLevel"/>
    <w:tmpl w:val="B7EE41F4"/>
    <w:lvl w:ilvl="0" w:tentative="0">
      <w:start w:val="1"/>
      <w:numFmt w:val="decimal"/>
      <w:lvlText w:val="%1."/>
      <w:lvlJc w:val="left"/>
      <w:pPr>
        <w:ind w:left="425" w:hanging="425"/>
      </w:pPr>
      <w:rPr>
        <w:rFonts w:hint="default" w:ascii="Times New Roman Bold" w:hAnsi="Times New Roman Bold" w:cs="Times New Roman Bold"/>
        <w:b/>
        <w:bCs/>
      </w:rPr>
    </w:lvl>
  </w:abstractNum>
  <w:abstractNum w:abstractNumId="4">
    <w:nsid w:val="B9EB153F"/>
    <w:multiLevelType w:val="singleLevel"/>
    <w:tmpl w:val="B9EB153F"/>
    <w:lvl w:ilvl="0" w:tentative="0">
      <w:start w:val="1"/>
      <w:numFmt w:val="lowerLetter"/>
      <w:lvlText w:val="%1."/>
      <w:lvlJc w:val="left"/>
      <w:pPr>
        <w:ind w:left="425" w:hanging="425"/>
      </w:pPr>
      <w:rPr>
        <w:rFonts w:hint="default"/>
      </w:rPr>
    </w:lvl>
  </w:abstractNum>
  <w:abstractNum w:abstractNumId="5">
    <w:nsid w:val="BDBE2AD9"/>
    <w:multiLevelType w:val="singleLevel"/>
    <w:tmpl w:val="BDBE2AD9"/>
    <w:lvl w:ilvl="0" w:tentative="0">
      <w:start w:val="1"/>
      <w:numFmt w:val="bullet"/>
      <w:lvlText w:val=""/>
      <w:lvlJc w:val="left"/>
      <w:pPr>
        <w:ind w:left="420" w:hanging="420"/>
      </w:pPr>
      <w:rPr>
        <w:rFonts w:hint="default" w:ascii="Wingdings" w:hAnsi="Wingdings"/>
      </w:rPr>
    </w:lvl>
  </w:abstractNum>
  <w:abstractNum w:abstractNumId="6">
    <w:nsid w:val="CDDA399B"/>
    <w:multiLevelType w:val="singleLevel"/>
    <w:tmpl w:val="CDDA399B"/>
    <w:lvl w:ilvl="0" w:tentative="0">
      <w:start w:val="1"/>
      <w:numFmt w:val="decimal"/>
      <w:lvlText w:val="%1)"/>
      <w:lvlJc w:val="left"/>
      <w:pPr>
        <w:ind w:left="425" w:hanging="425"/>
      </w:pPr>
      <w:rPr>
        <w:rFonts w:hint="default"/>
      </w:rPr>
    </w:lvl>
  </w:abstractNum>
  <w:abstractNum w:abstractNumId="7">
    <w:nsid w:val="CDF7B175"/>
    <w:multiLevelType w:val="singleLevel"/>
    <w:tmpl w:val="CDF7B175"/>
    <w:lvl w:ilvl="0" w:tentative="0">
      <w:start w:val="1"/>
      <w:numFmt w:val="decimal"/>
      <w:lvlText w:val="[%1]"/>
      <w:lvlJc w:val="left"/>
      <w:pPr>
        <w:tabs>
          <w:tab w:val="left" w:pos="420"/>
        </w:tabs>
        <w:ind w:left="425" w:hanging="425"/>
      </w:pPr>
      <w:rPr>
        <w:rFonts w:hint="default"/>
      </w:rPr>
    </w:lvl>
  </w:abstractNum>
  <w:abstractNum w:abstractNumId="8">
    <w:nsid w:val="D23A0764"/>
    <w:multiLevelType w:val="singleLevel"/>
    <w:tmpl w:val="D23A0764"/>
    <w:lvl w:ilvl="0" w:tentative="0">
      <w:start w:val="1"/>
      <w:numFmt w:val="decimal"/>
      <w:lvlText w:val="(%1)"/>
      <w:lvlJc w:val="left"/>
      <w:pPr>
        <w:ind w:left="425" w:hanging="425"/>
      </w:pPr>
      <w:rPr>
        <w:rFonts w:hint="default"/>
      </w:rPr>
    </w:lvl>
  </w:abstractNum>
  <w:abstractNum w:abstractNumId="9">
    <w:nsid w:val="DE7D12D8"/>
    <w:multiLevelType w:val="singleLevel"/>
    <w:tmpl w:val="DE7D12D8"/>
    <w:lvl w:ilvl="0" w:tentative="0">
      <w:start w:val="1"/>
      <w:numFmt w:val="decimal"/>
      <w:lvlText w:val="%1."/>
      <w:lvlJc w:val="left"/>
      <w:pPr>
        <w:ind w:left="425" w:hanging="425"/>
      </w:pPr>
      <w:rPr>
        <w:rFonts w:hint="default"/>
      </w:rPr>
    </w:lvl>
  </w:abstractNum>
  <w:abstractNum w:abstractNumId="10">
    <w:nsid w:val="DEFFD318"/>
    <w:multiLevelType w:val="singleLevel"/>
    <w:tmpl w:val="DEFFD318"/>
    <w:lvl w:ilvl="0" w:tentative="0">
      <w:start w:val="1"/>
      <w:numFmt w:val="decimal"/>
      <w:lvlText w:val="%1)"/>
      <w:lvlJc w:val="left"/>
      <w:pPr>
        <w:ind w:left="425" w:hanging="425"/>
      </w:pPr>
      <w:rPr>
        <w:rFonts w:hint="default"/>
      </w:rPr>
    </w:lvl>
  </w:abstractNum>
  <w:abstractNum w:abstractNumId="11">
    <w:nsid w:val="EDFEE0DA"/>
    <w:multiLevelType w:val="singleLevel"/>
    <w:tmpl w:val="EDFEE0DA"/>
    <w:lvl w:ilvl="0" w:tentative="0">
      <w:start w:val="1"/>
      <w:numFmt w:val="decimal"/>
      <w:lvlText w:val="%1."/>
      <w:lvlJc w:val="left"/>
      <w:pPr>
        <w:ind w:left="425" w:hanging="425"/>
      </w:pPr>
      <w:rPr>
        <w:rFonts w:hint="default"/>
      </w:rPr>
    </w:lvl>
  </w:abstractNum>
  <w:abstractNum w:abstractNumId="12">
    <w:nsid w:val="EFAFE037"/>
    <w:multiLevelType w:val="singleLevel"/>
    <w:tmpl w:val="EFAFE037"/>
    <w:lvl w:ilvl="0" w:tentative="0">
      <w:start w:val="1"/>
      <w:numFmt w:val="decimal"/>
      <w:lvlText w:val="%1."/>
      <w:lvlJc w:val="left"/>
      <w:pPr>
        <w:tabs>
          <w:tab w:val="left" w:pos="420"/>
        </w:tabs>
        <w:ind w:left="845" w:hanging="425"/>
      </w:pPr>
      <w:rPr>
        <w:rFonts w:hint="default"/>
      </w:rPr>
    </w:lvl>
  </w:abstractNum>
  <w:abstractNum w:abstractNumId="13">
    <w:nsid w:val="F7BC74E8"/>
    <w:multiLevelType w:val="singleLevel"/>
    <w:tmpl w:val="F7BC74E8"/>
    <w:lvl w:ilvl="0" w:tentative="0">
      <w:start w:val="1"/>
      <w:numFmt w:val="decimal"/>
      <w:lvlText w:val="%1."/>
      <w:lvlJc w:val="left"/>
      <w:pPr>
        <w:ind w:left="425" w:hanging="425"/>
      </w:pPr>
      <w:rPr>
        <w:rFonts w:hint="default"/>
        <w:sz w:val="22"/>
        <w:szCs w:val="22"/>
      </w:rPr>
    </w:lvl>
  </w:abstractNum>
  <w:abstractNum w:abstractNumId="14">
    <w:nsid w:val="FBCF907A"/>
    <w:multiLevelType w:val="multilevel"/>
    <w:tmpl w:val="FBCF907A"/>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default" w:ascii="Times New Roman Bold" w:hAnsi="Times New Roman Bold" w:cs="Times New Roman Bold"/>
        <w:b/>
        <w:bCs/>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5">
    <w:nsid w:val="FD3A8BD2"/>
    <w:multiLevelType w:val="singleLevel"/>
    <w:tmpl w:val="FD3A8BD2"/>
    <w:lvl w:ilvl="0" w:tentative="0">
      <w:start w:val="1"/>
      <w:numFmt w:val="decimal"/>
      <w:lvlText w:val="%1)"/>
      <w:lvlJc w:val="left"/>
      <w:pPr>
        <w:tabs>
          <w:tab w:val="left" w:pos="420"/>
        </w:tabs>
        <w:ind w:left="845" w:hanging="425"/>
      </w:pPr>
      <w:rPr>
        <w:rFonts w:hint="default"/>
      </w:rPr>
    </w:lvl>
  </w:abstractNum>
  <w:abstractNum w:abstractNumId="16">
    <w:nsid w:val="FDCF64FD"/>
    <w:multiLevelType w:val="singleLevel"/>
    <w:tmpl w:val="FDCF64FD"/>
    <w:lvl w:ilvl="0" w:tentative="0">
      <w:start w:val="1"/>
      <w:numFmt w:val="decimal"/>
      <w:suff w:val="space"/>
      <w:lvlText w:val="%1)"/>
      <w:lvlJc w:val="left"/>
    </w:lvl>
  </w:abstractNum>
  <w:abstractNum w:abstractNumId="17">
    <w:nsid w:val="FF35F490"/>
    <w:multiLevelType w:val="singleLevel"/>
    <w:tmpl w:val="FF35F490"/>
    <w:lvl w:ilvl="0" w:tentative="0">
      <w:start w:val="1"/>
      <w:numFmt w:val="decimal"/>
      <w:suff w:val="space"/>
      <w:lvlText w:val="%1)"/>
      <w:lvlJc w:val="left"/>
    </w:lvl>
  </w:abstractNum>
  <w:abstractNum w:abstractNumId="18">
    <w:nsid w:val="FFEE1031"/>
    <w:multiLevelType w:val="multilevel"/>
    <w:tmpl w:val="FFEE1031"/>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Letter"/>
      <w:lvlText w:val="%3)"/>
      <w:lvlJc w:val="left"/>
      <w:pPr>
        <w:tabs>
          <w:tab w:val="left" w:pos="1260"/>
        </w:tabs>
        <w:ind w:left="1260" w:hanging="420"/>
      </w:pPr>
      <w:rPr>
        <w:rFonts w:hint="default"/>
      </w:rPr>
    </w:lvl>
    <w:lvl w:ilvl="3" w:tentative="0">
      <w:start w:val="1"/>
      <w:numFmt w:val="lowerRoman"/>
      <w:lvlText w:val="%4."/>
      <w:lvlJc w:val="left"/>
      <w:pPr>
        <w:tabs>
          <w:tab w:val="left" w:pos="1680"/>
        </w:tabs>
        <w:ind w:left="1680" w:hanging="420"/>
      </w:pPr>
      <w:rPr>
        <w:rFonts w:hint="default"/>
      </w:rPr>
    </w:lvl>
    <w:lvl w:ilvl="4" w:tentative="0">
      <w:start w:val="1"/>
      <w:numFmt w:val="lowerRoman"/>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Letter"/>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9">
    <w:nsid w:val="FFFA370B"/>
    <w:multiLevelType w:val="singleLevel"/>
    <w:tmpl w:val="FFFA370B"/>
    <w:lvl w:ilvl="0" w:tentative="0">
      <w:start w:val="1"/>
      <w:numFmt w:val="decimal"/>
      <w:lvlText w:val="%1."/>
      <w:lvlJc w:val="left"/>
      <w:pPr>
        <w:tabs>
          <w:tab w:val="left" w:pos="420"/>
        </w:tabs>
        <w:ind w:left="845" w:hanging="425"/>
      </w:pPr>
      <w:rPr>
        <w:rFonts w:hint="default" w:ascii="Times New Roman Bold" w:hAnsi="Times New Roman Bold" w:cs="Times New Roman Bold"/>
        <w:b/>
        <w:bCs/>
      </w:rPr>
    </w:lvl>
  </w:abstractNum>
  <w:abstractNum w:abstractNumId="20">
    <w:nsid w:val="2BAAD539"/>
    <w:multiLevelType w:val="multilevel"/>
    <w:tmpl w:val="2BAAD539"/>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Letter"/>
      <w:lvlText w:val="%3)"/>
      <w:lvlJc w:val="left"/>
      <w:pPr>
        <w:tabs>
          <w:tab w:val="left" w:pos="1260"/>
        </w:tabs>
        <w:ind w:left="1260" w:hanging="420"/>
      </w:pPr>
      <w:rPr>
        <w:rFonts w:hint="default"/>
      </w:rPr>
    </w:lvl>
    <w:lvl w:ilvl="3" w:tentative="0">
      <w:start w:val="1"/>
      <w:numFmt w:val="lowerRoman"/>
      <w:lvlText w:val="%4."/>
      <w:lvlJc w:val="left"/>
      <w:pPr>
        <w:tabs>
          <w:tab w:val="left" w:pos="1680"/>
        </w:tabs>
        <w:ind w:left="1680" w:hanging="420"/>
      </w:pPr>
      <w:rPr>
        <w:rFonts w:hint="default"/>
      </w:rPr>
    </w:lvl>
    <w:lvl w:ilvl="4" w:tentative="0">
      <w:start w:val="1"/>
      <w:numFmt w:val="lowerRoman"/>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Letter"/>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21">
    <w:nsid w:val="3F3B4488"/>
    <w:multiLevelType w:val="singleLevel"/>
    <w:tmpl w:val="3F3B4488"/>
    <w:lvl w:ilvl="0" w:tentative="0">
      <w:start w:val="1"/>
      <w:numFmt w:val="decimal"/>
      <w:lvlText w:val="%1)"/>
      <w:lvlJc w:val="left"/>
      <w:pPr>
        <w:ind w:left="425" w:hanging="425"/>
      </w:pPr>
      <w:rPr>
        <w:rFonts w:hint="default"/>
      </w:rPr>
    </w:lvl>
  </w:abstractNum>
  <w:abstractNum w:abstractNumId="22">
    <w:nsid w:val="4FFFF6F6"/>
    <w:multiLevelType w:val="singleLevel"/>
    <w:tmpl w:val="4FFFF6F6"/>
    <w:lvl w:ilvl="0" w:tentative="0">
      <w:start w:val="1"/>
      <w:numFmt w:val="lowerLetter"/>
      <w:suff w:val="nothing"/>
      <w:lvlText w:val="（%1）"/>
      <w:lvlJc w:val="left"/>
    </w:lvl>
  </w:abstractNum>
  <w:abstractNum w:abstractNumId="23">
    <w:nsid w:val="56734383"/>
    <w:multiLevelType w:val="multilevel"/>
    <w:tmpl w:val="56734383"/>
    <w:lvl w:ilvl="0" w:tentative="0">
      <w:start w:val="1"/>
      <w:numFmt w:val="decimal"/>
      <w:suff w:val="space"/>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4">
    <w:nsid w:val="6AFB8ACD"/>
    <w:multiLevelType w:val="singleLevel"/>
    <w:tmpl w:val="6AFB8ACD"/>
    <w:lvl w:ilvl="0" w:tentative="0">
      <w:start w:val="1"/>
      <w:numFmt w:val="upperLetter"/>
      <w:lvlText w:val="%1."/>
      <w:lvlJc w:val="left"/>
      <w:pPr>
        <w:ind w:left="425" w:hanging="425"/>
      </w:pPr>
      <w:rPr>
        <w:rFonts w:hint="default"/>
      </w:rPr>
    </w:lvl>
  </w:abstractNum>
  <w:abstractNum w:abstractNumId="25">
    <w:nsid w:val="6C402C58"/>
    <w:multiLevelType w:val="multilevel"/>
    <w:tmpl w:val="6C402C58"/>
    <w:lvl w:ilvl="0" w:tentative="0">
      <w:start w:val="1"/>
      <w:numFmt w:val="decimal"/>
      <w:pStyle w:val="117"/>
      <w:lvlText w:val="Fig. %1."/>
      <w:lvlJc w:val="left"/>
      <w:pPr>
        <w:ind w:left="1636"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2716"/>
        </w:tabs>
        <w:ind w:left="2716" w:hanging="360"/>
      </w:pPr>
      <w:rPr>
        <w:rFonts w:cs="Times New Roman"/>
      </w:rPr>
    </w:lvl>
    <w:lvl w:ilvl="2" w:tentative="0">
      <w:start w:val="1"/>
      <w:numFmt w:val="lowerRoman"/>
      <w:lvlText w:val="%3."/>
      <w:lvlJc w:val="right"/>
      <w:pPr>
        <w:tabs>
          <w:tab w:val="left" w:pos="3436"/>
        </w:tabs>
        <w:ind w:left="3436" w:hanging="180"/>
      </w:pPr>
      <w:rPr>
        <w:rFonts w:cs="Times New Roman"/>
      </w:rPr>
    </w:lvl>
    <w:lvl w:ilvl="3" w:tentative="0">
      <w:start w:val="1"/>
      <w:numFmt w:val="decimal"/>
      <w:lvlText w:val="%4."/>
      <w:lvlJc w:val="left"/>
      <w:pPr>
        <w:tabs>
          <w:tab w:val="left" w:pos="4156"/>
        </w:tabs>
        <w:ind w:left="4156" w:hanging="360"/>
      </w:pPr>
      <w:rPr>
        <w:rFonts w:cs="Times New Roman"/>
      </w:rPr>
    </w:lvl>
    <w:lvl w:ilvl="4" w:tentative="0">
      <w:start w:val="1"/>
      <w:numFmt w:val="lowerLetter"/>
      <w:lvlText w:val="%5."/>
      <w:lvlJc w:val="left"/>
      <w:pPr>
        <w:tabs>
          <w:tab w:val="left" w:pos="4876"/>
        </w:tabs>
        <w:ind w:left="4876" w:hanging="360"/>
      </w:pPr>
      <w:rPr>
        <w:rFonts w:cs="Times New Roman"/>
      </w:rPr>
    </w:lvl>
    <w:lvl w:ilvl="5" w:tentative="0">
      <w:start w:val="1"/>
      <w:numFmt w:val="lowerRoman"/>
      <w:lvlText w:val="%6."/>
      <w:lvlJc w:val="right"/>
      <w:pPr>
        <w:tabs>
          <w:tab w:val="left" w:pos="5596"/>
        </w:tabs>
        <w:ind w:left="5596" w:hanging="180"/>
      </w:pPr>
      <w:rPr>
        <w:rFonts w:cs="Times New Roman"/>
      </w:rPr>
    </w:lvl>
    <w:lvl w:ilvl="6" w:tentative="0">
      <w:start w:val="1"/>
      <w:numFmt w:val="decimal"/>
      <w:lvlText w:val="%7."/>
      <w:lvlJc w:val="left"/>
      <w:pPr>
        <w:tabs>
          <w:tab w:val="left" w:pos="6316"/>
        </w:tabs>
        <w:ind w:left="6316" w:hanging="360"/>
      </w:pPr>
      <w:rPr>
        <w:rFonts w:cs="Times New Roman"/>
      </w:rPr>
    </w:lvl>
    <w:lvl w:ilvl="7" w:tentative="0">
      <w:start w:val="1"/>
      <w:numFmt w:val="lowerLetter"/>
      <w:lvlText w:val="%8."/>
      <w:lvlJc w:val="left"/>
      <w:pPr>
        <w:tabs>
          <w:tab w:val="left" w:pos="7036"/>
        </w:tabs>
        <w:ind w:left="7036" w:hanging="360"/>
      </w:pPr>
      <w:rPr>
        <w:rFonts w:cs="Times New Roman"/>
      </w:rPr>
    </w:lvl>
    <w:lvl w:ilvl="8" w:tentative="0">
      <w:start w:val="1"/>
      <w:numFmt w:val="lowerRoman"/>
      <w:lvlText w:val="%9."/>
      <w:lvlJc w:val="right"/>
      <w:pPr>
        <w:tabs>
          <w:tab w:val="left" w:pos="7756"/>
        </w:tabs>
        <w:ind w:left="7756" w:hanging="180"/>
      </w:pPr>
      <w:rPr>
        <w:rFonts w:cs="Times New Roman"/>
      </w:rPr>
    </w:lvl>
  </w:abstractNum>
  <w:abstractNum w:abstractNumId="26">
    <w:nsid w:val="7BF6C87C"/>
    <w:multiLevelType w:val="singleLevel"/>
    <w:tmpl w:val="7BF6C87C"/>
    <w:lvl w:ilvl="0" w:tentative="0">
      <w:start w:val="1"/>
      <w:numFmt w:val="decimal"/>
      <w:lvlText w:val="%1)"/>
      <w:lvlJc w:val="left"/>
      <w:pPr>
        <w:ind w:left="425" w:hanging="425"/>
      </w:pPr>
      <w:rPr>
        <w:rFonts w:hint="default"/>
      </w:rPr>
    </w:lvl>
  </w:abstractNum>
  <w:abstractNum w:abstractNumId="27">
    <w:nsid w:val="7BFFAF13"/>
    <w:multiLevelType w:val="singleLevel"/>
    <w:tmpl w:val="7BFFAF13"/>
    <w:lvl w:ilvl="0" w:tentative="0">
      <w:start w:val="1"/>
      <w:numFmt w:val="decimal"/>
      <w:lvlText w:val="%1."/>
      <w:lvlJc w:val="left"/>
      <w:pPr>
        <w:ind w:left="425" w:hanging="425"/>
      </w:pPr>
      <w:rPr>
        <w:rFonts w:hint="default"/>
      </w:rPr>
    </w:lvl>
  </w:abstractNum>
  <w:abstractNum w:abstractNumId="28">
    <w:nsid w:val="7FF85AA2"/>
    <w:multiLevelType w:val="singleLevel"/>
    <w:tmpl w:val="7FF85AA2"/>
    <w:lvl w:ilvl="0" w:tentative="0">
      <w:start w:val="1"/>
      <w:numFmt w:val="bullet"/>
      <w:lvlText w:val=""/>
      <w:lvlJc w:val="left"/>
      <w:pPr>
        <w:tabs>
          <w:tab w:val="left" w:pos="420"/>
        </w:tabs>
        <w:ind w:left="840" w:hanging="420"/>
      </w:pPr>
      <w:rPr>
        <w:rFonts w:hint="default" w:ascii="Wingdings" w:hAnsi="Wingdings"/>
      </w:rPr>
    </w:lvl>
  </w:abstractNum>
  <w:num w:numId="1">
    <w:abstractNumId w:val="14"/>
  </w:num>
  <w:num w:numId="2">
    <w:abstractNumId w:val="25"/>
  </w:num>
  <w:num w:numId="3">
    <w:abstractNumId w:val="12"/>
  </w:num>
  <w:num w:numId="4">
    <w:abstractNumId w:val="13"/>
  </w:num>
  <w:num w:numId="5">
    <w:abstractNumId w:val="19"/>
  </w:num>
  <w:num w:numId="6">
    <w:abstractNumId w:val="5"/>
  </w:num>
  <w:num w:numId="7">
    <w:abstractNumId w:val="26"/>
  </w:num>
  <w:num w:numId="8">
    <w:abstractNumId w:val="10"/>
  </w:num>
  <w:num w:numId="9">
    <w:abstractNumId w:val="1"/>
  </w:num>
  <w:num w:numId="10">
    <w:abstractNumId w:val="11"/>
  </w:num>
  <w:num w:numId="11">
    <w:abstractNumId w:val="27"/>
  </w:num>
  <w:num w:numId="12">
    <w:abstractNumId w:val="28"/>
  </w:num>
  <w:num w:numId="13">
    <w:abstractNumId w:val="15"/>
  </w:num>
  <w:num w:numId="14">
    <w:abstractNumId w:val="9"/>
  </w:num>
  <w:num w:numId="15">
    <w:abstractNumId w:val="24"/>
  </w:num>
  <w:num w:numId="16">
    <w:abstractNumId w:val="22"/>
  </w:num>
  <w:num w:numId="17">
    <w:abstractNumId w:val="3"/>
  </w:num>
  <w:num w:numId="18">
    <w:abstractNumId w:val="16"/>
  </w:num>
  <w:num w:numId="19">
    <w:abstractNumId w:val="20"/>
  </w:num>
  <w:num w:numId="20">
    <w:abstractNumId w:val="4"/>
  </w:num>
  <w:num w:numId="21">
    <w:abstractNumId w:val="23"/>
  </w:num>
  <w:num w:numId="22">
    <w:abstractNumId w:val="0"/>
  </w:num>
  <w:num w:numId="23">
    <w:abstractNumId w:val="17"/>
  </w:num>
  <w:num w:numId="24">
    <w:abstractNumId w:val="18"/>
  </w:num>
  <w:num w:numId="25">
    <w:abstractNumId w:val="21"/>
  </w:num>
  <w:num w:numId="26">
    <w:abstractNumId w:val="6"/>
  </w:num>
  <w:num w:numId="27">
    <w:abstractNumId w:val="8"/>
  </w:num>
  <w:num w:numId="28">
    <w:abstractNumId w:val="2"/>
  </w:num>
  <w:num w:numId="29">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ZN">
    <w15:presenceInfo w15:providerId="None" w15:userId="FZN"/>
  </w15:person>
  <w15:person w15:author="- -">
    <w15:presenceInfo w15:providerId="None" w15:userId="- -"/>
  </w15:person>
  <w15:person w15:author="- - [2]">
    <w15:presenceInfo w15:providerId="WPS Office" w15:userId="28876303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revisionView w:markup="0"/>
  <w:documentProtection w:formatting="1" w:enforcement="0"/>
  <w:defaultTabStop w:val="420"/>
  <w:evenAndOddHeaders w:val="1"/>
  <w:drawingGridHorizontalSpacing w:val="105"/>
  <w:drawingGridVerticalSpacing w:val="395"/>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7FC"/>
    <w:rsid w:val="00002384"/>
    <w:rsid w:val="0000354B"/>
    <w:rsid w:val="000052EF"/>
    <w:rsid w:val="0000590E"/>
    <w:rsid w:val="00020832"/>
    <w:rsid w:val="00020BBA"/>
    <w:rsid w:val="00020EBA"/>
    <w:rsid w:val="000223D9"/>
    <w:rsid w:val="0002331F"/>
    <w:rsid w:val="0002475B"/>
    <w:rsid w:val="00027332"/>
    <w:rsid w:val="000306C5"/>
    <w:rsid w:val="00030CC6"/>
    <w:rsid w:val="00031EE5"/>
    <w:rsid w:val="00032D96"/>
    <w:rsid w:val="000410EF"/>
    <w:rsid w:val="00041246"/>
    <w:rsid w:val="00041A20"/>
    <w:rsid w:val="000429CC"/>
    <w:rsid w:val="000442C4"/>
    <w:rsid w:val="000444E4"/>
    <w:rsid w:val="00045B8F"/>
    <w:rsid w:val="00050859"/>
    <w:rsid w:val="0005524C"/>
    <w:rsid w:val="00057EEF"/>
    <w:rsid w:val="00061073"/>
    <w:rsid w:val="000615CD"/>
    <w:rsid w:val="0006368D"/>
    <w:rsid w:val="0006463B"/>
    <w:rsid w:val="000719D3"/>
    <w:rsid w:val="000727B2"/>
    <w:rsid w:val="00075516"/>
    <w:rsid w:val="00080AD9"/>
    <w:rsid w:val="00084C98"/>
    <w:rsid w:val="000868C7"/>
    <w:rsid w:val="00090745"/>
    <w:rsid w:val="00091B72"/>
    <w:rsid w:val="00095755"/>
    <w:rsid w:val="00096AE2"/>
    <w:rsid w:val="000972C3"/>
    <w:rsid w:val="000973E4"/>
    <w:rsid w:val="00097B77"/>
    <w:rsid w:val="000A4143"/>
    <w:rsid w:val="000A5105"/>
    <w:rsid w:val="000A5BBF"/>
    <w:rsid w:val="000A63DF"/>
    <w:rsid w:val="000A6402"/>
    <w:rsid w:val="000B2382"/>
    <w:rsid w:val="000B5980"/>
    <w:rsid w:val="000B6AF1"/>
    <w:rsid w:val="000C490F"/>
    <w:rsid w:val="000D0F4F"/>
    <w:rsid w:val="000D5040"/>
    <w:rsid w:val="000D7ABD"/>
    <w:rsid w:val="000E1925"/>
    <w:rsid w:val="000E312A"/>
    <w:rsid w:val="000E4E93"/>
    <w:rsid w:val="000E7179"/>
    <w:rsid w:val="000E73AD"/>
    <w:rsid w:val="000F42A5"/>
    <w:rsid w:val="000F50DF"/>
    <w:rsid w:val="00106478"/>
    <w:rsid w:val="001138B1"/>
    <w:rsid w:val="00125190"/>
    <w:rsid w:val="0012582D"/>
    <w:rsid w:val="0012677D"/>
    <w:rsid w:val="00130174"/>
    <w:rsid w:val="001316BB"/>
    <w:rsid w:val="00135331"/>
    <w:rsid w:val="0013735B"/>
    <w:rsid w:val="00137BA0"/>
    <w:rsid w:val="0014029A"/>
    <w:rsid w:val="00142395"/>
    <w:rsid w:val="00143CC8"/>
    <w:rsid w:val="00145C5E"/>
    <w:rsid w:val="00151075"/>
    <w:rsid w:val="00152A72"/>
    <w:rsid w:val="00153B15"/>
    <w:rsid w:val="00155ECB"/>
    <w:rsid w:val="001609EC"/>
    <w:rsid w:val="001612FD"/>
    <w:rsid w:val="00173087"/>
    <w:rsid w:val="001768CA"/>
    <w:rsid w:val="001768D3"/>
    <w:rsid w:val="00176952"/>
    <w:rsid w:val="00185A21"/>
    <w:rsid w:val="00186A62"/>
    <w:rsid w:val="00192177"/>
    <w:rsid w:val="0019449F"/>
    <w:rsid w:val="00197484"/>
    <w:rsid w:val="001A0A61"/>
    <w:rsid w:val="001A5C63"/>
    <w:rsid w:val="001A6E0D"/>
    <w:rsid w:val="001B43D0"/>
    <w:rsid w:val="001B4A62"/>
    <w:rsid w:val="001B7283"/>
    <w:rsid w:val="001C5BD6"/>
    <w:rsid w:val="001D029B"/>
    <w:rsid w:val="001D1709"/>
    <w:rsid w:val="001D4B72"/>
    <w:rsid w:val="001D5969"/>
    <w:rsid w:val="001D730C"/>
    <w:rsid w:val="001E0A7D"/>
    <w:rsid w:val="001E3BF4"/>
    <w:rsid w:val="001E5CBC"/>
    <w:rsid w:val="001E7BB1"/>
    <w:rsid w:val="001F0867"/>
    <w:rsid w:val="001F1628"/>
    <w:rsid w:val="001F4896"/>
    <w:rsid w:val="001F4FA6"/>
    <w:rsid w:val="001F4FF3"/>
    <w:rsid w:val="001F6079"/>
    <w:rsid w:val="001F6F53"/>
    <w:rsid w:val="001F7861"/>
    <w:rsid w:val="00201A35"/>
    <w:rsid w:val="00204AA0"/>
    <w:rsid w:val="00205A71"/>
    <w:rsid w:val="002135EA"/>
    <w:rsid w:val="00214D19"/>
    <w:rsid w:val="00215F0D"/>
    <w:rsid w:val="00217396"/>
    <w:rsid w:val="0022071B"/>
    <w:rsid w:val="00222470"/>
    <w:rsid w:val="002224CF"/>
    <w:rsid w:val="002237F7"/>
    <w:rsid w:val="002271EF"/>
    <w:rsid w:val="00227574"/>
    <w:rsid w:val="00230778"/>
    <w:rsid w:val="002307AA"/>
    <w:rsid w:val="00236DBE"/>
    <w:rsid w:val="00241514"/>
    <w:rsid w:val="00242673"/>
    <w:rsid w:val="00245902"/>
    <w:rsid w:val="0024632D"/>
    <w:rsid w:val="00247C6B"/>
    <w:rsid w:val="00252EFE"/>
    <w:rsid w:val="002600F5"/>
    <w:rsid w:val="002602DD"/>
    <w:rsid w:val="00262C96"/>
    <w:rsid w:val="002639A2"/>
    <w:rsid w:val="002738CA"/>
    <w:rsid w:val="00274DC3"/>
    <w:rsid w:val="002777AF"/>
    <w:rsid w:val="00280A15"/>
    <w:rsid w:val="0028297A"/>
    <w:rsid w:val="00284D65"/>
    <w:rsid w:val="00284E0E"/>
    <w:rsid w:val="0028581D"/>
    <w:rsid w:val="00293FE7"/>
    <w:rsid w:val="00295F56"/>
    <w:rsid w:val="002975A7"/>
    <w:rsid w:val="002A3C6F"/>
    <w:rsid w:val="002A4AA3"/>
    <w:rsid w:val="002A760B"/>
    <w:rsid w:val="002B1197"/>
    <w:rsid w:val="002B22FA"/>
    <w:rsid w:val="002B518D"/>
    <w:rsid w:val="002C04D6"/>
    <w:rsid w:val="002C0B34"/>
    <w:rsid w:val="002C0D85"/>
    <w:rsid w:val="002C123B"/>
    <w:rsid w:val="002C3371"/>
    <w:rsid w:val="002C3D8E"/>
    <w:rsid w:val="002C6497"/>
    <w:rsid w:val="002C7FCC"/>
    <w:rsid w:val="002D2BA6"/>
    <w:rsid w:val="002D6FE5"/>
    <w:rsid w:val="002E026B"/>
    <w:rsid w:val="002E0339"/>
    <w:rsid w:val="002F0242"/>
    <w:rsid w:val="002F0921"/>
    <w:rsid w:val="002F1B29"/>
    <w:rsid w:val="002F5C1E"/>
    <w:rsid w:val="002F6157"/>
    <w:rsid w:val="003006C0"/>
    <w:rsid w:val="00300AF0"/>
    <w:rsid w:val="00302266"/>
    <w:rsid w:val="00303416"/>
    <w:rsid w:val="0030686F"/>
    <w:rsid w:val="00306D6F"/>
    <w:rsid w:val="00307745"/>
    <w:rsid w:val="00311F88"/>
    <w:rsid w:val="00311FD2"/>
    <w:rsid w:val="0031261A"/>
    <w:rsid w:val="00312EC8"/>
    <w:rsid w:val="0031363C"/>
    <w:rsid w:val="00314C65"/>
    <w:rsid w:val="003154AF"/>
    <w:rsid w:val="003175C7"/>
    <w:rsid w:val="003221FC"/>
    <w:rsid w:val="00324C78"/>
    <w:rsid w:val="00324CD9"/>
    <w:rsid w:val="0032568D"/>
    <w:rsid w:val="00325C1E"/>
    <w:rsid w:val="003260BE"/>
    <w:rsid w:val="00333355"/>
    <w:rsid w:val="00334749"/>
    <w:rsid w:val="00337F18"/>
    <w:rsid w:val="003448B5"/>
    <w:rsid w:val="0034501F"/>
    <w:rsid w:val="00345041"/>
    <w:rsid w:val="00350094"/>
    <w:rsid w:val="00360AD6"/>
    <w:rsid w:val="003654C2"/>
    <w:rsid w:val="00366749"/>
    <w:rsid w:val="003675D7"/>
    <w:rsid w:val="003679A1"/>
    <w:rsid w:val="00367D24"/>
    <w:rsid w:val="0037131E"/>
    <w:rsid w:val="00372D6E"/>
    <w:rsid w:val="00376927"/>
    <w:rsid w:val="00380293"/>
    <w:rsid w:val="00380CE3"/>
    <w:rsid w:val="00385EC9"/>
    <w:rsid w:val="00387022"/>
    <w:rsid w:val="00387597"/>
    <w:rsid w:val="00390B8E"/>
    <w:rsid w:val="00395760"/>
    <w:rsid w:val="003A3826"/>
    <w:rsid w:val="003A5678"/>
    <w:rsid w:val="003A6FA0"/>
    <w:rsid w:val="003A7BA0"/>
    <w:rsid w:val="003B0A73"/>
    <w:rsid w:val="003B15D0"/>
    <w:rsid w:val="003B4959"/>
    <w:rsid w:val="003C13D5"/>
    <w:rsid w:val="003C1556"/>
    <w:rsid w:val="003C17D3"/>
    <w:rsid w:val="003C38F9"/>
    <w:rsid w:val="003C416D"/>
    <w:rsid w:val="003D3E3D"/>
    <w:rsid w:val="003D425C"/>
    <w:rsid w:val="003D7B3F"/>
    <w:rsid w:val="003E3D45"/>
    <w:rsid w:val="003F0F38"/>
    <w:rsid w:val="003F5C82"/>
    <w:rsid w:val="00401EF7"/>
    <w:rsid w:val="004021D7"/>
    <w:rsid w:val="00404E99"/>
    <w:rsid w:val="00406281"/>
    <w:rsid w:val="00406B26"/>
    <w:rsid w:val="00407300"/>
    <w:rsid w:val="00414B3D"/>
    <w:rsid w:val="00416429"/>
    <w:rsid w:val="00420325"/>
    <w:rsid w:val="00421221"/>
    <w:rsid w:val="00422097"/>
    <w:rsid w:val="00425D05"/>
    <w:rsid w:val="004262AB"/>
    <w:rsid w:val="00432EE8"/>
    <w:rsid w:val="004430DC"/>
    <w:rsid w:val="00444CF4"/>
    <w:rsid w:val="00446C00"/>
    <w:rsid w:val="00447DA1"/>
    <w:rsid w:val="00447F40"/>
    <w:rsid w:val="00453FC0"/>
    <w:rsid w:val="00454447"/>
    <w:rsid w:val="004556F0"/>
    <w:rsid w:val="00457667"/>
    <w:rsid w:val="004603B9"/>
    <w:rsid w:val="00460934"/>
    <w:rsid w:val="00460EFC"/>
    <w:rsid w:val="00461039"/>
    <w:rsid w:val="00465254"/>
    <w:rsid w:val="00465BC9"/>
    <w:rsid w:val="00466303"/>
    <w:rsid w:val="0046657C"/>
    <w:rsid w:val="00471349"/>
    <w:rsid w:val="0048535F"/>
    <w:rsid w:val="00487921"/>
    <w:rsid w:val="004910BA"/>
    <w:rsid w:val="00495042"/>
    <w:rsid w:val="0049522A"/>
    <w:rsid w:val="00495B5C"/>
    <w:rsid w:val="0049691F"/>
    <w:rsid w:val="00496D69"/>
    <w:rsid w:val="004A07D1"/>
    <w:rsid w:val="004A4567"/>
    <w:rsid w:val="004A4754"/>
    <w:rsid w:val="004A5DAE"/>
    <w:rsid w:val="004B18BE"/>
    <w:rsid w:val="004B23B8"/>
    <w:rsid w:val="004B5D2F"/>
    <w:rsid w:val="004B71EC"/>
    <w:rsid w:val="004C7872"/>
    <w:rsid w:val="004C7F43"/>
    <w:rsid w:val="004D1847"/>
    <w:rsid w:val="004D3AB9"/>
    <w:rsid w:val="004D3B04"/>
    <w:rsid w:val="004D5E92"/>
    <w:rsid w:val="004D7C18"/>
    <w:rsid w:val="004E1D4E"/>
    <w:rsid w:val="004E2453"/>
    <w:rsid w:val="004E77B9"/>
    <w:rsid w:val="004F14B7"/>
    <w:rsid w:val="004F49AF"/>
    <w:rsid w:val="005035D1"/>
    <w:rsid w:val="005130B4"/>
    <w:rsid w:val="005146D3"/>
    <w:rsid w:val="00516324"/>
    <w:rsid w:val="00523474"/>
    <w:rsid w:val="005274C6"/>
    <w:rsid w:val="00534861"/>
    <w:rsid w:val="00534B48"/>
    <w:rsid w:val="00534FF2"/>
    <w:rsid w:val="005352BE"/>
    <w:rsid w:val="00535771"/>
    <w:rsid w:val="00540153"/>
    <w:rsid w:val="005417A6"/>
    <w:rsid w:val="00542819"/>
    <w:rsid w:val="00546567"/>
    <w:rsid w:val="005471C3"/>
    <w:rsid w:val="00552EF4"/>
    <w:rsid w:val="00554741"/>
    <w:rsid w:val="005564BC"/>
    <w:rsid w:val="00556789"/>
    <w:rsid w:val="00563CEE"/>
    <w:rsid w:val="00563DFF"/>
    <w:rsid w:val="005642E1"/>
    <w:rsid w:val="00564B74"/>
    <w:rsid w:val="005707F6"/>
    <w:rsid w:val="00572F42"/>
    <w:rsid w:val="00580CFF"/>
    <w:rsid w:val="00590B89"/>
    <w:rsid w:val="00592034"/>
    <w:rsid w:val="0059748D"/>
    <w:rsid w:val="005A10D6"/>
    <w:rsid w:val="005A7B61"/>
    <w:rsid w:val="005B1703"/>
    <w:rsid w:val="005B22E1"/>
    <w:rsid w:val="005B5860"/>
    <w:rsid w:val="005B67C8"/>
    <w:rsid w:val="005C11E2"/>
    <w:rsid w:val="005C1CF1"/>
    <w:rsid w:val="005C3C7F"/>
    <w:rsid w:val="005C47BD"/>
    <w:rsid w:val="005C5CA9"/>
    <w:rsid w:val="005D2D10"/>
    <w:rsid w:val="005E00CE"/>
    <w:rsid w:val="005E0846"/>
    <w:rsid w:val="005E1F17"/>
    <w:rsid w:val="005E373D"/>
    <w:rsid w:val="005E3E9E"/>
    <w:rsid w:val="005F4C08"/>
    <w:rsid w:val="005F7745"/>
    <w:rsid w:val="005F7EC4"/>
    <w:rsid w:val="006021E7"/>
    <w:rsid w:val="0060399B"/>
    <w:rsid w:val="00604315"/>
    <w:rsid w:val="00606CBD"/>
    <w:rsid w:val="00610739"/>
    <w:rsid w:val="00612708"/>
    <w:rsid w:val="006136CA"/>
    <w:rsid w:val="006138FD"/>
    <w:rsid w:val="00615E8F"/>
    <w:rsid w:val="00616275"/>
    <w:rsid w:val="0061725E"/>
    <w:rsid w:val="006234B5"/>
    <w:rsid w:val="006349C6"/>
    <w:rsid w:val="00635238"/>
    <w:rsid w:val="00637A50"/>
    <w:rsid w:val="00641638"/>
    <w:rsid w:val="006463BE"/>
    <w:rsid w:val="00655936"/>
    <w:rsid w:val="00661CF8"/>
    <w:rsid w:val="00663E09"/>
    <w:rsid w:val="00666678"/>
    <w:rsid w:val="00666A58"/>
    <w:rsid w:val="00666B2F"/>
    <w:rsid w:val="006670B0"/>
    <w:rsid w:val="006678A2"/>
    <w:rsid w:val="006678CB"/>
    <w:rsid w:val="00672211"/>
    <w:rsid w:val="00672F61"/>
    <w:rsid w:val="0067418C"/>
    <w:rsid w:val="006747B3"/>
    <w:rsid w:val="006776D2"/>
    <w:rsid w:val="00677E72"/>
    <w:rsid w:val="00683D80"/>
    <w:rsid w:val="00685E31"/>
    <w:rsid w:val="0068686F"/>
    <w:rsid w:val="00690876"/>
    <w:rsid w:val="00692660"/>
    <w:rsid w:val="0069306B"/>
    <w:rsid w:val="006A6C89"/>
    <w:rsid w:val="006A7B6A"/>
    <w:rsid w:val="006B6F74"/>
    <w:rsid w:val="006C01CA"/>
    <w:rsid w:val="006C0A05"/>
    <w:rsid w:val="006C4FE4"/>
    <w:rsid w:val="006C5AFF"/>
    <w:rsid w:val="006C6FD9"/>
    <w:rsid w:val="006D0108"/>
    <w:rsid w:val="006D0EB4"/>
    <w:rsid w:val="006D29DF"/>
    <w:rsid w:val="006E03DE"/>
    <w:rsid w:val="006E1221"/>
    <w:rsid w:val="006E299C"/>
    <w:rsid w:val="006E3FCA"/>
    <w:rsid w:val="006E520C"/>
    <w:rsid w:val="006F0BD4"/>
    <w:rsid w:val="006F31CB"/>
    <w:rsid w:val="006F68CB"/>
    <w:rsid w:val="00700026"/>
    <w:rsid w:val="00700C39"/>
    <w:rsid w:val="00702628"/>
    <w:rsid w:val="007044B2"/>
    <w:rsid w:val="007078C2"/>
    <w:rsid w:val="00711EC2"/>
    <w:rsid w:val="00714B58"/>
    <w:rsid w:val="00715A8C"/>
    <w:rsid w:val="00717749"/>
    <w:rsid w:val="00721D10"/>
    <w:rsid w:val="007236B4"/>
    <w:rsid w:val="00724847"/>
    <w:rsid w:val="00724990"/>
    <w:rsid w:val="00727C68"/>
    <w:rsid w:val="00727DC7"/>
    <w:rsid w:val="00730366"/>
    <w:rsid w:val="007320F2"/>
    <w:rsid w:val="00733D50"/>
    <w:rsid w:val="00734ABF"/>
    <w:rsid w:val="00735BC3"/>
    <w:rsid w:val="00740B49"/>
    <w:rsid w:val="007413C7"/>
    <w:rsid w:val="00742BD6"/>
    <w:rsid w:val="00744C72"/>
    <w:rsid w:val="00746D66"/>
    <w:rsid w:val="00746DAD"/>
    <w:rsid w:val="00747CD8"/>
    <w:rsid w:val="0075242A"/>
    <w:rsid w:val="007550CB"/>
    <w:rsid w:val="00757E54"/>
    <w:rsid w:val="00760C94"/>
    <w:rsid w:val="007620F6"/>
    <w:rsid w:val="0076717F"/>
    <w:rsid w:val="0077400A"/>
    <w:rsid w:val="007850F8"/>
    <w:rsid w:val="00786922"/>
    <w:rsid w:val="007912E2"/>
    <w:rsid w:val="00792CD1"/>
    <w:rsid w:val="0079320F"/>
    <w:rsid w:val="0079514D"/>
    <w:rsid w:val="007A39B0"/>
    <w:rsid w:val="007A5519"/>
    <w:rsid w:val="007A5F09"/>
    <w:rsid w:val="007B011D"/>
    <w:rsid w:val="007B1ACC"/>
    <w:rsid w:val="007B1CEF"/>
    <w:rsid w:val="007B4519"/>
    <w:rsid w:val="007B69D5"/>
    <w:rsid w:val="007B704D"/>
    <w:rsid w:val="007C0BB0"/>
    <w:rsid w:val="007C13C4"/>
    <w:rsid w:val="007C2A17"/>
    <w:rsid w:val="007C34BE"/>
    <w:rsid w:val="007C47B1"/>
    <w:rsid w:val="007C4D9A"/>
    <w:rsid w:val="007C552B"/>
    <w:rsid w:val="007C7031"/>
    <w:rsid w:val="007D0D19"/>
    <w:rsid w:val="007D1AC1"/>
    <w:rsid w:val="007D2855"/>
    <w:rsid w:val="007D58A5"/>
    <w:rsid w:val="007D7A34"/>
    <w:rsid w:val="007E0553"/>
    <w:rsid w:val="007E3DF2"/>
    <w:rsid w:val="007F3D0C"/>
    <w:rsid w:val="007F581C"/>
    <w:rsid w:val="007F5AF7"/>
    <w:rsid w:val="008005EC"/>
    <w:rsid w:val="0080346A"/>
    <w:rsid w:val="0080482D"/>
    <w:rsid w:val="00811924"/>
    <w:rsid w:val="00812DBE"/>
    <w:rsid w:val="008148D7"/>
    <w:rsid w:val="00815EC3"/>
    <w:rsid w:val="00823B83"/>
    <w:rsid w:val="0083038A"/>
    <w:rsid w:val="00833554"/>
    <w:rsid w:val="008418E4"/>
    <w:rsid w:val="00843EAA"/>
    <w:rsid w:val="00847DEF"/>
    <w:rsid w:val="0085029C"/>
    <w:rsid w:val="008511D3"/>
    <w:rsid w:val="00851859"/>
    <w:rsid w:val="008519C8"/>
    <w:rsid w:val="008547DA"/>
    <w:rsid w:val="00857ED2"/>
    <w:rsid w:val="008601E7"/>
    <w:rsid w:val="008616DD"/>
    <w:rsid w:val="00870811"/>
    <w:rsid w:val="00874CA1"/>
    <w:rsid w:val="008756CF"/>
    <w:rsid w:val="00876242"/>
    <w:rsid w:val="0088054C"/>
    <w:rsid w:val="00885427"/>
    <w:rsid w:val="00887796"/>
    <w:rsid w:val="00887998"/>
    <w:rsid w:val="008908C8"/>
    <w:rsid w:val="00892851"/>
    <w:rsid w:val="00893EB7"/>
    <w:rsid w:val="00894ECB"/>
    <w:rsid w:val="00896431"/>
    <w:rsid w:val="008A0D7C"/>
    <w:rsid w:val="008A1376"/>
    <w:rsid w:val="008A36AC"/>
    <w:rsid w:val="008A561B"/>
    <w:rsid w:val="008A5E4A"/>
    <w:rsid w:val="008A77BD"/>
    <w:rsid w:val="008A7AB0"/>
    <w:rsid w:val="008A7E61"/>
    <w:rsid w:val="008B24F9"/>
    <w:rsid w:val="008B2698"/>
    <w:rsid w:val="008B3B64"/>
    <w:rsid w:val="008B42C3"/>
    <w:rsid w:val="008B6112"/>
    <w:rsid w:val="008B7A6B"/>
    <w:rsid w:val="008B7F3E"/>
    <w:rsid w:val="008C1824"/>
    <w:rsid w:val="008C46ED"/>
    <w:rsid w:val="008C7DB9"/>
    <w:rsid w:val="008D26B5"/>
    <w:rsid w:val="008D504B"/>
    <w:rsid w:val="008D592E"/>
    <w:rsid w:val="008D6161"/>
    <w:rsid w:val="008E0E5A"/>
    <w:rsid w:val="008E35A3"/>
    <w:rsid w:val="008E3755"/>
    <w:rsid w:val="008E4481"/>
    <w:rsid w:val="008E5A8A"/>
    <w:rsid w:val="008E5C2D"/>
    <w:rsid w:val="008E7199"/>
    <w:rsid w:val="008F10C4"/>
    <w:rsid w:val="008F4C07"/>
    <w:rsid w:val="00902970"/>
    <w:rsid w:val="00904096"/>
    <w:rsid w:val="009050ED"/>
    <w:rsid w:val="00907E79"/>
    <w:rsid w:val="00911557"/>
    <w:rsid w:val="009115C8"/>
    <w:rsid w:val="009211D7"/>
    <w:rsid w:val="00921430"/>
    <w:rsid w:val="00921E44"/>
    <w:rsid w:val="0092428C"/>
    <w:rsid w:val="00924318"/>
    <w:rsid w:val="009261F3"/>
    <w:rsid w:val="00926F46"/>
    <w:rsid w:val="00927150"/>
    <w:rsid w:val="009308E6"/>
    <w:rsid w:val="00931692"/>
    <w:rsid w:val="00931957"/>
    <w:rsid w:val="0093237F"/>
    <w:rsid w:val="00935A55"/>
    <w:rsid w:val="00936090"/>
    <w:rsid w:val="0093781E"/>
    <w:rsid w:val="009378DC"/>
    <w:rsid w:val="009457CB"/>
    <w:rsid w:val="00945BF1"/>
    <w:rsid w:val="00950B19"/>
    <w:rsid w:val="00953C23"/>
    <w:rsid w:val="00956431"/>
    <w:rsid w:val="00957628"/>
    <w:rsid w:val="00957F5C"/>
    <w:rsid w:val="00961551"/>
    <w:rsid w:val="009647FC"/>
    <w:rsid w:val="009724E5"/>
    <w:rsid w:val="009726F3"/>
    <w:rsid w:val="00972CAB"/>
    <w:rsid w:val="009762E5"/>
    <w:rsid w:val="009765F6"/>
    <w:rsid w:val="009778A5"/>
    <w:rsid w:val="009820E4"/>
    <w:rsid w:val="009828B9"/>
    <w:rsid w:val="00983059"/>
    <w:rsid w:val="00984FCA"/>
    <w:rsid w:val="009860EC"/>
    <w:rsid w:val="00991C04"/>
    <w:rsid w:val="00994F54"/>
    <w:rsid w:val="00996173"/>
    <w:rsid w:val="009A214F"/>
    <w:rsid w:val="009A41A2"/>
    <w:rsid w:val="009A441D"/>
    <w:rsid w:val="009A7F39"/>
    <w:rsid w:val="009B0D37"/>
    <w:rsid w:val="009B17AB"/>
    <w:rsid w:val="009B2C19"/>
    <w:rsid w:val="009B2D0C"/>
    <w:rsid w:val="009B527D"/>
    <w:rsid w:val="009C47DF"/>
    <w:rsid w:val="009C4B49"/>
    <w:rsid w:val="009C6923"/>
    <w:rsid w:val="009D01A3"/>
    <w:rsid w:val="009D025A"/>
    <w:rsid w:val="009D061D"/>
    <w:rsid w:val="009D6A37"/>
    <w:rsid w:val="009E54F6"/>
    <w:rsid w:val="009E5545"/>
    <w:rsid w:val="009E5D44"/>
    <w:rsid w:val="009F26C1"/>
    <w:rsid w:val="009F452C"/>
    <w:rsid w:val="009F5803"/>
    <w:rsid w:val="009F63E4"/>
    <w:rsid w:val="009F67F4"/>
    <w:rsid w:val="009F6FFE"/>
    <w:rsid w:val="009F714B"/>
    <w:rsid w:val="009F7F41"/>
    <w:rsid w:val="00A00958"/>
    <w:rsid w:val="00A03B50"/>
    <w:rsid w:val="00A0494C"/>
    <w:rsid w:val="00A05AC7"/>
    <w:rsid w:val="00A100C4"/>
    <w:rsid w:val="00A10245"/>
    <w:rsid w:val="00A149FF"/>
    <w:rsid w:val="00A20F6A"/>
    <w:rsid w:val="00A22A28"/>
    <w:rsid w:val="00A2389C"/>
    <w:rsid w:val="00A24A9A"/>
    <w:rsid w:val="00A2799E"/>
    <w:rsid w:val="00A27E3F"/>
    <w:rsid w:val="00A30EB5"/>
    <w:rsid w:val="00A31076"/>
    <w:rsid w:val="00A323B0"/>
    <w:rsid w:val="00A33439"/>
    <w:rsid w:val="00A33D6B"/>
    <w:rsid w:val="00A36121"/>
    <w:rsid w:val="00A36831"/>
    <w:rsid w:val="00A36DF9"/>
    <w:rsid w:val="00A43ADA"/>
    <w:rsid w:val="00A51FE0"/>
    <w:rsid w:val="00A52BFA"/>
    <w:rsid w:val="00A54195"/>
    <w:rsid w:val="00A54A44"/>
    <w:rsid w:val="00A65059"/>
    <w:rsid w:val="00A651CB"/>
    <w:rsid w:val="00A65EB5"/>
    <w:rsid w:val="00A67F89"/>
    <w:rsid w:val="00A71A7D"/>
    <w:rsid w:val="00A728E9"/>
    <w:rsid w:val="00A729C2"/>
    <w:rsid w:val="00A72BE1"/>
    <w:rsid w:val="00A73187"/>
    <w:rsid w:val="00A76973"/>
    <w:rsid w:val="00A76D3E"/>
    <w:rsid w:val="00A85BB0"/>
    <w:rsid w:val="00A900E7"/>
    <w:rsid w:val="00A95709"/>
    <w:rsid w:val="00A95739"/>
    <w:rsid w:val="00A9589B"/>
    <w:rsid w:val="00A96141"/>
    <w:rsid w:val="00A976E3"/>
    <w:rsid w:val="00AA27B3"/>
    <w:rsid w:val="00AA2D09"/>
    <w:rsid w:val="00AA4C62"/>
    <w:rsid w:val="00AA4D2D"/>
    <w:rsid w:val="00AA51A0"/>
    <w:rsid w:val="00AB17E2"/>
    <w:rsid w:val="00AB3160"/>
    <w:rsid w:val="00AB33A5"/>
    <w:rsid w:val="00AB5366"/>
    <w:rsid w:val="00AB5E42"/>
    <w:rsid w:val="00AB60D4"/>
    <w:rsid w:val="00AB7C02"/>
    <w:rsid w:val="00AC0AED"/>
    <w:rsid w:val="00AD6471"/>
    <w:rsid w:val="00AD7550"/>
    <w:rsid w:val="00AE4815"/>
    <w:rsid w:val="00AE6A91"/>
    <w:rsid w:val="00AF1181"/>
    <w:rsid w:val="00AF4506"/>
    <w:rsid w:val="00B01B67"/>
    <w:rsid w:val="00B041D8"/>
    <w:rsid w:val="00B10F6B"/>
    <w:rsid w:val="00B11B6D"/>
    <w:rsid w:val="00B1258D"/>
    <w:rsid w:val="00B13C47"/>
    <w:rsid w:val="00B14303"/>
    <w:rsid w:val="00B14DAB"/>
    <w:rsid w:val="00B1619E"/>
    <w:rsid w:val="00B175BB"/>
    <w:rsid w:val="00B2039D"/>
    <w:rsid w:val="00B237CD"/>
    <w:rsid w:val="00B30069"/>
    <w:rsid w:val="00B3386C"/>
    <w:rsid w:val="00B37BED"/>
    <w:rsid w:val="00B41B95"/>
    <w:rsid w:val="00B423A9"/>
    <w:rsid w:val="00B448B5"/>
    <w:rsid w:val="00B46614"/>
    <w:rsid w:val="00B479EB"/>
    <w:rsid w:val="00B57DDA"/>
    <w:rsid w:val="00B6322E"/>
    <w:rsid w:val="00B633DB"/>
    <w:rsid w:val="00B640AB"/>
    <w:rsid w:val="00B649B6"/>
    <w:rsid w:val="00B66C49"/>
    <w:rsid w:val="00B66EBE"/>
    <w:rsid w:val="00B723FB"/>
    <w:rsid w:val="00B7655F"/>
    <w:rsid w:val="00B77A2E"/>
    <w:rsid w:val="00B77F5E"/>
    <w:rsid w:val="00B82401"/>
    <w:rsid w:val="00B8541F"/>
    <w:rsid w:val="00B870F9"/>
    <w:rsid w:val="00B8715E"/>
    <w:rsid w:val="00B87219"/>
    <w:rsid w:val="00B9135D"/>
    <w:rsid w:val="00B91512"/>
    <w:rsid w:val="00B934C7"/>
    <w:rsid w:val="00B942E2"/>
    <w:rsid w:val="00B95718"/>
    <w:rsid w:val="00BA1223"/>
    <w:rsid w:val="00BA1760"/>
    <w:rsid w:val="00BB1FA2"/>
    <w:rsid w:val="00BB259C"/>
    <w:rsid w:val="00BB2891"/>
    <w:rsid w:val="00BB3158"/>
    <w:rsid w:val="00BB48E8"/>
    <w:rsid w:val="00BB63D1"/>
    <w:rsid w:val="00BB77D7"/>
    <w:rsid w:val="00BC247E"/>
    <w:rsid w:val="00BC55BF"/>
    <w:rsid w:val="00BC6B97"/>
    <w:rsid w:val="00BD1AE8"/>
    <w:rsid w:val="00BD2EF6"/>
    <w:rsid w:val="00BD410B"/>
    <w:rsid w:val="00BD47CD"/>
    <w:rsid w:val="00BE7A8C"/>
    <w:rsid w:val="00BF026F"/>
    <w:rsid w:val="00BF2FA5"/>
    <w:rsid w:val="00C001BF"/>
    <w:rsid w:val="00C01792"/>
    <w:rsid w:val="00C01C9A"/>
    <w:rsid w:val="00C044DF"/>
    <w:rsid w:val="00C067DF"/>
    <w:rsid w:val="00C117B5"/>
    <w:rsid w:val="00C129AA"/>
    <w:rsid w:val="00C13D4F"/>
    <w:rsid w:val="00C1628D"/>
    <w:rsid w:val="00C170EC"/>
    <w:rsid w:val="00C17A49"/>
    <w:rsid w:val="00C23C67"/>
    <w:rsid w:val="00C26396"/>
    <w:rsid w:val="00C27859"/>
    <w:rsid w:val="00C312CB"/>
    <w:rsid w:val="00C34D84"/>
    <w:rsid w:val="00C4046E"/>
    <w:rsid w:val="00C43328"/>
    <w:rsid w:val="00C4652E"/>
    <w:rsid w:val="00C471BE"/>
    <w:rsid w:val="00C555A8"/>
    <w:rsid w:val="00C702FC"/>
    <w:rsid w:val="00C7060A"/>
    <w:rsid w:val="00C71090"/>
    <w:rsid w:val="00C72944"/>
    <w:rsid w:val="00C73CC4"/>
    <w:rsid w:val="00C76292"/>
    <w:rsid w:val="00C82489"/>
    <w:rsid w:val="00C83F46"/>
    <w:rsid w:val="00C87A66"/>
    <w:rsid w:val="00C93CCB"/>
    <w:rsid w:val="00C947C6"/>
    <w:rsid w:val="00C9629C"/>
    <w:rsid w:val="00C96D26"/>
    <w:rsid w:val="00CA5D1D"/>
    <w:rsid w:val="00CA6C24"/>
    <w:rsid w:val="00CA72DC"/>
    <w:rsid w:val="00CB0281"/>
    <w:rsid w:val="00CB0EE7"/>
    <w:rsid w:val="00CB565D"/>
    <w:rsid w:val="00CB63BF"/>
    <w:rsid w:val="00CC2197"/>
    <w:rsid w:val="00CC4461"/>
    <w:rsid w:val="00CC7639"/>
    <w:rsid w:val="00CD1413"/>
    <w:rsid w:val="00CD22CF"/>
    <w:rsid w:val="00CD49C6"/>
    <w:rsid w:val="00CD6B74"/>
    <w:rsid w:val="00CE2919"/>
    <w:rsid w:val="00CE519C"/>
    <w:rsid w:val="00CE7344"/>
    <w:rsid w:val="00CF3C00"/>
    <w:rsid w:val="00CF49F1"/>
    <w:rsid w:val="00CF65F4"/>
    <w:rsid w:val="00CF6AB4"/>
    <w:rsid w:val="00CF6B4A"/>
    <w:rsid w:val="00CF7F1B"/>
    <w:rsid w:val="00D01C72"/>
    <w:rsid w:val="00D039CE"/>
    <w:rsid w:val="00D0737B"/>
    <w:rsid w:val="00D10B59"/>
    <w:rsid w:val="00D14428"/>
    <w:rsid w:val="00D15A59"/>
    <w:rsid w:val="00D15BE9"/>
    <w:rsid w:val="00D16556"/>
    <w:rsid w:val="00D179EE"/>
    <w:rsid w:val="00D17FE7"/>
    <w:rsid w:val="00D217A6"/>
    <w:rsid w:val="00D217CE"/>
    <w:rsid w:val="00D21E3F"/>
    <w:rsid w:val="00D23283"/>
    <w:rsid w:val="00D24D1A"/>
    <w:rsid w:val="00D302A2"/>
    <w:rsid w:val="00D31579"/>
    <w:rsid w:val="00D32BDA"/>
    <w:rsid w:val="00D32E0E"/>
    <w:rsid w:val="00D348E1"/>
    <w:rsid w:val="00D35708"/>
    <w:rsid w:val="00D3602F"/>
    <w:rsid w:val="00D36BB8"/>
    <w:rsid w:val="00D42DD0"/>
    <w:rsid w:val="00D44C4B"/>
    <w:rsid w:val="00D509AB"/>
    <w:rsid w:val="00D543B4"/>
    <w:rsid w:val="00D56EED"/>
    <w:rsid w:val="00D60B71"/>
    <w:rsid w:val="00D6455B"/>
    <w:rsid w:val="00D66B3B"/>
    <w:rsid w:val="00D70130"/>
    <w:rsid w:val="00D724A7"/>
    <w:rsid w:val="00D73810"/>
    <w:rsid w:val="00D74E40"/>
    <w:rsid w:val="00D77DB5"/>
    <w:rsid w:val="00D83FB6"/>
    <w:rsid w:val="00D8722E"/>
    <w:rsid w:val="00D90014"/>
    <w:rsid w:val="00D9105D"/>
    <w:rsid w:val="00D922E6"/>
    <w:rsid w:val="00D92BD0"/>
    <w:rsid w:val="00DA469A"/>
    <w:rsid w:val="00DA4C08"/>
    <w:rsid w:val="00DA7C35"/>
    <w:rsid w:val="00DB1E55"/>
    <w:rsid w:val="00DC0AE7"/>
    <w:rsid w:val="00DC4701"/>
    <w:rsid w:val="00DC58DA"/>
    <w:rsid w:val="00DD571D"/>
    <w:rsid w:val="00DD594B"/>
    <w:rsid w:val="00DD75FB"/>
    <w:rsid w:val="00DD7F0C"/>
    <w:rsid w:val="00DE141D"/>
    <w:rsid w:val="00DE358C"/>
    <w:rsid w:val="00DE5A0A"/>
    <w:rsid w:val="00DF33F2"/>
    <w:rsid w:val="00DF3B0D"/>
    <w:rsid w:val="00DF6450"/>
    <w:rsid w:val="00DF6B9C"/>
    <w:rsid w:val="00DF769E"/>
    <w:rsid w:val="00E00A80"/>
    <w:rsid w:val="00E01F37"/>
    <w:rsid w:val="00E03044"/>
    <w:rsid w:val="00E07069"/>
    <w:rsid w:val="00E07D07"/>
    <w:rsid w:val="00E10288"/>
    <w:rsid w:val="00E10A69"/>
    <w:rsid w:val="00E13DFD"/>
    <w:rsid w:val="00E200B5"/>
    <w:rsid w:val="00E23ADB"/>
    <w:rsid w:val="00E240A6"/>
    <w:rsid w:val="00E24F0A"/>
    <w:rsid w:val="00E24FF5"/>
    <w:rsid w:val="00E25DA5"/>
    <w:rsid w:val="00E30E5B"/>
    <w:rsid w:val="00E31FA1"/>
    <w:rsid w:val="00E32474"/>
    <w:rsid w:val="00E32638"/>
    <w:rsid w:val="00E36840"/>
    <w:rsid w:val="00E37249"/>
    <w:rsid w:val="00E441A8"/>
    <w:rsid w:val="00E455FD"/>
    <w:rsid w:val="00E521B0"/>
    <w:rsid w:val="00E534E3"/>
    <w:rsid w:val="00E53625"/>
    <w:rsid w:val="00E560C8"/>
    <w:rsid w:val="00E6323B"/>
    <w:rsid w:val="00E63F6F"/>
    <w:rsid w:val="00E723F4"/>
    <w:rsid w:val="00E76548"/>
    <w:rsid w:val="00E86DB6"/>
    <w:rsid w:val="00E86FE1"/>
    <w:rsid w:val="00E90EFF"/>
    <w:rsid w:val="00E95366"/>
    <w:rsid w:val="00E97669"/>
    <w:rsid w:val="00E97BC8"/>
    <w:rsid w:val="00E97DCC"/>
    <w:rsid w:val="00EA0EC8"/>
    <w:rsid w:val="00EA5463"/>
    <w:rsid w:val="00EA7710"/>
    <w:rsid w:val="00EA7C41"/>
    <w:rsid w:val="00EB7A00"/>
    <w:rsid w:val="00EC25F7"/>
    <w:rsid w:val="00EC71FB"/>
    <w:rsid w:val="00EC785E"/>
    <w:rsid w:val="00ED39CC"/>
    <w:rsid w:val="00ED411A"/>
    <w:rsid w:val="00ED4879"/>
    <w:rsid w:val="00ED4B75"/>
    <w:rsid w:val="00ED6D99"/>
    <w:rsid w:val="00EE0879"/>
    <w:rsid w:val="00EE0978"/>
    <w:rsid w:val="00EE13F0"/>
    <w:rsid w:val="00EE387C"/>
    <w:rsid w:val="00EE6D1A"/>
    <w:rsid w:val="00EE6F26"/>
    <w:rsid w:val="00EF5456"/>
    <w:rsid w:val="00EF6B55"/>
    <w:rsid w:val="00EF79D0"/>
    <w:rsid w:val="00F001C3"/>
    <w:rsid w:val="00F039CD"/>
    <w:rsid w:val="00F03E10"/>
    <w:rsid w:val="00F04852"/>
    <w:rsid w:val="00F04CE6"/>
    <w:rsid w:val="00F05BAC"/>
    <w:rsid w:val="00F11832"/>
    <w:rsid w:val="00F13BB1"/>
    <w:rsid w:val="00F140A5"/>
    <w:rsid w:val="00F14C64"/>
    <w:rsid w:val="00F160D0"/>
    <w:rsid w:val="00F16115"/>
    <w:rsid w:val="00F163AB"/>
    <w:rsid w:val="00F1776A"/>
    <w:rsid w:val="00F17DF3"/>
    <w:rsid w:val="00F208C3"/>
    <w:rsid w:val="00F2202C"/>
    <w:rsid w:val="00F23DC3"/>
    <w:rsid w:val="00F27765"/>
    <w:rsid w:val="00F27FA3"/>
    <w:rsid w:val="00F30191"/>
    <w:rsid w:val="00F302E0"/>
    <w:rsid w:val="00F33232"/>
    <w:rsid w:val="00F33529"/>
    <w:rsid w:val="00F34790"/>
    <w:rsid w:val="00F432E5"/>
    <w:rsid w:val="00F432F9"/>
    <w:rsid w:val="00F44AB1"/>
    <w:rsid w:val="00F4734C"/>
    <w:rsid w:val="00F55F42"/>
    <w:rsid w:val="00F61836"/>
    <w:rsid w:val="00F7211D"/>
    <w:rsid w:val="00F72730"/>
    <w:rsid w:val="00F77A85"/>
    <w:rsid w:val="00F80394"/>
    <w:rsid w:val="00F831EB"/>
    <w:rsid w:val="00F83C34"/>
    <w:rsid w:val="00F9328B"/>
    <w:rsid w:val="00F93AA7"/>
    <w:rsid w:val="00F95103"/>
    <w:rsid w:val="00F97241"/>
    <w:rsid w:val="00FA57E0"/>
    <w:rsid w:val="00FB4813"/>
    <w:rsid w:val="00FB66F9"/>
    <w:rsid w:val="00FC0F5B"/>
    <w:rsid w:val="00FC6170"/>
    <w:rsid w:val="00FD1023"/>
    <w:rsid w:val="00FD1060"/>
    <w:rsid w:val="00FD12AC"/>
    <w:rsid w:val="00FD1931"/>
    <w:rsid w:val="00FD6D5E"/>
    <w:rsid w:val="00FE307F"/>
    <w:rsid w:val="00FE5D0B"/>
    <w:rsid w:val="00FE64D1"/>
    <w:rsid w:val="00FF1C82"/>
    <w:rsid w:val="00FF1E5C"/>
    <w:rsid w:val="00FF6830"/>
    <w:rsid w:val="00FF78B3"/>
    <w:rsid w:val="0FBF4B37"/>
    <w:rsid w:val="0FFF10AA"/>
    <w:rsid w:val="11971035"/>
    <w:rsid w:val="1E276E34"/>
    <w:rsid w:val="1EEFC4FA"/>
    <w:rsid w:val="1F7D1CC2"/>
    <w:rsid w:val="1FDDAF0B"/>
    <w:rsid w:val="1FF7EF81"/>
    <w:rsid w:val="1FFC775B"/>
    <w:rsid w:val="207FE48A"/>
    <w:rsid w:val="20EBBE43"/>
    <w:rsid w:val="219B9463"/>
    <w:rsid w:val="21FDACF9"/>
    <w:rsid w:val="21FF385C"/>
    <w:rsid w:val="23392135"/>
    <w:rsid w:val="272D8C9B"/>
    <w:rsid w:val="277D6B66"/>
    <w:rsid w:val="27DF66B5"/>
    <w:rsid w:val="27FCD6E4"/>
    <w:rsid w:val="29FFDD42"/>
    <w:rsid w:val="2AFF7816"/>
    <w:rsid w:val="2BDF4019"/>
    <w:rsid w:val="2DB66CDD"/>
    <w:rsid w:val="2DF54726"/>
    <w:rsid w:val="2EBF9467"/>
    <w:rsid w:val="2F6F308B"/>
    <w:rsid w:val="2F7E66B5"/>
    <w:rsid w:val="2FBF4DDD"/>
    <w:rsid w:val="2FBFE9D3"/>
    <w:rsid w:val="2FDBC705"/>
    <w:rsid w:val="2FE6B3DF"/>
    <w:rsid w:val="2FF00643"/>
    <w:rsid w:val="2FF935AA"/>
    <w:rsid w:val="2FFCD1F4"/>
    <w:rsid w:val="2FFF1E25"/>
    <w:rsid w:val="32B922DA"/>
    <w:rsid w:val="36DCDD2E"/>
    <w:rsid w:val="377F01A9"/>
    <w:rsid w:val="37BECFE6"/>
    <w:rsid w:val="37EF3990"/>
    <w:rsid w:val="37F7E225"/>
    <w:rsid w:val="387FF7A4"/>
    <w:rsid w:val="38DEDCBD"/>
    <w:rsid w:val="39394396"/>
    <w:rsid w:val="39775A53"/>
    <w:rsid w:val="3ACC97F8"/>
    <w:rsid w:val="3B17161A"/>
    <w:rsid w:val="3B3D3C7D"/>
    <w:rsid w:val="3B777E74"/>
    <w:rsid w:val="3B7E25B7"/>
    <w:rsid w:val="3B7F8DD7"/>
    <w:rsid w:val="3BC7DACE"/>
    <w:rsid w:val="3BF7DDAF"/>
    <w:rsid w:val="3BFA1A52"/>
    <w:rsid w:val="3BFDC87B"/>
    <w:rsid w:val="3BFF5A2C"/>
    <w:rsid w:val="3C7255B6"/>
    <w:rsid w:val="3C94A303"/>
    <w:rsid w:val="3D9F4DDA"/>
    <w:rsid w:val="3DB75B36"/>
    <w:rsid w:val="3DDFF65C"/>
    <w:rsid w:val="3DF33C2B"/>
    <w:rsid w:val="3EAB4F0A"/>
    <w:rsid w:val="3EB75052"/>
    <w:rsid w:val="3EFA14FA"/>
    <w:rsid w:val="3EFF4040"/>
    <w:rsid w:val="3F1ACBA2"/>
    <w:rsid w:val="3F1F7AD4"/>
    <w:rsid w:val="3F4F8B02"/>
    <w:rsid w:val="3F57E9B4"/>
    <w:rsid w:val="3F7AC816"/>
    <w:rsid w:val="3F9EA81D"/>
    <w:rsid w:val="3FAF7555"/>
    <w:rsid w:val="3FBF8374"/>
    <w:rsid w:val="3FDFA46D"/>
    <w:rsid w:val="3FE961BE"/>
    <w:rsid w:val="3FEF328A"/>
    <w:rsid w:val="3FF23BB6"/>
    <w:rsid w:val="3FFD4891"/>
    <w:rsid w:val="3FFEA1A0"/>
    <w:rsid w:val="3FFFD12E"/>
    <w:rsid w:val="3FFFF3C1"/>
    <w:rsid w:val="457F0CF2"/>
    <w:rsid w:val="467F2792"/>
    <w:rsid w:val="4757B493"/>
    <w:rsid w:val="476D74A6"/>
    <w:rsid w:val="49FE18E8"/>
    <w:rsid w:val="4BDD0187"/>
    <w:rsid w:val="4BFECEAB"/>
    <w:rsid w:val="4CB34869"/>
    <w:rsid w:val="4D5E0F85"/>
    <w:rsid w:val="4F5B83CE"/>
    <w:rsid w:val="4F5F07F4"/>
    <w:rsid w:val="4FFBB862"/>
    <w:rsid w:val="4FFF7D0A"/>
    <w:rsid w:val="4FFFC564"/>
    <w:rsid w:val="529FF4FA"/>
    <w:rsid w:val="535FCD6F"/>
    <w:rsid w:val="53C52906"/>
    <w:rsid w:val="53EEB232"/>
    <w:rsid w:val="556FAEF7"/>
    <w:rsid w:val="55BCA457"/>
    <w:rsid w:val="566FA3AA"/>
    <w:rsid w:val="575FB419"/>
    <w:rsid w:val="57DD1EBE"/>
    <w:rsid w:val="57E75E06"/>
    <w:rsid w:val="57FF43D8"/>
    <w:rsid w:val="593383ED"/>
    <w:rsid w:val="596DFCBB"/>
    <w:rsid w:val="59F678F4"/>
    <w:rsid w:val="5ACDC364"/>
    <w:rsid w:val="5AF56E40"/>
    <w:rsid w:val="5B84376D"/>
    <w:rsid w:val="5BDCFD88"/>
    <w:rsid w:val="5BDF30DE"/>
    <w:rsid w:val="5BFB602D"/>
    <w:rsid w:val="5BFE8554"/>
    <w:rsid w:val="5BFF9B2A"/>
    <w:rsid w:val="5CFAD5B8"/>
    <w:rsid w:val="5DA92BFA"/>
    <w:rsid w:val="5DAF66A2"/>
    <w:rsid w:val="5DBE1B0D"/>
    <w:rsid w:val="5DFB951E"/>
    <w:rsid w:val="5DFF23A9"/>
    <w:rsid w:val="5EFB0CCB"/>
    <w:rsid w:val="5EFBCB3A"/>
    <w:rsid w:val="5EFD7E8D"/>
    <w:rsid w:val="5EFFAC68"/>
    <w:rsid w:val="5F67B4E4"/>
    <w:rsid w:val="5F7B274D"/>
    <w:rsid w:val="5F9BFB25"/>
    <w:rsid w:val="5FA27DBA"/>
    <w:rsid w:val="5FAB6AA4"/>
    <w:rsid w:val="5FF57B08"/>
    <w:rsid w:val="5FFD6096"/>
    <w:rsid w:val="5FFDB696"/>
    <w:rsid w:val="5FFE0981"/>
    <w:rsid w:val="63FF4AC7"/>
    <w:rsid w:val="65FD363F"/>
    <w:rsid w:val="66CF6E3D"/>
    <w:rsid w:val="675E7A07"/>
    <w:rsid w:val="679F91F8"/>
    <w:rsid w:val="67B53E59"/>
    <w:rsid w:val="67F7E7D3"/>
    <w:rsid w:val="67FFA9CA"/>
    <w:rsid w:val="6AD7EC40"/>
    <w:rsid w:val="6AF94F29"/>
    <w:rsid w:val="6BDF2A00"/>
    <w:rsid w:val="6BDFF39B"/>
    <w:rsid w:val="6BFA444E"/>
    <w:rsid w:val="6BFEA0C3"/>
    <w:rsid w:val="6C765BC7"/>
    <w:rsid w:val="6CFF860E"/>
    <w:rsid w:val="6DBFF8E7"/>
    <w:rsid w:val="6DDF84CF"/>
    <w:rsid w:val="6DEC98E1"/>
    <w:rsid w:val="6DFF3438"/>
    <w:rsid w:val="6E1D6766"/>
    <w:rsid w:val="6EAF270F"/>
    <w:rsid w:val="6ECB3069"/>
    <w:rsid w:val="6EF2C336"/>
    <w:rsid w:val="6F3EB97B"/>
    <w:rsid w:val="6F3FA5C9"/>
    <w:rsid w:val="6F8FEBDA"/>
    <w:rsid w:val="6F9D296F"/>
    <w:rsid w:val="6F9FA752"/>
    <w:rsid w:val="6FAB4C8A"/>
    <w:rsid w:val="6FAFBB69"/>
    <w:rsid w:val="6FB32901"/>
    <w:rsid w:val="6FB675BE"/>
    <w:rsid w:val="6FBA2608"/>
    <w:rsid w:val="6FBF80B6"/>
    <w:rsid w:val="6FC6450D"/>
    <w:rsid w:val="6FD72421"/>
    <w:rsid w:val="6FD9527E"/>
    <w:rsid w:val="6FF75C20"/>
    <w:rsid w:val="6FFDF49F"/>
    <w:rsid w:val="6FFE360E"/>
    <w:rsid w:val="6FFFD0F7"/>
    <w:rsid w:val="6FFFFCB2"/>
    <w:rsid w:val="71DB00F6"/>
    <w:rsid w:val="73560A28"/>
    <w:rsid w:val="73A7484E"/>
    <w:rsid w:val="73C721DA"/>
    <w:rsid w:val="73FF45E3"/>
    <w:rsid w:val="73FF98A4"/>
    <w:rsid w:val="741F86CD"/>
    <w:rsid w:val="74FF019F"/>
    <w:rsid w:val="75D0602D"/>
    <w:rsid w:val="75DDCDC8"/>
    <w:rsid w:val="75DFBABB"/>
    <w:rsid w:val="75FB9DC2"/>
    <w:rsid w:val="763F272A"/>
    <w:rsid w:val="76F35B65"/>
    <w:rsid w:val="76FF8EEC"/>
    <w:rsid w:val="770F0DE9"/>
    <w:rsid w:val="773CA715"/>
    <w:rsid w:val="777B2AFB"/>
    <w:rsid w:val="777F1728"/>
    <w:rsid w:val="77974731"/>
    <w:rsid w:val="77AEA316"/>
    <w:rsid w:val="77B78B7B"/>
    <w:rsid w:val="77BD7BDE"/>
    <w:rsid w:val="77D11509"/>
    <w:rsid w:val="77D8ABAE"/>
    <w:rsid w:val="77DC0814"/>
    <w:rsid w:val="77DD8113"/>
    <w:rsid w:val="795F0D55"/>
    <w:rsid w:val="796E1ED1"/>
    <w:rsid w:val="79872B3E"/>
    <w:rsid w:val="79EBB2FD"/>
    <w:rsid w:val="79FE0B0B"/>
    <w:rsid w:val="7A7FCCE7"/>
    <w:rsid w:val="7ABDB2AC"/>
    <w:rsid w:val="7ABF464D"/>
    <w:rsid w:val="7AF1213D"/>
    <w:rsid w:val="7AFB9761"/>
    <w:rsid w:val="7AFBC59F"/>
    <w:rsid w:val="7B4FE3FA"/>
    <w:rsid w:val="7B6B4AEE"/>
    <w:rsid w:val="7B7E1850"/>
    <w:rsid w:val="7B7FAC5E"/>
    <w:rsid w:val="7BAE198B"/>
    <w:rsid w:val="7BAF1D89"/>
    <w:rsid w:val="7BBD8746"/>
    <w:rsid w:val="7BD60890"/>
    <w:rsid w:val="7BD68069"/>
    <w:rsid w:val="7BDF5DDB"/>
    <w:rsid w:val="7BE7767A"/>
    <w:rsid w:val="7BEB164E"/>
    <w:rsid w:val="7BEE2038"/>
    <w:rsid w:val="7BEFD817"/>
    <w:rsid w:val="7BF41E6B"/>
    <w:rsid w:val="7BFCB393"/>
    <w:rsid w:val="7BFDB81F"/>
    <w:rsid w:val="7C767478"/>
    <w:rsid w:val="7CDE0BDA"/>
    <w:rsid w:val="7CDE2193"/>
    <w:rsid w:val="7CEE9112"/>
    <w:rsid w:val="7CEF4BA0"/>
    <w:rsid w:val="7D5ED410"/>
    <w:rsid w:val="7D7E2AA7"/>
    <w:rsid w:val="7D7FA064"/>
    <w:rsid w:val="7D7FF48F"/>
    <w:rsid w:val="7DDED9BA"/>
    <w:rsid w:val="7DF7562A"/>
    <w:rsid w:val="7DFF1FD6"/>
    <w:rsid w:val="7E4645EA"/>
    <w:rsid w:val="7E73D4D9"/>
    <w:rsid w:val="7E9F964E"/>
    <w:rsid w:val="7EDA57D4"/>
    <w:rsid w:val="7EDD70DA"/>
    <w:rsid w:val="7EDE3C05"/>
    <w:rsid w:val="7EF28B64"/>
    <w:rsid w:val="7EF77675"/>
    <w:rsid w:val="7EFFDD1C"/>
    <w:rsid w:val="7F0FF276"/>
    <w:rsid w:val="7F1457BA"/>
    <w:rsid w:val="7F3B1100"/>
    <w:rsid w:val="7F4F60A5"/>
    <w:rsid w:val="7F671237"/>
    <w:rsid w:val="7F72324D"/>
    <w:rsid w:val="7F876CCA"/>
    <w:rsid w:val="7F91B044"/>
    <w:rsid w:val="7F9F9EC6"/>
    <w:rsid w:val="7FAF413A"/>
    <w:rsid w:val="7FAFDE1C"/>
    <w:rsid w:val="7FBE1DD0"/>
    <w:rsid w:val="7FBF12D7"/>
    <w:rsid w:val="7FBFC1F7"/>
    <w:rsid w:val="7FD5F179"/>
    <w:rsid w:val="7FD77D12"/>
    <w:rsid w:val="7FDAB4FF"/>
    <w:rsid w:val="7FDB49C5"/>
    <w:rsid w:val="7FDD044B"/>
    <w:rsid w:val="7FDDB71A"/>
    <w:rsid w:val="7FEB367D"/>
    <w:rsid w:val="7FED5410"/>
    <w:rsid w:val="7FEDB0B4"/>
    <w:rsid w:val="7FEFE55D"/>
    <w:rsid w:val="7FF0E441"/>
    <w:rsid w:val="7FF332F3"/>
    <w:rsid w:val="7FF3E609"/>
    <w:rsid w:val="7FF55883"/>
    <w:rsid w:val="7FF7636C"/>
    <w:rsid w:val="7FF877AE"/>
    <w:rsid w:val="7FF92498"/>
    <w:rsid w:val="7FFA9D67"/>
    <w:rsid w:val="7FFC55FF"/>
    <w:rsid w:val="7FFD17F7"/>
    <w:rsid w:val="7FFDB1A5"/>
    <w:rsid w:val="7FFDCE87"/>
    <w:rsid w:val="7FFF37F3"/>
    <w:rsid w:val="7FFF4CE4"/>
    <w:rsid w:val="7FFFAEC2"/>
    <w:rsid w:val="7FFFC58C"/>
    <w:rsid w:val="7FFFF206"/>
    <w:rsid w:val="8ED9C8A4"/>
    <w:rsid w:val="8EDDFC3F"/>
    <w:rsid w:val="8FBF8526"/>
    <w:rsid w:val="8FDB6390"/>
    <w:rsid w:val="91EFE2EE"/>
    <w:rsid w:val="957D9CCA"/>
    <w:rsid w:val="99BC2FAB"/>
    <w:rsid w:val="9DAEC7E1"/>
    <w:rsid w:val="9DFFCFEC"/>
    <w:rsid w:val="9E7723E1"/>
    <w:rsid w:val="9EC73066"/>
    <w:rsid w:val="9EE869E2"/>
    <w:rsid w:val="9F79E621"/>
    <w:rsid w:val="9FDB2C61"/>
    <w:rsid w:val="9FEFAFD0"/>
    <w:rsid w:val="9FFFEFAA"/>
    <w:rsid w:val="A1FB849E"/>
    <w:rsid w:val="A32F2B3C"/>
    <w:rsid w:val="A59652A8"/>
    <w:rsid w:val="A6BBB0F5"/>
    <w:rsid w:val="A6F7480E"/>
    <w:rsid w:val="A797C38E"/>
    <w:rsid w:val="A8CFEE0D"/>
    <w:rsid w:val="AEFE4DD4"/>
    <w:rsid w:val="AF3DE28D"/>
    <w:rsid w:val="AF59200E"/>
    <w:rsid w:val="AF5E719F"/>
    <w:rsid w:val="AFA2AE08"/>
    <w:rsid w:val="AFBFEFB6"/>
    <w:rsid w:val="AFC11894"/>
    <w:rsid w:val="AFDF942F"/>
    <w:rsid w:val="AFFFB5D8"/>
    <w:rsid w:val="B167AEFA"/>
    <w:rsid w:val="B2FFA731"/>
    <w:rsid w:val="B38D8A3D"/>
    <w:rsid w:val="B3EB548C"/>
    <w:rsid w:val="B4F7E5B0"/>
    <w:rsid w:val="B54F02AC"/>
    <w:rsid w:val="B5FF18B7"/>
    <w:rsid w:val="B6DF0146"/>
    <w:rsid w:val="B6FBE40F"/>
    <w:rsid w:val="B76CB592"/>
    <w:rsid w:val="B77D080D"/>
    <w:rsid w:val="B7FF4D6F"/>
    <w:rsid w:val="B7FF9E7F"/>
    <w:rsid w:val="B97DD3F9"/>
    <w:rsid w:val="BA974CD6"/>
    <w:rsid w:val="BB5B59EC"/>
    <w:rsid w:val="BBB3A13C"/>
    <w:rsid w:val="BBEFD60F"/>
    <w:rsid w:val="BBFF534C"/>
    <w:rsid w:val="BCFE2292"/>
    <w:rsid w:val="BD5B9DAC"/>
    <w:rsid w:val="BD6488B6"/>
    <w:rsid w:val="BD839A24"/>
    <w:rsid w:val="BE5FB724"/>
    <w:rsid w:val="BEBEF47F"/>
    <w:rsid w:val="BEEBDBA3"/>
    <w:rsid w:val="BEFBC84F"/>
    <w:rsid w:val="BEFFC019"/>
    <w:rsid w:val="BF33BFE6"/>
    <w:rsid w:val="BF7EDAE0"/>
    <w:rsid w:val="BF7FBD81"/>
    <w:rsid w:val="BFB70863"/>
    <w:rsid w:val="BFBBA9A5"/>
    <w:rsid w:val="BFBFD000"/>
    <w:rsid w:val="BFDD77DA"/>
    <w:rsid w:val="BFDDE7E2"/>
    <w:rsid w:val="BFDFC83F"/>
    <w:rsid w:val="BFE1C1F8"/>
    <w:rsid w:val="BFECA5B7"/>
    <w:rsid w:val="BFFB7494"/>
    <w:rsid w:val="BFFBF58F"/>
    <w:rsid w:val="BFFD56F8"/>
    <w:rsid w:val="BFFE8AC5"/>
    <w:rsid w:val="BFFF9DDF"/>
    <w:rsid w:val="C7EB75A0"/>
    <w:rsid w:val="C7FF5A79"/>
    <w:rsid w:val="CAB92A63"/>
    <w:rsid w:val="CADFB5CC"/>
    <w:rsid w:val="CD7F90CA"/>
    <w:rsid w:val="CDF7A42E"/>
    <w:rsid w:val="CEBBD7FF"/>
    <w:rsid w:val="CEBDFBA0"/>
    <w:rsid w:val="CEF789EF"/>
    <w:rsid w:val="CF7E59BA"/>
    <w:rsid w:val="CFE981D5"/>
    <w:rsid w:val="CFFF8691"/>
    <w:rsid w:val="D08EEB15"/>
    <w:rsid w:val="D2DDA50C"/>
    <w:rsid w:val="D2FFFF81"/>
    <w:rsid w:val="D4EFEF50"/>
    <w:rsid w:val="D51F97AB"/>
    <w:rsid w:val="D5386B8C"/>
    <w:rsid w:val="D5596181"/>
    <w:rsid w:val="D5D9CB1B"/>
    <w:rsid w:val="D5FDF390"/>
    <w:rsid w:val="D5FF0A1B"/>
    <w:rsid w:val="D73AE668"/>
    <w:rsid w:val="D7F1882F"/>
    <w:rsid w:val="D7FAF9D8"/>
    <w:rsid w:val="D7FF042E"/>
    <w:rsid w:val="D9EF9F98"/>
    <w:rsid w:val="DA2FD303"/>
    <w:rsid w:val="DB21739B"/>
    <w:rsid w:val="DB77289E"/>
    <w:rsid w:val="DB7FC44A"/>
    <w:rsid w:val="DBB77611"/>
    <w:rsid w:val="DBD6B4A1"/>
    <w:rsid w:val="DBEBB38B"/>
    <w:rsid w:val="DBEFAB1B"/>
    <w:rsid w:val="DBFD60A8"/>
    <w:rsid w:val="DC7EB5F8"/>
    <w:rsid w:val="DD6D0FB7"/>
    <w:rsid w:val="DD77C399"/>
    <w:rsid w:val="DDFF27EF"/>
    <w:rsid w:val="DE4EFEA4"/>
    <w:rsid w:val="DE77555F"/>
    <w:rsid w:val="DE7F7B62"/>
    <w:rsid w:val="DEC5CE04"/>
    <w:rsid w:val="DF7776D8"/>
    <w:rsid w:val="DF9B1DB5"/>
    <w:rsid w:val="DFC7528C"/>
    <w:rsid w:val="DFEF094D"/>
    <w:rsid w:val="DFF503A3"/>
    <w:rsid w:val="DFF5A7B3"/>
    <w:rsid w:val="DFF9CC34"/>
    <w:rsid w:val="DFFD3F2C"/>
    <w:rsid w:val="E3E5C2EB"/>
    <w:rsid w:val="E3F51B80"/>
    <w:rsid w:val="E3FF5537"/>
    <w:rsid w:val="E4AF1ACA"/>
    <w:rsid w:val="E77DFF23"/>
    <w:rsid w:val="E7BF132B"/>
    <w:rsid w:val="E7FFCF3D"/>
    <w:rsid w:val="E9FE2FC3"/>
    <w:rsid w:val="E9FF7ECD"/>
    <w:rsid w:val="EA7B94CC"/>
    <w:rsid w:val="EB5E5612"/>
    <w:rsid w:val="EBD38C0E"/>
    <w:rsid w:val="EBFF8C28"/>
    <w:rsid w:val="EC7DC6C1"/>
    <w:rsid w:val="ED5BF135"/>
    <w:rsid w:val="ED5E09A0"/>
    <w:rsid w:val="ED73D33A"/>
    <w:rsid w:val="ED8FA8A5"/>
    <w:rsid w:val="EDABF2A2"/>
    <w:rsid w:val="EDBE9F91"/>
    <w:rsid w:val="EDFF999F"/>
    <w:rsid w:val="EE777BE8"/>
    <w:rsid w:val="EEEC34A3"/>
    <w:rsid w:val="EEEE6BF9"/>
    <w:rsid w:val="EEF60230"/>
    <w:rsid w:val="EEFCB283"/>
    <w:rsid w:val="EEFD2EC9"/>
    <w:rsid w:val="EEFE1986"/>
    <w:rsid w:val="EEFEA352"/>
    <w:rsid w:val="EF3BD399"/>
    <w:rsid w:val="EF3FD6A4"/>
    <w:rsid w:val="EF4FD558"/>
    <w:rsid w:val="EF5F57F8"/>
    <w:rsid w:val="EF6EF770"/>
    <w:rsid w:val="EF7E01DB"/>
    <w:rsid w:val="EF85CB6B"/>
    <w:rsid w:val="EFACA74D"/>
    <w:rsid w:val="EFBF52AB"/>
    <w:rsid w:val="EFBFE53C"/>
    <w:rsid w:val="EFE7C099"/>
    <w:rsid w:val="EFE7C777"/>
    <w:rsid w:val="EFF79845"/>
    <w:rsid w:val="EFF96F34"/>
    <w:rsid w:val="EFFB235D"/>
    <w:rsid w:val="EFFBF596"/>
    <w:rsid w:val="EFFF0FDE"/>
    <w:rsid w:val="EFFFE8F7"/>
    <w:rsid w:val="F15F34A2"/>
    <w:rsid w:val="F19F26A3"/>
    <w:rsid w:val="F1DBC5EB"/>
    <w:rsid w:val="F3713D0E"/>
    <w:rsid w:val="F3B92897"/>
    <w:rsid w:val="F3BB8726"/>
    <w:rsid w:val="F3E6F0BC"/>
    <w:rsid w:val="F3FE5F03"/>
    <w:rsid w:val="F476D0EE"/>
    <w:rsid w:val="F56AB173"/>
    <w:rsid w:val="F59F42B2"/>
    <w:rsid w:val="F5DEC0A2"/>
    <w:rsid w:val="F5EFCC26"/>
    <w:rsid w:val="F5F70AAC"/>
    <w:rsid w:val="F6EFC9CA"/>
    <w:rsid w:val="F74E836F"/>
    <w:rsid w:val="F7732E0B"/>
    <w:rsid w:val="F77FB95A"/>
    <w:rsid w:val="F7B31B78"/>
    <w:rsid w:val="F7BEEB6B"/>
    <w:rsid w:val="F7E6A029"/>
    <w:rsid w:val="F7FD0462"/>
    <w:rsid w:val="F7FF3383"/>
    <w:rsid w:val="F7FF8F16"/>
    <w:rsid w:val="F7FFB91B"/>
    <w:rsid w:val="F7FFD81D"/>
    <w:rsid w:val="F8BF554B"/>
    <w:rsid w:val="F8EEF8ED"/>
    <w:rsid w:val="F8F80D05"/>
    <w:rsid w:val="F9F5CA56"/>
    <w:rsid w:val="F9F9316D"/>
    <w:rsid w:val="F9FD8574"/>
    <w:rsid w:val="FAC78833"/>
    <w:rsid w:val="FAFAD9C4"/>
    <w:rsid w:val="FAFB65C1"/>
    <w:rsid w:val="FAFE1199"/>
    <w:rsid w:val="FB4BF05B"/>
    <w:rsid w:val="FB89266C"/>
    <w:rsid w:val="FBB44299"/>
    <w:rsid w:val="FBB5CA8C"/>
    <w:rsid w:val="FBCC1B01"/>
    <w:rsid w:val="FBED1324"/>
    <w:rsid w:val="FBFF35B7"/>
    <w:rsid w:val="FBFFAD61"/>
    <w:rsid w:val="FBFFAEEE"/>
    <w:rsid w:val="FBFFB7FA"/>
    <w:rsid w:val="FC64C81C"/>
    <w:rsid w:val="FC9F7298"/>
    <w:rsid w:val="FCD670A3"/>
    <w:rsid w:val="FD79AE24"/>
    <w:rsid w:val="FD8D29ED"/>
    <w:rsid w:val="FD9E2326"/>
    <w:rsid w:val="FDAB3091"/>
    <w:rsid w:val="FDB1EDB0"/>
    <w:rsid w:val="FDDE513B"/>
    <w:rsid w:val="FDDE5C9F"/>
    <w:rsid w:val="FDDE5D0F"/>
    <w:rsid w:val="FDDFF8E2"/>
    <w:rsid w:val="FDEFC0A6"/>
    <w:rsid w:val="FDFB05C9"/>
    <w:rsid w:val="FDFD7ADE"/>
    <w:rsid w:val="FDFF298D"/>
    <w:rsid w:val="FE34A4CA"/>
    <w:rsid w:val="FE6E10A8"/>
    <w:rsid w:val="FE854EDE"/>
    <w:rsid w:val="FEA7423D"/>
    <w:rsid w:val="FEA97A8D"/>
    <w:rsid w:val="FEBDB3BB"/>
    <w:rsid w:val="FEDDF440"/>
    <w:rsid w:val="FEDE1813"/>
    <w:rsid w:val="FEE4454D"/>
    <w:rsid w:val="FEE55B81"/>
    <w:rsid w:val="FEFDF590"/>
    <w:rsid w:val="FEFFA666"/>
    <w:rsid w:val="FEFFAA5D"/>
    <w:rsid w:val="FF2390A7"/>
    <w:rsid w:val="FF3FAFC1"/>
    <w:rsid w:val="FF5B86CF"/>
    <w:rsid w:val="FF63972C"/>
    <w:rsid w:val="FF6D7466"/>
    <w:rsid w:val="FF6F3A9B"/>
    <w:rsid w:val="FF7F0DB5"/>
    <w:rsid w:val="FF7F25B6"/>
    <w:rsid w:val="FFA427FA"/>
    <w:rsid w:val="FFA95582"/>
    <w:rsid w:val="FFA97247"/>
    <w:rsid w:val="FFADC306"/>
    <w:rsid w:val="FFAEF37A"/>
    <w:rsid w:val="FFAF6337"/>
    <w:rsid w:val="FFAF946E"/>
    <w:rsid w:val="FFB34681"/>
    <w:rsid w:val="FFB6AA38"/>
    <w:rsid w:val="FFBD0FE2"/>
    <w:rsid w:val="FFBD1E3A"/>
    <w:rsid w:val="FFBD3630"/>
    <w:rsid w:val="FFBEDCC3"/>
    <w:rsid w:val="FFBFCD75"/>
    <w:rsid w:val="FFCE9EE4"/>
    <w:rsid w:val="FFDD5A10"/>
    <w:rsid w:val="FFDEB781"/>
    <w:rsid w:val="FFDF981E"/>
    <w:rsid w:val="FFDFD88B"/>
    <w:rsid w:val="FFE7348C"/>
    <w:rsid w:val="FFEA538E"/>
    <w:rsid w:val="FFF757B3"/>
    <w:rsid w:val="FFF7A099"/>
    <w:rsid w:val="FFFB6369"/>
    <w:rsid w:val="FFFB839C"/>
    <w:rsid w:val="FFFBA400"/>
    <w:rsid w:val="FFFBB12B"/>
    <w:rsid w:val="FFFD50F3"/>
    <w:rsid w:val="FFFE48B9"/>
    <w:rsid w:val="FFFFD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81"/>
    <w:autoRedefine/>
    <w:qFormat/>
    <w:uiPriority w:val="0"/>
    <w:pPr>
      <w:keepNext/>
      <w:keepLines/>
      <w:numPr>
        <w:ilvl w:val="0"/>
        <w:numId w:val="1"/>
      </w:numPr>
      <w:spacing w:before="397" w:after="397"/>
      <w:jc w:val="center"/>
      <w:outlineLvl w:val="0"/>
      <w:pPrChange w:id="0" w:author="FZN" w:date="2026-04-13T20:34:00Z">
        <w:pPr>
          <w:keepNext/>
          <w:keepLines/>
          <w:widowControl w:val="0"/>
          <w:numPr>
            <w:numId w:val="1"/>
          </w:numPr>
          <w:spacing w:before="397" w:after="397"/>
          <w:ind w:left="432" w:hanging="432"/>
          <w:jc w:val="center"/>
          <w:outlineLvl w:val="0"/>
        </w:pPr>
      </w:pPrChange>
    </w:pPr>
    <w:rPr>
      <w:rFonts w:eastAsia="黑体"/>
      <w:bCs/>
      <w:kern w:val="44"/>
      <w:sz w:val="32"/>
      <w:szCs w:val="44"/>
      <w:rPrChange w:id="1" w:author="FZN" w:date="2026-04-13T20:34:00Z">
        <w:rPr>
          <w:rFonts w:eastAsia="黑体"/>
          <w:bCs/>
          <w:kern w:val="44"/>
          <w:sz w:val="32"/>
          <w:szCs w:val="44"/>
          <w:lang w:val="en-US" w:eastAsia="zh-CN" w:bidi="ar-SA"/>
        </w:rPr>
      </w:rPrChange>
    </w:rPr>
  </w:style>
  <w:style w:type="paragraph" w:styleId="3">
    <w:name w:val="heading 2"/>
    <w:basedOn w:val="1"/>
    <w:next w:val="1"/>
    <w:link w:val="82"/>
    <w:autoRedefine/>
    <w:qFormat/>
    <w:uiPriority w:val="0"/>
    <w:pPr>
      <w:keepNext/>
      <w:keepLines/>
      <w:numPr>
        <w:ilvl w:val="1"/>
        <w:numId w:val="1"/>
      </w:numPr>
      <w:spacing w:before="260" w:after="260" w:line="360" w:lineRule="auto"/>
      <w:ind w:right="1120"/>
      <w:outlineLvl w:val="1"/>
      <w:pPrChange w:id="2" w:author="FZN" w:date="2026-04-13T20:33:00Z">
        <w:pPr>
          <w:keepNext/>
          <w:keepLines/>
          <w:widowControl w:val="0"/>
          <w:numPr>
            <w:ilvl w:val="1"/>
            <w:numId w:val="1"/>
          </w:numPr>
          <w:spacing w:before="260" w:after="260" w:line="360" w:lineRule="auto"/>
          <w:ind w:left="575" w:right="1120" w:hanging="575"/>
          <w:jc w:val="both"/>
          <w:outlineLvl w:val="1"/>
        </w:pPr>
      </w:pPrChange>
    </w:pPr>
    <w:rPr>
      <w:sz w:val="28"/>
      <w:szCs w:val="28"/>
      <w:rPrChange w:id="3" w:author="FZN" w:date="2026-04-13T20:33:00Z">
        <w:rPr>
          <w:rFonts w:eastAsia="宋体"/>
          <w:kern w:val="2"/>
          <w:sz w:val="28"/>
          <w:szCs w:val="28"/>
          <w:lang w:val="en-US" w:eastAsia="zh-CN" w:bidi="ar-SA"/>
        </w:rPr>
      </w:rPrChange>
    </w:rPr>
  </w:style>
  <w:style w:type="paragraph" w:styleId="4">
    <w:name w:val="heading 3"/>
    <w:basedOn w:val="1"/>
    <w:next w:val="1"/>
    <w:link w:val="87"/>
    <w:qFormat/>
    <w:uiPriority w:val="0"/>
    <w:pPr>
      <w:keepNext/>
      <w:keepLines/>
      <w:numPr>
        <w:ilvl w:val="2"/>
        <w:numId w:val="1"/>
      </w:numPr>
      <w:spacing w:before="260" w:after="260"/>
      <w:outlineLvl w:val="2"/>
    </w:pPr>
    <w:rPr>
      <w:rFonts w:eastAsia="黑体"/>
      <w:bCs/>
      <w:sz w:val="24"/>
      <w:szCs w:val="32"/>
    </w:rPr>
  </w:style>
  <w:style w:type="paragraph" w:styleId="5">
    <w:name w:val="heading 4"/>
    <w:basedOn w:val="1"/>
    <w:next w:val="1"/>
    <w:link w:val="89"/>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link w:val="90"/>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link w:val="91"/>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link w:val="92"/>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93"/>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link w:val="94"/>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9">
    <w:name w:val="Default Paragraph Font"/>
    <w:semiHidden/>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200"/>
    </w:pPr>
    <w:rPr>
      <w:sz w:val="20"/>
      <w:szCs w:val="20"/>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link w:val="96"/>
    <w:semiHidden/>
    <w:qFormat/>
    <w:uiPriority w:val="0"/>
    <w:pPr>
      <w:shd w:val="clear" w:color="auto" w:fill="000080"/>
    </w:pPr>
  </w:style>
  <w:style w:type="paragraph" w:styleId="14">
    <w:name w:val="annotation text"/>
    <w:basedOn w:val="1"/>
    <w:link w:val="86"/>
    <w:semiHidden/>
    <w:qFormat/>
    <w:uiPriority w:val="0"/>
    <w:pPr>
      <w:jc w:val="left"/>
    </w:pPr>
    <w:rPr>
      <w:szCs w:val="20"/>
    </w:rPr>
  </w:style>
  <w:style w:type="paragraph" w:styleId="15">
    <w:name w:val="Body Text"/>
    <w:basedOn w:val="1"/>
    <w:link w:val="116"/>
    <w:uiPriority w:val="0"/>
    <w:pPr>
      <w:spacing w:after="120"/>
    </w:pPr>
    <w:rPr>
      <w:rFonts w:asciiTheme="minorHAnsi" w:hAnsiTheme="minorHAnsi" w:eastAsiaTheme="minorEastAsia" w:cstheme="minorBidi"/>
      <w:szCs w:val="22"/>
    </w:rPr>
  </w:style>
  <w:style w:type="paragraph" w:styleId="16">
    <w:name w:val="toc 5"/>
    <w:basedOn w:val="1"/>
    <w:next w:val="1"/>
    <w:autoRedefine/>
    <w:semiHidden/>
    <w:qFormat/>
    <w:uiPriority w:val="0"/>
    <w:pPr>
      <w:ind w:left="720"/>
    </w:pPr>
    <w:rPr>
      <w:sz w:val="20"/>
      <w:szCs w:val="20"/>
    </w:rPr>
  </w:style>
  <w:style w:type="paragraph" w:styleId="17">
    <w:name w:val="toc 3"/>
    <w:basedOn w:val="1"/>
    <w:next w:val="1"/>
    <w:autoRedefine/>
    <w:qFormat/>
    <w:uiPriority w:val="39"/>
    <w:pPr>
      <w:tabs>
        <w:tab w:val="right" w:leader="middleDot" w:pos="8436"/>
      </w:tabs>
      <w:spacing w:line="300" w:lineRule="auto"/>
      <w:ind w:firstLine="200" w:firstLineChars="200"/>
    </w:pPr>
    <w:rPr>
      <w:sz w:val="24"/>
      <w:szCs w:val="20"/>
    </w:rPr>
  </w:style>
  <w:style w:type="paragraph" w:styleId="18">
    <w:name w:val="Plain Text"/>
    <w:basedOn w:val="1"/>
    <w:link w:val="97"/>
    <w:qFormat/>
    <w:uiPriority w:val="0"/>
    <w:rPr>
      <w:rFonts w:ascii="宋体" w:hAnsi="Courier New"/>
      <w:szCs w:val="20"/>
    </w:rPr>
  </w:style>
  <w:style w:type="paragraph" w:styleId="19">
    <w:name w:val="toc 8"/>
    <w:basedOn w:val="1"/>
    <w:next w:val="1"/>
    <w:autoRedefine/>
    <w:semiHidden/>
    <w:qFormat/>
    <w:uiPriority w:val="0"/>
    <w:pPr>
      <w:ind w:left="1440"/>
    </w:pPr>
    <w:rPr>
      <w:sz w:val="20"/>
      <w:szCs w:val="20"/>
    </w:rPr>
  </w:style>
  <w:style w:type="paragraph" w:styleId="20">
    <w:name w:val="Date"/>
    <w:basedOn w:val="1"/>
    <w:next w:val="1"/>
    <w:link w:val="98"/>
    <w:qFormat/>
    <w:uiPriority w:val="0"/>
    <w:pPr>
      <w:ind w:left="100" w:leftChars="2500"/>
    </w:pPr>
  </w:style>
  <w:style w:type="paragraph" w:styleId="21">
    <w:name w:val="Body Text Indent 2"/>
    <w:basedOn w:val="1"/>
    <w:link w:val="99"/>
    <w:qFormat/>
    <w:uiPriority w:val="0"/>
    <w:pPr>
      <w:adjustRightInd w:val="0"/>
      <w:spacing w:line="400" w:lineRule="atLeast"/>
      <w:ind w:firstLine="630"/>
      <w:textAlignment w:val="baseline"/>
    </w:pPr>
    <w:rPr>
      <w:kern w:val="0"/>
      <w:sz w:val="28"/>
      <w:szCs w:val="20"/>
    </w:rPr>
  </w:style>
  <w:style w:type="paragraph" w:styleId="22">
    <w:name w:val="endnote text"/>
    <w:basedOn w:val="1"/>
    <w:link w:val="84"/>
    <w:qFormat/>
    <w:uiPriority w:val="0"/>
    <w:pPr>
      <w:snapToGrid w:val="0"/>
      <w:jc w:val="left"/>
    </w:pPr>
  </w:style>
  <w:style w:type="paragraph" w:styleId="23">
    <w:name w:val="Balloon Text"/>
    <w:basedOn w:val="1"/>
    <w:link w:val="100"/>
    <w:semiHidden/>
    <w:qFormat/>
    <w:uiPriority w:val="0"/>
    <w:rPr>
      <w:sz w:val="18"/>
      <w:szCs w:val="18"/>
    </w:rPr>
  </w:style>
  <w:style w:type="paragraph" w:styleId="24">
    <w:name w:val="footer"/>
    <w:basedOn w:val="1"/>
    <w:link w:val="101"/>
    <w:qFormat/>
    <w:uiPriority w:val="0"/>
    <w:pPr>
      <w:tabs>
        <w:tab w:val="center" w:pos="4153"/>
        <w:tab w:val="right" w:pos="8306"/>
      </w:tabs>
      <w:snapToGrid w:val="0"/>
      <w:jc w:val="left"/>
    </w:pPr>
    <w:rPr>
      <w:sz w:val="18"/>
      <w:szCs w:val="18"/>
    </w:rPr>
  </w:style>
  <w:style w:type="paragraph" w:styleId="25">
    <w:name w:val="header"/>
    <w:basedOn w:val="1"/>
    <w:link w:val="102"/>
    <w:autoRedefine/>
    <w:qFormat/>
    <w:uiPriority w:val="0"/>
    <w:pPr>
      <w:pBdr>
        <w:bottom w:val="thinThickSmallGap" w:color="auto" w:sz="18" w:space="1"/>
      </w:pBdr>
      <w:tabs>
        <w:tab w:val="center" w:pos="4153"/>
        <w:tab w:val="right" w:pos="8306"/>
      </w:tabs>
      <w:snapToGrid w:val="0"/>
      <w:jc w:val="center"/>
    </w:pPr>
    <w:rPr>
      <w:sz w:val="18"/>
      <w:szCs w:val="18"/>
    </w:rPr>
  </w:style>
  <w:style w:type="paragraph" w:styleId="26">
    <w:name w:val="toc 1"/>
    <w:basedOn w:val="1"/>
    <w:next w:val="1"/>
    <w:autoRedefine/>
    <w:qFormat/>
    <w:uiPriority w:val="39"/>
    <w:pPr>
      <w:tabs>
        <w:tab w:val="right" w:leader="middleDot" w:pos="8437"/>
      </w:tabs>
      <w:spacing w:line="300" w:lineRule="auto"/>
    </w:pPr>
    <w:rPr>
      <w:rFonts w:cs="Arial"/>
      <w:bCs/>
      <w:caps/>
      <w:sz w:val="24"/>
    </w:rPr>
  </w:style>
  <w:style w:type="paragraph" w:styleId="27">
    <w:name w:val="toc 4"/>
    <w:basedOn w:val="1"/>
    <w:next w:val="1"/>
    <w:autoRedefine/>
    <w:semiHidden/>
    <w:qFormat/>
    <w:uiPriority w:val="0"/>
    <w:pPr>
      <w:ind w:left="480"/>
    </w:pPr>
    <w:rPr>
      <w:sz w:val="20"/>
      <w:szCs w:val="20"/>
    </w:rPr>
  </w:style>
  <w:style w:type="paragraph" w:styleId="28">
    <w:name w:val="footnote text"/>
    <w:basedOn w:val="1"/>
    <w:link w:val="85"/>
    <w:qFormat/>
    <w:uiPriority w:val="0"/>
    <w:pPr>
      <w:snapToGrid w:val="0"/>
      <w:jc w:val="left"/>
    </w:pPr>
    <w:rPr>
      <w:sz w:val="18"/>
      <w:szCs w:val="18"/>
    </w:rPr>
  </w:style>
  <w:style w:type="paragraph" w:styleId="29">
    <w:name w:val="toc 6"/>
    <w:basedOn w:val="1"/>
    <w:next w:val="1"/>
    <w:autoRedefine/>
    <w:semiHidden/>
    <w:qFormat/>
    <w:uiPriority w:val="0"/>
    <w:pPr>
      <w:ind w:left="960"/>
    </w:pPr>
    <w:rPr>
      <w:sz w:val="20"/>
      <w:szCs w:val="20"/>
    </w:rPr>
  </w:style>
  <w:style w:type="paragraph" w:styleId="30">
    <w:name w:val="table of figures"/>
    <w:basedOn w:val="1"/>
    <w:next w:val="1"/>
    <w:qFormat/>
    <w:uiPriority w:val="99"/>
    <w:pPr>
      <w:tabs>
        <w:tab w:val="right" w:leader="middleDot" w:pos="2520"/>
      </w:tabs>
    </w:pPr>
  </w:style>
  <w:style w:type="paragraph" w:styleId="31">
    <w:name w:val="toc 2"/>
    <w:basedOn w:val="1"/>
    <w:next w:val="1"/>
    <w:autoRedefine/>
    <w:qFormat/>
    <w:uiPriority w:val="39"/>
    <w:pPr>
      <w:spacing w:line="300" w:lineRule="auto"/>
      <w:ind w:firstLine="100" w:firstLineChars="100"/>
    </w:pPr>
    <w:rPr>
      <w:bCs/>
      <w:sz w:val="24"/>
      <w:szCs w:val="20"/>
    </w:rPr>
  </w:style>
  <w:style w:type="paragraph" w:styleId="32">
    <w:name w:val="toc 9"/>
    <w:basedOn w:val="1"/>
    <w:next w:val="1"/>
    <w:autoRedefine/>
    <w:semiHidden/>
    <w:qFormat/>
    <w:uiPriority w:val="0"/>
    <w:pPr>
      <w:ind w:left="1680"/>
    </w:pPr>
    <w:rPr>
      <w:sz w:val="20"/>
      <w:szCs w:val="20"/>
    </w:rPr>
  </w:style>
  <w:style w:type="paragraph" w:styleId="33">
    <w:name w:val="HTML Preformatted"/>
    <w:basedOn w:val="1"/>
    <w:link w:val="103"/>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paragraph" w:styleId="34">
    <w:name w:val="Normal (Web)"/>
    <w:basedOn w:val="1"/>
    <w:unhideWhenUsed/>
    <w:uiPriority w:val="99"/>
    <w:pPr>
      <w:spacing w:before="100" w:beforeAutospacing="1" w:after="100" w:afterAutospacing="1"/>
    </w:pPr>
    <w:rPr>
      <w:rFonts w:asciiTheme="minorHAnsi" w:hAnsiTheme="minorHAnsi" w:eastAsiaTheme="minorEastAsia" w:cstheme="minorBidi"/>
      <w:szCs w:val="22"/>
    </w:rPr>
  </w:style>
  <w:style w:type="paragraph" w:styleId="35">
    <w:name w:val="Title"/>
    <w:basedOn w:val="1"/>
    <w:link w:val="104"/>
    <w:qFormat/>
    <w:uiPriority w:val="0"/>
    <w:pPr>
      <w:spacing w:before="240" w:after="60"/>
      <w:jc w:val="center"/>
      <w:outlineLvl w:val="0"/>
    </w:pPr>
    <w:rPr>
      <w:rFonts w:ascii="Arial" w:hAnsi="Arial" w:cs="Arial"/>
      <w:b/>
      <w:bCs/>
      <w:sz w:val="32"/>
      <w:szCs w:val="32"/>
    </w:rPr>
  </w:style>
  <w:style w:type="paragraph" w:styleId="36">
    <w:name w:val="annotation subject"/>
    <w:basedOn w:val="14"/>
    <w:next w:val="14"/>
    <w:link w:val="95"/>
    <w:semiHidden/>
    <w:qFormat/>
    <w:uiPriority w:val="0"/>
    <w:rPr>
      <w:b/>
      <w:bCs/>
      <w:sz w:val="24"/>
      <w:szCs w:val="24"/>
    </w:rPr>
  </w:style>
  <w:style w:type="table" w:styleId="38">
    <w:name w:val="Table Grid"/>
    <w:basedOn w:val="3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endnote reference"/>
    <w:qFormat/>
    <w:uiPriority w:val="0"/>
    <w:rPr>
      <w:vertAlign w:val="superscript"/>
    </w:rPr>
  </w:style>
  <w:style w:type="character" w:styleId="41">
    <w:name w:val="page number"/>
    <w:qFormat/>
    <w:uiPriority w:val="0"/>
  </w:style>
  <w:style w:type="character" w:styleId="42">
    <w:name w:val="FollowedHyperlink"/>
    <w:qFormat/>
    <w:uiPriority w:val="0"/>
    <w:rPr>
      <w:color w:val="954F72"/>
      <w:u w:val="single"/>
    </w:rPr>
  </w:style>
  <w:style w:type="character" w:styleId="43">
    <w:name w:val="Emphasis"/>
    <w:basedOn w:val="39"/>
    <w:qFormat/>
    <w:uiPriority w:val="20"/>
    <w:rPr>
      <w:i/>
      <w:iCs/>
    </w:rPr>
  </w:style>
  <w:style w:type="character" w:styleId="44">
    <w:name w:val="Hyperlink"/>
    <w:qFormat/>
    <w:uiPriority w:val="99"/>
    <w:rPr>
      <w:rFonts w:ascii="Times New Roman" w:hAnsi="Times New Roman" w:eastAsia="宋体"/>
      <w:color w:val="auto"/>
      <w:sz w:val="24"/>
      <w:szCs w:val="24"/>
      <w:u w:val="none"/>
    </w:rPr>
  </w:style>
  <w:style w:type="character" w:styleId="45">
    <w:name w:val="annotation reference"/>
    <w:semiHidden/>
    <w:qFormat/>
    <w:uiPriority w:val="0"/>
    <w:rPr>
      <w:sz w:val="21"/>
      <w:szCs w:val="21"/>
    </w:rPr>
  </w:style>
  <w:style w:type="character" w:styleId="46">
    <w:name w:val="footnote reference"/>
    <w:qFormat/>
    <w:uiPriority w:val="0"/>
    <w:rPr>
      <w:vertAlign w:val="superscript"/>
    </w:rPr>
  </w:style>
  <w:style w:type="paragraph" w:customStyle="1" w:styleId="47">
    <w:name w:val="中文封面-题头"/>
    <w:basedOn w:val="1"/>
    <w:qFormat/>
    <w:uiPriority w:val="0"/>
    <w:pPr>
      <w:spacing w:line="300" w:lineRule="auto"/>
      <w:jc w:val="center"/>
    </w:pPr>
    <w:rPr>
      <w:rFonts w:cs="宋体"/>
      <w:sz w:val="36"/>
      <w:szCs w:val="20"/>
    </w:rPr>
  </w:style>
  <w:style w:type="paragraph" w:customStyle="1" w:styleId="48">
    <w:name w:val="中文封面-论文标题"/>
    <w:basedOn w:val="1"/>
    <w:next w:val="1"/>
    <w:autoRedefine/>
    <w:qFormat/>
    <w:uiPriority w:val="0"/>
    <w:pPr>
      <w:spacing w:line="300" w:lineRule="auto"/>
      <w:jc w:val="center"/>
    </w:pPr>
    <w:rPr>
      <w:rFonts w:ascii="黑体" w:hAnsi="黑体" w:eastAsia="黑体" w:cs="宋体"/>
      <w:bCs/>
      <w:sz w:val="28"/>
      <w:szCs w:val="28"/>
    </w:rPr>
  </w:style>
  <w:style w:type="character" w:customStyle="1" w:styleId="49">
    <w:name w:val="中文封面-表单项"/>
    <w:qFormat/>
    <w:uiPriority w:val="0"/>
    <w:rPr>
      <w:rFonts w:ascii="黑体" w:hAnsi="黑体" w:eastAsia="黑体"/>
      <w:bCs/>
      <w:sz w:val="28"/>
    </w:rPr>
  </w:style>
  <w:style w:type="character" w:customStyle="1" w:styleId="50">
    <w:name w:val="中文封面-表单内容"/>
    <w:qFormat/>
    <w:uiPriority w:val="0"/>
    <w:rPr>
      <w:rFonts w:eastAsia="宋体"/>
      <w:sz w:val="28"/>
    </w:rPr>
  </w:style>
  <w:style w:type="paragraph" w:customStyle="1" w:styleId="51">
    <w:name w:val="英文封面-题头"/>
    <w:basedOn w:val="1"/>
    <w:autoRedefine/>
    <w:qFormat/>
    <w:uiPriority w:val="0"/>
    <w:pPr>
      <w:wordWrap w:val="0"/>
      <w:spacing w:line="300" w:lineRule="auto"/>
      <w:ind w:right="1357" w:rightChars="646"/>
      <w:jc w:val="right"/>
    </w:pPr>
    <w:rPr>
      <w:rFonts w:cs="宋体"/>
      <w:sz w:val="36"/>
      <w:szCs w:val="20"/>
    </w:rPr>
  </w:style>
  <w:style w:type="paragraph" w:customStyle="1" w:styleId="52">
    <w:name w:val="中文封面-单位与时间"/>
    <w:basedOn w:val="1"/>
    <w:qFormat/>
    <w:uiPriority w:val="0"/>
    <w:pPr>
      <w:jc w:val="center"/>
    </w:pPr>
    <w:rPr>
      <w:rFonts w:cs="宋体"/>
      <w:b/>
      <w:bCs/>
      <w:sz w:val="28"/>
      <w:szCs w:val="20"/>
    </w:rPr>
  </w:style>
  <w:style w:type="paragraph" w:customStyle="1" w:styleId="53">
    <w:name w:val="英文封面-论文标题"/>
    <w:link w:val="57"/>
    <w:autoRedefine/>
    <w:qFormat/>
    <w:uiPriority w:val="0"/>
    <w:pPr>
      <w:spacing w:line="300" w:lineRule="auto"/>
      <w:jc w:val="center"/>
    </w:pPr>
    <w:rPr>
      <w:rFonts w:ascii="Times New Roman" w:hAnsi="Times New Roman" w:eastAsia="Times New Roman" w:cs="Times New Roman"/>
      <w:b/>
      <w:bCs/>
      <w:kern w:val="2"/>
      <w:sz w:val="44"/>
      <w:szCs w:val="24"/>
      <w:lang w:val="en-US" w:eastAsia="zh-CN" w:bidi="ar-SA"/>
    </w:rPr>
  </w:style>
  <w:style w:type="character" w:customStyle="1" w:styleId="54">
    <w:name w:val="英文封面-表单项"/>
    <w:qFormat/>
    <w:uiPriority w:val="0"/>
    <w:rPr>
      <w:rFonts w:ascii="Times New Roman" w:hAnsi="Times New Roman"/>
      <w:b/>
      <w:bCs/>
      <w:sz w:val="28"/>
    </w:rPr>
  </w:style>
  <w:style w:type="paragraph" w:customStyle="1" w:styleId="55">
    <w:name w:val="样式1"/>
    <w:basedOn w:val="1"/>
    <w:next w:val="1"/>
    <w:qFormat/>
    <w:uiPriority w:val="0"/>
    <w:pPr>
      <w:spacing w:before="120" w:after="120"/>
    </w:pPr>
    <w:rPr>
      <w:rFonts w:eastAsia="Times New Roman"/>
      <w:sz w:val="28"/>
    </w:rPr>
  </w:style>
  <w:style w:type="paragraph" w:customStyle="1" w:styleId="56">
    <w:name w:val="英文封面-单位与时间"/>
    <w:basedOn w:val="1"/>
    <w:qFormat/>
    <w:uiPriority w:val="0"/>
    <w:pPr>
      <w:spacing w:line="360" w:lineRule="auto"/>
      <w:jc w:val="center"/>
    </w:pPr>
    <w:rPr>
      <w:rFonts w:eastAsia="Times New Roman" w:cs="宋体"/>
      <w:sz w:val="32"/>
      <w:szCs w:val="20"/>
    </w:rPr>
  </w:style>
  <w:style w:type="character" w:customStyle="1" w:styleId="57">
    <w:name w:val="英文封面-论文标题 Char"/>
    <w:link w:val="53"/>
    <w:qFormat/>
    <w:uiPriority w:val="0"/>
    <w:rPr>
      <w:rFonts w:eastAsia="Times New Roman"/>
      <w:b/>
      <w:bCs/>
      <w:kern w:val="2"/>
      <w:sz w:val="44"/>
      <w:szCs w:val="24"/>
    </w:rPr>
  </w:style>
  <w:style w:type="paragraph" w:customStyle="1" w:styleId="58">
    <w:name w:val="摘要处论文题目"/>
    <w:basedOn w:val="35"/>
    <w:next w:val="1"/>
    <w:autoRedefine/>
    <w:qFormat/>
    <w:uiPriority w:val="0"/>
    <w:pPr>
      <w:spacing w:before="397" w:after="397"/>
    </w:pPr>
    <w:rPr>
      <w:rFonts w:eastAsia="黑体" w:cs="宋体"/>
      <w:b w:val="0"/>
      <w:szCs w:val="20"/>
    </w:rPr>
  </w:style>
  <w:style w:type="paragraph" w:customStyle="1" w:styleId="59">
    <w:name w:val="摘要内容"/>
    <w:basedOn w:val="1"/>
    <w:autoRedefine/>
    <w:qFormat/>
    <w:uiPriority w:val="0"/>
    <w:pPr>
      <w:spacing w:line="300" w:lineRule="auto"/>
      <w:ind w:firstLine="560" w:firstLineChars="200"/>
      <w:pPrChange w:id="4" w:author="FZN" w:date="2026-04-13T20:41:00Z">
        <w:pPr>
          <w:widowControl w:val="0"/>
          <w:spacing w:line="300" w:lineRule="auto"/>
          <w:ind w:firstLine="560" w:firstLineChars="200"/>
          <w:jc w:val="both"/>
        </w:pPr>
      </w:pPrChange>
    </w:pPr>
    <w:rPr>
      <w:sz w:val="28"/>
      <w:rPrChange w:id="5" w:author="FZN" w:date="2026-04-13T20:41:00Z">
        <w:rPr>
          <w:rFonts w:eastAsia="宋体"/>
          <w:kern w:val="2"/>
          <w:sz w:val="28"/>
          <w:szCs w:val="24"/>
          <w:lang w:val="en-US" w:eastAsia="zh-CN" w:bidi="ar-SA"/>
        </w:rPr>
      </w:rPrChange>
    </w:rPr>
  </w:style>
  <w:style w:type="character" w:customStyle="1" w:styleId="60">
    <w:name w:val="关键词"/>
    <w:qFormat/>
    <w:uiPriority w:val="0"/>
    <w:rPr>
      <w:rFonts w:ascii="黑体" w:hAnsi="黑体" w:eastAsia="黑体"/>
      <w:bCs/>
      <w:sz w:val="28"/>
    </w:rPr>
  </w:style>
  <w:style w:type="paragraph" w:customStyle="1" w:styleId="61">
    <w:name w:val="ABSTRACT标题"/>
    <w:basedOn w:val="35"/>
    <w:next w:val="62"/>
    <w:autoRedefine/>
    <w:qFormat/>
    <w:uiPriority w:val="0"/>
    <w:pPr>
      <w:spacing w:before="0" w:after="0"/>
    </w:pPr>
    <w:rPr>
      <w:rFonts w:ascii="Times New Roman" w:hAnsi="Times New Roman" w:eastAsia="Times New Roman" w:cs="Times New Roman"/>
      <w:szCs w:val="20"/>
    </w:rPr>
  </w:style>
  <w:style w:type="paragraph" w:customStyle="1" w:styleId="62">
    <w:name w:val="ABTSTRACT内容"/>
    <w:basedOn w:val="1"/>
    <w:link w:val="64"/>
    <w:autoRedefine/>
    <w:qFormat/>
    <w:uiPriority w:val="0"/>
    <w:pPr>
      <w:spacing w:line="300" w:lineRule="auto"/>
      <w:ind w:firstLine="482" w:firstLineChars="200"/>
    </w:pPr>
    <w:rPr>
      <w:rFonts w:eastAsia="Times New Roman"/>
      <w:sz w:val="28"/>
      <w:szCs w:val="28"/>
    </w:rPr>
  </w:style>
  <w:style w:type="character" w:customStyle="1" w:styleId="63">
    <w:name w:val="Keywords"/>
    <w:qFormat/>
    <w:uiPriority w:val="0"/>
    <w:rPr>
      <w:rFonts w:ascii="Times New Roman" w:hAnsi="Times New Roman"/>
      <w:b/>
      <w:bCs/>
      <w:sz w:val="28"/>
      <w:szCs w:val="28"/>
    </w:rPr>
  </w:style>
  <w:style w:type="character" w:customStyle="1" w:styleId="64">
    <w:name w:val="ABTSTRACT内容 Char"/>
    <w:link w:val="62"/>
    <w:qFormat/>
    <w:uiPriority w:val="0"/>
    <w:rPr>
      <w:rFonts w:eastAsia="Times New Roman"/>
      <w:kern w:val="2"/>
      <w:sz w:val="28"/>
      <w:szCs w:val="28"/>
    </w:rPr>
  </w:style>
  <w:style w:type="paragraph" w:customStyle="1" w:styleId="65">
    <w:name w:val="图表"/>
    <w:basedOn w:val="1"/>
    <w:qFormat/>
    <w:uiPriority w:val="0"/>
    <w:pPr>
      <w:jc w:val="center"/>
    </w:pPr>
  </w:style>
  <w:style w:type="paragraph" w:customStyle="1" w:styleId="66">
    <w:name w:val="图-中文题注"/>
    <w:basedOn w:val="12"/>
    <w:qFormat/>
    <w:uiPriority w:val="0"/>
    <w:pPr>
      <w:jc w:val="center"/>
    </w:pPr>
    <w:rPr>
      <w:rFonts w:ascii="Times New Roman" w:hAnsi="Times New Roman" w:eastAsia="楷体_GB2312"/>
      <w:sz w:val="21"/>
    </w:rPr>
  </w:style>
  <w:style w:type="paragraph" w:customStyle="1" w:styleId="67">
    <w:name w:val="图-英文题注"/>
    <w:basedOn w:val="12"/>
    <w:autoRedefine/>
    <w:qFormat/>
    <w:uiPriority w:val="0"/>
    <w:pPr>
      <w:jc w:val="center"/>
    </w:pPr>
    <w:rPr>
      <w:rFonts w:ascii="Times New Roman" w:hAnsi="Times New Roman" w:eastAsia="Times New Roman" w:cs="Times New Roman"/>
      <w:sz w:val="21"/>
    </w:rPr>
  </w:style>
  <w:style w:type="paragraph" w:customStyle="1" w:styleId="68">
    <w:name w:val="表-中文题注"/>
    <w:basedOn w:val="1"/>
    <w:qFormat/>
    <w:uiPriority w:val="0"/>
    <w:pPr>
      <w:jc w:val="center"/>
    </w:pPr>
    <w:rPr>
      <w:rFonts w:eastAsia="楷体_GB2312"/>
    </w:rPr>
  </w:style>
  <w:style w:type="paragraph" w:customStyle="1" w:styleId="69">
    <w:name w:val="表-英文题注"/>
    <w:basedOn w:val="12"/>
    <w:qFormat/>
    <w:uiPriority w:val="0"/>
    <w:pPr>
      <w:jc w:val="center"/>
    </w:pPr>
    <w:rPr>
      <w:rFonts w:ascii="Times New Roman" w:hAnsi="Times New Roman" w:eastAsia="Times New Roman"/>
      <w:sz w:val="21"/>
    </w:rPr>
  </w:style>
  <w:style w:type="paragraph" w:customStyle="1" w:styleId="70">
    <w:name w:val="封面页眉"/>
    <w:basedOn w:val="25"/>
    <w:qFormat/>
    <w:uiPriority w:val="0"/>
    <w:pPr>
      <w:pBdr>
        <w:bottom w:val="none" w:color="auto" w:sz="0" w:space="0"/>
      </w:pBdr>
    </w:pPr>
  </w:style>
  <w:style w:type="paragraph" w:customStyle="1" w:styleId="71">
    <w:name w:val="正文后的题目"/>
    <w:basedOn w:val="35"/>
    <w:next w:val="1"/>
    <w:qFormat/>
    <w:uiPriority w:val="0"/>
    <w:pPr>
      <w:spacing w:before="397" w:after="0"/>
    </w:pPr>
    <w:rPr>
      <w:rFonts w:eastAsia="黑体"/>
      <w:b w:val="0"/>
    </w:rPr>
  </w:style>
  <w:style w:type="paragraph" w:customStyle="1" w:styleId="72">
    <w:name w:val="参考文献内容"/>
    <w:basedOn w:val="1"/>
    <w:qFormat/>
    <w:uiPriority w:val="0"/>
    <w:pPr>
      <w:spacing w:line="300" w:lineRule="auto"/>
    </w:pPr>
    <w:rPr>
      <w:sz w:val="24"/>
    </w:rPr>
  </w:style>
  <w:style w:type="paragraph" w:customStyle="1" w:styleId="73">
    <w:name w:val="目录题目"/>
    <w:basedOn w:val="1"/>
    <w:next w:val="1"/>
    <w:autoRedefine/>
    <w:qFormat/>
    <w:uiPriority w:val="0"/>
    <w:pPr>
      <w:spacing w:before="397"/>
      <w:jc w:val="center"/>
    </w:pPr>
    <w:rPr>
      <w:rFonts w:eastAsia="黑体"/>
      <w:sz w:val="32"/>
    </w:rPr>
  </w:style>
  <w:style w:type="paragraph" w:customStyle="1" w:styleId="74">
    <w:name w:val="论文正文"/>
    <w:basedOn w:val="1"/>
    <w:autoRedefine/>
    <w:qFormat/>
    <w:uiPriority w:val="0"/>
    <w:pPr>
      <w:spacing w:line="360" w:lineRule="auto"/>
      <w:ind w:firstLine="420"/>
      <w:jc w:val="left"/>
      <w:pPrChange w:id="6" w:author="FZN" w:date="2026-04-13T20:16:00Z">
        <w:pPr>
          <w:widowControl w:val="0"/>
          <w:spacing w:line="360" w:lineRule="auto"/>
          <w:ind w:firstLine="420"/>
        </w:pPr>
      </w:pPrChange>
    </w:pPr>
    <w:rPr>
      <w:sz w:val="24"/>
      <w:rPrChange w:id="9" w:author="FZN" w:date="2026-04-13T20:16:00Z">
        <w:rPr>
          <w:rFonts w:eastAsia="宋体"/>
          <w:kern w:val="2"/>
          <w:sz w:val="24"/>
          <w:szCs w:val="24"/>
          <w:lang w:val="en-US" w:eastAsia="zh-CN" w:bidi="ar-SA"/>
        </w:rPr>
      </w:rPrChange>
    </w:rPr>
  </w:style>
  <w:style w:type="paragraph" w:customStyle="1" w:styleId="75">
    <w:name w:val="摘要标题"/>
    <w:basedOn w:val="35"/>
    <w:next w:val="59"/>
    <w:autoRedefine/>
    <w:qFormat/>
    <w:uiPriority w:val="0"/>
    <w:pPr>
      <w:spacing w:before="0" w:after="0"/>
    </w:pPr>
    <w:rPr>
      <w:rFonts w:eastAsia="黑体"/>
      <w:b w:val="0"/>
    </w:rPr>
  </w:style>
  <w:style w:type="paragraph" w:customStyle="1" w:styleId="76">
    <w:name w:val="ABSTRACT处论文标题"/>
    <w:basedOn w:val="1"/>
    <w:qFormat/>
    <w:uiPriority w:val="0"/>
    <w:pPr>
      <w:spacing w:before="397" w:after="397"/>
      <w:jc w:val="center"/>
    </w:pPr>
    <w:rPr>
      <w:rFonts w:eastAsia="Times New Roman"/>
      <w:b/>
      <w:sz w:val="32"/>
      <w:szCs w:val="44"/>
    </w:rPr>
  </w:style>
  <w:style w:type="paragraph" w:customStyle="1" w:styleId="77">
    <w:name w:val="英文封面-表单内容"/>
    <w:basedOn w:val="1"/>
    <w:next w:val="1"/>
    <w:autoRedefine/>
    <w:qFormat/>
    <w:uiPriority w:val="0"/>
    <w:pPr>
      <w:spacing w:before="120" w:after="120"/>
      <w:pPrChange w:id="12" w:author="FZN" w:date="2026-04-13T20:06:00Z">
        <w:pPr>
          <w:widowControl w:val="0"/>
          <w:spacing w:before="120" w:after="120"/>
          <w:jc w:val="both"/>
        </w:pPr>
      </w:pPrChange>
    </w:pPr>
    <w:rPr>
      <w:sz w:val="28"/>
      <w:rPrChange w:id="13" w:author="FZN" w:date="2026-04-13T20:06:00Z">
        <w:rPr>
          <w:rFonts w:eastAsia="宋体"/>
          <w:kern w:val="2"/>
          <w:sz w:val="28"/>
          <w:szCs w:val="24"/>
          <w:lang w:val="en-US" w:eastAsia="zh-CN" w:bidi="ar-SA"/>
        </w:rPr>
      </w:rPrChange>
    </w:rPr>
  </w:style>
  <w:style w:type="paragraph" w:customStyle="1" w:styleId="78">
    <w:name w:val="图表目录内容"/>
    <w:basedOn w:val="30"/>
    <w:qFormat/>
    <w:uiPriority w:val="0"/>
    <w:pPr>
      <w:tabs>
        <w:tab w:val="right" w:leader="middleDot" w:pos="8460"/>
        <w:tab w:val="clear" w:pos="2520"/>
      </w:tabs>
      <w:spacing w:line="300" w:lineRule="auto"/>
    </w:pPr>
    <w:rPr>
      <w:sz w:val="24"/>
    </w:rPr>
  </w:style>
  <w:style w:type="paragraph" w:customStyle="1" w:styleId="79">
    <w:name w:val="关键词内容"/>
    <w:basedOn w:val="1"/>
    <w:link w:val="80"/>
    <w:qFormat/>
    <w:uiPriority w:val="0"/>
    <w:pPr>
      <w:ind w:left="2624" w:hanging="2624" w:hangingChars="937"/>
    </w:pPr>
    <w:rPr>
      <w:sz w:val="28"/>
      <w:szCs w:val="28"/>
    </w:rPr>
  </w:style>
  <w:style w:type="character" w:customStyle="1" w:styleId="80">
    <w:name w:val="关键词内容 Char"/>
    <w:link w:val="79"/>
    <w:qFormat/>
    <w:uiPriority w:val="0"/>
    <w:rPr>
      <w:kern w:val="2"/>
      <w:sz w:val="28"/>
      <w:szCs w:val="28"/>
    </w:rPr>
  </w:style>
  <w:style w:type="character" w:customStyle="1" w:styleId="81">
    <w:name w:val="标题 1 字符"/>
    <w:link w:val="2"/>
    <w:qFormat/>
    <w:uiPriority w:val="0"/>
    <w:rPr>
      <w:rFonts w:eastAsia="黑体"/>
      <w:bCs/>
      <w:kern w:val="44"/>
      <w:sz w:val="32"/>
      <w:szCs w:val="44"/>
    </w:rPr>
  </w:style>
  <w:style w:type="character" w:customStyle="1" w:styleId="82">
    <w:name w:val="标题 2 字符"/>
    <w:link w:val="3"/>
    <w:qFormat/>
    <w:uiPriority w:val="0"/>
    <w:rPr>
      <w:kern w:val="2"/>
      <w:sz w:val="28"/>
      <w:szCs w:val="28"/>
    </w:rPr>
  </w:style>
  <w:style w:type="paragraph" w:customStyle="1" w:styleId="83">
    <w:name w:val="TOC 标题1"/>
    <w:basedOn w:val="2"/>
    <w:next w:val="1"/>
    <w:unhideWhenUsed/>
    <w:qFormat/>
    <w:uiPriority w:val="39"/>
    <w:pPr>
      <w:widowControl/>
      <w:spacing w:before="240" w:after="0" w:line="259" w:lineRule="auto"/>
      <w:jc w:val="left"/>
      <w:outlineLvl w:val="9"/>
    </w:pPr>
    <w:rPr>
      <w:rFonts w:ascii="等线 Light" w:hAnsi="等线 Light" w:eastAsia="等线 Light"/>
      <w:bCs w:val="0"/>
      <w:color w:val="2F5496"/>
      <w:kern w:val="0"/>
      <w:szCs w:val="32"/>
    </w:rPr>
  </w:style>
  <w:style w:type="character" w:customStyle="1" w:styleId="84">
    <w:name w:val="尾注文本 字符"/>
    <w:link w:val="22"/>
    <w:qFormat/>
    <w:uiPriority w:val="0"/>
    <w:rPr>
      <w:kern w:val="2"/>
      <w:sz w:val="21"/>
      <w:szCs w:val="24"/>
    </w:rPr>
  </w:style>
  <w:style w:type="character" w:customStyle="1" w:styleId="85">
    <w:name w:val="脚注文本 字符"/>
    <w:link w:val="28"/>
    <w:qFormat/>
    <w:uiPriority w:val="0"/>
    <w:rPr>
      <w:kern w:val="2"/>
      <w:sz w:val="18"/>
      <w:szCs w:val="18"/>
    </w:rPr>
  </w:style>
  <w:style w:type="character" w:customStyle="1" w:styleId="86">
    <w:name w:val="批注文字 字符"/>
    <w:link w:val="14"/>
    <w:semiHidden/>
    <w:qFormat/>
    <w:uiPriority w:val="0"/>
    <w:rPr>
      <w:kern w:val="2"/>
      <w:sz w:val="21"/>
    </w:rPr>
  </w:style>
  <w:style w:type="character" w:customStyle="1" w:styleId="87">
    <w:name w:val="标题 3 字符"/>
    <w:link w:val="4"/>
    <w:uiPriority w:val="0"/>
    <w:rPr>
      <w:rFonts w:eastAsia="黑体"/>
      <w:bCs/>
      <w:kern w:val="2"/>
      <w:sz w:val="24"/>
      <w:szCs w:val="32"/>
    </w:rPr>
  </w:style>
  <w:style w:type="paragraph" w:customStyle="1" w:styleId="88">
    <w:name w:val="图表说明"/>
    <w:basedOn w:val="1"/>
    <w:qFormat/>
    <w:uiPriority w:val="0"/>
    <w:pPr>
      <w:spacing w:beforeLines="50" w:afterLines="50"/>
      <w:jc w:val="center"/>
    </w:pPr>
    <w:rPr>
      <w:rFonts w:ascii="DengXian" w:hAnsi="DengXian" w:eastAsia="DengXian"/>
      <w:b/>
      <w:szCs w:val="22"/>
    </w:rPr>
  </w:style>
  <w:style w:type="character" w:customStyle="1" w:styleId="89">
    <w:name w:val="标题 4 字符"/>
    <w:basedOn w:val="39"/>
    <w:link w:val="5"/>
    <w:uiPriority w:val="0"/>
    <w:rPr>
      <w:rFonts w:ascii="Arial" w:hAnsi="Arial" w:eastAsia="黑体"/>
      <w:b/>
      <w:bCs/>
      <w:kern w:val="2"/>
      <w:sz w:val="21"/>
      <w:szCs w:val="28"/>
    </w:rPr>
  </w:style>
  <w:style w:type="character" w:customStyle="1" w:styleId="90">
    <w:name w:val="标题 5 字符"/>
    <w:basedOn w:val="39"/>
    <w:link w:val="6"/>
    <w:uiPriority w:val="0"/>
    <w:rPr>
      <w:b/>
      <w:bCs/>
      <w:kern w:val="2"/>
      <w:sz w:val="21"/>
      <w:szCs w:val="28"/>
    </w:rPr>
  </w:style>
  <w:style w:type="character" w:customStyle="1" w:styleId="91">
    <w:name w:val="标题 6 字符"/>
    <w:basedOn w:val="39"/>
    <w:link w:val="7"/>
    <w:uiPriority w:val="0"/>
    <w:rPr>
      <w:rFonts w:ascii="Arial" w:hAnsi="Arial" w:eastAsia="黑体"/>
      <w:b/>
      <w:bCs/>
      <w:kern w:val="2"/>
      <w:sz w:val="24"/>
      <w:szCs w:val="24"/>
    </w:rPr>
  </w:style>
  <w:style w:type="character" w:customStyle="1" w:styleId="92">
    <w:name w:val="标题 7 字符"/>
    <w:basedOn w:val="39"/>
    <w:link w:val="8"/>
    <w:uiPriority w:val="0"/>
    <w:rPr>
      <w:b/>
      <w:bCs/>
      <w:kern w:val="2"/>
      <w:sz w:val="24"/>
      <w:szCs w:val="24"/>
    </w:rPr>
  </w:style>
  <w:style w:type="character" w:customStyle="1" w:styleId="93">
    <w:name w:val="标题 8 字符"/>
    <w:basedOn w:val="39"/>
    <w:link w:val="9"/>
    <w:uiPriority w:val="0"/>
    <w:rPr>
      <w:rFonts w:ascii="Arial" w:hAnsi="Arial" w:eastAsia="黑体"/>
      <w:kern w:val="2"/>
      <w:sz w:val="24"/>
      <w:szCs w:val="24"/>
    </w:rPr>
  </w:style>
  <w:style w:type="character" w:customStyle="1" w:styleId="94">
    <w:name w:val="标题 9 字符"/>
    <w:basedOn w:val="39"/>
    <w:link w:val="10"/>
    <w:uiPriority w:val="0"/>
    <w:rPr>
      <w:rFonts w:ascii="Arial" w:hAnsi="Arial" w:eastAsia="黑体"/>
      <w:kern w:val="2"/>
      <w:sz w:val="21"/>
      <w:szCs w:val="21"/>
    </w:rPr>
  </w:style>
  <w:style w:type="character" w:customStyle="1" w:styleId="95">
    <w:name w:val="批注主题 字符"/>
    <w:basedOn w:val="86"/>
    <w:link w:val="36"/>
    <w:semiHidden/>
    <w:uiPriority w:val="0"/>
    <w:rPr>
      <w:b/>
      <w:bCs/>
      <w:kern w:val="2"/>
      <w:sz w:val="24"/>
      <w:szCs w:val="24"/>
    </w:rPr>
  </w:style>
  <w:style w:type="character" w:customStyle="1" w:styleId="96">
    <w:name w:val="文档结构图 字符"/>
    <w:basedOn w:val="39"/>
    <w:link w:val="13"/>
    <w:semiHidden/>
    <w:uiPriority w:val="0"/>
    <w:rPr>
      <w:kern w:val="2"/>
      <w:sz w:val="21"/>
      <w:szCs w:val="24"/>
      <w:shd w:val="clear" w:color="auto" w:fill="000080"/>
    </w:rPr>
  </w:style>
  <w:style w:type="character" w:customStyle="1" w:styleId="97">
    <w:name w:val="纯文本 字符"/>
    <w:basedOn w:val="39"/>
    <w:link w:val="18"/>
    <w:uiPriority w:val="0"/>
    <w:rPr>
      <w:rFonts w:ascii="宋体" w:hAnsi="Courier New"/>
      <w:kern w:val="2"/>
      <w:sz w:val="21"/>
    </w:rPr>
  </w:style>
  <w:style w:type="character" w:customStyle="1" w:styleId="98">
    <w:name w:val="日期 字符"/>
    <w:basedOn w:val="39"/>
    <w:link w:val="20"/>
    <w:uiPriority w:val="0"/>
    <w:rPr>
      <w:kern w:val="2"/>
      <w:sz w:val="21"/>
      <w:szCs w:val="24"/>
    </w:rPr>
  </w:style>
  <w:style w:type="character" w:customStyle="1" w:styleId="99">
    <w:name w:val="正文文本缩进 2 字符"/>
    <w:basedOn w:val="39"/>
    <w:link w:val="21"/>
    <w:uiPriority w:val="0"/>
    <w:rPr>
      <w:sz w:val="28"/>
    </w:rPr>
  </w:style>
  <w:style w:type="character" w:customStyle="1" w:styleId="100">
    <w:name w:val="批注框文本 字符"/>
    <w:basedOn w:val="39"/>
    <w:link w:val="23"/>
    <w:semiHidden/>
    <w:uiPriority w:val="0"/>
    <w:rPr>
      <w:kern w:val="2"/>
      <w:sz w:val="18"/>
      <w:szCs w:val="18"/>
    </w:rPr>
  </w:style>
  <w:style w:type="character" w:customStyle="1" w:styleId="101">
    <w:name w:val="页脚 字符"/>
    <w:basedOn w:val="39"/>
    <w:link w:val="24"/>
    <w:uiPriority w:val="0"/>
    <w:rPr>
      <w:kern w:val="2"/>
      <w:sz w:val="18"/>
      <w:szCs w:val="18"/>
    </w:rPr>
  </w:style>
  <w:style w:type="character" w:customStyle="1" w:styleId="102">
    <w:name w:val="页眉 字符"/>
    <w:basedOn w:val="39"/>
    <w:link w:val="25"/>
    <w:uiPriority w:val="0"/>
    <w:rPr>
      <w:kern w:val="2"/>
      <w:sz w:val="18"/>
      <w:szCs w:val="18"/>
    </w:rPr>
  </w:style>
  <w:style w:type="character" w:customStyle="1" w:styleId="103">
    <w:name w:val="HTML 预设格式 字符"/>
    <w:basedOn w:val="39"/>
    <w:link w:val="33"/>
    <w:uiPriority w:val="0"/>
    <w:rPr>
      <w:rFonts w:eastAsia="黑体" w:cs="Courier New"/>
      <w:sz w:val="21"/>
      <w:szCs w:val="21"/>
      <w:lang w:eastAsia="en-US"/>
    </w:rPr>
  </w:style>
  <w:style w:type="character" w:customStyle="1" w:styleId="104">
    <w:name w:val="标题 字符"/>
    <w:basedOn w:val="39"/>
    <w:link w:val="35"/>
    <w:qFormat/>
    <w:uiPriority w:val="10"/>
    <w:rPr>
      <w:rFonts w:ascii="Arial" w:hAnsi="Arial" w:cs="Arial"/>
      <w:b/>
      <w:bCs/>
      <w:kern w:val="2"/>
      <w:sz w:val="32"/>
      <w:szCs w:val="32"/>
    </w:rPr>
  </w:style>
  <w:style w:type="paragraph" w:customStyle="1" w:styleId="105">
    <w:name w:val="TOC 标题11"/>
    <w:basedOn w:val="2"/>
    <w:next w:val="1"/>
    <w:unhideWhenUsed/>
    <w:qFormat/>
    <w:uiPriority w:val="39"/>
    <w:pPr>
      <w:tabs>
        <w:tab w:val="left" w:pos="454"/>
      </w:tabs>
      <w:spacing w:before="240" w:after="0" w:line="259" w:lineRule="auto"/>
      <w:ind w:left="425" w:firstLine="29"/>
      <w:jc w:val="left"/>
      <w:outlineLvl w:val="9"/>
    </w:pPr>
    <w:rPr>
      <w:rFonts w:ascii="等线 Light" w:hAnsi="等线 Light" w:eastAsia="等线 Light" w:cstheme="minorBidi"/>
      <w:bCs w:val="0"/>
      <w:color w:val="2F5496"/>
      <w:kern w:val="0"/>
      <w:szCs w:val="32"/>
    </w:rPr>
  </w:style>
  <w:style w:type="paragraph" w:customStyle="1" w:styleId="106">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07">
    <w:name w:val="未处理的提及1"/>
    <w:unhideWhenUsed/>
    <w:qFormat/>
    <w:uiPriority w:val="99"/>
    <w:rPr>
      <w:color w:val="605E5C"/>
      <w:shd w:val="clear" w:color="auto" w:fill="E1DFDD"/>
    </w:rPr>
  </w:style>
  <w:style w:type="paragraph" w:customStyle="1" w:styleId="108">
    <w:name w:val="EndNote Bibliography Title"/>
    <w:basedOn w:val="1"/>
    <w:link w:val="109"/>
    <w:qFormat/>
    <w:uiPriority w:val="0"/>
    <w:pPr>
      <w:jc w:val="center"/>
    </w:pPr>
    <w:rPr>
      <w:rFonts w:asciiTheme="minorHAnsi" w:hAnsiTheme="minorHAnsi" w:eastAsiaTheme="minorEastAsia"/>
      <w:szCs w:val="22"/>
    </w:rPr>
  </w:style>
  <w:style w:type="character" w:customStyle="1" w:styleId="109">
    <w:name w:val="EndNote Bibliography Title 字符"/>
    <w:link w:val="108"/>
    <w:qFormat/>
    <w:uiPriority w:val="0"/>
    <w:rPr>
      <w:rFonts w:asciiTheme="minorHAnsi" w:hAnsiTheme="minorHAnsi" w:eastAsiaTheme="minorEastAsia"/>
      <w:kern w:val="2"/>
      <w:sz w:val="21"/>
      <w:szCs w:val="22"/>
    </w:rPr>
  </w:style>
  <w:style w:type="paragraph" w:customStyle="1" w:styleId="110">
    <w:name w:val="EndNote Bibliography"/>
    <w:basedOn w:val="1"/>
    <w:link w:val="111"/>
    <w:qFormat/>
    <w:uiPriority w:val="0"/>
    <w:rPr>
      <w:rFonts w:asciiTheme="minorHAnsi" w:hAnsiTheme="minorHAnsi" w:eastAsiaTheme="minorEastAsia"/>
      <w:szCs w:val="22"/>
    </w:rPr>
  </w:style>
  <w:style w:type="character" w:customStyle="1" w:styleId="111">
    <w:name w:val="EndNote Bibliography 字符"/>
    <w:link w:val="110"/>
    <w:qFormat/>
    <w:uiPriority w:val="0"/>
    <w:rPr>
      <w:rFonts w:asciiTheme="minorHAnsi" w:hAnsiTheme="minorHAnsi" w:eastAsiaTheme="minorEastAsia"/>
      <w:kern w:val="2"/>
      <w:sz w:val="21"/>
      <w:szCs w:val="22"/>
    </w:rPr>
  </w:style>
  <w:style w:type="character" w:customStyle="1" w:styleId="112">
    <w:name w:val="占位符文本1"/>
    <w:basedOn w:val="39"/>
    <w:semiHidden/>
    <w:qFormat/>
    <w:uiPriority w:val="99"/>
    <w:rPr>
      <w:color w:val="808080"/>
    </w:rPr>
  </w:style>
  <w:style w:type="paragraph" w:customStyle="1" w:styleId="113">
    <w:name w:val="列表段落1"/>
    <w:basedOn w:val="1"/>
    <w:qFormat/>
    <w:uiPriority w:val="34"/>
    <w:pPr>
      <w:ind w:firstLine="420" w:firstLineChars="200"/>
    </w:pPr>
    <w:rPr>
      <w:rFonts w:asciiTheme="minorHAnsi" w:hAnsiTheme="minorHAnsi" w:eastAsiaTheme="minorEastAsia" w:cstheme="minorBidi"/>
      <w:szCs w:val="22"/>
    </w:rPr>
  </w:style>
  <w:style w:type="paragraph" w:styleId="114">
    <w:name w:val="List Paragraph"/>
    <w:basedOn w:val="1"/>
    <w:uiPriority w:val="99"/>
    <w:pPr>
      <w:ind w:firstLine="420" w:firstLineChars="200"/>
    </w:pPr>
    <w:rPr>
      <w:rFonts w:asciiTheme="minorHAnsi" w:hAnsiTheme="minorHAnsi" w:eastAsiaTheme="minorEastAsia" w:cstheme="minorBidi"/>
      <w:szCs w:val="22"/>
    </w:rPr>
  </w:style>
  <w:style w:type="character" w:styleId="115">
    <w:name w:val="Placeholder Text"/>
    <w:basedOn w:val="39"/>
    <w:semiHidden/>
    <w:uiPriority w:val="99"/>
    <w:rPr>
      <w:color w:val="808080"/>
    </w:rPr>
  </w:style>
  <w:style w:type="character" w:customStyle="1" w:styleId="116">
    <w:name w:val="正文文本 字符"/>
    <w:basedOn w:val="39"/>
    <w:link w:val="15"/>
    <w:uiPriority w:val="0"/>
    <w:rPr>
      <w:rFonts w:asciiTheme="minorHAnsi" w:hAnsiTheme="minorHAnsi" w:eastAsiaTheme="minorEastAsia" w:cstheme="minorBidi"/>
      <w:kern w:val="2"/>
      <w:sz w:val="21"/>
      <w:szCs w:val="22"/>
    </w:rPr>
  </w:style>
  <w:style w:type="paragraph" w:customStyle="1" w:styleId="117">
    <w:name w:val="figure caption"/>
    <w:uiPriority w:val="0"/>
    <w:pPr>
      <w:numPr>
        <w:ilvl w:val="0"/>
        <w:numId w:val="2"/>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18">
    <w:name w:val="修订2"/>
    <w:hidden/>
    <w:semiHidden/>
    <w:uiPriority w:val="99"/>
    <w:rPr>
      <w:rFonts w:ascii="Times New Roman" w:hAnsi="Times New Roman" w:eastAsia="宋体" w:cs="Times New Roman"/>
      <w:kern w:val="2"/>
      <w:sz w:val="21"/>
      <w:szCs w:val="24"/>
      <w:lang w:val="en-US" w:eastAsia="zh-CN" w:bidi="ar-SA"/>
    </w:rPr>
  </w:style>
  <w:style w:type="paragraph" w:customStyle="1" w:styleId="119">
    <w:name w:val="Revision"/>
    <w:hidden/>
    <w:semiHidden/>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9" Type="http://schemas.microsoft.com/office/2011/relationships/people" Target="people.xml"/><Relationship Id="rId58" Type="http://schemas.openxmlformats.org/officeDocument/2006/relationships/fontTable" Target="fontTable.xml"/><Relationship Id="rId57" Type="http://schemas.openxmlformats.org/officeDocument/2006/relationships/customXml" Target="../customXml/item2.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19.png"/><Relationship Id="rId53" Type="http://schemas.openxmlformats.org/officeDocument/2006/relationships/image" Target="media/image18.png"/><Relationship Id="rId52" Type="http://schemas.openxmlformats.org/officeDocument/2006/relationships/image" Target="media/image17.png"/><Relationship Id="rId51" Type="http://schemas.openxmlformats.org/officeDocument/2006/relationships/image" Target="media/image16.png"/><Relationship Id="rId50" Type="http://schemas.openxmlformats.org/officeDocument/2006/relationships/image" Target="media/image15.png"/><Relationship Id="rId5" Type="http://schemas.openxmlformats.org/officeDocument/2006/relationships/header" Target="header1.xml"/><Relationship Id="rId49" Type="http://schemas.openxmlformats.org/officeDocument/2006/relationships/image" Target="media/image14.png"/><Relationship Id="rId48" Type="http://schemas.openxmlformats.org/officeDocument/2006/relationships/image" Target="media/image13.png"/><Relationship Id="rId47" Type="http://schemas.openxmlformats.org/officeDocument/2006/relationships/image" Target="media/image12.png"/><Relationship Id="rId46" Type="http://schemas.openxmlformats.org/officeDocument/2006/relationships/image" Target="media/image11.png"/><Relationship Id="rId45" Type="http://schemas.openxmlformats.org/officeDocument/2006/relationships/image" Target="media/image10.png"/><Relationship Id="rId44" Type="http://schemas.openxmlformats.org/officeDocument/2006/relationships/image" Target="media/image9.jpeg"/><Relationship Id="rId43" Type="http://schemas.openxmlformats.org/officeDocument/2006/relationships/image" Target="media/image8.png"/><Relationship Id="rId42" Type="http://schemas.openxmlformats.org/officeDocument/2006/relationships/image" Target="media/image7.png"/><Relationship Id="rId41" Type="http://schemas.openxmlformats.org/officeDocument/2006/relationships/image" Target="media/image6.png"/><Relationship Id="rId40" Type="http://schemas.openxmlformats.org/officeDocument/2006/relationships/image" Target="media/image5.png"/><Relationship Id="rId4" Type="http://schemas.microsoft.com/office/2011/relationships/commentsExtended" Target="commentsExtended.xml"/><Relationship Id="rId39" Type="http://schemas.openxmlformats.org/officeDocument/2006/relationships/image" Target="media/image4.png"/><Relationship Id="rId38" Type="http://schemas.openxmlformats.org/officeDocument/2006/relationships/image" Target="media/image3.png"/><Relationship Id="rId37" Type="http://schemas.openxmlformats.org/officeDocument/2006/relationships/image" Target="media/image2.png"/><Relationship Id="rId36" Type="http://schemas.openxmlformats.org/officeDocument/2006/relationships/image" Target="media/image1.png"/><Relationship Id="rId35" Type="http://schemas.openxmlformats.org/officeDocument/2006/relationships/theme" Target="theme/theme1.xml"/><Relationship Id="rId34" Type="http://schemas.openxmlformats.org/officeDocument/2006/relationships/header" Target="header17.xml"/><Relationship Id="rId33" Type="http://schemas.openxmlformats.org/officeDocument/2006/relationships/header" Target="header16.xml"/><Relationship Id="rId32" Type="http://schemas.openxmlformats.org/officeDocument/2006/relationships/footer" Target="footer13.xml"/><Relationship Id="rId31" Type="http://schemas.openxmlformats.org/officeDocument/2006/relationships/footer" Target="footer12.xml"/><Relationship Id="rId30" Type="http://schemas.openxmlformats.org/officeDocument/2006/relationships/header" Target="header15.xml"/><Relationship Id="rId3" Type="http://schemas.openxmlformats.org/officeDocument/2006/relationships/comments" Target="comments.xml"/><Relationship Id="rId29" Type="http://schemas.openxmlformats.org/officeDocument/2006/relationships/header" Target="header14.xml"/><Relationship Id="rId28" Type="http://schemas.openxmlformats.org/officeDocument/2006/relationships/footer" Target="footer11.xml"/><Relationship Id="rId27" Type="http://schemas.openxmlformats.org/officeDocument/2006/relationships/header" Target="header13.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y./Library/Containers/com.kingsoft.wpsoffice.mac/Data/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extobjs>
    <extobj name="334E55B0-647D-440b-865C-3EC943EB4CBC-6">
      <extobjdata type="334E55B0-647D-440b-865C-3EC943EB4CBC" data="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"/>
    </extobj>
  </extobj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E91CA4-DEC6-4E7F-9403-8FDE6D6BE88A}">
  <ds:schemaRefs/>
</ds:datastoreItem>
</file>

<file path=docProps/app.xml><?xml version="1.0" encoding="utf-8"?>
<Properties xmlns="http://schemas.openxmlformats.org/officeDocument/2006/extended-properties" xmlns:vt="http://schemas.openxmlformats.org/officeDocument/2006/docPropsVTypes">
  <Template>D:\我的坚果云\0-2021春季学期\论文格式修订\上海交通大学.dot</Template>
  <Company>Microsoft</Company>
  <Pages>86</Pages>
  <Words>12848</Words>
  <Characters>73235</Characters>
  <Lines>610</Lines>
  <Paragraphs>171</Paragraphs>
  <TotalTime>11</TotalTime>
  <ScaleCrop>false</ScaleCrop>
  <LinksUpToDate>false</LinksUpToDate>
  <CharactersWithSpaces>85912</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2026-04-13T20:06:00Z</dcterms:created>
  <dc:creator>ZhangXiang</dc:creator>
  <cp:lastModifiedBy>- -</cp:lastModifiedBy>
  <cp:lastPrinted>2023-04-22T05:12:00Z</cp:lastPrinted>
  <dcterms:modified xsi:type="dcterms:W3CDTF">2026-04-14T02:00:34Z</dcterms:modified>
  <dc:title>东华大学学位论文模板-学术学位</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82A87E9F7956409A570BDD69D8FC7843_43</vt:lpwstr>
  </property>
</Properties>
</file>