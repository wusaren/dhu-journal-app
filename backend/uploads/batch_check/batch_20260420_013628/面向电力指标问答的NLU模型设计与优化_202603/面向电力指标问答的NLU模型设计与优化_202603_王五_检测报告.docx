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4C2DE8FF">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6F63DD">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4CB884E3" wp14:editId="2E7B530D">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tbl>
      <w:tblPr>
        <w:tblW w:w="8789" w:type="dxa"/>
        <w:jc w:val="center"/>
        <w:tblLook w:val="0000" w:firstRow="0" w:lastRow="0" w:firstColumn="0" w:lastColumn="0" w:noHBand="0" w:noVBand="0"/>
      </w:tblPr>
      <w:tblGrid>
        <w:gridCol w:w="3402"/>
        <w:gridCol w:w="5387"/>
      </w:tblGrid>
      <w:tr w:rsidR="0038198F" w:rsidRPr="0076717F" w14:paraId="6D7D6E84" w14:textId="77777777" w:rsidTr="0038308E">
        <w:trPr>
          <w:jc w:val="center"/>
        </w:trPr>
        <w:tc>
          <w:tcPr>
            <w:tcW w:w="3402" w:type="dxa"/>
            <w:vAlign w:val="center"/>
          </w:tcPr>
          <w:p w14:paraId="19B4DC91" w14:textId="33FDD139" w:rsidR="0038198F" w:rsidRPr="00E76548" w:rsidRDefault="0038198F" w:rsidP="00D73AB5">
            <w:pPr>
              <w:adjustRightInd w:val="0"/>
              <w:spacing w:line="440" w:lineRule="exact"/>
              <w:ind w:firstLine="562"/>
              <w:jc w:val="left"/>
              <w:rPr>
                <w:rStyle w:val="-"/>
              </w:rPr>
            </w:pPr>
            <w:r w:rsidRPr="00D171D7">
              <w:rPr>
                <w:rFonts w:hint="eastAsia"/>
                <w:b/>
                <w:bCs/>
                <w:sz w:val="28"/>
              </w:rPr>
              <w:t>Candidate</w:t>
            </w:r>
            <w:r w:rsidRPr="00D171D7">
              <w:rPr>
                <w:rFonts w:hint="eastAsia"/>
                <w:b/>
                <w:bCs/>
                <w:sz w:val="28"/>
              </w:rPr>
              <w:t>：</w:t>
            </w:r>
          </w:p>
        </w:tc>
        <w:tc>
          <w:tcPr>
            <w:tcW w:w="5387" w:type="dxa"/>
            <w:vAlign w:val="center"/>
          </w:tcPr>
          <w:p w14:paraId="4A7E61DE" w14:textId="189120A8" w:rsidR="0038198F" w:rsidRPr="0076717F" w:rsidRDefault="0038198F" w:rsidP="00D73AB5">
            <w:pPr>
              <w:pStyle w:val="-0"/>
            </w:pPr>
            <w:r w:rsidRPr="00D171D7">
              <w:rPr>
                <w:rFonts w:hint="eastAsia"/>
              </w:rPr>
              <w:t>Z</w:t>
            </w:r>
            <w:r>
              <w:rPr>
                <w:rFonts w:hint="eastAsia"/>
              </w:rPr>
              <w:t>ixin Li</w:t>
            </w:r>
          </w:p>
        </w:tc>
      </w:tr>
      <w:tr w:rsidR="0038198F" w:rsidRPr="0076717F" w14:paraId="72D8408B" w14:textId="77777777" w:rsidTr="0038308E">
        <w:trPr>
          <w:jc w:val="center"/>
        </w:trPr>
        <w:tc>
          <w:tcPr>
            <w:tcW w:w="3402" w:type="dxa"/>
            <w:vAlign w:val="center"/>
          </w:tcPr>
          <w:p w14:paraId="0005BB3D" w14:textId="77777777" w:rsidR="0038198F" w:rsidRPr="00E76548" w:rsidRDefault="0038198F" w:rsidP="00D73AB5">
            <w:pPr>
              <w:adjustRightInd w:val="0"/>
              <w:spacing w:line="440" w:lineRule="exact"/>
              <w:ind w:firstLine="562"/>
              <w:jc w:val="left"/>
              <w:rPr>
                <w:rStyle w:val="-"/>
              </w:rPr>
            </w:pPr>
            <w:r w:rsidRPr="00E76548">
              <w:rPr>
                <w:rStyle w:val="-"/>
                <w:rFonts w:hint="eastAsia"/>
              </w:rPr>
              <w:t>Supervisor</w:t>
            </w:r>
            <w:r w:rsidRPr="00E76548">
              <w:rPr>
                <w:rStyle w:val="-"/>
                <w:rFonts w:hint="eastAsia"/>
              </w:rPr>
              <w:t>：</w:t>
            </w:r>
          </w:p>
        </w:tc>
        <w:tc>
          <w:tcPr>
            <w:tcW w:w="5387" w:type="dxa"/>
            <w:vAlign w:val="center"/>
          </w:tcPr>
          <w:p w14:paraId="76ECBB3E" w14:textId="788E94F2" w:rsidR="0038198F" w:rsidRPr="0076717F" w:rsidRDefault="0038198F" w:rsidP="00D73AB5">
            <w:pPr>
              <w:pStyle w:val="-0"/>
            </w:pPr>
            <w:r w:rsidRPr="00D171D7">
              <w:rPr>
                <w:rFonts w:hint="eastAsia"/>
              </w:rPr>
              <w:t>Prof.</w:t>
            </w:r>
            <w:r w:rsidRPr="00D171D7">
              <w:t xml:space="preserve"> </w:t>
            </w:r>
            <w:r w:rsidRPr="00D171D7">
              <w:rPr>
                <w:rFonts w:hint="eastAsia"/>
              </w:rPr>
              <w:t>Hui Song</w:t>
            </w:r>
          </w:p>
        </w:tc>
      </w:tr>
      <w:tr w:rsidR="0038198F" w:rsidRPr="009211D7" w14:paraId="3C8D2A83" w14:textId="77777777" w:rsidTr="0038308E">
        <w:trPr>
          <w:jc w:val="center"/>
        </w:trPr>
        <w:tc>
          <w:tcPr>
            <w:tcW w:w="3402" w:type="dxa"/>
            <w:vAlign w:val="center"/>
          </w:tcPr>
          <w:p w14:paraId="6D310842" w14:textId="3FA8869E" w:rsidR="0038198F" w:rsidRPr="00BA3025" w:rsidRDefault="0038198F" w:rsidP="00D73AB5">
            <w:pPr>
              <w:adjustRightInd w:val="0"/>
              <w:spacing w:line="440" w:lineRule="exact"/>
              <w:ind w:firstLine="562"/>
              <w:jc w:val="left"/>
              <w:rPr>
                <w:b/>
                <w:bCs/>
                <w:sz w:val="28"/>
                <w:szCs w:val="28"/>
              </w:rPr>
            </w:pPr>
            <w:r w:rsidRPr="00D171D7">
              <w:rPr>
                <w:rFonts w:hint="eastAsia"/>
                <w:b/>
                <w:bCs/>
                <w:sz w:val="28"/>
                <w:szCs w:val="28"/>
              </w:rPr>
              <w:t>Major</w:t>
            </w:r>
            <w:r w:rsidRPr="00D171D7">
              <w:rPr>
                <w:rFonts w:hint="eastAsia"/>
                <w:b/>
                <w:bCs/>
                <w:sz w:val="28"/>
              </w:rPr>
              <w:t>：</w:t>
            </w:r>
          </w:p>
        </w:tc>
        <w:tc>
          <w:tcPr>
            <w:tcW w:w="5387" w:type="dxa"/>
            <w:vAlign w:val="center"/>
          </w:tcPr>
          <w:p w14:paraId="0D16BE3F" w14:textId="0664CA79" w:rsidR="0038198F" w:rsidRPr="009211D7" w:rsidRDefault="0038198F" w:rsidP="00D73AB5">
            <w:pPr>
              <w:pStyle w:val="-0"/>
            </w:pPr>
            <w:r>
              <w:rPr>
                <w:rFonts w:hint="eastAsia"/>
              </w:rPr>
              <w:t>Computer Technology</w:t>
            </w:r>
          </w:p>
        </w:tc>
      </w:tr>
      <w:tr w:rsidR="0038198F" w:rsidRPr="009211D7" w14:paraId="1B4757D3" w14:textId="77777777" w:rsidTr="0038308E">
        <w:trPr>
          <w:jc w:val="center"/>
        </w:trPr>
        <w:tc>
          <w:tcPr>
            <w:tcW w:w="3402" w:type="dxa"/>
            <w:vAlign w:val="center"/>
          </w:tcPr>
          <w:p w14:paraId="0EA4C334" w14:textId="75954118" w:rsidR="0038198F" w:rsidRPr="00E76548" w:rsidRDefault="0038198F" w:rsidP="00D73AB5">
            <w:pPr>
              <w:adjustRightInd w:val="0"/>
              <w:spacing w:line="440" w:lineRule="exact"/>
              <w:ind w:firstLine="562"/>
              <w:jc w:val="left"/>
              <w:rPr>
                <w:rStyle w:val="-"/>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Pr>
                <w:rFonts w:hint="eastAsia"/>
                <w:b/>
                <w:bCs/>
                <w:sz w:val="28"/>
                <w:szCs w:val="28"/>
              </w:rPr>
              <w:t>：</w:t>
            </w:r>
          </w:p>
        </w:tc>
        <w:tc>
          <w:tcPr>
            <w:tcW w:w="5387" w:type="dxa"/>
            <w:vAlign w:val="center"/>
          </w:tcPr>
          <w:p w14:paraId="61E14CAC" w14:textId="40253C5D" w:rsidR="0038198F" w:rsidRPr="009211D7" w:rsidRDefault="0038198F" w:rsidP="00D73AB5">
            <w:pPr>
              <w:pStyle w:val="-0"/>
            </w:pPr>
            <w:r w:rsidRPr="00D171D7">
              <w:rPr>
                <w:rFonts w:hint="eastAsia"/>
              </w:rPr>
              <w:t>Natural Language Processing</w:t>
            </w:r>
          </w:p>
        </w:tc>
      </w:tr>
      <w:tr w:rsidR="0038198F" w:rsidRPr="0076717F" w14:paraId="5C823BA3" w14:textId="77777777" w:rsidTr="0038308E">
        <w:trPr>
          <w:jc w:val="center"/>
        </w:trPr>
        <w:tc>
          <w:tcPr>
            <w:tcW w:w="3402" w:type="dxa"/>
            <w:vAlign w:val="center"/>
          </w:tcPr>
          <w:p w14:paraId="1B00FE5D" w14:textId="12646137" w:rsidR="0038198F" w:rsidRPr="00E76548" w:rsidRDefault="0038198F" w:rsidP="00D73AB5">
            <w:pPr>
              <w:adjustRightInd w:val="0"/>
              <w:spacing w:line="440" w:lineRule="exact"/>
              <w:ind w:firstLine="562"/>
              <w:jc w:val="left"/>
              <w:rPr>
                <w:rStyle w:val="-"/>
              </w:rPr>
            </w:pPr>
            <w:r w:rsidRPr="00D171D7">
              <w:rPr>
                <w:rFonts w:hint="eastAsia"/>
                <w:b/>
                <w:bCs/>
                <w:sz w:val="28"/>
              </w:rPr>
              <w:t>Affiliation</w:t>
            </w:r>
            <w:r w:rsidRPr="00D171D7">
              <w:rPr>
                <w:rFonts w:hint="eastAsia"/>
                <w:b/>
                <w:bCs/>
                <w:sz w:val="28"/>
              </w:rPr>
              <w:t>：</w:t>
            </w:r>
          </w:p>
        </w:tc>
        <w:tc>
          <w:tcPr>
            <w:tcW w:w="5387" w:type="dxa"/>
            <w:vAlign w:val="center"/>
          </w:tcPr>
          <w:p w14:paraId="102AFEEB" w14:textId="5D8C890A" w:rsidR="0038198F" w:rsidRPr="0076717F" w:rsidRDefault="0038198F" w:rsidP="0038308E">
            <w:pPr>
              <w:pStyle w:val="-0"/>
              <w:jc w:val="left"/>
            </w:pPr>
            <w:r>
              <w:rPr>
                <w:rFonts w:hint="eastAsia"/>
              </w:rPr>
              <w:t>College of Computer Science and Technology</w:t>
            </w:r>
          </w:p>
        </w:tc>
      </w:tr>
      <w:tr w:rsidR="0038198F" w:rsidRPr="0076717F" w14:paraId="24A9D50A" w14:textId="77777777" w:rsidTr="0038308E">
        <w:trPr>
          <w:jc w:val="center"/>
        </w:trPr>
        <w:tc>
          <w:tcPr>
            <w:tcW w:w="3402" w:type="dxa"/>
            <w:vAlign w:val="center"/>
          </w:tcPr>
          <w:p w14:paraId="0B36B3E2" w14:textId="68334E2A" w:rsidR="0038198F" w:rsidRPr="00E76548" w:rsidRDefault="0038198F" w:rsidP="00D73AB5">
            <w:pPr>
              <w:adjustRightInd w:val="0"/>
              <w:spacing w:line="440" w:lineRule="exact"/>
              <w:ind w:firstLine="562"/>
              <w:jc w:val="left"/>
              <w:rPr>
                <w:rStyle w:val="-"/>
              </w:rPr>
            </w:pPr>
            <w:r w:rsidRPr="00D171D7">
              <w:rPr>
                <w:rFonts w:hint="eastAsia"/>
                <w:b/>
                <w:bCs/>
                <w:sz w:val="28"/>
              </w:rPr>
              <w:t>Date of Submit</w:t>
            </w:r>
            <w:r w:rsidRPr="00D171D7">
              <w:rPr>
                <w:rFonts w:hint="eastAsia"/>
                <w:b/>
                <w:bCs/>
                <w:sz w:val="28"/>
              </w:rPr>
              <w:t>：</w:t>
            </w:r>
          </w:p>
        </w:tc>
        <w:tc>
          <w:tcPr>
            <w:tcW w:w="5387" w:type="dxa"/>
            <w:vAlign w:val="center"/>
          </w:tcPr>
          <w:p w14:paraId="4C9FAC82" w14:textId="08E7EE16" w:rsidR="0038198F" w:rsidRPr="0076717F" w:rsidRDefault="0038198F" w:rsidP="00D73AB5">
            <w:pPr>
              <w:pStyle w:val="-0"/>
            </w:pPr>
            <w:r w:rsidRPr="00D171D7">
              <w:rPr>
                <w:rFonts w:hint="eastAsia"/>
              </w:rPr>
              <w:t>Apr, 20</w:t>
            </w:r>
            <w:r w:rsidRPr="00D171D7">
              <w:t>2</w:t>
            </w:r>
            <w:r>
              <w:rPr>
                <w:rFonts w:hint="eastAsia"/>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317AA973"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r w:rsidR="005A287D" w:rsidRPr="00D60440">
        <w:rPr>
          <w:noProof/>
          <w:szCs w:val="22"/>
        </w:rPr>
        <w:drawing>
          <wp:inline distT="0" distB="0" distL="0" distR="0" wp14:anchorId="49C36017" wp14:editId="674A3ED9">
            <wp:extent cx="947738" cy="459311"/>
            <wp:effectExtent l="0" t="0" r="5080" b="0"/>
            <wp:docPr id="10532915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53F6A615" w14:textId="77777777" w:rsidR="00212359" w:rsidRPr="00181E05" w:rsidRDefault="00212359" w:rsidP="00212359">
      <w:pPr>
        <w:ind w:firstLineChars="0" w:firstLine="0"/>
        <w:rPr>
          <w:szCs w:val="22"/>
        </w:rPr>
      </w:pPr>
    </w:p>
    <w:p w14:paraId="384E5F4D" w14:textId="3616BD9D"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00596C9B">
        <w:rPr>
          <w:rFonts w:hint="eastAsia"/>
          <w:szCs w:val="22"/>
        </w:rPr>
        <w:t>10</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151FEB50" w14:textId="07C2DC45" w:rsidR="00212359" w:rsidRPr="005A287D" w:rsidRDefault="00212359" w:rsidP="005A287D">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049308B9" w14:textId="735F6398" w:rsidR="00212359" w:rsidRPr="00181E05" w:rsidRDefault="00212359" w:rsidP="00212359">
      <w:pPr>
        <w:ind w:firstLine="420"/>
        <w:jc w:val="left"/>
        <w:rPr>
          <w:sz w:val="21"/>
          <w:szCs w:val="16"/>
        </w:rPr>
      </w:pPr>
    </w:p>
    <w:p w14:paraId="17C25E93" w14:textId="2D7CB20F" w:rsidR="00212359" w:rsidRPr="005A287D" w:rsidRDefault="005A287D" w:rsidP="00212359">
      <w:pPr>
        <w:ind w:firstLineChars="0" w:firstLine="0"/>
        <w:rPr>
          <w:kern w:val="0"/>
          <w:szCs w:val="18"/>
        </w:rPr>
      </w:pPr>
      <w:r w:rsidRPr="00181E05">
        <w:rPr>
          <w:noProof/>
          <w:kern w:val="0"/>
          <w:szCs w:val="18"/>
        </w:rPr>
        <w:drawing>
          <wp:anchor distT="0" distB="0" distL="114935" distR="114935" simplePos="0" relativeHeight="251659264" behindDoc="0" locked="0" layoutInCell="1" allowOverlap="1" wp14:anchorId="6121FA9F" wp14:editId="79BD52B1">
            <wp:simplePos x="0" y="0"/>
            <wp:positionH relativeFrom="column">
              <wp:posOffset>1159510</wp:posOffset>
            </wp:positionH>
            <wp:positionV relativeFrom="paragraph">
              <wp:posOffset>124373</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r w:rsidR="00212359" w:rsidRPr="00181E05">
        <w:rPr>
          <w:sz w:val="18"/>
          <w:szCs w:val="21"/>
        </w:rPr>
        <w:t xml:space="preserve">  </w:t>
      </w:r>
      <w:r w:rsidR="00212359" w:rsidRPr="00181E05">
        <w:rPr>
          <w:kern w:val="0"/>
          <w:szCs w:val="18"/>
        </w:rPr>
        <w:t xml:space="preserve">    </w:t>
      </w:r>
      <w:r w:rsidR="00212359" w:rsidRPr="00181E05">
        <w:rPr>
          <w:rFonts w:hint="eastAsia"/>
          <w:kern w:val="0"/>
          <w:szCs w:val="18"/>
        </w:rPr>
        <w:t>导师签名</w:t>
      </w:r>
      <w:r w:rsidR="00212359" w:rsidRPr="00181E05">
        <w:rPr>
          <w:rFonts w:hint="eastAsia"/>
          <w:kern w:val="0"/>
          <w:szCs w:val="18"/>
        </w:rPr>
        <w:t>:</w:t>
      </w:r>
      <w:r w:rsidR="00212359" w:rsidRPr="00181E05">
        <w:rPr>
          <w:kern w:val="0"/>
          <w:szCs w:val="18"/>
        </w:rPr>
        <w:t xml:space="preserve">                  </w:t>
      </w:r>
      <w:r w:rsidR="00212359" w:rsidRPr="005A287D">
        <w:rPr>
          <w:rFonts w:hint="eastAsia"/>
          <w:kern w:val="0"/>
          <w:szCs w:val="18"/>
        </w:rPr>
        <w:t>学位论文作者签名：</w:t>
      </w:r>
      <w:r w:rsidRPr="005A287D">
        <w:rPr>
          <w:noProof/>
          <w:kern w:val="0"/>
          <w:szCs w:val="18"/>
        </w:rPr>
        <w:drawing>
          <wp:inline distT="0" distB="0" distL="0" distR="0" wp14:anchorId="4A33AD33" wp14:editId="3B884AC7">
            <wp:extent cx="947738" cy="459311"/>
            <wp:effectExtent l="0" t="0" r="5080" b="0"/>
            <wp:docPr id="1930623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729191FB"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006F63DD">
        <w:rPr>
          <w:rFonts w:hint="eastAsia"/>
          <w:szCs w:val="22"/>
        </w:rPr>
        <w:t xml:space="preserve"> 10</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2BD610BD"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20"/>
          <w:headerReference w:type="default" r:id="rId21"/>
          <w:footerReference w:type="even" r:id="rId22"/>
          <w:footerReference w:type="default" r:id="rId23"/>
          <w:headerReference w:type="first" r:id="rId24"/>
          <w:footerReference w:type="first" r:id="rId25"/>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commentRangeStart w:id="12"/>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commentRangeEnd w:id="12"/>
      <w:r>
        <w:rPr>
          <w:rStyle w:val="CommentReference"/>
        </w:rPr>
        <w:commentReference w:id="12"/>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4845606"/>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6FD4B770"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00300EA5">
        <w:rPr>
          <w:rFonts w:hint="eastAsia"/>
          <w:sz w:val="24"/>
          <w:szCs w:val="22"/>
        </w:rPr>
        <w:t>。</w:t>
      </w:r>
      <w:r w:rsidR="00905B37">
        <w:rPr>
          <w:rFonts w:hint="eastAsia"/>
          <w:sz w:val="24"/>
          <w:szCs w:val="22"/>
        </w:rPr>
        <w:t>电力指标问答的目标</w:t>
      </w:r>
      <w:r w:rsidRPr="00604280">
        <w:rPr>
          <w:sz w:val="24"/>
          <w:szCs w:val="22"/>
        </w:rPr>
        <w:t>是根据用户的</w:t>
      </w:r>
      <w:r w:rsidR="00905B37">
        <w:rPr>
          <w:rFonts w:hint="eastAsia"/>
          <w:sz w:val="24"/>
          <w:szCs w:val="22"/>
        </w:rPr>
        <w:t>自然语言</w:t>
      </w:r>
      <w:r w:rsidRPr="00604280">
        <w:rPr>
          <w:sz w:val="24"/>
          <w:szCs w:val="22"/>
        </w:rPr>
        <w:t>问题</w:t>
      </w:r>
      <w:r w:rsidR="00905B37">
        <w:rPr>
          <w:rFonts w:hint="eastAsia"/>
          <w:sz w:val="24"/>
          <w:szCs w:val="22"/>
        </w:rPr>
        <w:t>，生成相应的</w:t>
      </w:r>
      <w:r w:rsidR="00905B37">
        <w:rPr>
          <w:rFonts w:hint="eastAsia"/>
          <w:sz w:val="24"/>
          <w:szCs w:val="22"/>
        </w:rPr>
        <w:t>SQL</w:t>
      </w:r>
      <w:r w:rsidR="00905B37">
        <w:rPr>
          <w:rFonts w:hint="eastAsia"/>
          <w:sz w:val="24"/>
          <w:szCs w:val="22"/>
        </w:rPr>
        <w:t>查询获取</w:t>
      </w:r>
      <w:r w:rsidRPr="00604280">
        <w:rPr>
          <w:sz w:val="24"/>
          <w:szCs w:val="22"/>
        </w:rPr>
        <w:t>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w:t>
      </w:r>
      <w:r w:rsidR="00DE0D33">
        <w:rPr>
          <w:rFonts w:hint="eastAsia"/>
          <w:sz w:val="24"/>
          <w:szCs w:val="22"/>
        </w:rPr>
        <w:t>组成</w:t>
      </w:r>
      <w:r w:rsidR="00C80229">
        <w:rPr>
          <w:rFonts w:hint="eastAsia"/>
          <w:sz w:val="24"/>
          <w:szCs w:val="22"/>
        </w:rPr>
        <w:t>部分，</w:t>
      </w:r>
      <w:r w:rsidR="00861716">
        <w:rPr>
          <w:rFonts w:hint="eastAsia"/>
          <w:sz w:val="24"/>
          <w:szCs w:val="22"/>
        </w:rPr>
        <w:t>理解用户的意图，解析问题的查询参数，</w:t>
      </w:r>
      <w:r w:rsidR="00C80229">
        <w:rPr>
          <w:rFonts w:hint="eastAsia"/>
          <w:sz w:val="24"/>
          <w:szCs w:val="22"/>
        </w:rPr>
        <w:t>其</w:t>
      </w:r>
      <w:r w:rsidRPr="00604280">
        <w:rPr>
          <w:sz w:val="24"/>
          <w:szCs w:val="22"/>
        </w:rPr>
        <w:t>性能决定了整体问答效果。</w:t>
      </w:r>
      <w:r w:rsidRPr="00DE4DD7">
        <w:rPr>
          <w:rFonts w:hint="eastAsia"/>
          <w:sz w:val="24"/>
          <w:szCs w:val="22"/>
        </w:rPr>
        <w:t>然而</w:t>
      </w:r>
      <w:r>
        <w:rPr>
          <w:rFonts w:hint="eastAsia"/>
          <w:sz w:val="24"/>
          <w:szCs w:val="22"/>
        </w:rPr>
        <w:t>，</w:t>
      </w:r>
      <w:r w:rsidR="00861716">
        <w:rPr>
          <w:rFonts w:hint="eastAsia"/>
          <w:sz w:val="24"/>
          <w:szCs w:val="22"/>
        </w:rPr>
        <w:t>由于</w:t>
      </w:r>
      <w:r w:rsidRPr="00DE4DD7">
        <w:rPr>
          <w:sz w:val="24"/>
          <w:szCs w:val="22"/>
        </w:rPr>
        <w:t>电力</w:t>
      </w:r>
      <w:r w:rsidRPr="00DE4DD7">
        <w:rPr>
          <w:rFonts w:hint="eastAsia"/>
          <w:sz w:val="24"/>
          <w:szCs w:val="22"/>
        </w:rPr>
        <w:t>领域术语</w:t>
      </w:r>
      <w:r>
        <w:rPr>
          <w:rFonts w:hint="eastAsia"/>
          <w:sz w:val="24"/>
          <w:szCs w:val="22"/>
        </w:rPr>
        <w:t>复杂</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00861716">
        <w:rPr>
          <w:rFonts w:hint="eastAsia"/>
          <w:sz w:val="24"/>
          <w:szCs w:val="22"/>
        </w:rPr>
        <w:t>解析</w:t>
      </w:r>
      <w:r w:rsidRPr="00E06C96">
        <w:rPr>
          <w:sz w:val="24"/>
          <w:szCs w:val="22"/>
        </w:rPr>
        <w:t>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4C540DEB" w:rsidR="00212359" w:rsidRDefault="00212359" w:rsidP="00212359">
      <w:pPr>
        <w:pStyle w:val="af8"/>
        <w:ind w:firstLine="480"/>
        <w:rPr>
          <w:sz w:val="24"/>
          <w:szCs w:val="22"/>
        </w:rPr>
      </w:pPr>
      <w:r w:rsidRPr="00EB7428">
        <w:rPr>
          <w:sz w:val="24"/>
          <w:szCs w:val="22"/>
        </w:rPr>
        <w:t>针对</w:t>
      </w:r>
      <w:r w:rsidR="006B74D1">
        <w:rPr>
          <w:rFonts w:hint="eastAsia"/>
          <w:sz w:val="24"/>
          <w:szCs w:val="22"/>
        </w:rPr>
        <w:t>以上</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w:t>
      </w:r>
      <w:r w:rsidR="00D03ACD">
        <w:rPr>
          <w:rFonts w:hint="eastAsia"/>
          <w:sz w:val="24"/>
          <w:szCs w:val="22"/>
        </w:rPr>
        <w:t>在此基础上</w:t>
      </w:r>
      <w:r w:rsidRPr="00EB7428">
        <w:rPr>
          <w:sz w:val="24"/>
          <w:szCs w:val="22"/>
        </w:rPr>
        <w:t>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2831399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基于电力领域词典</w:t>
      </w:r>
      <w:r w:rsidR="00D03ACD">
        <w:rPr>
          <w:rFonts w:hint="eastAsia"/>
          <w:sz w:val="24"/>
          <w:szCs w:val="22"/>
        </w:rPr>
        <w:t>训练获得了领域</w:t>
      </w:r>
      <w:proofErr w:type="gramStart"/>
      <w:r>
        <w:rPr>
          <w:rFonts w:hint="eastAsia"/>
          <w:sz w:val="24"/>
          <w:szCs w:val="22"/>
        </w:rPr>
        <w:t>预训练词</w:t>
      </w:r>
      <w:proofErr w:type="gramEnd"/>
      <w:r>
        <w:rPr>
          <w:rFonts w:hint="eastAsia"/>
          <w:sz w:val="24"/>
          <w:szCs w:val="22"/>
        </w:rPr>
        <w:t>模型，</w:t>
      </w:r>
      <w:r w:rsidR="00D676AD">
        <w:rPr>
          <w:rFonts w:hint="eastAsia"/>
          <w:sz w:val="24"/>
          <w:szCs w:val="22"/>
        </w:rPr>
        <w:t>并</w:t>
      </w:r>
      <w:r>
        <w:rPr>
          <w:rFonts w:hint="eastAsia"/>
          <w:sz w:val="24"/>
          <w:szCs w:val="22"/>
        </w:rPr>
        <w:t>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421AEDE1"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00014B29">
        <w:rPr>
          <w:rFonts w:hint="eastAsia"/>
          <w:sz w:val="24"/>
          <w:szCs w:val="22"/>
        </w:rPr>
        <w:t>一方面，</w:t>
      </w:r>
      <w:r w:rsidRPr="00063065">
        <w:rPr>
          <w:rFonts w:hint="eastAsia"/>
          <w:sz w:val="24"/>
          <w:szCs w:val="22"/>
        </w:rPr>
        <w:t>通过引入句法分析</w:t>
      </w:r>
      <w:r>
        <w:rPr>
          <w:rFonts w:hint="eastAsia"/>
          <w:sz w:val="24"/>
          <w:szCs w:val="22"/>
        </w:rPr>
        <w:t>树</w:t>
      </w:r>
      <w:r w:rsidR="00F370E5">
        <w:rPr>
          <w:rFonts w:hint="eastAsia"/>
          <w:sz w:val="24"/>
          <w:szCs w:val="22"/>
        </w:rPr>
        <w:t>和</w:t>
      </w:r>
      <w:r w:rsidR="00F370E5" w:rsidRPr="00063065">
        <w:rPr>
          <w:rFonts w:hint="eastAsia"/>
          <w:sz w:val="24"/>
          <w:szCs w:val="22"/>
        </w:rPr>
        <w:t>意图</w:t>
      </w:r>
      <w:r w:rsidR="0000592D">
        <w:rPr>
          <w:rFonts w:hint="eastAsia"/>
          <w:sz w:val="24"/>
          <w:szCs w:val="22"/>
        </w:rPr>
        <w:t>与</w:t>
      </w:r>
      <w:proofErr w:type="gramStart"/>
      <w:r w:rsidR="00F370E5" w:rsidRPr="00063065">
        <w:rPr>
          <w:rFonts w:hint="eastAsia"/>
          <w:sz w:val="24"/>
          <w:szCs w:val="22"/>
        </w:rPr>
        <w:t>槽信息</w:t>
      </w:r>
      <w:proofErr w:type="gramEnd"/>
      <w:r w:rsidR="00F370E5">
        <w:rPr>
          <w:rFonts w:hint="eastAsia"/>
          <w:sz w:val="24"/>
          <w:szCs w:val="22"/>
        </w:rPr>
        <w:t>联合建模的方式</w:t>
      </w:r>
      <w:r w:rsidRPr="00063065">
        <w:rPr>
          <w:rFonts w:hint="eastAsia"/>
          <w:sz w:val="24"/>
          <w:szCs w:val="22"/>
        </w:rPr>
        <w:t>，实现</w:t>
      </w:r>
      <w:proofErr w:type="gramStart"/>
      <w:r w:rsidR="00F370E5">
        <w:rPr>
          <w:rFonts w:hint="eastAsia"/>
          <w:sz w:val="24"/>
          <w:szCs w:val="22"/>
        </w:rPr>
        <w:t>了</w:t>
      </w:r>
      <w:r w:rsidRPr="00063065">
        <w:rPr>
          <w:rFonts w:hint="eastAsia"/>
          <w:sz w:val="24"/>
          <w:szCs w:val="22"/>
        </w:rPr>
        <w:t>字级模型</w:t>
      </w:r>
      <w:proofErr w:type="gramEnd"/>
      <w:r w:rsidRPr="00063065">
        <w:rPr>
          <w:rFonts w:hint="eastAsia"/>
          <w:sz w:val="24"/>
          <w:szCs w:val="22"/>
        </w:rPr>
        <w:t>对外部文法知识的引入</w:t>
      </w:r>
      <w:r w:rsidR="008C7D3F">
        <w:rPr>
          <w:rFonts w:hint="eastAsia"/>
          <w:sz w:val="24"/>
          <w:szCs w:val="22"/>
        </w:rPr>
        <w:t>，</w:t>
      </w:r>
      <w:r w:rsidR="00F370E5">
        <w:rPr>
          <w:rFonts w:hint="eastAsia"/>
          <w:sz w:val="24"/>
          <w:szCs w:val="22"/>
        </w:rPr>
        <w:t>并</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sidR="00014B29">
        <w:rPr>
          <w:rFonts w:hint="eastAsia"/>
          <w:sz w:val="24"/>
          <w:szCs w:val="22"/>
        </w:rPr>
        <w:t>另一方面，</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5CCE121B"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00536F79">
        <w:rPr>
          <w:rFonts w:hint="eastAsia"/>
          <w:sz w:val="24"/>
          <w:szCs w:val="22"/>
        </w:rPr>
        <w:t>实现了</w:t>
      </w:r>
      <w:r w:rsidRPr="00D06269">
        <w:rPr>
          <w:rFonts w:hint="eastAsia"/>
          <w:sz w:val="24"/>
          <w:szCs w:val="22"/>
        </w:rPr>
        <w:t>可持续迭代的自动化语义解析系统</w:t>
      </w:r>
      <w:r>
        <w:rPr>
          <w:rFonts w:hint="eastAsia"/>
          <w:sz w:val="24"/>
          <w:szCs w:val="22"/>
        </w:rPr>
        <w:t>。将定期收集</w:t>
      </w:r>
      <w:r w:rsidR="007726E4">
        <w:rPr>
          <w:rFonts w:hint="eastAsia"/>
          <w:sz w:val="24"/>
          <w:szCs w:val="22"/>
        </w:rPr>
        <w:t>到</w:t>
      </w:r>
      <w:r>
        <w:rPr>
          <w:rFonts w:hint="eastAsia"/>
          <w:sz w:val="24"/>
          <w:szCs w:val="22"/>
        </w:rPr>
        <w:t>的</w:t>
      </w:r>
      <w:r>
        <w:rPr>
          <w:rFonts w:hint="eastAsia"/>
          <w:sz w:val="24"/>
          <w:szCs w:val="22"/>
        </w:rPr>
        <w:t>Bad-Case</w:t>
      </w:r>
      <w:r w:rsidRPr="00D06269">
        <w:rPr>
          <w:rFonts w:hint="eastAsia"/>
          <w:sz w:val="24"/>
          <w:szCs w:val="22"/>
        </w:rPr>
        <w:t>自动</w:t>
      </w:r>
      <w:r w:rsidR="00536F79">
        <w:rPr>
          <w:rFonts w:hint="eastAsia"/>
          <w:sz w:val="24"/>
          <w:szCs w:val="22"/>
        </w:rPr>
        <w:t>导</w:t>
      </w:r>
      <w:r w:rsidRPr="00D06269">
        <w:rPr>
          <w:rFonts w:hint="eastAsia"/>
          <w:sz w:val="24"/>
          <w:szCs w:val="22"/>
        </w:rPr>
        <w:t>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sidR="00C71BD5">
        <w:rPr>
          <w:rFonts w:hint="eastAsia"/>
          <w:sz w:val="24"/>
          <w:szCs w:val="22"/>
        </w:rPr>
        <w:t>并</w:t>
      </w:r>
      <w:r w:rsidR="00536F79">
        <w:rPr>
          <w:rFonts w:hint="eastAsia"/>
          <w:sz w:val="24"/>
          <w:szCs w:val="22"/>
        </w:rPr>
        <w:t>提供</w:t>
      </w:r>
      <w:r w:rsidRPr="00D06269">
        <w:rPr>
          <w:rFonts w:hint="eastAsia"/>
          <w:sz w:val="24"/>
          <w:szCs w:val="22"/>
        </w:rPr>
        <w:t>全流程自动化</w:t>
      </w:r>
      <w:r w:rsidR="00536F79">
        <w:rPr>
          <w:rFonts w:hint="eastAsia"/>
          <w:sz w:val="24"/>
          <w:szCs w:val="22"/>
        </w:rPr>
        <w:t>的模型训练功能</w:t>
      </w:r>
      <w:r w:rsidRPr="00D06269">
        <w:rPr>
          <w:rFonts w:hint="eastAsia"/>
          <w:sz w:val="24"/>
          <w:szCs w:val="22"/>
        </w:rPr>
        <w:t>，提高</w:t>
      </w:r>
      <w:r>
        <w:rPr>
          <w:rFonts w:hint="eastAsia"/>
          <w:sz w:val="24"/>
          <w:szCs w:val="22"/>
        </w:rPr>
        <w:t>模型的</w:t>
      </w:r>
      <w:r w:rsidRPr="00D06269">
        <w:rPr>
          <w:rFonts w:hint="eastAsia"/>
          <w:sz w:val="24"/>
          <w:szCs w:val="22"/>
        </w:rPr>
        <w:t>迭代效率；建立模型版本管理体系，记录</w:t>
      </w:r>
      <w:r>
        <w:rPr>
          <w:rFonts w:hint="eastAsia"/>
          <w:sz w:val="24"/>
          <w:szCs w:val="22"/>
        </w:rPr>
        <w:t>每一</w:t>
      </w:r>
      <w:r w:rsidRPr="00D06269">
        <w:rPr>
          <w:rFonts w:hint="eastAsia"/>
          <w:sz w:val="24"/>
          <w:szCs w:val="22"/>
        </w:rPr>
        <w:t>版本</w:t>
      </w:r>
      <w:r w:rsidR="0004238A">
        <w:rPr>
          <w:rFonts w:hint="eastAsia"/>
          <w:sz w:val="24"/>
          <w:szCs w:val="22"/>
        </w:rPr>
        <w:t>模型的</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6"/>
          <w:headerReference w:type="default" r:id="rId27"/>
          <w:footerReference w:type="even" r:id="rId28"/>
          <w:footerReference w:type="default" r:id="rId29"/>
          <w:headerReference w:type="first" r:id="rId30"/>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428CC">
      <w:pPr>
        <w:spacing w:before="397" w:after="397" w:line="0" w:lineRule="atLeast"/>
        <w:ind w:firstLineChars="0" w:firstLine="0"/>
        <w:jc w:val="center"/>
        <w:rPr>
          <w:rFonts w:eastAsia="Times New Roman"/>
          <w:b/>
          <w:color w:val="000000" w:themeColor="text1"/>
          <w:sz w:val="32"/>
          <w:szCs w:val="44"/>
        </w:rPr>
      </w:pPr>
      <w:bookmarkStart w:id="3" w:name="_Toc251145515"/>
      <w:bookmarkStart w:id="4" w:name="_Toc251145351"/>
      <w:bookmarkStart w:id="5" w:name="_Toc251162500"/>
      <w:commentRangeStart w:id="13"/>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commentRangeEnd w:id="13"/>
      <w:r>
        <w:rPr>
          <w:rStyle w:val="CommentReference"/>
        </w:rPr>
        <w:commentReference w:id="13"/>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4845607"/>
      <w:commentRangeStart w:id="0"/>
      <w:r w:rsidRPr="008B6825">
        <w:rPr>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39C2DCFA" w14:textId="4AAFA029" w:rsidR="00ED73B5" w:rsidRPr="008B6825" w:rsidRDefault="00ED73B5" w:rsidP="006E1167">
      <w:pPr>
        <w:spacing w:line="240" w:lineRule="auto"/>
        <w:ind w:firstLine="440"/>
        <w:rPr>
          <w:sz w:val="22"/>
          <w:szCs w:val="22"/>
        </w:rPr>
      </w:pPr>
      <w:commentRangeStart w:id="1"/>
      <w:r w:rsidRPr="00ED73B5">
        <w:rPr>
          <w:sz w:val="22"/>
          <w:szCs w:val="22"/>
        </w:rPr>
        <w:t xml:space="preserve">In recent years, the application of intelligent question answering systems in the field of electricity has become increasingly widespread. The goal of power indicator Q&amp;A is to generate corresponding SQL queries based on users' natural language questions to obtain answers. Natural Language Understanding (NLU), as a key component, understands the user's intention, parses the query key parameters of the problem, and its performance determines the overall effectiveness of question answering. However, due to the complexity of terminology in the field of electric power, the traditional encoding method based on </w:t>
      </w:r>
      <w:r w:rsidR="002B78A0">
        <w:rPr>
          <w:rFonts w:hint="eastAsia"/>
          <w:sz w:val="22"/>
          <w:szCs w:val="22"/>
        </w:rPr>
        <w:t>word</w:t>
      </w:r>
      <w:r w:rsidRPr="00ED73B5">
        <w:rPr>
          <w:sz w:val="22"/>
          <w:szCs w:val="22"/>
        </w:rPr>
        <w:t>s can easily lead to errors in identifying professional terminology and cause parsing deviations. In addition, although existing models have shown high predictive performance on trained indicator items, they often encounter slot filling errors and mismatch between intent and intent specific slots when facing complex sentence structures or problems where no indicator items are seen. These issues severely constrain the performance of the model in practical applications.</w:t>
      </w:r>
      <w:commentRangeEnd w:id="1"/>
      <w:r>
        <w:rPr>
          <w:rStyle w:val="CommentReference"/>
        </w:rPr>
        <w:commentReference w:id="1"/>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w:t>
      </w:r>
      <w:r w:rsidR="004B0CD2" w:rsidRPr="004B0CD2">
        <w:rPr>
          <w:sz w:val="22"/>
          <w:szCs w:val="22"/>
        </w:rPr>
        <w:lastRenderedPageBreak/>
        <w:t>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6DBD3B85" w:rsidR="008B6825" w:rsidRDefault="008B6825" w:rsidP="00624B36">
      <w:pPr>
        <w:ind w:left="1800" w:hangingChars="747" w:hanging="1800"/>
        <w:rPr>
          <w:bCs/>
        </w:rPr>
      </w:pPr>
      <w:commentRangeStart w:id="2"/>
      <w:r w:rsidRPr="008B6825">
        <w:rPr>
          <w:b/>
          <w:bCs/>
        </w:rPr>
        <w:t>K</w:t>
      </w:r>
      <w:r w:rsidRPr="008B6825">
        <w:rPr>
          <w:rFonts w:hint="eastAsia"/>
          <w:b/>
          <w:bCs/>
        </w:rPr>
        <w:t>EY WORDS</w:t>
      </w:r>
      <w:r w:rsidRPr="008B6825">
        <w:rPr>
          <w:b/>
          <w:bCs/>
        </w:rPr>
        <w:t>:</w:t>
      </w:r>
      <w:r w:rsidRPr="008B6825">
        <w:rPr>
          <w:bCs/>
        </w:rPr>
        <w:t xml:space="preserve"> </w:t>
      </w:r>
      <w:r w:rsidR="0027489E">
        <w:rPr>
          <w:rFonts w:hint="eastAsia"/>
          <w:bCs/>
        </w:rPr>
        <w:t>N</w:t>
      </w:r>
      <w:r w:rsidR="00A558F7">
        <w:rPr>
          <w:rFonts w:hint="eastAsia"/>
          <w:bCs/>
        </w:rPr>
        <w:t xml:space="preserve">ature language understanding, </w:t>
      </w:r>
      <w:r w:rsidR="0027489E">
        <w:rPr>
          <w:rFonts w:hint="eastAsia"/>
          <w:bCs/>
        </w:rPr>
        <w:t>W</w:t>
      </w:r>
      <w:r w:rsidR="00A558F7">
        <w:rPr>
          <w:rFonts w:hint="eastAsia"/>
          <w:bCs/>
        </w:rPr>
        <w:t>ord-</w:t>
      </w:r>
      <w:r w:rsidR="0027489E">
        <w:rPr>
          <w:rFonts w:hint="eastAsia"/>
          <w:bCs/>
        </w:rPr>
        <w:t>P</w:t>
      </w:r>
      <w:r w:rsidR="002470A6">
        <w:rPr>
          <w:rFonts w:hint="eastAsia"/>
          <w:bCs/>
        </w:rPr>
        <w:t>hrase</w:t>
      </w:r>
      <w:r w:rsidR="00A558F7">
        <w:rPr>
          <w:rFonts w:hint="eastAsia"/>
          <w:bCs/>
        </w:rPr>
        <w:t xml:space="preserve"> fusion, </w:t>
      </w:r>
      <w:r w:rsidR="0027489E">
        <w:rPr>
          <w:rFonts w:hint="eastAsia"/>
          <w:bCs/>
        </w:rPr>
        <w:t>S</w:t>
      </w:r>
      <w:r w:rsidR="00A558F7">
        <w:rPr>
          <w:rFonts w:hint="eastAsia"/>
          <w:bCs/>
        </w:rPr>
        <w:t xml:space="preserve">yntactic analysis tree, </w:t>
      </w:r>
      <w:r w:rsidR="0027489E">
        <w:rPr>
          <w:rFonts w:hint="eastAsia"/>
          <w:bCs/>
        </w:rPr>
        <w:t>I</w:t>
      </w:r>
      <w:r w:rsidR="00A558F7">
        <w:rPr>
          <w:rFonts w:hint="eastAsia"/>
          <w:bCs/>
        </w:rPr>
        <w:t>ntent-</w:t>
      </w:r>
      <w:r w:rsidR="0027489E">
        <w:rPr>
          <w:rFonts w:hint="eastAsia"/>
          <w:bCs/>
        </w:rPr>
        <w:t>S</w:t>
      </w:r>
      <w:r w:rsidR="00A558F7">
        <w:rPr>
          <w:rFonts w:hint="eastAsia"/>
          <w:bCs/>
        </w:rPr>
        <w:t xml:space="preserve">lot joint, </w:t>
      </w:r>
      <w:proofErr w:type="gramStart"/>
      <w:r w:rsidR="0027489E">
        <w:rPr>
          <w:rFonts w:hint="eastAsia"/>
          <w:bCs/>
        </w:rPr>
        <w:t>L</w:t>
      </w:r>
      <w:r w:rsidR="00A558F7">
        <w:rPr>
          <w:rFonts w:hint="eastAsia"/>
          <w:bCs/>
        </w:rPr>
        <w:t>arge</w:t>
      </w:r>
      <w:proofErr w:type="gramEnd"/>
      <w:r w:rsidR="00A558F7">
        <w:rPr>
          <w:rFonts w:hint="eastAsia"/>
          <w:bCs/>
        </w:rPr>
        <w:t xml:space="preserve"> </w:t>
      </w:r>
      <w:r w:rsidR="00A558F7">
        <w:rPr>
          <w:bCs/>
        </w:rPr>
        <w:t>language</w:t>
      </w:r>
      <w:r w:rsidR="00A558F7">
        <w:rPr>
          <w:rFonts w:hint="eastAsia"/>
          <w:bCs/>
        </w:rPr>
        <w:t xml:space="preserve"> model</w:t>
      </w:r>
      <w:commentRangeEnd w:id="2"/>
      <w:r>
        <w:rPr>
          <w:rStyle w:val="CommentReference"/>
        </w:rPr>
        <w:commentReference w:id="2"/>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1"/>
          <w:headerReference w:type="default" r:id="rId32"/>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commentRangeStart w:id="53"/>
      <w:commentRangeStart w:id="54"/>
      <w:r w:rsidRPr="00E83CA9">
        <w:rPr>
          <w:rFonts w:ascii="黑体" w:eastAsia="黑体" w:hAnsi="黑体" w:hint="eastAsia"/>
          <w:b/>
          <w:bCs/>
          <w:sz w:val="32"/>
          <w:szCs w:val="32"/>
        </w:rPr>
        <w:lastRenderedPageBreak/>
        <w:t>目录</w:t>
      </w:r>
      <w:commentRangeEnd w:id="53"/>
      <w:r>
        <w:rPr>
          <w:rStyle w:val="CommentReference"/>
        </w:rPr>
        <w:commentReference w:id="53"/>
      </w:r>
      <w:commentRangeEnd w:id="54"/>
      <w:r>
        <w:rPr>
          <w:rStyle w:val="CommentReference"/>
        </w:rPr>
        <w:commentReference w:id="54"/>
      </w:r>
    </w:p>
    <w:p w14:paraId="246FB075" w14:textId="77777777" w:rsidR="00212359" w:rsidRPr="00E83CA9" w:rsidRDefault="00212359" w:rsidP="00CF47EA">
      <w:pPr>
        <w:spacing w:line="300" w:lineRule="auto"/>
        <w:ind w:firstLineChars="0" w:firstLine="0"/>
      </w:pPr>
    </w:p>
    <w:p w14:paraId="3E879FFC" w14:textId="47B683AA"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4845606" w:history="1">
        <w:r w:rsidRPr="000B5AE6">
          <w:rPr>
            <w:rStyle w:val="af7"/>
            <w:rFonts w:ascii="黑体" w:eastAsia="黑体" w:hAnsi="黑体"/>
            <w:noProof/>
          </w:rPr>
          <w:t>摘 要</w:t>
        </w:r>
        <w:r>
          <w:rPr>
            <w:noProof/>
            <w:webHidden/>
          </w:rPr>
          <w:tab/>
        </w:r>
        <w:r>
          <w:rPr>
            <w:noProof/>
            <w:webHidden/>
          </w:rPr>
          <w:fldChar w:fldCharType="begin"/>
        </w:r>
        <w:r>
          <w:rPr>
            <w:noProof/>
            <w:webHidden/>
          </w:rPr>
          <w:instrText xml:space="preserve"> PAGEREF _Toc194845606 \h </w:instrText>
        </w:r>
        <w:r>
          <w:rPr>
            <w:noProof/>
            <w:webHidden/>
          </w:rPr>
        </w:r>
        <w:r>
          <w:rPr>
            <w:noProof/>
            <w:webHidden/>
          </w:rPr>
          <w:fldChar w:fldCharType="separate"/>
        </w:r>
        <w:r>
          <w:rPr>
            <w:noProof/>
            <w:webHidden/>
          </w:rPr>
          <w:t>I</w:t>
        </w:r>
        <w:r>
          <w:rPr>
            <w:noProof/>
            <w:webHidden/>
          </w:rPr>
          <w:fldChar w:fldCharType="end"/>
        </w:r>
      </w:hyperlink>
    </w:p>
    <w:p w14:paraId="74115465" w14:textId="3D3740DB"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7" w:history="1">
        <w:r w:rsidRPr="000B5AE6">
          <w:rPr>
            <w:rStyle w:val="af7"/>
            <w:b/>
            <w:noProof/>
          </w:rPr>
          <w:t>ABSTRACT</w:t>
        </w:r>
        <w:r>
          <w:rPr>
            <w:noProof/>
            <w:webHidden/>
          </w:rPr>
          <w:tab/>
        </w:r>
        <w:r>
          <w:rPr>
            <w:noProof/>
            <w:webHidden/>
          </w:rPr>
          <w:fldChar w:fldCharType="begin"/>
        </w:r>
        <w:r>
          <w:rPr>
            <w:noProof/>
            <w:webHidden/>
          </w:rPr>
          <w:instrText xml:space="preserve"> PAGEREF _Toc194845607 \h </w:instrText>
        </w:r>
        <w:r>
          <w:rPr>
            <w:noProof/>
            <w:webHidden/>
          </w:rPr>
        </w:r>
        <w:r>
          <w:rPr>
            <w:noProof/>
            <w:webHidden/>
          </w:rPr>
          <w:fldChar w:fldCharType="separate"/>
        </w:r>
        <w:r>
          <w:rPr>
            <w:noProof/>
            <w:webHidden/>
          </w:rPr>
          <w:t>III</w:t>
        </w:r>
        <w:r>
          <w:rPr>
            <w:noProof/>
            <w:webHidden/>
          </w:rPr>
          <w:fldChar w:fldCharType="end"/>
        </w:r>
      </w:hyperlink>
    </w:p>
    <w:p w14:paraId="57DF9C54" w14:textId="0EFFE135"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8" w:history="1">
        <w:r w:rsidRPr="000B5AE6">
          <w:rPr>
            <w:rStyle w:val="af7"/>
            <w:noProof/>
          </w:rPr>
          <w:t>第一章</w:t>
        </w:r>
        <w:r w:rsidRPr="000B5AE6">
          <w:rPr>
            <w:rStyle w:val="af7"/>
            <w:noProof/>
          </w:rPr>
          <w:t xml:space="preserve"> </w:t>
        </w:r>
        <w:r w:rsidRPr="000B5AE6">
          <w:rPr>
            <w:rStyle w:val="af7"/>
            <w:noProof/>
          </w:rPr>
          <w:t>绪论</w:t>
        </w:r>
        <w:r>
          <w:rPr>
            <w:noProof/>
            <w:webHidden/>
          </w:rPr>
          <w:tab/>
        </w:r>
        <w:r>
          <w:rPr>
            <w:noProof/>
            <w:webHidden/>
          </w:rPr>
          <w:fldChar w:fldCharType="begin"/>
        </w:r>
        <w:r>
          <w:rPr>
            <w:noProof/>
            <w:webHidden/>
          </w:rPr>
          <w:instrText xml:space="preserve"> PAGEREF _Toc194845608 \h </w:instrText>
        </w:r>
        <w:r>
          <w:rPr>
            <w:noProof/>
            <w:webHidden/>
          </w:rPr>
        </w:r>
        <w:r>
          <w:rPr>
            <w:noProof/>
            <w:webHidden/>
          </w:rPr>
          <w:fldChar w:fldCharType="separate"/>
        </w:r>
        <w:r>
          <w:rPr>
            <w:noProof/>
            <w:webHidden/>
          </w:rPr>
          <w:t>1</w:t>
        </w:r>
        <w:r>
          <w:rPr>
            <w:noProof/>
            <w:webHidden/>
          </w:rPr>
          <w:fldChar w:fldCharType="end"/>
        </w:r>
      </w:hyperlink>
    </w:p>
    <w:p w14:paraId="387D2319" w14:textId="4DEDCAE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09" w:history="1">
        <w:r w:rsidRPr="000B5AE6">
          <w:rPr>
            <w:rStyle w:val="af7"/>
            <w:noProof/>
          </w:rPr>
          <w:t>1.1</w:t>
        </w:r>
        <w:r w:rsidRPr="000B5AE6">
          <w:rPr>
            <w:rStyle w:val="af7"/>
            <w:noProof/>
          </w:rPr>
          <w:t>选题背景与研究意义</w:t>
        </w:r>
        <w:r>
          <w:rPr>
            <w:noProof/>
            <w:webHidden/>
          </w:rPr>
          <w:tab/>
        </w:r>
        <w:r>
          <w:rPr>
            <w:noProof/>
            <w:webHidden/>
          </w:rPr>
          <w:fldChar w:fldCharType="begin"/>
        </w:r>
        <w:r>
          <w:rPr>
            <w:noProof/>
            <w:webHidden/>
          </w:rPr>
          <w:instrText xml:space="preserve"> PAGEREF _Toc194845609 \h </w:instrText>
        </w:r>
        <w:r>
          <w:rPr>
            <w:noProof/>
            <w:webHidden/>
          </w:rPr>
        </w:r>
        <w:r>
          <w:rPr>
            <w:noProof/>
            <w:webHidden/>
          </w:rPr>
          <w:fldChar w:fldCharType="separate"/>
        </w:r>
        <w:r>
          <w:rPr>
            <w:noProof/>
            <w:webHidden/>
          </w:rPr>
          <w:t>1</w:t>
        </w:r>
        <w:r>
          <w:rPr>
            <w:noProof/>
            <w:webHidden/>
          </w:rPr>
          <w:fldChar w:fldCharType="end"/>
        </w:r>
      </w:hyperlink>
    </w:p>
    <w:p w14:paraId="33B85518" w14:textId="30F3E32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0" w:history="1">
        <w:r w:rsidRPr="000B5AE6">
          <w:rPr>
            <w:rStyle w:val="af7"/>
            <w:noProof/>
          </w:rPr>
          <w:t>1.2</w:t>
        </w:r>
        <w:r w:rsidRPr="000B5AE6">
          <w:rPr>
            <w:rStyle w:val="af7"/>
            <w:noProof/>
          </w:rPr>
          <w:t>研究现状</w:t>
        </w:r>
        <w:r>
          <w:rPr>
            <w:noProof/>
            <w:webHidden/>
          </w:rPr>
          <w:tab/>
        </w:r>
        <w:r>
          <w:rPr>
            <w:noProof/>
            <w:webHidden/>
          </w:rPr>
          <w:fldChar w:fldCharType="begin"/>
        </w:r>
        <w:r>
          <w:rPr>
            <w:noProof/>
            <w:webHidden/>
          </w:rPr>
          <w:instrText xml:space="preserve"> PAGEREF _Toc194845610 \h </w:instrText>
        </w:r>
        <w:r>
          <w:rPr>
            <w:noProof/>
            <w:webHidden/>
          </w:rPr>
        </w:r>
        <w:r>
          <w:rPr>
            <w:noProof/>
            <w:webHidden/>
          </w:rPr>
          <w:fldChar w:fldCharType="separate"/>
        </w:r>
        <w:r>
          <w:rPr>
            <w:noProof/>
            <w:webHidden/>
          </w:rPr>
          <w:t>3</w:t>
        </w:r>
        <w:r>
          <w:rPr>
            <w:noProof/>
            <w:webHidden/>
          </w:rPr>
          <w:fldChar w:fldCharType="end"/>
        </w:r>
      </w:hyperlink>
    </w:p>
    <w:p w14:paraId="41A5397C" w14:textId="58D88D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1" w:history="1">
        <w:r w:rsidRPr="000B5AE6">
          <w:rPr>
            <w:rStyle w:val="af7"/>
            <w:noProof/>
          </w:rPr>
          <w:t>1.2.1</w:t>
        </w:r>
        <w:r w:rsidRPr="000B5AE6">
          <w:rPr>
            <w:rStyle w:val="af7"/>
            <w:noProof/>
          </w:rPr>
          <w:t>智能问答系统研究现状</w:t>
        </w:r>
        <w:r>
          <w:rPr>
            <w:noProof/>
            <w:webHidden/>
          </w:rPr>
          <w:tab/>
        </w:r>
        <w:r>
          <w:rPr>
            <w:noProof/>
            <w:webHidden/>
          </w:rPr>
          <w:fldChar w:fldCharType="begin"/>
        </w:r>
        <w:r>
          <w:rPr>
            <w:noProof/>
            <w:webHidden/>
          </w:rPr>
          <w:instrText xml:space="preserve"> PAGEREF _Toc194845611 \h </w:instrText>
        </w:r>
        <w:r>
          <w:rPr>
            <w:noProof/>
            <w:webHidden/>
          </w:rPr>
        </w:r>
        <w:r>
          <w:rPr>
            <w:noProof/>
            <w:webHidden/>
          </w:rPr>
          <w:fldChar w:fldCharType="separate"/>
        </w:r>
        <w:r>
          <w:rPr>
            <w:noProof/>
            <w:webHidden/>
          </w:rPr>
          <w:t>3</w:t>
        </w:r>
        <w:r>
          <w:rPr>
            <w:noProof/>
            <w:webHidden/>
          </w:rPr>
          <w:fldChar w:fldCharType="end"/>
        </w:r>
      </w:hyperlink>
    </w:p>
    <w:p w14:paraId="7A9B13A0" w14:textId="6BA028C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2" w:history="1">
        <w:r w:rsidRPr="000B5AE6">
          <w:rPr>
            <w:rStyle w:val="af7"/>
            <w:noProof/>
          </w:rPr>
          <w:t>1.2.2</w:t>
        </w:r>
        <w:r w:rsidRPr="000B5AE6">
          <w:rPr>
            <w:rStyle w:val="af7"/>
            <w:noProof/>
          </w:rPr>
          <w:t>自然语言理解研究现状</w:t>
        </w:r>
        <w:r>
          <w:rPr>
            <w:noProof/>
            <w:webHidden/>
          </w:rPr>
          <w:tab/>
        </w:r>
        <w:r>
          <w:rPr>
            <w:noProof/>
            <w:webHidden/>
          </w:rPr>
          <w:fldChar w:fldCharType="begin"/>
        </w:r>
        <w:r>
          <w:rPr>
            <w:noProof/>
            <w:webHidden/>
          </w:rPr>
          <w:instrText xml:space="preserve"> PAGEREF _Toc194845612 \h </w:instrText>
        </w:r>
        <w:r>
          <w:rPr>
            <w:noProof/>
            <w:webHidden/>
          </w:rPr>
        </w:r>
        <w:r>
          <w:rPr>
            <w:noProof/>
            <w:webHidden/>
          </w:rPr>
          <w:fldChar w:fldCharType="separate"/>
        </w:r>
        <w:r>
          <w:rPr>
            <w:noProof/>
            <w:webHidden/>
          </w:rPr>
          <w:t>4</w:t>
        </w:r>
        <w:r>
          <w:rPr>
            <w:noProof/>
            <w:webHidden/>
          </w:rPr>
          <w:fldChar w:fldCharType="end"/>
        </w:r>
      </w:hyperlink>
    </w:p>
    <w:p w14:paraId="2A4CC934" w14:textId="2CC00FD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3" w:history="1">
        <w:r w:rsidRPr="000B5AE6">
          <w:rPr>
            <w:rStyle w:val="af7"/>
            <w:noProof/>
          </w:rPr>
          <w:t>1.3</w:t>
        </w:r>
        <w:r w:rsidRPr="000B5AE6">
          <w:rPr>
            <w:rStyle w:val="af7"/>
            <w:noProof/>
          </w:rPr>
          <w:t>论文研究内容</w:t>
        </w:r>
        <w:r>
          <w:rPr>
            <w:noProof/>
            <w:webHidden/>
          </w:rPr>
          <w:tab/>
        </w:r>
        <w:r>
          <w:rPr>
            <w:noProof/>
            <w:webHidden/>
          </w:rPr>
          <w:fldChar w:fldCharType="begin"/>
        </w:r>
        <w:r>
          <w:rPr>
            <w:noProof/>
            <w:webHidden/>
          </w:rPr>
          <w:instrText xml:space="preserve"> PAGEREF _Toc194845613 \h </w:instrText>
        </w:r>
        <w:r>
          <w:rPr>
            <w:noProof/>
            <w:webHidden/>
          </w:rPr>
        </w:r>
        <w:r>
          <w:rPr>
            <w:noProof/>
            <w:webHidden/>
          </w:rPr>
          <w:fldChar w:fldCharType="separate"/>
        </w:r>
        <w:r>
          <w:rPr>
            <w:noProof/>
            <w:webHidden/>
          </w:rPr>
          <w:t>6</w:t>
        </w:r>
        <w:r>
          <w:rPr>
            <w:noProof/>
            <w:webHidden/>
          </w:rPr>
          <w:fldChar w:fldCharType="end"/>
        </w:r>
      </w:hyperlink>
    </w:p>
    <w:p w14:paraId="5ECF8EE7" w14:textId="2101AD8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4" w:history="1">
        <w:r w:rsidRPr="000B5AE6">
          <w:rPr>
            <w:rStyle w:val="af7"/>
            <w:noProof/>
          </w:rPr>
          <w:t>1.4</w:t>
        </w:r>
        <w:r w:rsidRPr="000B5AE6">
          <w:rPr>
            <w:rStyle w:val="af7"/>
            <w:noProof/>
          </w:rPr>
          <w:t>论文组织结构</w:t>
        </w:r>
        <w:r>
          <w:rPr>
            <w:noProof/>
            <w:webHidden/>
          </w:rPr>
          <w:tab/>
        </w:r>
        <w:r>
          <w:rPr>
            <w:noProof/>
            <w:webHidden/>
          </w:rPr>
          <w:fldChar w:fldCharType="begin"/>
        </w:r>
        <w:r>
          <w:rPr>
            <w:noProof/>
            <w:webHidden/>
          </w:rPr>
          <w:instrText xml:space="preserve"> PAGEREF _Toc194845614 \h </w:instrText>
        </w:r>
        <w:r>
          <w:rPr>
            <w:noProof/>
            <w:webHidden/>
          </w:rPr>
        </w:r>
        <w:r>
          <w:rPr>
            <w:noProof/>
            <w:webHidden/>
          </w:rPr>
          <w:fldChar w:fldCharType="separate"/>
        </w:r>
        <w:r>
          <w:rPr>
            <w:noProof/>
            <w:webHidden/>
          </w:rPr>
          <w:t>7</w:t>
        </w:r>
        <w:r>
          <w:rPr>
            <w:noProof/>
            <w:webHidden/>
          </w:rPr>
          <w:fldChar w:fldCharType="end"/>
        </w:r>
      </w:hyperlink>
    </w:p>
    <w:p w14:paraId="5BAA2AE7" w14:textId="18384F38"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15" w:history="1">
        <w:r w:rsidRPr="000B5AE6">
          <w:rPr>
            <w:rStyle w:val="af7"/>
            <w:noProof/>
          </w:rPr>
          <w:t>第二章</w:t>
        </w:r>
        <w:r w:rsidRPr="000B5AE6">
          <w:rPr>
            <w:rStyle w:val="af7"/>
            <w:noProof/>
          </w:rPr>
          <w:t xml:space="preserve"> </w:t>
        </w:r>
        <w:r w:rsidRPr="000B5AE6">
          <w:rPr>
            <w:rStyle w:val="af7"/>
            <w:noProof/>
          </w:rPr>
          <w:t>相关理论与技术</w:t>
        </w:r>
        <w:r>
          <w:rPr>
            <w:noProof/>
            <w:webHidden/>
          </w:rPr>
          <w:tab/>
        </w:r>
        <w:r>
          <w:rPr>
            <w:noProof/>
            <w:webHidden/>
          </w:rPr>
          <w:fldChar w:fldCharType="begin"/>
        </w:r>
        <w:r>
          <w:rPr>
            <w:noProof/>
            <w:webHidden/>
          </w:rPr>
          <w:instrText xml:space="preserve"> PAGEREF _Toc194845615 \h </w:instrText>
        </w:r>
        <w:r>
          <w:rPr>
            <w:noProof/>
            <w:webHidden/>
          </w:rPr>
        </w:r>
        <w:r>
          <w:rPr>
            <w:noProof/>
            <w:webHidden/>
          </w:rPr>
          <w:fldChar w:fldCharType="separate"/>
        </w:r>
        <w:r>
          <w:rPr>
            <w:noProof/>
            <w:webHidden/>
          </w:rPr>
          <w:t>9</w:t>
        </w:r>
        <w:r>
          <w:rPr>
            <w:noProof/>
            <w:webHidden/>
          </w:rPr>
          <w:fldChar w:fldCharType="end"/>
        </w:r>
      </w:hyperlink>
    </w:p>
    <w:p w14:paraId="2A3CCAD8" w14:textId="3097DA5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6" w:history="1">
        <w:r w:rsidRPr="000B5AE6">
          <w:rPr>
            <w:rStyle w:val="af7"/>
            <w:noProof/>
          </w:rPr>
          <w:t>2.1</w:t>
        </w:r>
        <w:r w:rsidRPr="000B5AE6">
          <w:rPr>
            <w:rStyle w:val="af7"/>
            <w:noProof/>
          </w:rPr>
          <w:t>自然语言理解技术</w:t>
        </w:r>
        <w:r>
          <w:rPr>
            <w:noProof/>
            <w:webHidden/>
          </w:rPr>
          <w:tab/>
        </w:r>
        <w:r>
          <w:rPr>
            <w:noProof/>
            <w:webHidden/>
          </w:rPr>
          <w:fldChar w:fldCharType="begin"/>
        </w:r>
        <w:r>
          <w:rPr>
            <w:noProof/>
            <w:webHidden/>
          </w:rPr>
          <w:instrText xml:space="preserve"> PAGEREF _Toc194845616 \h </w:instrText>
        </w:r>
        <w:r>
          <w:rPr>
            <w:noProof/>
            <w:webHidden/>
          </w:rPr>
        </w:r>
        <w:r>
          <w:rPr>
            <w:noProof/>
            <w:webHidden/>
          </w:rPr>
          <w:fldChar w:fldCharType="separate"/>
        </w:r>
        <w:r>
          <w:rPr>
            <w:noProof/>
            <w:webHidden/>
          </w:rPr>
          <w:t>9</w:t>
        </w:r>
        <w:r>
          <w:rPr>
            <w:noProof/>
            <w:webHidden/>
          </w:rPr>
          <w:fldChar w:fldCharType="end"/>
        </w:r>
      </w:hyperlink>
    </w:p>
    <w:p w14:paraId="793E7BA9" w14:textId="3A399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7" w:history="1">
        <w:r w:rsidRPr="000B5AE6">
          <w:rPr>
            <w:rStyle w:val="af7"/>
            <w:noProof/>
          </w:rPr>
          <w:t>2.1.1</w:t>
        </w:r>
        <w:r w:rsidRPr="000B5AE6">
          <w:rPr>
            <w:rStyle w:val="af7"/>
            <w:noProof/>
          </w:rPr>
          <w:t>基于规则的传统方法</w:t>
        </w:r>
        <w:r>
          <w:rPr>
            <w:noProof/>
            <w:webHidden/>
          </w:rPr>
          <w:tab/>
        </w:r>
        <w:r>
          <w:rPr>
            <w:noProof/>
            <w:webHidden/>
          </w:rPr>
          <w:fldChar w:fldCharType="begin"/>
        </w:r>
        <w:r>
          <w:rPr>
            <w:noProof/>
            <w:webHidden/>
          </w:rPr>
          <w:instrText xml:space="preserve"> PAGEREF _Toc194845617 \h </w:instrText>
        </w:r>
        <w:r>
          <w:rPr>
            <w:noProof/>
            <w:webHidden/>
          </w:rPr>
        </w:r>
        <w:r>
          <w:rPr>
            <w:noProof/>
            <w:webHidden/>
          </w:rPr>
          <w:fldChar w:fldCharType="separate"/>
        </w:r>
        <w:r>
          <w:rPr>
            <w:noProof/>
            <w:webHidden/>
          </w:rPr>
          <w:t>9</w:t>
        </w:r>
        <w:r>
          <w:rPr>
            <w:noProof/>
            <w:webHidden/>
          </w:rPr>
          <w:fldChar w:fldCharType="end"/>
        </w:r>
      </w:hyperlink>
    </w:p>
    <w:p w14:paraId="6D1AEF43" w14:textId="356358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8" w:history="1">
        <w:r w:rsidRPr="000B5AE6">
          <w:rPr>
            <w:rStyle w:val="af7"/>
            <w:noProof/>
          </w:rPr>
          <w:t>2.1.2</w:t>
        </w:r>
        <w:r w:rsidRPr="000B5AE6">
          <w:rPr>
            <w:rStyle w:val="af7"/>
            <w:noProof/>
          </w:rPr>
          <w:t>基于统计机器学习的方法</w:t>
        </w:r>
        <w:r>
          <w:rPr>
            <w:noProof/>
            <w:webHidden/>
          </w:rPr>
          <w:tab/>
        </w:r>
        <w:r>
          <w:rPr>
            <w:noProof/>
            <w:webHidden/>
          </w:rPr>
          <w:fldChar w:fldCharType="begin"/>
        </w:r>
        <w:r>
          <w:rPr>
            <w:noProof/>
            <w:webHidden/>
          </w:rPr>
          <w:instrText xml:space="preserve"> PAGEREF _Toc194845618 \h </w:instrText>
        </w:r>
        <w:r>
          <w:rPr>
            <w:noProof/>
            <w:webHidden/>
          </w:rPr>
        </w:r>
        <w:r>
          <w:rPr>
            <w:noProof/>
            <w:webHidden/>
          </w:rPr>
          <w:fldChar w:fldCharType="separate"/>
        </w:r>
        <w:r>
          <w:rPr>
            <w:noProof/>
            <w:webHidden/>
          </w:rPr>
          <w:t>9</w:t>
        </w:r>
        <w:r>
          <w:rPr>
            <w:noProof/>
            <w:webHidden/>
          </w:rPr>
          <w:fldChar w:fldCharType="end"/>
        </w:r>
      </w:hyperlink>
    </w:p>
    <w:p w14:paraId="3D59DAB2" w14:textId="3E17847F"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9" w:history="1">
        <w:r w:rsidRPr="000B5AE6">
          <w:rPr>
            <w:rStyle w:val="af7"/>
            <w:noProof/>
          </w:rPr>
          <w:t>2.1.3</w:t>
        </w:r>
        <w:r w:rsidRPr="000B5AE6">
          <w:rPr>
            <w:rStyle w:val="af7"/>
            <w:noProof/>
          </w:rPr>
          <w:t>基于深度学习的方法</w:t>
        </w:r>
        <w:r>
          <w:rPr>
            <w:noProof/>
            <w:webHidden/>
          </w:rPr>
          <w:tab/>
        </w:r>
        <w:r>
          <w:rPr>
            <w:noProof/>
            <w:webHidden/>
          </w:rPr>
          <w:fldChar w:fldCharType="begin"/>
        </w:r>
        <w:r>
          <w:rPr>
            <w:noProof/>
            <w:webHidden/>
          </w:rPr>
          <w:instrText xml:space="preserve"> PAGEREF _Toc194845619 \h </w:instrText>
        </w:r>
        <w:r>
          <w:rPr>
            <w:noProof/>
            <w:webHidden/>
          </w:rPr>
        </w:r>
        <w:r>
          <w:rPr>
            <w:noProof/>
            <w:webHidden/>
          </w:rPr>
          <w:fldChar w:fldCharType="separate"/>
        </w:r>
        <w:r>
          <w:rPr>
            <w:noProof/>
            <w:webHidden/>
          </w:rPr>
          <w:t>10</w:t>
        </w:r>
        <w:r>
          <w:rPr>
            <w:noProof/>
            <w:webHidden/>
          </w:rPr>
          <w:fldChar w:fldCharType="end"/>
        </w:r>
      </w:hyperlink>
    </w:p>
    <w:p w14:paraId="3B27B428" w14:textId="1069B06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0" w:history="1">
        <w:r w:rsidRPr="000B5AE6">
          <w:rPr>
            <w:rStyle w:val="af7"/>
            <w:noProof/>
          </w:rPr>
          <w:t>2.1.4</w:t>
        </w:r>
        <w:r w:rsidRPr="000B5AE6">
          <w:rPr>
            <w:rStyle w:val="af7"/>
            <w:noProof/>
          </w:rPr>
          <w:t>序列标注任务</w:t>
        </w:r>
        <w:r>
          <w:rPr>
            <w:noProof/>
            <w:webHidden/>
          </w:rPr>
          <w:tab/>
        </w:r>
        <w:r>
          <w:rPr>
            <w:noProof/>
            <w:webHidden/>
          </w:rPr>
          <w:fldChar w:fldCharType="begin"/>
        </w:r>
        <w:r>
          <w:rPr>
            <w:noProof/>
            <w:webHidden/>
          </w:rPr>
          <w:instrText xml:space="preserve"> PAGEREF _Toc194845620 \h </w:instrText>
        </w:r>
        <w:r>
          <w:rPr>
            <w:noProof/>
            <w:webHidden/>
          </w:rPr>
        </w:r>
        <w:r>
          <w:rPr>
            <w:noProof/>
            <w:webHidden/>
          </w:rPr>
          <w:fldChar w:fldCharType="separate"/>
        </w:r>
        <w:r>
          <w:rPr>
            <w:noProof/>
            <w:webHidden/>
          </w:rPr>
          <w:t>10</w:t>
        </w:r>
        <w:r>
          <w:rPr>
            <w:noProof/>
            <w:webHidden/>
          </w:rPr>
          <w:fldChar w:fldCharType="end"/>
        </w:r>
      </w:hyperlink>
    </w:p>
    <w:p w14:paraId="7D374608" w14:textId="6ED147F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1" w:history="1">
        <w:r w:rsidRPr="000B5AE6">
          <w:rPr>
            <w:rStyle w:val="af7"/>
            <w:noProof/>
          </w:rPr>
          <w:t>2.1.5 Self-Attention</w:t>
        </w:r>
        <w:r w:rsidRPr="000B5AE6">
          <w:rPr>
            <w:rStyle w:val="af7"/>
            <w:noProof/>
          </w:rPr>
          <w:t>机制</w:t>
        </w:r>
        <w:r>
          <w:rPr>
            <w:noProof/>
            <w:webHidden/>
          </w:rPr>
          <w:tab/>
        </w:r>
        <w:r>
          <w:rPr>
            <w:noProof/>
            <w:webHidden/>
          </w:rPr>
          <w:fldChar w:fldCharType="begin"/>
        </w:r>
        <w:r>
          <w:rPr>
            <w:noProof/>
            <w:webHidden/>
          </w:rPr>
          <w:instrText xml:space="preserve"> PAGEREF _Toc194845621 \h </w:instrText>
        </w:r>
        <w:r>
          <w:rPr>
            <w:noProof/>
            <w:webHidden/>
          </w:rPr>
        </w:r>
        <w:r>
          <w:rPr>
            <w:noProof/>
            <w:webHidden/>
          </w:rPr>
          <w:fldChar w:fldCharType="separate"/>
        </w:r>
        <w:r>
          <w:rPr>
            <w:noProof/>
            <w:webHidden/>
          </w:rPr>
          <w:t>10</w:t>
        </w:r>
        <w:r>
          <w:rPr>
            <w:noProof/>
            <w:webHidden/>
          </w:rPr>
          <w:fldChar w:fldCharType="end"/>
        </w:r>
      </w:hyperlink>
    </w:p>
    <w:p w14:paraId="4C86A980" w14:textId="61CC697B"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2" w:history="1">
        <w:r w:rsidRPr="000B5AE6">
          <w:rPr>
            <w:rStyle w:val="af7"/>
            <w:noProof/>
          </w:rPr>
          <w:t>2.2</w:t>
        </w:r>
        <w:r w:rsidRPr="000B5AE6">
          <w:rPr>
            <w:rStyle w:val="af7"/>
            <w:noProof/>
          </w:rPr>
          <w:t>常见编码技术</w:t>
        </w:r>
        <w:r>
          <w:rPr>
            <w:noProof/>
            <w:webHidden/>
          </w:rPr>
          <w:tab/>
        </w:r>
        <w:r>
          <w:rPr>
            <w:noProof/>
            <w:webHidden/>
          </w:rPr>
          <w:fldChar w:fldCharType="begin"/>
        </w:r>
        <w:r>
          <w:rPr>
            <w:noProof/>
            <w:webHidden/>
          </w:rPr>
          <w:instrText xml:space="preserve"> PAGEREF _Toc194845622 \h </w:instrText>
        </w:r>
        <w:r>
          <w:rPr>
            <w:noProof/>
            <w:webHidden/>
          </w:rPr>
        </w:r>
        <w:r>
          <w:rPr>
            <w:noProof/>
            <w:webHidden/>
          </w:rPr>
          <w:fldChar w:fldCharType="separate"/>
        </w:r>
        <w:r>
          <w:rPr>
            <w:noProof/>
            <w:webHidden/>
          </w:rPr>
          <w:t>11</w:t>
        </w:r>
        <w:r>
          <w:rPr>
            <w:noProof/>
            <w:webHidden/>
          </w:rPr>
          <w:fldChar w:fldCharType="end"/>
        </w:r>
      </w:hyperlink>
    </w:p>
    <w:p w14:paraId="6521726F" w14:textId="0D4EFDA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3" w:history="1">
        <w:r w:rsidRPr="000B5AE6">
          <w:rPr>
            <w:rStyle w:val="af7"/>
            <w:noProof/>
          </w:rPr>
          <w:t>2.2.1</w:t>
        </w:r>
        <w:r w:rsidRPr="000B5AE6">
          <w:rPr>
            <w:rStyle w:val="af7"/>
            <w:noProof/>
          </w:rPr>
          <w:t>静态词嵌入</w:t>
        </w:r>
        <w:r>
          <w:rPr>
            <w:noProof/>
            <w:webHidden/>
          </w:rPr>
          <w:tab/>
        </w:r>
        <w:r>
          <w:rPr>
            <w:noProof/>
            <w:webHidden/>
          </w:rPr>
          <w:fldChar w:fldCharType="begin"/>
        </w:r>
        <w:r>
          <w:rPr>
            <w:noProof/>
            <w:webHidden/>
          </w:rPr>
          <w:instrText xml:space="preserve"> PAGEREF _Toc194845623 \h </w:instrText>
        </w:r>
        <w:r>
          <w:rPr>
            <w:noProof/>
            <w:webHidden/>
          </w:rPr>
        </w:r>
        <w:r>
          <w:rPr>
            <w:noProof/>
            <w:webHidden/>
          </w:rPr>
          <w:fldChar w:fldCharType="separate"/>
        </w:r>
        <w:r>
          <w:rPr>
            <w:noProof/>
            <w:webHidden/>
          </w:rPr>
          <w:t>11</w:t>
        </w:r>
        <w:r>
          <w:rPr>
            <w:noProof/>
            <w:webHidden/>
          </w:rPr>
          <w:fldChar w:fldCharType="end"/>
        </w:r>
      </w:hyperlink>
    </w:p>
    <w:p w14:paraId="4F2FEB7C" w14:textId="304C2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4" w:history="1">
        <w:r w:rsidRPr="000B5AE6">
          <w:rPr>
            <w:rStyle w:val="af7"/>
            <w:noProof/>
          </w:rPr>
          <w:t>2.2.2</w:t>
        </w:r>
        <w:r w:rsidRPr="000B5AE6">
          <w:rPr>
            <w:rStyle w:val="af7"/>
            <w:noProof/>
          </w:rPr>
          <w:t>动态词嵌入</w:t>
        </w:r>
        <w:r>
          <w:rPr>
            <w:noProof/>
            <w:webHidden/>
          </w:rPr>
          <w:tab/>
        </w:r>
        <w:r>
          <w:rPr>
            <w:noProof/>
            <w:webHidden/>
          </w:rPr>
          <w:fldChar w:fldCharType="begin"/>
        </w:r>
        <w:r>
          <w:rPr>
            <w:noProof/>
            <w:webHidden/>
          </w:rPr>
          <w:instrText xml:space="preserve"> PAGEREF _Toc194845624 \h </w:instrText>
        </w:r>
        <w:r>
          <w:rPr>
            <w:noProof/>
            <w:webHidden/>
          </w:rPr>
        </w:r>
        <w:r>
          <w:rPr>
            <w:noProof/>
            <w:webHidden/>
          </w:rPr>
          <w:fldChar w:fldCharType="separate"/>
        </w:r>
        <w:r>
          <w:rPr>
            <w:noProof/>
            <w:webHidden/>
          </w:rPr>
          <w:t>11</w:t>
        </w:r>
        <w:r>
          <w:rPr>
            <w:noProof/>
            <w:webHidden/>
          </w:rPr>
          <w:fldChar w:fldCharType="end"/>
        </w:r>
      </w:hyperlink>
    </w:p>
    <w:p w14:paraId="7C69C1BF" w14:textId="03DC86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5" w:history="1">
        <w:r w:rsidRPr="000B5AE6">
          <w:rPr>
            <w:rStyle w:val="af7"/>
            <w:noProof/>
          </w:rPr>
          <w:t>2.2.3</w:t>
        </w:r>
        <w:r w:rsidRPr="000B5AE6">
          <w:rPr>
            <w:rStyle w:val="af7"/>
            <w:noProof/>
          </w:rPr>
          <w:t>编码维度对比</w:t>
        </w:r>
        <w:r>
          <w:rPr>
            <w:noProof/>
            <w:webHidden/>
          </w:rPr>
          <w:tab/>
        </w:r>
        <w:r>
          <w:rPr>
            <w:noProof/>
            <w:webHidden/>
          </w:rPr>
          <w:fldChar w:fldCharType="begin"/>
        </w:r>
        <w:r>
          <w:rPr>
            <w:noProof/>
            <w:webHidden/>
          </w:rPr>
          <w:instrText xml:space="preserve"> PAGEREF _Toc194845625 \h </w:instrText>
        </w:r>
        <w:r>
          <w:rPr>
            <w:noProof/>
            <w:webHidden/>
          </w:rPr>
        </w:r>
        <w:r>
          <w:rPr>
            <w:noProof/>
            <w:webHidden/>
          </w:rPr>
          <w:fldChar w:fldCharType="separate"/>
        </w:r>
        <w:r>
          <w:rPr>
            <w:noProof/>
            <w:webHidden/>
          </w:rPr>
          <w:t>12</w:t>
        </w:r>
        <w:r>
          <w:rPr>
            <w:noProof/>
            <w:webHidden/>
          </w:rPr>
          <w:fldChar w:fldCharType="end"/>
        </w:r>
      </w:hyperlink>
    </w:p>
    <w:p w14:paraId="003AA417" w14:textId="3C69E0A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6" w:history="1">
        <w:r w:rsidRPr="000B5AE6">
          <w:rPr>
            <w:rStyle w:val="af7"/>
            <w:noProof/>
          </w:rPr>
          <w:t>2.3</w:t>
        </w:r>
        <w:r w:rsidRPr="000B5AE6">
          <w:rPr>
            <w:rStyle w:val="af7"/>
            <w:noProof/>
          </w:rPr>
          <w:t>依存句法分析</w:t>
        </w:r>
        <w:r>
          <w:rPr>
            <w:noProof/>
            <w:webHidden/>
          </w:rPr>
          <w:tab/>
        </w:r>
        <w:r>
          <w:rPr>
            <w:noProof/>
            <w:webHidden/>
          </w:rPr>
          <w:fldChar w:fldCharType="begin"/>
        </w:r>
        <w:r>
          <w:rPr>
            <w:noProof/>
            <w:webHidden/>
          </w:rPr>
          <w:instrText xml:space="preserve"> PAGEREF _Toc194845626 \h </w:instrText>
        </w:r>
        <w:r>
          <w:rPr>
            <w:noProof/>
            <w:webHidden/>
          </w:rPr>
        </w:r>
        <w:r>
          <w:rPr>
            <w:noProof/>
            <w:webHidden/>
          </w:rPr>
          <w:fldChar w:fldCharType="separate"/>
        </w:r>
        <w:r>
          <w:rPr>
            <w:noProof/>
            <w:webHidden/>
          </w:rPr>
          <w:t>13</w:t>
        </w:r>
        <w:r>
          <w:rPr>
            <w:noProof/>
            <w:webHidden/>
          </w:rPr>
          <w:fldChar w:fldCharType="end"/>
        </w:r>
      </w:hyperlink>
    </w:p>
    <w:p w14:paraId="64B5C8D1" w14:textId="1925213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7" w:history="1">
        <w:r w:rsidRPr="000B5AE6">
          <w:rPr>
            <w:rStyle w:val="af7"/>
            <w:noProof/>
          </w:rPr>
          <w:t>2.4</w:t>
        </w:r>
        <w:r w:rsidRPr="000B5AE6">
          <w:rPr>
            <w:rStyle w:val="af7"/>
            <w:noProof/>
          </w:rPr>
          <w:t>提示工程</w:t>
        </w:r>
        <w:r>
          <w:rPr>
            <w:noProof/>
            <w:webHidden/>
          </w:rPr>
          <w:tab/>
        </w:r>
        <w:r>
          <w:rPr>
            <w:noProof/>
            <w:webHidden/>
          </w:rPr>
          <w:fldChar w:fldCharType="begin"/>
        </w:r>
        <w:r>
          <w:rPr>
            <w:noProof/>
            <w:webHidden/>
          </w:rPr>
          <w:instrText xml:space="preserve"> PAGEREF _Toc194845627 \h </w:instrText>
        </w:r>
        <w:r>
          <w:rPr>
            <w:noProof/>
            <w:webHidden/>
          </w:rPr>
        </w:r>
        <w:r>
          <w:rPr>
            <w:noProof/>
            <w:webHidden/>
          </w:rPr>
          <w:fldChar w:fldCharType="separate"/>
        </w:r>
        <w:r>
          <w:rPr>
            <w:noProof/>
            <w:webHidden/>
          </w:rPr>
          <w:t>14</w:t>
        </w:r>
        <w:r>
          <w:rPr>
            <w:noProof/>
            <w:webHidden/>
          </w:rPr>
          <w:fldChar w:fldCharType="end"/>
        </w:r>
      </w:hyperlink>
    </w:p>
    <w:p w14:paraId="2CE5D830" w14:textId="3AD6F03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8" w:history="1">
        <w:r w:rsidRPr="000B5AE6">
          <w:rPr>
            <w:rStyle w:val="af7"/>
            <w:noProof/>
          </w:rPr>
          <w:t>2.5</w:t>
        </w:r>
        <w:r w:rsidRPr="000B5AE6">
          <w:rPr>
            <w:rStyle w:val="af7"/>
            <w:noProof/>
          </w:rPr>
          <w:t>本章小结</w:t>
        </w:r>
        <w:r>
          <w:rPr>
            <w:noProof/>
            <w:webHidden/>
          </w:rPr>
          <w:tab/>
        </w:r>
        <w:r>
          <w:rPr>
            <w:noProof/>
            <w:webHidden/>
          </w:rPr>
          <w:fldChar w:fldCharType="begin"/>
        </w:r>
        <w:r>
          <w:rPr>
            <w:noProof/>
            <w:webHidden/>
          </w:rPr>
          <w:instrText xml:space="preserve"> PAGEREF _Toc194845628 \h </w:instrText>
        </w:r>
        <w:r>
          <w:rPr>
            <w:noProof/>
            <w:webHidden/>
          </w:rPr>
        </w:r>
        <w:r>
          <w:rPr>
            <w:noProof/>
            <w:webHidden/>
          </w:rPr>
          <w:fldChar w:fldCharType="separate"/>
        </w:r>
        <w:r>
          <w:rPr>
            <w:noProof/>
            <w:webHidden/>
          </w:rPr>
          <w:t>14</w:t>
        </w:r>
        <w:r>
          <w:rPr>
            <w:noProof/>
            <w:webHidden/>
          </w:rPr>
          <w:fldChar w:fldCharType="end"/>
        </w:r>
      </w:hyperlink>
    </w:p>
    <w:p w14:paraId="08A37EA2" w14:textId="576B578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29" w:history="1">
        <w:r w:rsidRPr="000B5AE6">
          <w:rPr>
            <w:rStyle w:val="af7"/>
            <w:noProof/>
          </w:rPr>
          <w:t>第三章</w:t>
        </w:r>
        <w:r w:rsidRPr="000B5AE6">
          <w:rPr>
            <w:rStyle w:val="af7"/>
            <w:noProof/>
          </w:rPr>
          <w:t xml:space="preserve"> </w:t>
        </w:r>
        <w:r w:rsidRPr="000B5AE6">
          <w:rPr>
            <w:rStyle w:val="af7"/>
            <w:noProof/>
          </w:rPr>
          <w:t>基于字词融合的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_Toc194845629 \h </w:instrText>
        </w:r>
        <w:r>
          <w:rPr>
            <w:noProof/>
            <w:webHidden/>
          </w:rPr>
        </w:r>
        <w:r>
          <w:rPr>
            <w:noProof/>
            <w:webHidden/>
          </w:rPr>
          <w:fldChar w:fldCharType="separate"/>
        </w:r>
        <w:r>
          <w:rPr>
            <w:noProof/>
            <w:webHidden/>
          </w:rPr>
          <w:t>15</w:t>
        </w:r>
        <w:r>
          <w:rPr>
            <w:noProof/>
            <w:webHidden/>
          </w:rPr>
          <w:fldChar w:fldCharType="end"/>
        </w:r>
      </w:hyperlink>
    </w:p>
    <w:p w14:paraId="033DD47D" w14:textId="61744A2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0" w:history="1">
        <w:r w:rsidRPr="000B5AE6">
          <w:rPr>
            <w:rStyle w:val="af7"/>
            <w:noProof/>
          </w:rPr>
          <w:t>3.1</w:t>
        </w:r>
        <w:r w:rsidRPr="000B5AE6">
          <w:rPr>
            <w:rStyle w:val="af7"/>
            <w:noProof/>
          </w:rPr>
          <w:t>面向电力指标问答</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_Toc194845630 \h </w:instrText>
        </w:r>
        <w:r>
          <w:rPr>
            <w:noProof/>
            <w:webHidden/>
          </w:rPr>
        </w:r>
        <w:r>
          <w:rPr>
            <w:noProof/>
            <w:webHidden/>
          </w:rPr>
          <w:fldChar w:fldCharType="separate"/>
        </w:r>
        <w:r>
          <w:rPr>
            <w:noProof/>
            <w:webHidden/>
          </w:rPr>
          <w:t>15</w:t>
        </w:r>
        <w:r>
          <w:rPr>
            <w:noProof/>
            <w:webHidden/>
          </w:rPr>
          <w:fldChar w:fldCharType="end"/>
        </w:r>
      </w:hyperlink>
    </w:p>
    <w:p w14:paraId="760D6565" w14:textId="55524CE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1" w:history="1">
        <w:r w:rsidRPr="000B5AE6">
          <w:rPr>
            <w:rStyle w:val="af7"/>
            <w:noProof/>
          </w:rPr>
          <w:t>3.1.1</w:t>
        </w:r>
        <w:r w:rsidRPr="000B5AE6">
          <w:rPr>
            <w:rStyle w:val="af7"/>
            <w:noProof/>
          </w:rPr>
          <w:t>任务定义</w:t>
        </w:r>
        <w:r>
          <w:rPr>
            <w:noProof/>
            <w:webHidden/>
          </w:rPr>
          <w:tab/>
        </w:r>
        <w:r>
          <w:rPr>
            <w:noProof/>
            <w:webHidden/>
          </w:rPr>
          <w:fldChar w:fldCharType="begin"/>
        </w:r>
        <w:r>
          <w:rPr>
            <w:noProof/>
            <w:webHidden/>
          </w:rPr>
          <w:instrText xml:space="preserve"> PAGEREF _Toc194845631 \h </w:instrText>
        </w:r>
        <w:r>
          <w:rPr>
            <w:noProof/>
            <w:webHidden/>
          </w:rPr>
        </w:r>
        <w:r>
          <w:rPr>
            <w:noProof/>
            <w:webHidden/>
          </w:rPr>
          <w:fldChar w:fldCharType="separate"/>
        </w:r>
        <w:r>
          <w:rPr>
            <w:noProof/>
            <w:webHidden/>
          </w:rPr>
          <w:t>15</w:t>
        </w:r>
        <w:r>
          <w:rPr>
            <w:noProof/>
            <w:webHidden/>
          </w:rPr>
          <w:fldChar w:fldCharType="end"/>
        </w:r>
      </w:hyperlink>
    </w:p>
    <w:p w14:paraId="7AF7D76A" w14:textId="102BD76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2" w:history="1">
        <w:r w:rsidRPr="000B5AE6">
          <w:rPr>
            <w:rStyle w:val="af7"/>
            <w:noProof/>
          </w:rPr>
          <w:t>3.1.2</w:t>
        </w:r>
        <w:r w:rsidRPr="000B5AE6">
          <w:rPr>
            <w:rStyle w:val="af7"/>
            <w:noProof/>
          </w:rPr>
          <w:t>基础模型架构</w:t>
        </w:r>
        <w:r>
          <w:rPr>
            <w:noProof/>
            <w:webHidden/>
          </w:rPr>
          <w:tab/>
        </w:r>
        <w:r>
          <w:rPr>
            <w:noProof/>
            <w:webHidden/>
          </w:rPr>
          <w:fldChar w:fldCharType="begin"/>
        </w:r>
        <w:r>
          <w:rPr>
            <w:noProof/>
            <w:webHidden/>
          </w:rPr>
          <w:instrText xml:space="preserve"> PAGEREF _Toc194845632 \h </w:instrText>
        </w:r>
        <w:r>
          <w:rPr>
            <w:noProof/>
            <w:webHidden/>
          </w:rPr>
        </w:r>
        <w:r>
          <w:rPr>
            <w:noProof/>
            <w:webHidden/>
          </w:rPr>
          <w:fldChar w:fldCharType="separate"/>
        </w:r>
        <w:r>
          <w:rPr>
            <w:noProof/>
            <w:webHidden/>
          </w:rPr>
          <w:t>17</w:t>
        </w:r>
        <w:r>
          <w:rPr>
            <w:noProof/>
            <w:webHidden/>
          </w:rPr>
          <w:fldChar w:fldCharType="end"/>
        </w:r>
      </w:hyperlink>
    </w:p>
    <w:p w14:paraId="110FFAB7" w14:textId="183E9C3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3" w:history="1">
        <w:r w:rsidRPr="000B5AE6">
          <w:rPr>
            <w:rStyle w:val="af7"/>
            <w:noProof/>
          </w:rPr>
          <w:t>3.2</w:t>
        </w:r>
        <w:r w:rsidRPr="000B5AE6">
          <w:rPr>
            <w:rStyle w:val="af7"/>
            <w:noProof/>
          </w:rPr>
          <w:t>基于词编码的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_Toc194845633 \h </w:instrText>
        </w:r>
        <w:r>
          <w:rPr>
            <w:noProof/>
            <w:webHidden/>
          </w:rPr>
        </w:r>
        <w:r>
          <w:rPr>
            <w:noProof/>
            <w:webHidden/>
          </w:rPr>
          <w:fldChar w:fldCharType="separate"/>
        </w:r>
        <w:r>
          <w:rPr>
            <w:noProof/>
            <w:webHidden/>
          </w:rPr>
          <w:t>19</w:t>
        </w:r>
        <w:r>
          <w:rPr>
            <w:noProof/>
            <w:webHidden/>
          </w:rPr>
          <w:fldChar w:fldCharType="end"/>
        </w:r>
      </w:hyperlink>
    </w:p>
    <w:p w14:paraId="2D12060A" w14:textId="0C03E50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4" w:history="1">
        <w:r w:rsidRPr="000B5AE6">
          <w:rPr>
            <w:rStyle w:val="af7"/>
            <w:noProof/>
          </w:rPr>
          <w:t>3.2.1</w:t>
        </w:r>
        <w:r w:rsidRPr="000B5AE6">
          <w:rPr>
            <w:rStyle w:val="af7"/>
            <w:noProof/>
          </w:rPr>
          <w:t>整体架构</w:t>
        </w:r>
        <w:r>
          <w:rPr>
            <w:noProof/>
            <w:webHidden/>
          </w:rPr>
          <w:tab/>
        </w:r>
        <w:r>
          <w:rPr>
            <w:noProof/>
            <w:webHidden/>
          </w:rPr>
          <w:fldChar w:fldCharType="begin"/>
        </w:r>
        <w:r>
          <w:rPr>
            <w:noProof/>
            <w:webHidden/>
          </w:rPr>
          <w:instrText xml:space="preserve"> PAGEREF _Toc194845634 \h </w:instrText>
        </w:r>
        <w:r>
          <w:rPr>
            <w:noProof/>
            <w:webHidden/>
          </w:rPr>
        </w:r>
        <w:r>
          <w:rPr>
            <w:noProof/>
            <w:webHidden/>
          </w:rPr>
          <w:fldChar w:fldCharType="separate"/>
        </w:r>
        <w:r>
          <w:rPr>
            <w:noProof/>
            <w:webHidden/>
          </w:rPr>
          <w:t>19</w:t>
        </w:r>
        <w:r>
          <w:rPr>
            <w:noProof/>
            <w:webHidden/>
          </w:rPr>
          <w:fldChar w:fldCharType="end"/>
        </w:r>
      </w:hyperlink>
    </w:p>
    <w:p w14:paraId="277E7305" w14:textId="6C4C247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5" w:history="1">
        <w:r w:rsidRPr="000B5AE6">
          <w:rPr>
            <w:rStyle w:val="af7"/>
            <w:noProof/>
          </w:rPr>
          <w:t>3.2.2</w:t>
        </w:r>
        <w:r w:rsidRPr="000B5AE6">
          <w:rPr>
            <w:rStyle w:val="af7"/>
            <w:noProof/>
          </w:rPr>
          <w:t>输入层</w:t>
        </w:r>
        <w:r>
          <w:rPr>
            <w:noProof/>
            <w:webHidden/>
          </w:rPr>
          <w:tab/>
        </w:r>
        <w:r>
          <w:rPr>
            <w:noProof/>
            <w:webHidden/>
          </w:rPr>
          <w:fldChar w:fldCharType="begin"/>
        </w:r>
        <w:r>
          <w:rPr>
            <w:noProof/>
            <w:webHidden/>
          </w:rPr>
          <w:instrText xml:space="preserve"> PAGEREF _Toc194845635 \h </w:instrText>
        </w:r>
        <w:r>
          <w:rPr>
            <w:noProof/>
            <w:webHidden/>
          </w:rPr>
        </w:r>
        <w:r>
          <w:rPr>
            <w:noProof/>
            <w:webHidden/>
          </w:rPr>
          <w:fldChar w:fldCharType="separate"/>
        </w:r>
        <w:r>
          <w:rPr>
            <w:noProof/>
            <w:webHidden/>
          </w:rPr>
          <w:t>20</w:t>
        </w:r>
        <w:r>
          <w:rPr>
            <w:noProof/>
            <w:webHidden/>
          </w:rPr>
          <w:fldChar w:fldCharType="end"/>
        </w:r>
      </w:hyperlink>
    </w:p>
    <w:p w14:paraId="390F41F0" w14:textId="33E5A35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6" w:history="1">
        <w:r w:rsidRPr="000B5AE6">
          <w:rPr>
            <w:rStyle w:val="af7"/>
            <w:noProof/>
          </w:rPr>
          <w:t>3.2.3</w:t>
        </w:r>
        <w:r w:rsidRPr="000B5AE6">
          <w:rPr>
            <w:rStyle w:val="af7"/>
            <w:noProof/>
          </w:rPr>
          <w:t>编码层</w:t>
        </w:r>
        <w:r>
          <w:rPr>
            <w:noProof/>
            <w:webHidden/>
          </w:rPr>
          <w:tab/>
        </w:r>
        <w:r>
          <w:rPr>
            <w:noProof/>
            <w:webHidden/>
          </w:rPr>
          <w:fldChar w:fldCharType="begin"/>
        </w:r>
        <w:r>
          <w:rPr>
            <w:noProof/>
            <w:webHidden/>
          </w:rPr>
          <w:instrText xml:space="preserve"> PAGEREF _Toc194845636 \h </w:instrText>
        </w:r>
        <w:r>
          <w:rPr>
            <w:noProof/>
            <w:webHidden/>
          </w:rPr>
        </w:r>
        <w:r>
          <w:rPr>
            <w:noProof/>
            <w:webHidden/>
          </w:rPr>
          <w:fldChar w:fldCharType="separate"/>
        </w:r>
        <w:r>
          <w:rPr>
            <w:noProof/>
            <w:webHidden/>
          </w:rPr>
          <w:t>21</w:t>
        </w:r>
        <w:r>
          <w:rPr>
            <w:noProof/>
            <w:webHidden/>
          </w:rPr>
          <w:fldChar w:fldCharType="end"/>
        </w:r>
      </w:hyperlink>
    </w:p>
    <w:p w14:paraId="196153BB" w14:textId="490E059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7" w:history="1">
        <w:r w:rsidRPr="000B5AE6">
          <w:rPr>
            <w:rStyle w:val="af7"/>
            <w:noProof/>
          </w:rPr>
          <w:t>3.2.4</w:t>
        </w:r>
        <w:r w:rsidRPr="000B5AE6">
          <w:rPr>
            <w:rStyle w:val="af7"/>
            <w:noProof/>
          </w:rPr>
          <w:t>解码层</w:t>
        </w:r>
        <w:r>
          <w:rPr>
            <w:noProof/>
            <w:webHidden/>
          </w:rPr>
          <w:tab/>
        </w:r>
        <w:r>
          <w:rPr>
            <w:noProof/>
            <w:webHidden/>
          </w:rPr>
          <w:fldChar w:fldCharType="begin"/>
        </w:r>
        <w:r>
          <w:rPr>
            <w:noProof/>
            <w:webHidden/>
          </w:rPr>
          <w:instrText xml:space="preserve"> PAGEREF _Toc194845637 \h </w:instrText>
        </w:r>
        <w:r>
          <w:rPr>
            <w:noProof/>
            <w:webHidden/>
          </w:rPr>
        </w:r>
        <w:r>
          <w:rPr>
            <w:noProof/>
            <w:webHidden/>
          </w:rPr>
          <w:fldChar w:fldCharType="separate"/>
        </w:r>
        <w:r>
          <w:rPr>
            <w:noProof/>
            <w:webHidden/>
          </w:rPr>
          <w:t>23</w:t>
        </w:r>
        <w:r>
          <w:rPr>
            <w:noProof/>
            <w:webHidden/>
          </w:rPr>
          <w:fldChar w:fldCharType="end"/>
        </w:r>
      </w:hyperlink>
    </w:p>
    <w:p w14:paraId="45D5E19C" w14:textId="64BA982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8" w:history="1">
        <w:r w:rsidRPr="000B5AE6">
          <w:rPr>
            <w:rStyle w:val="af7"/>
            <w:noProof/>
          </w:rPr>
          <w:t>3.3</w:t>
        </w:r>
        <w:r w:rsidRPr="000B5AE6">
          <w:rPr>
            <w:rStyle w:val="af7"/>
            <w:noProof/>
          </w:rPr>
          <w:t>基于编码层字词融合的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_Toc194845638 \h </w:instrText>
        </w:r>
        <w:r>
          <w:rPr>
            <w:noProof/>
            <w:webHidden/>
          </w:rPr>
        </w:r>
        <w:r>
          <w:rPr>
            <w:noProof/>
            <w:webHidden/>
          </w:rPr>
          <w:fldChar w:fldCharType="separate"/>
        </w:r>
        <w:r>
          <w:rPr>
            <w:noProof/>
            <w:webHidden/>
          </w:rPr>
          <w:t>24</w:t>
        </w:r>
        <w:r>
          <w:rPr>
            <w:noProof/>
            <w:webHidden/>
          </w:rPr>
          <w:fldChar w:fldCharType="end"/>
        </w:r>
      </w:hyperlink>
    </w:p>
    <w:p w14:paraId="393CEBBF" w14:textId="6FF55A3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9" w:history="1">
        <w:r w:rsidRPr="000B5AE6">
          <w:rPr>
            <w:rStyle w:val="af7"/>
            <w:noProof/>
          </w:rPr>
          <w:t>3.3.1</w:t>
        </w:r>
        <w:r w:rsidRPr="000B5AE6">
          <w:rPr>
            <w:rStyle w:val="af7"/>
            <w:noProof/>
          </w:rPr>
          <w:t>整体架构</w:t>
        </w:r>
        <w:r>
          <w:rPr>
            <w:noProof/>
            <w:webHidden/>
          </w:rPr>
          <w:tab/>
        </w:r>
        <w:r>
          <w:rPr>
            <w:noProof/>
            <w:webHidden/>
          </w:rPr>
          <w:fldChar w:fldCharType="begin"/>
        </w:r>
        <w:r>
          <w:rPr>
            <w:noProof/>
            <w:webHidden/>
          </w:rPr>
          <w:instrText xml:space="preserve"> PAGEREF _Toc194845639 \h </w:instrText>
        </w:r>
        <w:r>
          <w:rPr>
            <w:noProof/>
            <w:webHidden/>
          </w:rPr>
        </w:r>
        <w:r>
          <w:rPr>
            <w:noProof/>
            <w:webHidden/>
          </w:rPr>
          <w:fldChar w:fldCharType="separate"/>
        </w:r>
        <w:r>
          <w:rPr>
            <w:noProof/>
            <w:webHidden/>
          </w:rPr>
          <w:t>24</w:t>
        </w:r>
        <w:r>
          <w:rPr>
            <w:noProof/>
            <w:webHidden/>
          </w:rPr>
          <w:fldChar w:fldCharType="end"/>
        </w:r>
      </w:hyperlink>
    </w:p>
    <w:p w14:paraId="712CE290" w14:textId="1E8FBEE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0" w:history="1">
        <w:r w:rsidRPr="000B5AE6">
          <w:rPr>
            <w:rStyle w:val="af7"/>
            <w:noProof/>
          </w:rPr>
          <w:t>3.3.2</w:t>
        </w:r>
        <w:r w:rsidRPr="000B5AE6">
          <w:rPr>
            <w:rStyle w:val="af7"/>
            <w:noProof/>
          </w:rPr>
          <w:t>输入层</w:t>
        </w:r>
        <w:r>
          <w:rPr>
            <w:noProof/>
            <w:webHidden/>
          </w:rPr>
          <w:tab/>
        </w:r>
        <w:r>
          <w:rPr>
            <w:noProof/>
            <w:webHidden/>
          </w:rPr>
          <w:fldChar w:fldCharType="begin"/>
        </w:r>
        <w:r>
          <w:rPr>
            <w:noProof/>
            <w:webHidden/>
          </w:rPr>
          <w:instrText xml:space="preserve"> PAGEREF _Toc194845640 \h </w:instrText>
        </w:r>
        <w:r>
          <w:rPr>
            <w:noProof/>
            <w:webHidden/>
          </w:rPr>
        </w:r>
        <w:r>
          <w:rPr>
            <w:noProof/>
            <w:webHidden/>
          </w:rPr>
          <w:fldChar w:fldCharType="separate"/>
        </w:r>
        <w:r>
          <w:rPr>
            <w:noProof/>
            <w:webHidden/>
          </w:rPr>
          <w:t>24</w:t>
        </w:r>
        <w:r>
          <w:rPr>
            <w:noProof/>
            <w:webHidden/>
          </w:rPr>
          <w:fldChar w:fldCharType="end"/>
        </w:r>
      </w:hyperlink>
    </w:p>
    <w:p w14:paraId="61FCA8E5" w14:textId="13A85A0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1" w:history="1">
        <w:r w:rsidRPr="000B5AE6">
          <w:rPr>
            <w:rStyle w:val="af7"/>
            <w:noProof/>
          </w:rPr>
          <w:t>3.3.3</w:t>
        </w:r>
        <w:r w:rsidRPr="000B5AE6">
          <w:rPr>
            <w:rStyle w:val="af7"/>
            <w:noProof/>
          </w:rPr>
          <w:t>编码层</w:t>
        </w:r>
        <w:r>
          <w:rPr>
            <w:noProof/>
            <w:webHidden/>
          </w:rPr>
          <w:tab/>
        </w:r>
        <w:r>
          <w:rPr>
            <w:noProof/>
            <w:webHidden/>
          </w:rPr>
          <w:fldChar w:fldCharType="begin"/>
        </w:r>
        <w:r>
          <w:rPr>
            <w:noProof/>
            <w:webHidden/>
          </w:rPr>
          <w:instrText xml:space="preserve"> PAGEREF _Toc194845641 \h </w:instrText>
        </w:r>
        <w:r>
          <w:rPr>
            <w:noProof/>
            <w:webHidden/>
          </w:rPr>
        </w:r>
        <w:r>
          <w:rPr>
            <w:noProof/>
            <w:webHidden/>
          </w:rPr>
          <w:fldChar w:fldCharType="separate"/>
        </w:r>
        <w:r>
          <w:rPr>
            <w:noProof/>
            <w:webHidden/>
          </w:rPr>
          <w:t>25</w:t>
        </w:r>
        <w:r>
          <w:rPr>
            <w:noProof/>
            <w:webHidden/>
          </w:rPr>
          <w:fldChar w:fldCharType="end"/>
        </w:r>
      </w:hyperlink>
    </w:p>
    <w:p w14:paraId="34E83953" w14:textId="37D51DD2"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2" w:history="1">
        <w:r w:rsidRPr="000B5AE6">
          <w:rPr>
            <w:rStyle w:val="af7"/>
            <w:noProof/>
          </w:rPr>
          <w:t>3.3.4</w:t>
        </w:r>
        <w:r w:rsidRPr="000B5AE6">
          <w:rPr>
            <w:rStyle w:val="af7"/>
            <w:noProof/>
          </w:rPr>
          <w:t>解码层</w:t>
        </w:r>
        <w:r>
          <w:rPr>
            <w:noProof/>
            <w:webHidden/>
          </w:rPr>
          <w:tab/>
        </w:r>
        <w:r>
          <w:rPr>
            <w:noProof/>
            <w:webHidden/>
          </w:rPr>
          <w:fldChar w:fldCharType="begin"/>
        </w:r>
        <w:r>
          <w:rPr>
            <w:noProof/>
            <w:webHidden/>
          </w:rPr>
          <w:instrText xml:space="preserve"> PAGEREF _Toc194845642 \h </w:instrText>
        </w:r>
        <w:r>
          <w:rPr>
            <w:noProof/>
            <w:webHidden/>
          </w:rPr>
        </w:r>
        <w:r>
          <w:rPr>
            <w:noProof/>
            <w:webHidden/>
          </w:rPr>
          <w:fldChar w:fldCharType="separate"/>
        </w:r>
        <w:r>
          <w:rPr>
            <w:noProof/>
            <w:webHidden/>
          </w:rPr>
          <w:t>26</w:t>
        </w:r>
        <w:r>
          <w:rPr>
            <w:noProof/>
            <w:webHidden/>
          </w:rPr>
          <w:fldChar w:fldCharType="end"/>
        </w:r>
      </w:hyperlink>
    </w:p>
    <w:p w14:paraId="4BEC00B7" w14:textId="34E85D2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3" w:history="1">
        <w:r w:rsidRPr="000B5AE6">
          <w:rPr>
            <w:rStyle w:val="af7"/>
            <w:noProof/>
          </w:rPr>
          <w:t>3.4</w:t>
        </w:r>
        <w:r w:rsidRPr="000B5AE6">
          <w:rPr>
            <w:rStyle w:val="af7"/>
            <w:noProof/>
          </w:rPr>
          <w:t>基于解码层字词融合的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_Toc194845643 \h </w:instrText>
        </w:r>
        <w:r>
          <w:rPr>
            <w:noProof/>
            <w:webHidden/>
          </w:rPr>
        </w:r>
        <w:r>
          <w:rPr>
            <w:noProof/>
            <w:webHidden/>
          </w:rPr>
          <w:fldChar w:fldCharType="separate"/>
        </w:r>
        <w:r>
          <w:rPr>
            <w:noProof/>
            <w:webHidden/>
          </w:rPr>
          <w:t>27</w:t>
        </w:r>
        <w:r>
          <w:rPr>
            <w:noProof/>
            <w:webHidden/>
          </w:rPr>
          <w:fldChar w:fldCharType="end"/>
        </w:r>
      </w:hyperlink>
    </w:p>
    <w:p w14:paraId="37E444F9" w14:textId="54A90E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4" w:history="1">
        <w:r w:rsidRPr="000B5AE6">
          <w:rPr>
            <w:rStyle w:val="af7"/>
            <w:noProof/>
          </w:rPr>
          <w:t>3.5</w:t>
        </w:r>
        <w:r w:rsidRPr="000B5AE6">
          <w:rPr>
            <w:rStyle w:val="af7"/>
            <w:noProof/>
          </w:rPr>
          <w:t>实验结果与分析</w:t>
        </w:r>
        <w:r>
          <w:rPr>
            <w:noProof/>
            <w:webHidden/>
          </w:rPr>
          <w:tab/>
        </w:r>
        <w:r>
          <w:rPr>
            <w:noProof/>
            <w:webHidden/>
          </w:rPr>
          <w:fldChar w:fldCharType="begin"/>
        </w:r>
        <w:r>
          <w:rPr>
            <w:noProof/>
            <w:webHidden/>
          </w:rPr>
          <w:instrText xml:space="preserve"> PAGEREF _Toc194845644 \h </w:instrText>
        </w:r>
        <w:r>
          <w:rPr>
            <w:noProof/>
            <w:webHidden/>
          </w:rPr>
        </w:r>
        <w:r>
          <w:rPr>
            <w:noProof/>
            <w:webHidden/>
          </w:rPr>
          <w:fldChar w:fldCharType="separate"/>
        </w:r>
        <w:r>
          <w:rPr>
            <w:noProof/>
            <w:webHidden/>
          </w:rPr>
          <w:t>28</w:t>
        </w:r>
        <w:r>
          <w:rPr>
            <w:noProof/>
            <w:webHidden/>
          </w:rPr>
          <w:fldChar w:fldCharType="end"/>
        </w:r>
      </w:hyperlink>
    </w:p>
    <w:p w14:paraId="4B36CBCA" w14:textId="21E56A6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5" w:history="1">
        <w:r w:rsidRPr="000B5AE6">
          <w:rPr>
            <w:rStyle w:val="af7"/>
            <w:noProof/>
          </w:rPr>
          <w:t>3.5.1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_Toc194845645 \h </w:instrText>
        </w:r>
        <w:r>
          <w:rPr>
            <w:noProof/>
            <w:webHidden/>
          </w:rPr>
        </w:r>
        <w:r>
          <w:rPr>
            <w:noProof/>
            <w:webHidden/>
          </w:rPr>
          <w:fldChar w:fldCharType="separate"/>
        </w:r>
        <w:r>
          <w:rPr>
            <w:noProof/>
            <w:webHidden/>
          </w:rPr>
          <w:t>28</w:t>
        </w:r>
        <w:r>
          <w:rPr>
            <w:noProof/>
            <w:webHidden/>
          </w:rPr>
          <w:fldChar w:fldCharType="end"/>
        </w:r>
      </w:hyperlink>
    </w:p>
    <w:p w14:paraId="1034DB3A" w14:textId="68A73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6" w:history="1">
        <w:r w:rsidRPr="000B5AE6">
          <w:rPr>
            <w:rStyle w:val="af7"/>
            <w:noProof/>
          </w:rPr>
          <w:t>3.5.2</w:t>
        </w:r>
        <w:r w:rsidRPr="000B5AE6">
          <w:rPr>
            <w:rStyle w:val="af7"/>
            <w:noProof/>
          </w:rPr>
          <w:t>数据集</w:t>
        </w:r>
        <w:r>
          <w:rPr>
            <w:noProof/>
            <w:webHidden/>
          </w:rPr>
          <w:tab/>
        </w:r>
        <w:r>
          <w:rPr>
            <w:noProof/>
            <w:webHidden/>
          </w:rPr>
          <w:fldChar w:fldCharType="begin"/>
        </w:r>
        <w:r>
          <w:rPr>
            <w:noProof/>
            <w:webHidden/>
          </w:rPr>
          <w:instrText xml:space="preserve"> PAGEREF _Toc194845646 \h </w:instrText>
        </w:r>
        <w:r>
          <w:rPr>
            <w:noProof/>
            <w:webHidden/>
          </w:rPr>
        </w:r>
        <w:r>
          <w:rPr>
            <w:noProof/>
            <w:webHidden/>
          </w:rPr>
          <w:fldChar w:fldCharType="separate"/>
        </w:r>
        <w:r>
          <w:rPr>
            <w:noProof/>
            <w:webHidden/>
          </w:rPr>
          <w:t>29</w:t>
        </w:r>
        <w:r>
          <w:rPr>
            <w:noProof/>
            <w:webHidden/>
          </w:rPr>
          <w:fldChar w:fldCharType="end"/>
        </w:r>
      </w:hyperlink>
    </w:p>
    <w:p w14:paraId="56CB078D" w14:textId="1369E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7" w:history="1">
        <w:r w:rsidRPr="000B5AE6">
          <w:rPr>
            <w:rStyle w:val="af7"/>
            <w:noProof/>
          </w:rPr>
          <w:t>3.5.3</w:t>
        </w:r>
        <w:r w:rsidRPr="000B5AE6">
          <w:rPr>
            <w:rStyle w:val="af7"/>
            <w:noProof/>
          </w:rPr>
          <w:t>评估指标</w:t>
        </w:r>
        <w:r>
          <w:rPr>
            <w:noProof/>
            <w:webHidden/>
          </w:rPr>
          <w:tab/>
        </w:r>
        <w:r>
          <w:rPr>
            <w:noProof/>
            <w:webHidden/>
          </w:rPr>
          <w:fldChar w:fldCharType="begin"/>
        </w:r>
        <w:r>
          <w:rPr>
            <w:noProof/>
            <w:webHidden/>
          </w:rPr>
          <w:instrText xml:space="preserve"> PAGEREF _Toc194845647 \h </w:instrText>
        </w:r>
        <w:r>
          <w:rPr>
            <w:noProof/>
            <w:webHidden/>
          </w:rPr>
        </w:r>
        <w:r>
          <w:rPr>
            <w:noProof/>
            <w:webHidden/>
          </w:rPr>
          <w:fldChar w:fldCharType="separate"/>
        </w:r>
        <w:r>
          <w:rPr>
            <w:noProof/>
            <w:webHidden/>
          </w:rPr>
          <w:t>29</w:t>
        </w:r>
        <w:r>
          <w:rPr>
            <w:noProof/>
            <w:webHidden/>
          </w:rPr>
          <w:fldChar w:fldCharType="end"/>
        </w:r>
      </w:hyperlink>
    </w:p>
    <w:p w14:paraId="45ED9100" w14:textId="2F87E4A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8" w:history="1">
        <w:r w:rsidRPr="000B5AE6">
          <w:rPr>
            <w:rStyle w:val="af7"/>
            <w:noProof/>
          </w:rPr>
          <w:t>3.5.4</w:t>
        </w:r>
        <w:r w:rsidRPr="000B5AE6">
          <w:rPr>
            <w:rStyle w:val="af7"/>
            <w:noProof/>
          </w:rPr>
          <w:t>实验结果与分析</w:t>
        </w:r>
        <w:r>
          <w:rPr>
            <w:noProof/>
            <w:webHidden/>
          </w:rPr>
          <w:tab/>
        </w:r>
        <w:r>
          <w:rPr>
            <w:noProof/>
            <w:webHidden/>
          </w:rPr>
          <w:fldChar w:fldCharType="begin"/>
        </w:r>
        <w:r>
          <w:rPr>
            <w:noProof/>
            <w:webHidden/>
          </w:rPr>
          <w:instrText xml:space="preserve"> PAGEREF _Toc194845648 \h </w:instrText>
        </w:r>
        <w:r>
          <w:rPr>
            <w:noProof/>
            <w:webHidden/>
          </w:rPr>
        </w:r>
        <w:r>
          <w:rPr>
            <w:noProof/>
            <w:webHidden/>
          </w:rPr>
          <w:fldChar w:fldCharType="separate"/>
        </w:r>
        <w:r>
          <w:rPr>
            <w:noProof/>
            <w:webHidden/>
          </w:rPr>
          <w:t>29</w:t>
        </w:r>
        <w:r>
          <w:rPr>
            <w:noProof/>
            <w:webHidden/>
          </w:rPr>
          <w:fldChar w:fldCharType="end"/>
        </w:r>
      </w:hyperlink>
    </w:p>
    <w:p w14:paraId="45E0929A" w14:textId="1E34B4C7"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9" w:history="1">
        <w:r w:rsidRPr="000B5AE6">
          <w:rPr>
            <w:rStyle w:val="af7"/>
            <w:noProof/>
          </w:rPr>
          <w:t>3.6</w:t>
        </w:r>
        <w:r w:rsidRPr="000B5AE6">
          <w:rPr>
            <w:rStyle w:val="af7"/>
            <w:noProof/>
          </w:rPr>
          <w:t>本章小结</w:t>
        </w:r>
        <w:r>
          <w:rPr>
            <w:noProof/>
            <w:webHidden/>
          </w:rPr>
          <w:tab/>
        </w:r>
        <w:r>
          <w:rPr>
            <w:noProof/>
            <w:webHidden/>
          </w:rPr>
          <w:fldChar w:fldCharType="begin"/>
        </w:r>
        <w:r>
          <w:rPr>
            <w:noProof/>
            <w:webHidden/>
          </w:rPr>
          <w:instrText xml:space="preserve"> PAGEREF _Toc194845649 \h </w:instrText>
        </w:r>
        <w:r>
          <w:rPr>
            <w:noProof/>
            <w:webHidden/>
          </w:rPr>
        </w:r>
        <w:r>
          <w:rPr>
            <w:noProof/>
            <w:webHidden/>
          </w:rPr>
          <w:fldChar w:fldCharType="separate"/>
        </w:r>
        <w:r>
          <w:rPr>
            <w:noProof/>
            <w:webHidden/>
          </w:rPr>
          <w:t>31</w:t>
        </w:r>
        <w:r>
          <w:rPr>
            <w:noProof/>
            <w:webHidden/>
          </w:rPr>
          <w:fldChar w:fldCharType="end"/>
        </w:r>
      </w:hyperlink>
    </w:p>
    <w:p w14:paraId="53650379" w14:textId="3948792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50" w:history="1">
        <w:r w:rsidRPr="000B5AE6">
          <w:rPr>
            <w:rStyle w:val="af7"/>
            <w:noProof/>
          </w:rPr>
          <w:t>第四章</w:t>
        </w:r>
        <w:r w:rsidRPr="000B5AE6">
          <w:rPr>
            <w:rStyle w:val="af7"/>
            <w:noProof/>
          </w:rPr>
          <w:t xml:space="preserve"> </w:t>
        </w:r>
        <w:r w:rsidRPr="000B5AE6">
          <w:rPr>
            <w:rStyle w:val="af7"/>
            <w:noProof/>
          </w:rPr>
          <w:t>面向未见指标项的</w:t>
        </w:r>
        <w:r w:rsidRPr="000B5AE6">
          <w:rPr>
            <w:rStyle w:val="af7"/>
            <w:noProof/>
          </w:rPr>
          <w:t>NLU</w:t>
        </w:r>
        <w:r w:rsidRPr="000B5AE6">
          <w:rPr>
            <w:rStyle w:val="af7"/>
            <w:noProof/>
          </w:rPr>
          <w:t>模型设计与优化</w:t>
        </w:r>
        <w:r>
          <w:rPr>
            <w:noProof/>
            <w:webHidden/>
          </w:rPr>
          <w:tab/>
        </w:r>
        <w:r>
          <w:rPr>
            <w:noProof/>
            <w:webHidden/>
          </w:rPr>
          <w:fldChar w:fldCharType="begin"/>
        </w:r>
        <w:r>
          <w:rPr>
            <w:noProof/>
            <w:webHidden/>
          </w:rPr>
          <w:instrText xml:space="preserve"> PAGEREF _Toc194845650 \h </w:instrText>
        </w:r>
        <w:r>
          <w:rPr>
            <w:noProof/>
            <w:webHidden/>
          </w:rPr>
        </w:r>
        <w:r>
          <w:rPr>
            <w:noProof/>
            <w:webHidden/>
          </w:rPr>
          <w:fldChar w:fldCharType="separate"/>
        </w:r>
        <w:r>
          <w:rPr>
            <w:noProof/>
            <w:webHidden/>
          </w:rPr>
          <w:t>33</w:t>
        </w:r>
        <w:r>
          <w:rPr>
            <w:noProof/>
            <w:webHidden/>
          </w:rPr>
          <w:fldChar w:fldCharType="end"/>
        </w:r>
      </w:hyperlink>
    </w:p>
    <w:p w14:paraId="65431784" w14:textId="4A70286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1" w:history="1">
        <w:r w:rsidRPr="000B5AE6">
          <w:rPr>
            <w:rStyle w:val="af7"/>
            <w:noProof/>
          </w:rPr>
          <w:t>4.1</w:t>
        </w:r>
        <w:r w:rsidRPr="000B5AE6">
          <w:rPr>
            <w:rStyle w:val="af7"/>
            <w:noProof/>
          </w:rPr>
          <w:t>面向未见指标项的问题分析</w:t>
        </w:r>
        <w:r>
          <w:rPr>
            <w:noProof/>
            <w:webHidden/>
          </w:rPr>
          <w:tab/>
        </w:r>
        <w:r>
          <w:rPr>
            <w:noProof/>
            <w:webHidden/>
          </w:rPr>
          <w:fldChar w:fldCharType="begin"/>
        </w:r>
        <w:r>
          <w:rPr>
            <w:noProof/>
            <w:webHidden/>
          </w:rPr>
          <w:instrText xml:space="preserve"> PAGEREF _Toc194845651 \h </w:instrText>
        </w:r>
        <w:r>
          <w:rPr>
            <w:noProof/>
            <w:webHidden/>
          </w:rPr>
        </w:r>
        <w:r>
          <w:rPr>
            <w:noProof/>
            <w:webHidden/>
          </w:rPr>
          <w:fldChar w:fldCharType="separate"/>
        </w:r>
        <w:r>
          <w:rPr>
            <w:noProof/>
            <w:webHidden/>
          </w:rPr>
          <w:t>33</w:t>
        </w:r>
        <w:r>
          <w:rPr>
            <w:noProof/>
            <w:webHidden/>
          </w:rPr>
          <w:fldChar w:fldCharType="end"/>
        </w:r>
      </w:hyperlink>
    </w:p>
    <w:p w14:paraId="59EA05A2" w14:textId="2E86EB89"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2" w:history="1">
        <w:r w:rsidRPr="000B5AE6">
          <w:rPr>
            <w:rStyle w:val="af7"/>
            <w:noProof/>
          </w:rPr>
          <w:t>4.2</w:t>
        </w:r>
        <w:r w:rsidRPr="000B5AE6">
          <w:rPr>
            <w:rStyle w:val="af7"/>
            <w:noProof/>
          </w:rPr>
          <w:t>基于</w:t>
        </w:r>
        <w:r w:rsidRPr="000B5AE6">
          <w:rPr>
            <w:rStyle w:val="af7"/>
            <w:noProof/>
          </w:rPr>
          <w:t>Spacy</w:t>
        </w:r>
        <w:r w:rsidRPr="000B5AE6">
          <w:rPr>
            <w:rStyle w:val="af7"/>
            <w:noProof/>
          </w:rPr>
          <w:t>分析树的意图</w:t>
        </w:r>
        <w:r w:rsidRPr="000B5AE6">
          <w:rPr>
            <w:rStyle w:val="af7"/>
            <w:noProof/>
          </w:rPr>
          <w:t>-</w:t>
        </w:r>
        <w:r w:rsidRPr="000B5AE6">
          <w:rPr>
            <w:rStyle w:val="af7"/>
            <w:noProof/>
          </w:rPr>
          <w:t>槽联合模型</w:t>
        </w:r>
        <w:r>
          <w:rPr>
            <w:noProof/>
            <w:webHidden/>
          </w:rPr>
          <w:tab/>
        </w:r>
        <w:r>
          <w:rPr>
            <w:noProof/>
            <w:webHidden/>
          </w:rPr>
          <w:fldChar w:fldCharType="begin"/>
        </w:r>
        <w:r>
          <w:rPr>
            <w:noProof/>
            <w:webHidden/>
          </w:rPr>
          <w:instrText xml:space="preserve"> PAGEREF _Toc194845652 \h </w:instrText>
        </w:r>
        <w:r>
          <w:rPr>
            <w:noProof/>
            <w:webHidden/>
          </w:rPr>
        </w:r>
        <w:r>
          <w:rPr>
            <w:noProof/>
            <w:webHidden/>
          </w:rPr>
          <w:fldChar w:fldCharType="separate"/>
        </w:r>
        <w:r>
          <w:rPr>
            <w:noProof/>
            <w:webHidden/>
          </w:rPr>
          <w:t>34</w:t>
        </w:r>
        <w:r>
          <w:rPr>
            <w:noProof/>
            <w:webHidden/>
          </w:rPr>
          <w:fldChar w:fldCharType="end"/>
        </w:r>
      </w:hyperlink>
    </w:p>
    <w:p w14:paraId="01E6FA29" w14:textId="3E9DA8E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3" w:history="1">
        <w:r w:rsidRPr="000B5AE6">
          <w:rPr>
            <w:rStyle w:val="af7"/>
            <w:noProof/>
          </w:rPr>
          <w:t>4.2.1</w:t>
        </w:r>
        <w:r w:rsidRPr="000B5AE6">
          <w:rPr>
            <w:rStyle w:val="af7"/>
            <w:noProof/>
          </w:rPr>
          <w:t>整体架构</w:t>
        </w:r>
        <w:r>
          <w:rPr>
            <w:noProof/>
            <w:webHidden/>
          </w:rPr>
          <w:tab/>
        </w:r>
        <w:r>
          <w:rPr>
            <w:noProof/>
            <w:webHidden/>
          </w:rPr>
          <w:fldChar w:fldCharType="begin"/>
        </w:r>
        <w:r>
          <w:rPr>
            <w:noProof/>
            <w:webHidden/>
          </w:rPr>
          <w:instrText xml:space="preserve"> PAGEREF _Toc194845653 \h </w:instrText>
        </w:r>
        <w:r>
          <w:rPr>
            <w:noProof/>
            <w:webHidden/>
          </w:rPr>
        </w:r>
        <w:r>
          <w:rPr>
            <w:noProof/>
            <w:webHidden/>
          </w:rPr>
          <w:fldChar w:fldCharType="separate"/>
        </w:r>
        <w:r>
          <w:rPr>
            <w:noProof/>
            <w:webHidden/>
          </w:rPr>
          <w:t>34</w:t>
        </w:r>
        <w:r>
          <w:rPr>
            <w:noProof/>
            <w:webHidden/>
          </w:rPr>
          <w:fldChar w:fldCharType="end"/>
        </w:r>
      </w:hyperlink>
    </w:p>
    <w:p w14:paraId="1517B65D" w14:textId="228E6D0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4" w:history="1">
        <w:r w:rsidRPr="000B5AE6">
          <w:rPr>
            <w:rStyle w:val="af7"/>
            <w:noProof/>
          </w:rPr>
          <w:t>4.2.2</w:t>
        </w:r>
        <w:r w:rsidRPr="000B5AE6">
          <w:rPr>
            <w:rStyle w:val="af7"/>
            <w:noProof/>
          </w:rPr>
          <w:t>输入层</w:t>
        </w:r>
        <w:r>
          <w:rPr>
            <w:noProof/>
            <w:webHidden/>
          </w:rPr>
          <w:tab/>
        </w:r>
        <w:r>
          <w:rPr>
            <w:noProof/>
            <w:webHidden/>
          </w:rPr>
          <w:fldChar w:fldCharType="begin"/>
        </w:r>
        <w:r>
          <w:rPr>
            <w:noProof/>
            <w:webHidden/>
          </w:rPr>
          <w:instrText xml:space="preserve"> PAGEREF _Toc194845654 \h </w:instrText>
        </w:r>
        <w:r>
          <w:rPr>
            <w:noProof/>
            <w:webHidden/>
          </w:rPr>
        </w:r>
        <w:r>
          <w:rPr>
            <w:noProof/>
            <w:webHidden/>
          </w:rPr>
          <w:fldChar w:fldCharType="separate"/>
        </w:r>
        <w:r>
          <w:rPr>
            <w:noProof/>
            <w:webHidden/>
          </w:rPr>
          <w:t>35</w:t>
        </w:r>
        <w:r>
          <w:rPr>
            <w:noProof/>
            <w:webHidden/>
          </w:rPr>
          <w:fldChar w:fldCharType="end"/>
        </w:r>
      </w:hyperlink>
    </w:p>
    <w:p w14:paraId="49BBBB7E" w14:textId="5E7CAFE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5" w:history="1">
        <w:r w:rsidRPr="000B5AE6">
          <w:rPr>
            <w:rStyle w:val="af7"/>
            <w:noProof/>
          </w:rPr>
          <w:t>4.2.3</w:t>
        </w:r>
        <w:r w:rsidRPr="000B5AE6">
          <w:rPr>
            <w:rStyle w:val="af7"/>
            <w:noProof/>
          </w:rPr>
          <w:t>解码层</w:t>
        </w:r>
        <w:r>
          <w:rPr>
            <w:noProof/>
            <w:webHidden/>
          </w:rPr>
          <w:tab/>
        </w:r>
        <w:r>
          <w:rPr>
            <w:noProof/>
            <w:webHidden/>
          </w:rPr>
          <w:fldChar w:fldCharType="begin"/>
        </w:r>
        <w:r>
          <w:rPr>
            <w:noProof/>
            <w:webHidden/>
          </w:rPr>
          <w:instrText xml:space="preserve"> PAGEREF _Toc194845655 \h </w:instrText>
        </w:r>
        <w:r>
          <w:rPr>
            <w:noProof/>
            <w:webHidden/>
          </w:rPr>
        </w:r>
        <w:r>
          <w:rPr>
            <w:noProof/>
            <w:webHidden/>
          </w:rPr>
          <w:fldChar w:fldCharType="separate"/>
        </w:r>
        <w:r>
          <w:rPr>
            <w:noProof/>
            <w:webHidden/>
          </w:rPr>
          <w:t>37</w:t>
        </w:r>
        <w:r>
          <w:rPr>
            <w:noProof/>
            <w:webHidden/>
          </w:rPr>
          <w:fldChar w:fldCharType="end"/>
        </w:r>
      </w:hyperlink>
    </w:p>
    <w:p w14:paraId="4214B9F9" w14:textId="6DBE60D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6" w:history="1">
        <w:r w:rsidRPr="000B5AE6">
          <w:rPr>
            <w:rStyle w:val="af7"/>
            <w:noProof/>
          </w:rPr>
          <w:t>4.3</w:t>
        </w:r>
        <w:r w:rsidRPr="000B5AE6">
          <w:rPr>
            <w:rStyle w:val="af7"/>
            <w:noProof/>
          </w:rPr>
          <w:t>基于大语言模型迭代数据增强的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_Toc194845656 \h </w:instrText>
        </w:r>
        <w:r>
          <w:rPr>
            <w:noProof/>
            <w:webHidden/>
          </w:rPr>
        </w:r>
        <w:r>
          <w:rPr>
            <w:noProof/>
            <w:webHidden/>
          </w:rPr>
          <w:fldChar w:fldCharType="separate"/>
        </w:r>
        <w:r>
          <w:rPr>
            <w:noProof/>
            <w:webHidden/>
          </w:rPr>
          <w:t>39</w:t>
        </w:r>
        <w:r>
          <w:rPr>
            <w:noProof/>
            <w:webHidden/>
          </w:rPr>
          <w:fldChar w:fldCharType="end"/>
        </w:r>
      </w:hyperlink>
    </w:p>
    <w:p w14:paraId="302F6032" w14:textId="4D402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7" w:history="1">
        <w:r w:rsidRPr="000B5AE6">
          <w:rPr>
            <w:rStyle w:val="af7"/>
            <w:noProof/>
          </w:rPr>
          <w:t>4.3.1</w:t>
        </w:r>
        <w:r w:rsidRPr="000B5AE6">
          <w:rPr>
            <w:rStyle w:val="af7"/>
            <w:noProof/>
          </w:rPr>
          <w:t>整体框架</w:t>
        </w:r>
        <w:r>
          <w:rPr>
            <w:noProof/>
            <w:webHidden/>
          </w:rPr>
          <w:tab/>
        </w:r>
        <w:r>
          <w:rPr>
            <w:noProof/>
            <w:webHidden/>
          </w:rPr>
          <w:fldChar w:fldCharType="begin"/>
        </w:r>
        <w:r>
          <w:rPr>
            <w:noProof/>
            <w:webHidden/>
          </w:rPr>
          <w:instrText xml:space="preserve"> PAGEREF _Toc194845657 \h </w:instrText>
        </w:r>
        <w:r>
          <w:rPr>
            <w:noProof/>
            <w:webHidden/>
          </w:rPr>
        </w:r>
        <w:r>
          <w:rPr>
            <w:noProof/>
            <w:webHidden/>
          </w:rPr>
          <w:fldChar w:fldCharType="separate"/>
        </w:r>
        <w:r>
          <w:rPr>
            <w:noProof/>
            <w:webHidden/>
          </w:rPr>
          <w:t>39</w:t>
        </w:r>
        <w:r>
          <w:rPr>
            <w:noProof/>
            <w:webHidden/>
          </w:rPr>
          <w:fldChar w:fldCharType="end"/>
        </w:r>
      </w:hyperlink>
    </w:p>
    <w:p w14:paraId="248A36BB" w14:textId="1DDF965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8" w:history="1">
        <w:r w:rsidRPr="000B5AE6">
          <w:rPr>
            <w:rStyle w:val="af7"/>
            <w:noProof/>
          </w:rPr>
          <w:t>4.3.2</w:t>
        </w:r>
        <w:r w:rsidRPr="000B5AE6">
          <w:rPr>
            <w:rStyle w:val="af7"/>
            <w:noProof/>
          </w:rPr>
          <w:t>大语言模型二段式数据增强</w:t>
        </w:r>
        <w:r>
          <w:rPr>
            <w:noProof/>
            <w:webHidden/>
          </w:rPr>
          <w:tab/>
        </w:r>
        <w:r>
          <w:rPr>
            <w:noProof/>
            <w:webHidden/>
          </w:rPr>
          <w:fldChar w:fldCharType="begin"/>
        </w:r>
        <w:r>
          <w:rPr>
            <w:noProof/>
            <w:webHidden/>
          </w:rPr>
          <w:instrText xml:space="preserve"> PAGEREF _Toc194845658 \h </w:instrText>
        </w:r>
        <w:r>
          <w:rPr>
            <w:noProof/>
            <w:webHidden/>
          </w:rPr>
        </w:r>
        <w:r>
          <w:rPr>
            <w:noProof/>
            <w:webHidden/>
          </w:rPr>
          <w:fldChar w:fldCharType="separate"/>
        </w:r>
        <w:r>
          <w:rPr>
            <w:noProof/>
            <w:webHidden/>
          </w:rPr>
          <w:t>40</w:t>
        </w:r>
        <w:r>
          <w:rPr>
            <w:noProof/>
            <w:webHidden/>
          </w:rPr>
          <w:fldChar w:fldCharType="end"/>
        </w:r>
      </w:hyperlink>
    </w:p>
    <w:p w14:paraId="6562723B" w14:textId="244299F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9" w:history="1">
        <w:r w:rsidRPr="000B5AE6">
          <w:rPr>
            <w:rStyle w:val="af7"/>
            <w:noProof/>
          </w:rPr>
          <w:t>4.3.3</w:t>
        </w:r>
        <w:r w:rsidRPr="000B5AE6">
          <w:rPr>
            <w:rStyle w:val="af7"/>
            <w:noProof/>
          </w:rPr>
          <w:t>动态适配性样本筛选</w:t>
        </w:r>
        <w:r>
          <w:rPr>
            <w:noProof/>
            <w:webHidden/>
          </w:rPr>
          <w:tab/>
        </w:r>
        <w:r>
          <w:rPr>
            <w:noProof/>
            <w:webHidden/>
          </w:rPr>
          <w:fldChar w:fldCharType="begin"/>
        </w:r>
        <w:r>
          <w:rPr>
            <w:noProof/>
            <w:webHidden/>
          </w:rPr>
          <w:instrText xml:space="preserve"> PAGEREF _Toc194845659 \h </w:instrText>
        </w:r>
        <w:r>
          <w:rPr>
            <w:noProof/>
            <w:webHidden/>
          </w:rPr>
        </w:r>
        <w:r>
          <w:rPr>
            <w:noProof/>
            <w:webHidden/>
          </w:rPr>
          <w:fldChar w:fldCharType="separate"/>
        </w:r>
        <w:r>
          <w:rPr>
            <w:noProof/>
            <w:webHidden/>
          </w:rPr>
          <w:t>41</w:t>
        </w:r>
        <w:r>
          <w:rPr>
            <w:noProof/>
            <w:webHidden/>
          </w:rPr>
          <w:fldChar w:fldCharType="end"/>
        </w:r>
      </w:hyperlink>
    </w:p>
    <w:p w14:paraId="0CC53A85" w14:textId="30BE495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0" w:history="1">
        <w:r w:rsidRPr="000B5AE6">
          <w:rPr>
            <w:rStyle w:val="af7"/>
            <w:noProof/>
          </w:rPr>
          <w:t>4.3.4</w:t>
        </w:r>
        <w:r w:rsidRPr="000B5AE6">
          <w:rPr>
            <w:rStyle w:val="af7"/>
            <w:noProof/>
          </w:rPr>
          <w:t>模型微调</w:t>
        </w:r>
        <w:r>
          <w:rPr>
            <w:noProof/>
            <w:webHidden/>
          </w:rPr>
          <w:tab/>
        </w:r>
        <w:r>
          <w:rPr>
            <w:noProof/>
            <w:webHidden/>
          </w:rPr>
          <w:fldChar w:fldCharType="begin"/>
        </w:r>
        <w:r>
          <w:rPr>
            <w:noProof/>
            <w:webHidden/>
          </w:rPr>
          <w:instrText xml:space="preserve"> PAGEREF _Toc194845660 \h </w:instrText>
        </w:r>
        <w:r>
          <w:rPr>
            <w:noProof/>
            <w:webHidden/>
          </w:rPr>
        </w:r>
        <w:r>
          <w:rPr>
            <w:noProof/>
            <w:webHidden/>
          </w:rPr>
          <w:fldChar w:fldCharType="separate"/>
        </w:r>
        <w:r>
          <w:rPr>
            <w:noProof/>
            <w:webHidden/>
          </w:rPr>
          <w:t>42</w:t>
        </w:r>
        <w:r>
          <w:rPr>
            <w:noProof/>
            <w:webHidden/>
          </w:rPr>
          <w:fldChar w:fldCharType="end"/>
        </w:r>
      </w:hyperlink>
    </w:p>
    <w:p w14:paraId="0562C82D" w14:textId="37D0E87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1" w:history="1">
        <w:r w:rsidRPr="000B5AE6">
          <w:rPr>
            <w:rStyle w:val="af7"/>
            <w:noProof/>
          </w:rPr>
          <w:t>4.4</w:t>
        </w:r>
        <w:r w:rsidRPr="000B5AE6">
          <w:rPr>
            <w:rStyle w:val="af7"/>
            <w:noProof/>
          </w:rPr>
          <w:t>实验结果与分析</w:t>
        </w:r>
        <w:r>
          <w:rPr>
            <w:noProof/>
            <w:webHidden/>
          </w:rPr>
          <w:tab/>
        </w:r>
        <w:r>
          <w:rPr>
            <w:noProof/>
            <w:webHidden/>
          </w:rPr>
          <w:fldChar w:fldCharType="begin"/>
        </w:r>
        <w:r>
          <w:rPr>
            <w:noProof/>
            <w:webHidden/>
          </w:rPr>
          <w:instrText xml:space="preserve"> PAGEREF _Toc194845661 \h </w:instrText>
        </w:r>
        <w:r>
          <w:rPr>
            <w:noProof/>
            <w:webHidden/>
          </w:rPr>
        </w:r>
        <w:r>
          <w:rPr>
            <w:noProof/>
            <w:webHidden/>
          </w:rPr>
          <w:fldChar w:fldCharType="separate"/>
        </w:r>
        <w:r>
          <w:rPr>
            <w:noProof/>
            <w:webHidden/>
          </w:rPr>
          <w:t>42</w:t>
        </w:r>
        <w:r>
          <w:rPr>
            <w:noProof/>
            <w:webHidden/>
          </w:rPr>
          <w:fldChar w:fldCharType="end"/>
        </w:r>
      </w:hyperlink>
    </w:p>
    <w:p w14:paraId="39A6213E" w14:textId="19049FF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2" w:history="1">
        <w:r w:rsidRPr="000B5AE6">
          <w:rPr>
            <w:rStyle w:val="af7"/>
            <w:noProof/>
          </w:rPr>
          <w:t>4.4.1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_Toc194845662 \h </w:instrText>
        </w:r>
        <w:r>
          <w:rPr>
            <w:noProof/>
            <w:webHidden/>
          </w:rPr>
        </w:r>
        <w:r>
          <w:rPr>
            <w:noProof/>
            <w:webHidden/>
          </w:rPr>
          <w:fldChar w:fldCharType="separate"/>
        </w:r>
        <w:r>
          <w:rPr>
            <w:noProof/>
            <w:webHidden/>
          </w:rPr>
          <w:t>42</w:t>
        </w:r>
        <w:r>
          <w:rPr>
            <w:noProof/>
            <w:webHidden/>
          </w:rPr>
          <w:fldChar w:fldCharType="end"/>
        </w:r>
      </w:hyperlink>
    </w:p>
    <w:p w14:paraId="35561886" w14:textId="55FC5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3" w:history="1">
        <w:r w:rsidRPr="000B5AE6">
          <w:rPr>
            <w:rStyle w:val="af7"/>
            <w:noProof/>
          </w:rPr>
          <w:t>4.4.2</w:t>
        </w:r>
        <w:r w:rsidRPr="000B5AE6">
          <w:rPr>
            <w:rStyle w:val="af7"/>
            <w:noProof/>
          </w:rPr>
          <w:t>数据集</w:t>
        </w:r>
        <w:r>
          <w:rPr>
            <w:noProof/>
            <w:webHidden/>
          </w:rPr>
          <w:tab/>
        </w:r>
        <w:r>
          <w:rPr>
            <w:noProof/>
            <w:webHidden/>
          </w:rPr>
          <w:fldChar w:fldCharType="begin"/>
        </w:r>
        <w:r>
          <w:rPr>
            <w:noProof/>
            <w:webHidden/>
          </w:rPr>
          <w:instrText xml:space="preserve"> PAGEREF _Toc194845663 \h </w:instrText>
        </w:r>
        <w:r>
          <w:rPr>
            <w:noProof/>
            <w:webHidden/>
          </w:rPr>
        </w:r>
        <w:r>
          <w:rPr>
            <w:noProof/>
            <w:webHidden/>
          </w:rPr>
          <w:fldChar w:fldCharType="separate"/>
        </w:r>
        <w:r>
          <w:rPr>
            <w:noProof/>
            <w:webHidden/>
          </w:rPr>
          <w:t>43</w:t>
        </w:r>
        <w:r>
          <w:rPr>
            <w:noProof/>
            <w:webHidden/>
          </w:rPr>
          <w:fldChar w:fldCharType="end"/>
        </w:r>
      </w:hyperlink>
    </w:p>
    <w:p w14:paraId="42F78DB8" w14:textId="7B718F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4" w:history="1">
        <w:r w:rsidRPr="000B5AE6">
          <w:rPr>
            <w:rStyle w:val="af7"/>
            <w:noProof/>
          </w:rPr>
          <w:t>4.4.3</w:t>
        </w:r>
        <w:r w:rsidRPr="000B5AE6">
          <w:rPr>
            <w:rStyle w:val="af7"/>
            <w:noProof/>
          </w:rPr>
          <w:t>评估指标</w:t>
        </w:r>
        <w:r>
          <w:rPr>
            <w:noProof/>
            <w:webHidden/>
          </w:rPr>
          <w:tab/>
        </w:r>
        <w:r>
          <w:rPr>
            <w:noProof/>
            <w:webHidden/>
          </w:rPr>
          <w:fldChar w:fldCharType="begin"/>
        </w:r>
        <w:r>
          <w:rPr>
            <w:noProof/>
            <w:webHidden/>
          </w:rPr>
          <w:instrText xml:space="preserve"> PAGEREF _Toc194845664 \h </w:instrText>
        </w:r>
        <w:r>
          <w:rPr>
            <w:noProof/>
            <w:webHidden/>
          </w:rPr>
        </w:r>
        <w:r>
          <w:rPr>
            <w:noProof/>
            <w:webHidden/>
          </w:rPr>
          <w:fldChar w:fldCharType="separate"/>
        </w:r>
        <w:r>
          <w:rPr>
            <w:noProof/>
            <w:webHidden/>
          </w:rPr>
          <w:t>43</w:t>
        </w:r>
        <w:r>
          <w:rPr>
            <w:noProof/>
            <w:webHidden/>
          </w:rPr>
          <w:fldChar w:fldCharType="end"/>
        </w:r>
      </w:hyperlink>
    </w:p>
    <w:p w14:paraId="2E0498CC" w14:textId="43FAE1C7"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5" w:history="1">
        <w:r w:rsidRPr="000B5AE6">
          <w:rPr>
            <w:rStyle w:val="af7"/>
            <w:noProof/>
          </w:rPr>
          <w:t>4.4.4</w:t>
        </w:r>
        <w:r w:rsidRPr="000B5AE6">
          <w:rPr>
            <w:rStyle w:val="af7"/>
            <w:noProof/>
          </w:rPr>
          <w:t>实验结果与分析</w:t>
        </w:r>
        <w:r>
          <w:rPr>
            <w:noProof/>
            <w:webHidden/>
          </w:rPr>
          <w:tab/>
        </w:r>
        <w:r>
          <w:rPr>
            <w:noProof/>
            <w:webHidden/>
          </w:rPr>
          <w:fldChar w:fldCharType="begin"/>
        </w:r>
        <w:r>
          <w:rPr>
            <w:noProof/>
            <w:webHidden/>
          </w:rPr>
          <w:instrText xml:space="preserve"> PAGEREF _Toc194845665 \h </w:instrText>
        </w:r>
        <w:r>
          <w:rPr>
            <w:noProof/>
            <w:webHidden/>
          </w:rPr>
        </w:r>
        <w:r>
          <w:rPr>
            <w:noProof/>
            <w:webHidden/>
          </w:rPr>
          <w:fldChar w:fldCharType="separate"/>
        </w:r>
        <w:r>
          <w:rPr>
            <w:noProof/>
            <w:webHidden/>
          </w:rPr>
          <w:t>44</w:t>
        </w:r>
        <w:r>
          <w:rPr>
            <w:noProof/>
            <w:webHidden/>
          </w:rPr>
          <w:fldChar w:fldCharType="end"/>
        </w:r>
      </w:hyperlink>
    </w:p>
    <w:p w14:paraId="0166927F" w14:textId="40A9F611"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6" w:history="1">
        <w:r w:rsidRPr="000B5AE6">
          <w:rPr>
            <w:rStyle w:val="af7"/>
            <w:noProof/>
          </w:rPr>
          <w:t>4.5</w:t>
        </w:r>
        <w:r w:rsidRPr="000B5AE6">
          <w:rPr>
            <w:rStyle w:val="af7"/>
            <w:noProof/>
          </w:rPr>
          <w:t>本章总结</w:t>
        </w:r>
        <w:r>
          <w:rPr>
            <w:noProof/>
            <w:webHidden/>
          </w:rPr>
          <w:tab/>
        </w:r>
        <w:r>
          <w:rPr>
            <w:noProof/>
            <w:webHidden/>
          </w:rPr>
          <w:fldChar w:fldCharType="begin"/>
        </w:r>
        <w:r>
          <w:rPr>
            <w:noProof/>
            <w:webHidden/>
          </w:rPr>
          <w:instrText xml:space="preserve"> PAGEREF _Toc194845666 \h </w:instrText>
        </w:r>
        <w:r>
          <w:rPr>
            <w:noProof/>
            <w:webHidden/>
          </w:rPr>
        </w:r>
        <w:r>
          <w:rPr>
            <w:noProof/>
            <w:webHidden/>
          </w:rPr>
          <w:fldChar w:fldCharType="separate"/>
        </w:r>
        <w:r>
          <w:rPr>
            <w:noProof/>
            <w:webHidden/>
          </w:rPr>
          <w:t>46</w:t>
        </w:r>
        <w:r>
          <w:rPr>
            <w:noProof/>
            <w:webHidden/>
          </w:rPr>
          <w:fldChar w:fldCharType="end"/>
        </w:r>
      </w:hyperlink>
    </w:p>
    <w:p w14:paraId="570EB115" w14:textId="4DE9E47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67" w:history="1">
        <w:r w:rsidRPr="000B5AE6">
          <w:rPr>
            <w:rStyle w:val="af7"/>
            <w:noProof/>
          </w:rPr>
          <w:t>第五章</w:t>
        </w:r>
        <w:r w:rsidRPr="000B5AE6">
          <w:rPr>
            <w:rStyle w:val="af7"/>
            <w:noProof/>
          </w:rPr>
          <w:t xml:space="preserve"> NLU</w:t>
        </w:r>
        <w:r w:rsidRPr="000B5AE6">
          <w:rPr>
            <w:rStyle w:val="af7"/>
            <w:noProof/>
          </w:rPr>
          <w:t>模型管理系统</w:t>
        </w:r>
        <w:r>
          <w:rPr>
            <w:noProof/>
            <w:webHidden/>
          </w:rPr>
          <w:tab/>
        </w:r>
        <w:r>
          <w:rPr>
            <w:noProof/>
            <w:webHidden/>
          </w:rPr>
          <w:fldChar w:fldCharType="begin"/>
        </w:r>
        <w:r>
          <w:rPr>
            <w:noProof/>
            <w:webHidden/>
          </w:rPr>
          <w:instrText xml:space="preserve"> PAGEREF _Toc194845667 \h </w:instrText>
        </w:r>
        <w:r>
          <w:rPr>
            <w:noProof/>
            <w:webHidden/>
          </w:rPr>
        </w:r>
        <w:r>
          <w:rPr>
            <w:noProof/>
            <w:webHidden/>
          </w:rPr>
          <w:fldChar w:fldCharType="separate"/>
        </w:r>
        <w:r>
          <w:rPr>
            <w:noProof/>
            <w:webHidden/>
          </w:rPr>
          <w:t>48</w:t>
        </w:r>
        <w:r>
          <w:rPr>
            <w:noProof/>
            <w:webHidden/>
          </w:rPr>
          <w:fldChar w:fldCharType="end"/>
        </w:r>
      </w:hyperlink>
    </w:p>
    <w:p w14:paraId="69AC4D24" w14:textId="016AD94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8" w:history="1">
        <w:r w:rsidRPr="000B5AE6">
          <w:rPr>
            <w:rStyle w:val="af7"/>
            <w:noProof/>
          </w:rPr>
          <w:t>5.1</w:t>
        </w:r>
        <w:r w:rsidRPr="000B5AE6">
          <w:rPr>
            <w:rStyle w:val="af7"/>
            <w:noProof/>
          </w:rPr>
          <w:t>总体设计</w:t>
        </w:r>
        <w:r>
          <w:rPr>
            <w:noProof/>
            <w:webHidden/>
          </w:rPr>
          <w:tab/>
        </w:r>
        <w:r>
          <w:rPr>
            <w:noProof/>
            <w:webHidden/>
          </w:rPr>
          <w:fldChar w:fldCharType="begin"/>
        </w:r>
        <w:r>
          <w:rPr>
            <w:noProof/>
            <w:webHidden/>
          </w:rPr>
          <w:instrText xml:space="preserve"> PAGEREF _Toc194845668 \h </w:instrText>
        </w:r>
        <w:r>
          <w:rPr>
            <w:noProof/>
            <w:webHidden/>
          </w:rPr>
        </w:r>
        <w:r>
          <w:rPr>
            <w:noProof/>
            <w:webHidden/>
          </w:rPr>
          <w:fldChar w:fldCharType="separate"/>
        </w:r>
        <w:r>
          <w:rPr>
            <w:noProof/>
            <w:webHidden/>
          </w:rPr>
          <w:t>48</w:t>
        </w:r>
        <w:r>
          <w:rPr>
            <w:noProof/>
            <w:webHidden/>
          </w:rPr>
          <w:fldChar w:fldCharType="end"/>
        </w:r>
      </w:hyperlink>
    </w:p>
    <w:p w14:paraId="12185392" w14:textId="32BB4C9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9" w:history="1">
        <w:r w:rsidRPr="000B5AE6">
          <w:rPr>
            <w:rStyle w:val="af7"/>
            <w:noProof/>
          </w:rPr>
          <w:t>5.1.1</w:t>
        </w:r>
        <w:r w:rsidRPr="000B5AE6">
          <w:rPr>
            <w:rStyle w:val="af7"/>
            <w:noProof/>
          </w:rPr>
          <w:t>设计目标</w:t>
        </w:r>
        <w:r>
          <w:rPr>
            <w:noProof/>
            <w:webHidden/>
          </w:rPr>
          <w:tab/>
        </w:r>
        <w:r>
          <w:rPr>
            <w:noProof/>
            <w:webHidden/>
          </w:rPr>
          <w:fldChar w:fldCharType="begin"/>
        </w:r>
        <w:r>
          <w:rPr>
            <w:noProof/>
            <w:webHidden/>
          </w:rPr>
          <w:instrText xml:space="preserve"> PAGEREF _Toc194845669 \h </w:instrText>
        </w:r>
        <w:r>
          <w:rPr>
            <w:noProof/>
            <w:webHidden/>
          </w:rPr>
        </w:r>
        <w:r>
          <w:rPr>
            <w:noProof/>
            <w:webHidden/>
          </w:rPr>
          <w:fldChar w:fldCharType="separate"/>
        </w:r>
        <w:r>
          <w:rPr>
            <w:noProof/>
            <w:webHidden/>
          </w:rPr>
          <w:t>48</w:t>
        </w:r>
        <w:r>
          <w:rPr>
            <w:noProof/>
            <w:webHidden/>
          </w:rPr>
          <w:fldChar w:fldCharType="end"/>
        </w:r>
      </w:hyperlink>
    </w:p>
    <w:p w14:paraId="4A4AB452" w14:textId="517CF67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0" w:history="1">
        <w:r w:rsidRPr="000B5AE6">
          <w:rPr>
            <w:rStyle w:val="af7"/>
            <w:noProof/>
          </w:rPr>
          <w:t>5.1.2</w:t>
        </w:r>
        <w:r w:rsidRPr="000B5AE6">
          <w:rPr>
            <w:rStyle w:val="af7"/>
            <w:noProof/>
          </w:rPr>
          <w:t>总体架构</w:t>
        </w:r>
        <w:r>
          <w:rPr>
            <w:noProof/>
            <w:webHidden/>
          </w:rPr>
          <w:tab/>
        </w:r>
        <w:r>
          <w:rPr>
            <w:noProof/>
            <w:webHidden/>
          </w:rPr>
          <w:fldChar w:fldCharType="begin"/>
        </w:r>
        <w:r>
          <w:rPr>
            <w:noProof/>
            <w:webHidden/>
          </w:rPr>
          <w:instrText xml:space="preserve"> PAGEREF _Toc194845670 \h </w:instrText>
        </w:r>
        <w:r>
          <w:rPr>
            <w:noProof/>
            <w:webHidden/>
          </w:rPr>
        </w:r>
        <w:r>
          <w:rPr>
            <w:noProof/>
            <w:webHidden/>
          </w:rPr>
          <w:fldChar w:fldCharType="separate"/>
        </w:r>
        <w:r>
          <w:rPr>
            <w:noProof/>
            <w:webHidden/>
          </w:rPr>
          <w:t>49</w:t>
        </w:r>
        <w:r>
          <w:rPr>
            <w:noProof/>
            <w:webHidden/>
          </w:rPr>
          <w:fldChar w:fldCharType="end"/>
        </w:r>
      </w:hyperlink>
    </w:p>
    <w:p w14:paraId="2EF4950B" w14:textId="3CE79A5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1" w:history="1">
        <w:r w:rsidRPr="000B5AE6">
          <w:rPr>
            <w:rStyle w:val="af7"/>
            <w:noProof/>
          </w:rPr>
          <w:t>5.2</w:t>
        </w:r>
        <w:r w:rsidRPr="000B5AE6">
          <w:rPr>
            <w:rStyle w:val="af7"/>
            <w:noProof/>
          </w:rPr>
          <w:t>问题模板管理</w:t>
        </w:r>
        <w:r>
          <w:rPr>
            <w:noProof/>
            <w:webHidden/>
          </w:rPr>
          <w:tab/>
        </w:r>
        <w:r>
          <w:rPr>
            <w:noProof/>
            <w:webHidden/>
          </w:rPr>
          <w:fldChar w:fldCharType="begin"/>
        </w:r>
        <w:r>
          <w:rPr>
            <w:noProof/>
            <w:webHidden/>
          </w:rPr>
          <w:instrText xml:space="preserve"> PAGEREF _Toc194845671 \h </w:instrText>
        </w:r>
        <w:r>
          <w:rPr>
            <w:noProof/>
            <w:webHidden/>
          </w:rPr>
        </w:r>
        <w:r>
          <w:rPr>
            <w:noProof/>
            <w:webHidden/>
          </w:rPr>
          <w:fldChar w:fldCharType="separate"/>
        </w:r>
        <w:r>
          <w:rPr>
            <w:noProof/>
            <w:webHidden/>
          </w:rPr>
          <w:t>51</w:t>
        </w:r>
        <w:r>
          <w:rPr>
            <w:noProof/>
            <w:webHidden/>
          </w:rPr>
          <w:fldChar w:fldCharType="end"/>
        </w:r>
      </w:hyperlink>
    </w:p>
    <w:p w14:paraId="78068602" w14:textId="716B8A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2" w:history="1">
        <w:r w:rsidRPr="000B5AE6">
          <w:rPr>
            <w:rStyle w:val="af7"/>
            <w:noProof/>
          </w:rPr>
          <w:t>5.2.1</w:t>
        </w:r>
        <w:r w:rsidRPr="000B5AE6">
          <w:rPr>
            <w:rStyle w:val="af7"/>
            <w:noProof/>
          </w:rPr>
          <w:t>优化样本标注规则模块</w:t>
        </w:r>
        <w:r>
          <w:rPr>
            <w:noProof/>
            <w:webHidden/>
          </w:rPr>
          <w:tab/>
        </w:r>
        <w:r>
          <w:rPr>
            <w:noProof/>
            <w:webHidden/>
          </w:rPr>
          <w:fldChar w:fldCharType="begin"/>
        </w:r>
        <w:r>
          <w:rPr>
            <w:noProof/>
            <w:webHidden/>
          </w:rPr>
          <w:instrText xml:space="preserve"> PAGEREF _Toc194845672 \h </w:instrText>
        </w:r>
        <w:r>
          <w:rPr>
            <w:noProof/>
            <w:webHidden/>
          </w:rPr>
        </w:r>
        <w:r>
          <w:rPr>
            <w:noProof/>
            <w:webHidden/>
          </w:rPr>
          <w:fldChar w:fldCharType="separate"/>
        </w:r>
        <w:r>
          <w:rPr>
            <w:noProof/>
            <w:webHidden/>
          </w:rPr>
          <w:t>51</w:t>
        </w:r>
        <w:r>
          <w:rPr>
            <w:noProof/>
            <w:webHidden/>
          </w:rPr>
          <w:fldChar w:fldCharType="end"/>
        </w:r>
      </w:hyperlink>
    </w:p>
    <w:p w14:paraId="2D4FF1B7" w14:textId="627B69B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3" w:history="1">
        <w:r w:rsidRPr="000B5AE6">
          <w:rPr>
            <w:rStyle w:val="af7"/>
            <w:noProof/>
          </w:rPr>
          <w:t>5.2.2</w:t>
        </w:r>
        <w:r w:rsidRPr="000B5AE6">
          <w:rPr>
            <w:rStyle w:val="af7"/>
            <w:noProof/>
          </w:rPr>
          <w:t>问题模板展示模块</w:t>
        </w:r>
        <w:r>
          <w:rPr>
            <w:noProof/>
            <w:webHidden/>
          </w:rPr>
          <w:tab/>
        </w:r>
        <w:r>
          <w:rPr>
            <w:noProof/>
            <w:webHidden/>
          </w:rPr>
          <w:fldChar w:fldCharType="begin"/>
        </w:r>
        <w:r>
          <w:rPr>
            <w:noProof/>
            <w:webHidden/>
          </w:rPr>
          <w:instrText xml:space="preserve"> PAGEREF _Toc194845673 \h </w:instrText>
        </w:r>
        <w:r>
          <w:rPr>
            <w:noProof/>
            <w:webHidden/>
          </w:rPr>
        </w:r>
        <w:r>
          <w:rPr>
            <w:noProof/>
            <w:webHidden/>
          </w:rPr>
          <w:fldChar w:fldCharType="separate"/>
        </w:r>
        <w:r>
          <w:rPr>
            <w:noProof/>
            <w:webHidden/>
          </w:rPr>
          <w:t>52</w:t>
        </w:r>
        <w:r>
          <w:rPr>
            <w:noProof/>
            <w:webHidden/>
          </w:rPr>
          <w:fldChar w:fldCharType="end"/>
        </w:r>
      </w:hyperlink>
    </w:p>
    <w:p w14:paraId="6EF8BE0A" w14:textId="2E4708A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4" w:history="1">
        <w:r w:rsidRPr="000B5AE6">
          <w:rPr>
            <w:rStyle w:val="af7"/>
            <w:noProof/>
          </w:rPr>
          <w:t>5.2.3 Bad-Case</w:t>
        </w:r>
        <w:r w:rsidRPr="000B5AE6">
          <w:rPr>
            <w:rStyle w:val="af7"/>
            <w:noProof/>
          </w:rPr>
          <w:t>集成模块</w:t>
        </w:r>
        <w:r>
          <w:rPr>
            <w:noProof/>
            <w:webHidden/>
          </w:rPr>
          <w:tab/>
        </w:r>
        <w:r>
          <w:rPr>
            <w:noProof/>
            <w:webHidden/>
          </w:rPr>
          <w:fldChar w:fldCharType="begin"/>
        </w:r>
        <w:r>
          <w:rPr>
            <w:noProof/>
            <w:webHidden/>
          </w:rPr>
          <w:instrText xml:space="preserve"> PAGEREF _Toc194845674 \h </w:instrText>
        </w:r>
        <w:r>
          <w:rPr>
            <w:noProof/>
            <w:webHidden/>
          </w:rPr>
        </w:r>
        <w:r>
          <w:rPr>
            <w:noProof/>
            <w:webHidden/>
          </w:rPr>
          <w:fldChar w:fldCharType="separate"/>
        </w:r>
        <w:r>
          <w:rPr>
            <w:noProof/>
            <w:webHidden/>
          </w:rPr>
          <w:t>52</w:t>
        </w:r>
        <w:r>
          <w:rPr>
            <w:noProof/>
            <w:webHidden/>
          </w:rPr>
          <w:fldChar w:fldCharType="end"/>
        </w:r>
      </w:hyperlink>
    </w:p>
    <w:p w14:paraId="579F6730" w14:textId="6F001790"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5" w:history="1">
        <w:r w:rsidRPr="000B5AE6">
          <w:rPr>
            <w:rStyle w:val="af7"/>
            <w:noProof/>
          </w:rPr>
          <w:t>5.2.4</w:t>
        </w:r>
        <w:r w:rsidRPr="000B5AE6">
          <w:rPr>
            <w:rStyle w:val="af7"/>
            <w:noProof/>
          </w:rPr>
          <w:t>问题模板交互模块</w:t>
        </w:r>
        <w:r>
          <w:rPr>
            <w:noProof/>
            <w:webHidden/>
          </w:rPr>
          <w:tab/>
        </w:r>
        <w:r>
          <w:rPr>
            <w:noProof/>
            <w:webHidden/>
          </w:rPr>
          <w:fldChar w:fldCharType="begin"/>
        </w:r>
        <w:r>
          <w:rPr>
            <w:noProof/>
            <w:webHidden/>
          </w:rPr>
          <w:instrText xml:space="preserve"> PAGEREF _Toc194845675 \h </w:instrText>
        </w:r>
        <w:r>
          <w:rPr>
            <w:noProof/>
            <w:webHidden/>
          </w:rPr>
        </w:r>
        <w:r>
          <w:rPr>
            <w:noProof/>
            <w:webHidden/>
          </w:rPr>
          <w:fldChar w:fldCharType="separate"/>
        </w:r>
        <w:r>
          <w:rPr>
            <w:noProof/>
            <w:webHidden/>
          </w:rPr>
          <w:t>53</w:t>
        </w:r>
        <w:r>
          <w:rPr>
            <w:noProof/>
            <w:webHidden/>
          </w:rPr>
          <w:fldChar w:fldCharType="end"/>
        </w:r>
      </w:hyperlink>
    </w:p>
    <w:p w14:paraId="19468950" w14:textId="12C217B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6" w:history="1">
        <w:r w:rsidRPr="000B5AE6">
          <w:rPr>
            <w:rStyle w:val="af7"/>
            <w:noProof/>
          </w:rPr>
          <w:t>5.3</w:t>
        </w:r>
        <w:r w:rsidRPr="000B5AE6">
          <w:rPr>
            <w:rStyle w:val="af7"/>
            <w:noProof/>
          </w:rPr>
          <w:t>测试样本管理</w:t>
        </w:r>
        <w:r>
          <w:rPr>
            <w:noProof/>
            <w:webHidden/>
          </w:rPr>
          <w:tab/>
        </w:r>
        <w:r>
          <w:rPr>
            <w:noProof/>
            <w:webHidden/>
          </w:rPr>
          <w:fldChar w:fldCharType="begin"/>
        </w:r>
        <w:r>
          <w:rPr>
            <w:noProof/>
            <w:webHidden/>
          </w:rPr>
          <w:instrText xml:space="preserve"> PAGEREF _Toc194845676 \h </w:instrText>
        </w:r>
        <w:r>
          <w:rPr>
            <w:noProof/>
            <w:webHidden/>
          </w:rPr>
        </w:r>
        <w:r>
          <w:rPr>
            <w:noProof/>
            <w:webHidden/>
          </w:rPr>
          <w:fldChar w:fldCharType="separate"/>
        </w:r>
        <w:r>
          <w:rPr>
            <w:noProof/>
            <w:webHidden/>
          </w:rPr>
          <w:t>55</w:t>
        </w:r>
        <w:r>
          <w:rPr>
            <w:noProof/>
            <w:webHidden/>
          </w:rPr>
          <w:fldChar w:fldCharType="end"/>
        </w:r>
      </w:hyperlink>
    </w:p>
    <w:p w14:paraId="420E729E" w14:textId="7437CDB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7" w:history="1">
        <w:r w:rsidRPr="000B5AE6">
          <w:rPr>
            <w:rStyle w:val="af7"/>
            <w:noProof/>
          </w:rPr>
          <w:t xml:space="preserve">5.3.1 </w:t>
        </w:r>
        <w:r w:rsidRPr="000B5AE6">
          <w:rPr>
            <w:rStyle w:val="af7"/>
            <w:noProof/>
          </w:rPr>
          <w:t>测试样本展示模块</w:t>
        </w:r>
        <w:r>
          <w:rPr>
            <w:noProof/>
            <w:webHidden/>
          </w:rPr>
          <w:tab/>
        </w:r>
        <w:r>
          <w:rPr>
            <w:noProof/>
            <w:webHidden/>
          </w:rPr>
          <w:fldChar w:fldCharType="begin"/>
        </w:r>
        <w:r>
          <w:rPr>
            <w:noProof/>
            <w:webHidden/>
          </w:rPr>
          <w:instrText xml:space="preserve"> PAGEREF _Toc194845677 \h </w:instrText>
        </w:r>
        <w:r>
          <w:rPr>
            <w:noProof/>
            <w:webHidden/>
          </w:rPr>
        </w:r>
        <w:r>
          <w:rPr>
            <w:noProof/>
            <w:webHidden/>
          </w:rPr>
          <w:fldChar w:fldCharType="separate"/>
        </w:r>
        <w:r>
          <w:rPr>
            <w:noProof/>
            <w:webHidden/>
          </w:rPr>
          <w:t>56</w:t>
        </w:r>
        <w:r>
          <w:rPr>
            <w:noProof/>
            <w:webHidden/>
          </w:rPr>
          <w:fldChar w:fldCharType="end"/>
        </w:r>
      </w:hyperlink>
    </w:p>
    <w:p w14:paraId="3F4FE5D9" w14:textId="29570C1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8" w:history="1">
        <w:r w:rsidRPr="000B5AE6">
          <w:rPr>
            <w:rStyle w:val="af7"/>
            <w:noProof/>
          </w:rPr>
          <w:t>5.3.2</w:t>
        </w:r>
        <w:r w:rsidRPr="000B5AE6">
          <w:rPr>
            <w:rStyle w:val="af7"/>
            <w:noProof/>
          </w:rPr>
          <w:t>测试样本集成模块</w:t>
        </w:r>
        <w:r>
          <w:rPr>
            <w:noProof/>
            <w:webHidden/>
          </w:rPr>
          <w:tab/>
        </w:r>
        <w:r>
          <w:rPr>
            <w:noProof/>
            <w:webHidden/>
          </w:rPr>
          <w:fldChar w:fldCharType="begin"/>
        </w:r>
        <w:r>
          <w:rPr>
            <w:noProof/>
            <w:webHidden/>
          </w:rPr>
          <w:instrText xml:space="preserve"> PAGEREF _Toc194845678 \h </w:instrText>
        </w:r>
        <w:r>
          <w:rPr>
            <w:noProof/>
            <w:webHidden/>
          </w:rPr>
        </w:r>
        <w:r>
          <w:rPr>
            <w:noProof/>
            <w:webHidden/>
          </w:rPr>
          <w:fldChar w:fldCharType="separate"/>
        </w:r>
        <w:r>
          <w:rPr>
            <w:noProof/>
            <w:webHidden/>
          </w:rPr>
          <w:t>56</w:t>
        </w:r>
        <w:r>
          <w:rPr>
            <w:noProof/>
            <w:webHidden/>
          </w:rPr>
          <w:fldChar w:fldCharType="end"/>
        </w:r>
      </w:hyperlink>
    </w:p>
    <w:p w14:paraId="7731967D" w14:textId="3187561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9" w:history="1">
        <w:r w:rsidRPr="000B5AE6">
          <w:rPr>
            <w:rStyle w:val="af7"/>
            <w:noProof/>
          </w:rPr>
          <w:t>5.3.3</w:t>
        </w:r>
        <w:r w:rsidRPr="000B5AE6">
          <w:rPr>
            <w:rStyle w:val="af7"/>
            <w:noProof/>
          </w:rPr>
          <w:t>测试样本交互操作</w:t>
        </w:r>
        <w:r>
          <w:rPr>
            <w:noProof/>
            <w:webHidden/>
          </w:rPr>
          <w:tab/>
        </w:r>
        <w:r>
          <w:rPr>
            <w:noProof/>
            <w:webHidden/>
          </w:rPr>
          <w:fldChar w:fldCharType="begin"/>
        </w:r>
        <w:r>
          <w:rPr>
            <w:noProof/>
            <w:webHidden/>
          </w:rPr>
          <w:instrText xml:space="preserve"> PAGEREF _Toc194845679 \h </w:instrText>
        </w:r>
        <w:r>
          <w:rPr>
            <w:noProof/>
            <w:webHidden/>
          </w:rPr>
        </w:r>
        <w:r>
          <w:rPr>
            <w:noProof/>
            <w:webHidden/>
          </w:rPr>
          <w:fldChar w:fldCharType="separate"/>
        </w:r>
        <w:r>
          <w:rPr>
            <w:noProof/>
            <w:webHidden/>
          </w:rPr>
          <w:t>56</w:t>
        </w:r>
        <w:r>
          <w:rPr>
            <w:noProof/>
            <w:webHidden/>
          </w:rPr>
          <w:fldChar w:fldCharType="end"/>
        </w:r>
      </w:hyperlink>
    </w:p>
    <w:p w14:paraId="44671F63" w14:textId="3FAE439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0" w:history="1">
        <w:r w:rsidRPr="000B5AE6">
          <w:rPr>
            <w:rStyle w:val="af7"/>
            <w:noProof/>
          </w:rPr>
          <w:t>5.4</w:t>
        </w:r>
        <w:r w:rsidRPr="000B5AE6">
          <w:rPr>
            <w:rStyle w:val="af7"/>
            <w:noProof/>
          </w:rPr>
          <w:t>模型管理</w:t>
        </w:r>
        <w:r>
          <w:rPr>
            <w:noProof/>
            <w:webHidden/>
          </w:rPr>
          <w:tab/>
        </w:r>
        <w:r>
          <w:rPr>
            <w:noProof/>
            <w:webHidden/>
          </w:rPr>
          <w:fldChar w:fldCharType="begin"/>
        </w:r>
        <w:r>
          <w:rPr>
            <w:noProof/>
            <w:webHidden/>
          </w:rPr>
          <w:instrText xml:space="preserve"> PAGEREF _Toc194845680 \h </w:instrText>
        </w:r>
        <w:r>
          <w:rPr>
            <w:noProof/>
            <w:webHidden/>
          </w:rPr>
        </w:r>
        <w:r>
          <w:rPr>
            <w:noProof/>
            <w:webHidden/>
          </w:rPr>
          <w:fldChar w:fldCharType="separate"/>
        </w:r>
        <w:r>
          <w:rPr>
            <w:noProof/>
            <w:webHidden/>
          </w:rPr>
          <w:t>57</w:t>
        </w:r>
        <w:r>
          <w:rPr>
            <w:noProof/>
            <w:webHidden/>
          </w:rPr>
          <w:fldChar w:fldCharType="end"/>
        </w:r>
      </w:hyperlink>
    </w:p>
    <w:p w14:paraId="432BFB0C" w14:textId="5F11EFA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1" w:history="1">
        <w:r w:rsidRPr="000B5AE6">
          <w:rPr>
            <w:rStyle w:val="af7"/>
            <w:noProof/>
          </w:rPr>
          <w:t>5.4.1</w:t>
        </w:r>
        <w:r w:rsidRPr="000B5AE6">
          <w:rPr>
            <w:rStyle w:val="af7"/>
            <w:noProof/>
          </w:rPr>
          <w:t>模型训练</w:t>
        </w:r>
        <w:r>
          <w:rPr>
            <w:noProof/>
            <w:webHidden/>
          </w:rPr>
          <w:tab/>
        </w:r>
        <w:r>
          <w:rPr>
            <w:noProof/>
            <w:webHidden/>
          </w:rPr>
          <w:fldChar w:fldCharType="begin"/>
        </w:r>
        <w:r>
          <w:rPr>
            <w:noProof/>
            <w:webHidden/>
          </w:rPr>
          <w:instrText xml:space="preserve"> PAGEREF _Toc194845681 \h </w:instrText>
        </w:r>
        <w:r>
          <w:rPr>
            <w:noProof/>
            <w:webHidden/>
          </w:rPr>
        </w:r>
        <w:r>
          <w:rPr>
            <w:noProof/>
            <w:webHidden/>
          </w:rPr>
          <w:fldChar w:fldCharType="separate"/>
        </w:r>
        <w:r>
          <w:rPr>
            <w:noProof/>
            <w:webHidden/>
          </w:rPr>
          <w:t>59</w:t>
        </w:r>
        <w:r>
          <w:rPr>
            <w:noProof/>
            <w:webHidden/>
          </w:rPr>
          <w:fldChar w:fldCharType="end"/>
        </w:r>
      </w:hyperlink>
    </w:p>
    <w:p w14:paraId="094ACC49" w14:textId="5515973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2" w:history="1">
        <w:r w:rsidRPr="000B5AE6">
          <w:rPr>
            <w:rStyle w:val="af7"/>
            <w:noProof/>
          </w:rPr>
          <w:t>5.4.2</w:t>
        </w:r>
        <w:r w:rsidRPr="000B5AE6">
          <w:rPr>
            <w:rStyle w:val="af7"/>
            <w:noProof/>
          </w:rPr>
          <w:t>模型版本管理</w:t>
        </w:r>
        <w:r>
          <w:rPr>
            <w:noProof/>
            <w:webHidden/>
          </w:rPr>
          <w:tab/>
        </w:r>
        <w:r>
          <w:rPr>
            <w:noProof/>
            <w:webHidden/>
          </w:rPr>
          <w:fldChar w:fldCharType="begin"/>
        </w:r>
        <w:r>
          <w:rPr>
            <w:noProof/>
            <w:webHidden/>
          </w:rPr>
          <w:instrText xml:space="preserve"> PAGEREF _Toc194845682 \h </w:instrText>
        </w:r>
        <w:r>
          <w:rPr>
            <w:noProof/>
            <w:webHidden/>
          </w:rPr>
        </w:r>
        <w:r>
          <w:rPr>
            <w:noProof/>
            <w:webHidden/>
          </w:rPr>
          <w:fldChar w:fldCharType="separate"/>
        </w:r>
        <w:r>
          <w:rPr>
            <w:noProof/>
            <w:webHidden/>
          </w:rPr>
          <w:t>59</w:t>
        </w:r>
        <w:r>
          <w:rPr>
            <w:noProof/>
            <w:webHidden/>
          </w:rPr>
          <w:fldChar w:fldCharType="end"/>
        </w:r>
      </w:hyperlink>
    </w:p>
    <w:p w14:paraId="158BC698" w14:textId="4F1AF51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3" w:history="1">
        <w:r w:rsidRPr="000B5AE6">
          <w:rPr>
            <w:rStyle w:val="af7"/>
            <w:noProof/>
          </w:rPr>
          <w:t>5.5</w:t>
        </w:r>
        <w:r w:rsidRPr="000B5AE6">
          <w:rPr>
            <w:rStyle w:val="af7"/>
            <w:noProof/>
          </w:rPr>
          <w:t>本章小结</w:t>
        </w:r>
        <w:r>
          <w:rPr>
            <w:noProof/>
            <w:webHidden/>
          </w:rPr>
          <w:tab/>
        </w:r>
        <w:r>
          <w:rPr>
            <w:noProof/>
            <w:webHidden/>
          </w:rPr>
          <w:fldChar w:fldCharType="begin"/>
        </w:r>
        <w:r>
          <w:rPr>
            <w:noProof/>
            <w:webHidden/>
          </w:rPr>
          <w:instrText xml:space="preserve"> PAGEREF _Toc194845683 \h </w:instrText>
        </w:r>
        <w:r>
          <w:rPr>
            <w:noProof/>
            <w:webHidden/>
          </w:rPr>
        </w:r>
        <w:r>
          <w:rPr>
            <w:noProof/>
            <w:webHidden/>
          </w:rPr>
          <w:fldChar w:fldCharType="separate"/>
        </w:r>
        <w:r>
          <w:rPr>
            <w:noProof/>
            <w:webHidden/>
          </w:rPr>
          <w:t>61</w:t>
        </w:r>
        <w:r>
          <w:rPr>
            <w:noProof/>
            <w:webHidden/>
          </w:rPr>
          <w:fldChar w:fldCharType="end"/>
        </w:r>
      </w:hyperlink>
    </w:p>
    <w:p w14:paraId="2E4E5FEE" w14:textId="7304629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4" w:history="1">
        <w:r w:rsidRPr="000B5AE6">
          <w:rPr>
            <w:rStyle w:val="af7"/>
            <w:noProof/>
          </w:rPr>
          <w:t>第六章</w:t>
        </w:r>
        <w:r w:rsidRPr="000B5AE6">
          <w:rPr>
            <w:rStyle w:val="af7"/>
            <w:noProof/>
          </w:rPr>
          <w:t xml:space="preserve"> </w:t>
        </w:r>
        <w:r w:rsidRPr="000B5AE6">
          <w:rPr>
            <w:rStyle w:val="af7"/>
            <w:noProof/>
          </w:rPr>
          <w:t>总结与展望</w:t>
        </w:r>
        <w:r>
          <w:rPr>
            <w:noProof/>
            <w:webHidden/>
          </w:rPr>
          <w:tab/>
        </w:r>
        <w:r>
          <w:rPr>
            <w:noProof/>
            <w:webHidden/>
          </w:rPr>
          <w:fldChar w:fldCharType="begin"/>
        </w:r>
        <w:r>
          <w:rPr>
            <w:noProof/>
            <w:webHidden/>
          </w:rPr>
          <w:instrText xml:space="preserve"> PAGEREF _Toc194845684 \h </w:instrText>
        </w:r>
        <w:r>
          <w:rPr>
            <w:noProof/>
            <w:webHidden/>
          </w:rPr>
        </w:r>
        <w:r>
          <w:rPr>
            <w:noProof/>
            <w:webHidden/>
          </w:rPr>
          <w:fldChar w:fldCharType="separate"/>
        </w:r>
        <w:r>
          <w:rPr>
            <w:noProof/>
            <w:webHidden/>
          </w:rPr>
          <w:t>76</w:t>
        </w:r>
        <w:r>
          <w:rPr>
            <w:noProof/>
            <w:webHidden/>
          </w:rPr>
          <w:fldChar w:fldCharType="end"/>
        </w:r>
      </w:hyperlink>
    </w:p>
    <w:p w14:paraId="0FC2F578" w14:textId="1EEAFE6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5" w:history="1">
        <w:r w:rsidRPr="000B5AE6">
          <w:rPr>
            <w:rStyle w:val="af7"/>
            <w:noProof/>
          </w:rPr>
          <w:t>6.1</w:t>
        </w:r>
        <w:r w:rsidRPr="000B5AE6">
          <w:rPr>
            <w:rStyle w:val="af7"/>
            <w:noProof/>
          </w:rPr>
          <w:t>本文工作总结</w:t>
        </w:r>
        <w:r>
          <w:rPr>
            <w:noProof/>
            <w:webHidden/>
          </w:rPr>
          <w:tab/>
        </w:r>
        <w:r>
          <w:rPr>
            <w:noProof/>
            <w:webHidden/>
          </w:rPr>
          <w:fldChar w:fldCharType="begin"/>
        </w:r>
        <w:r>
          <w:rPr>
            <w:noProof/>
            <w:webHidden/>
          </w:rPr>
          <w:instrText xml:space="preserve"> PAGEREF _Toc194845685 \h </w:instrText>
        </w:r>
        <w:r>
          <w:rPr>
            <w:noProof/>
            <w:webHidden/>
          </w:rPr>
        </w:r>
        <w:r>
          <w:rPr>
            <w:noProof/>
            <w:webHidden/>
          </w:rPr>
          <w:fldChar w:fldCharType="separate"/>
        </w:r>
        <w:r>
          <w:rPr>
            <w:noProof/>
            <w:webHidden/>
          </w:rPr>
          <w:t>76</w:t>
        </w:r>
        <w:r>
          <w:rPr>
            <w:noProof/>
            <w:webHidden/>
          </w:rPr>
          <w:fldChar w:fldCharType="end"/>
        </w:r>
      </w:hyperlink>
    </w:p>
    <w:p w14:paraId="454FC56D" w14:textId="3C1CBB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6" w:history="1">
        <w:r w:rsidRPr="000B5AE6">
          <w:rPr>
            <w:rStyle w:val="af7"/>
            <w:noProof/>
          </w:rPr>
          <w:t>6.2</w:t>
        </w:r>
        <w:r w:rsidRPr="000B5AE6">
          <w:rPr>
            <w:rStyle w:val="af7"/>
            <w:noProof/>
          </w:rPr>
          <w:t>未来工作展望</w:t>
        </w:r>
        <w:r>
          <w:rPr>
            <w:noProof/>
            <w:webHidden/>
          </w:rPr>
          <w:tab/>
        </w:r>
        <w:r>
          <w:rPr>
            <w:noProof/>
            <w:webHidden/>
          </w:rPr>
          <w:fldChar w:fldCharType="begin"/>
        </w:r>
        <w:r>
          <w:rPr>
            <w:noProof/>
            <w:webHidden/>
          </w:rPr>
          <w:instrText xml:space="preserve"> PAGEREF _Toc194845686 \h </w:instrText>
        </w:r>
        <w:r>
          <w:rPr>
            <w:noProof/>
            <w:webHidden/>
          </w:rPr>
        </w:r>
        <w:r>
          <w:rPr>
            <w:noProof/>
            <w:webHidden/>
          </w:rPr>
          <w:fldChar w:fldCharType="separate"/>
        </w:r>
        <w:r>
          <w:rPr>
            <w:noProof/>
            <w:webHidden/>
          </w:rPr>
          <w:t>78</w:t>
        </w:r>
        <w:r>
          <w:rPr>
            <w:noProof/>
            <w:webHidden/>
          </w:rPr>
          <w:fldChar w:fldCharType="end"/>
        </w:r>
      </w:hyperlink>
    </w:p>
    <w:p w14:paraId="2055AF5B" w14:textId="49768DD3"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7" w:history="1">
        <w:r w:rsidRPr="000B5AE6">
          <w:rPr>
            <w:rStyle w:val="af7"/>
            <w:noProof/>
          </w:rPr>
          <w:t>参</w:t>
        </w:r>
        <w:r w:rsidRPr="000B5AE6">
          <w:rPr>
            <w:rStyle w:val="af7"/>
            <w:noProof/>
          </w:rPr>
          <w:t xml:space="preserve"> </w:t>
        </w:r>
        <w:r w:rsidRPr="000B5AE6">
          <w:rPr>
            <w:rStyle w:val="af7"/>
            <w:noProof/>
          </w:rPr>
          <w:t>考</w:t>
        </w:r>
        <w:r w:rsidRPr="000B5AE6">
          <w:rPr>
            <w:rStyle w:val="af7"/>
            <w:noProof/>
          </w:rPr>
          <w:t xml:space="preserve"> </w:t>
        </w:r>
        <w:r w:rsidRPr="000B5AE6">
          <w:rPr>
            <w:rStyle w:val="af7"/>
            <w:noProof/>
          </w:rPr>
          <w:t>文</w:t>
        </w:r>
        <w:r w:rsidRPr="000B5AE6">
          <w:rPr>
            <w:rStyle w:val="af7"/>
            <w:noProof/>
          </w:rPr>
          <w:t xml:space="preserve"> </w:t>
        </w:r>
        <w:r w:rsidRPr="000B5AE6">
          <w:rPr>
            <w:rStyle w:val="af7"/>
            <w:noProof/>
          </w:rPr>
          <w:t>献</w:t>
        </w:r>
        <w:r>
          <w:rPr>
            <w:noProof/>
            <w:webHidden/>
          </w:rPr>
          <w:tab/>
        </w:r>
        <w:r>
          <w:rPr>
            <w:noProof/>
            <w:webHidden/>
          </w:rPr>
          <w:fldChar w:fldCharType="begin"/>
        </w:r>
        <w:r>
          <w:rPr>
            <w:noProof/>
            <w:webHidden/>
          </w:rPr>
          <w:instrText xml:space="preserve"> PAGEREF _Toc194845687 \h </w:instrText>
        </w:r>
        <w:r>
          <w:rPr>
            <w:noProof/>
            <w:webHidden/>
          </w:rPr>
        </w:r>
        <w:r>
          <w:rPr>
            <w:noProof/>
            <w:webHidden/>
          </w:rPr>
          <w:fldChar w:fldCharType="separate"/>
        </w:r>
        <w:r>
          <w:rPr>
            <w:noProof/>
            <w:webHidden/>
          </w:rPr>
          <w:t>80</w:t>
        </w:r>
        <w:r>
          <w:rPr>
            <w:noProof/>
            <w:webHidden/>
          </w:rPr>
          <w:fldChar w:fldCharType="end"/>
        </w:r>
      </w:hyperlink>
    </w:p>
    <w:p w14:paraId="1234F7D9" w14:textId="2946F37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8" w:history="1">
        <w:r w:rsidRPr="000B5AE6">
          <w:rPr>
            <w:rStyle w:val="af7"/>
            <w:noProof/>
          </w:rPr>
          <w:t>简历及在学期间所获得的学术成果</w:t>
        </w:r>
        <w:r>
          <w:rPr>
            <w:noProof/>
            <w:webHidden/>
          </w:rPr>
          <w:tab/>
        </w:r>
        <w:r>
          <w:rPr>
            <w:noProof/>
            <w:webHidden/>
          </w:rPr>
          <w:fldChar w:fldCharType="begin"/>
        </w:r>
        <w:r>
          <w:rPr>
            <w:noProof/>
            <w:webHidden/>
          </w:rPr>
          <w:instrText xml:space="preserve"> PAGEREF _Toc194845688 \h </w:instrText>
        </w:r>
        <w:r>
          <w:rPr>
            <w:noProof/>
            <w:webHidden/>
          </w:rPr>
        </w:r>
        <w:r>
          <w:rPr>
            <w:noProof/>
            <w:webHidden/>
          </w:rPr>
          <w:fldChar w:fldCharType="separate"/>
        </w:r>
        <w:r>
          <w:rPr>
            <w:noProof/>
            <w:webHidden/>
          </w:rPr>
          <w:t>80</w:t>
        </w:r>
        <w:r>
          <w:rPr>
            <w:noProof/>
            <w:webHidden/>
          </w:rPr>
          <w:fldChar w:fldCharType="end"/>
        </w:r>
      </w:hyperlink>
    </w:p>
    <w:p w14:paraId="151505BE" w14:textId="52F2DFBF"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9" w:history="1">
        <w:r w:rsidRPr="000B5AE6">
          <w:rPr>
            <w:rStyle w:val="af7"/>
            <w:noProof/>
          </w:rPr>
          <w:t>致</w:t>
        </w:r>
        <w:r w:rsidRPr="000B5AE6">
          <w:rPr>
            <w:rStyle w:val="af7"/>
            <w:noProof/>
          </w:rPr>
          <w:t xml:space="preserve"> </w:t>
        </w:r>
        <w:r w:rsidRPr="000B5AE6">
          <w:rPr>
            <w:rStyle w:val="af7"/>
            <w:noProof/>
          </w:rPr>
          <w:t>谢</w:t>
        </w:r>
        <w:r>
          <w:rPr>
            <w:noProof/>
            <w:webHidden/>
          </w:rPr>
          <w:tab/>
        </w:r>
        <w:r>
          <w:rPr>
            <w:noProof/>
            <w:webHidden/>
          </w:rPr>
          <w:fldChar w:fldCharType="begin"/>
        </w:r>
        <w:r>
          <w:rPr>
            <w:noProof/>
            <w:webHidden/>
          </w:rPr>
          <w:instrText xml:space="preserve"> PAGEREF _Toc194845689 \h </w:instrText>
        </w:r>
        <w:r>
          <w:rPr>
            <w:noProof/>
            <w:webHidden/>
          </w:rPr>
        </w:r>
        <w:r>
          <w:rPr>
            <w:noProof/>
            <w:webHidden/>
          </w:rPr>
          <w:fldChar w:fldCharType="separate"/>
        </w:r>
        <w:r>
          <w:rPr>
            <w:noProof/>
            <w:webHidden/>
          </w:rPr>
          <w:t>81</w:t>
        </w:r>
        <w:r>
          <w:rPr>
            <w:noProof/>
            <w:webHidden/>
          </w:rPr>
          <w:fldChar w:fldCharType="end"/>
        </w:r>
      </w:hyperlink>
    </w:p>
    <w:p w14:paraId="11658D1C" w14:textId="628A0F8E" w:rsidR="00212359" w:rsidRDefault="009A2530"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3"/>
          <w:headerReference w:type="default" r:id="rId34"/>
          <w:headerReference w:type="first" r:id="rId35"/>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commentRangeStart w:id="55"/>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commentRangeEnd w:id="55"/>
      <w:r>
        <w:rPr>
          <w:rStyle w:val="CommentReference"/>
        </w:rPr>
        <w:commentReference w:id="55"/>
      </w:r>
    </w:p>
    <w:p w14:paraId="3AAB926A" w14:textId="77777777" w:rsidR="003E6F0E" w:rsidRDefault="003E6F0E" w:rsidP="00C94A36">
      <w:pPr>
        <w:spacing w:line="240" w:lineRule="auto"/>
        <w:ind w:firstLineChars="0" w:firstLine="0"/>
      </w:pPr>
    </w:p>
    <w:p w14:paraId="451DAA44" w14:textId="77777777" w:rsidR="00440686" w:rsidRPr="00E83CA9" w:rsidRDefault="00440686" w:rsidP="000879B1">
      <w:pPr>
        <w:ind w:firstLineChars="0" w:firstLine="0"/>
      </w:pPr>
    </w:p>
    <w:p w14:paraId="1E68CEAA" w14:textId="5640B85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513608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1 Bert</w:t>
        </w:r>
        <w:r w:rsidRPr="00490B27">
          <w:rPr>
            <w:rStyle w:val="af7"/>
            <w:noProof/>
          </w:rPr>
          <w:t>模型</w:t>
        </w:r>
        <w:r w:rsidRPr="00490B27">
          <w:rPr>
            <w:rStyle w:val="af7"/>
            <w:noProof/>
          </w:rPr>
          <w:t>Encoder</w:t>
        </w:r>
        <w:r w:rsidRPr="00490B27">
          <w:rPr>
            <w:rStyle w:val="af7"/>
            <w:noProof/>
          </w:rPr>
          <w:t>模块结构</w:t>
        </w:r>
        <w:r>
          <w:rPr>
            <w:noProof/>
            <w:webHidden/>
          </w:rPr>
          <w:tab/>
        </w:r>
        <w:r>
          <w:rPr>
            <w:noProof/>
            <w:webHidden/>
          </w:rPr>
          <w:fldChar w:fldCharType="begin"/>
        </w:r>
        <w:r>
          <w:rPr>
            <w:noProof/>
            <w:webHidden/>
          </w:rPr>
          <w:instrText xml:space="preserve"> PAGEREF _Toc195136080 \h </w:instrText>
        </w:r>
        <w:r>
          <w:rPr>
            <w:noProof/>
            <w:webHidden/>
          </w:rPr>
        </w:r>
        <w:r>
          <w:rPr>
            <w:noProof/>
            <w:webHidden/>
          </w:rPr>
          <w:fldChar w:fldCharType="separate"/>
        </w:r>
        <w:r>
          <w:rPr>
            <w:noProof/>
            <w:webHidden/>
          </w:rPr>
          <w:t>12</w:t>
        </w:r>
        <w:r>
          <w:rPr>
            <w:noProof/>
            <w:webHidden/>
          </w:rPr>
          <w:fldChar w:fldCharType="end"/>
        </w:r>
      </w:hyperlink>
    </w:p>
    <w:p w14:paraId="35CD13CB" w14:textId="0B665E3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2 Bert</w:t>
        </w:r>
        <w:r w:rsidRPr="00490B27">
          <w:rPr>
            <w:rStyle w:val="af7"/>
            <w:noProof/>
          </w:rPr>
          <w:t>模型嵌入层结构</w:t>
        </w:r>
        <w:r>
          <w:rPr>
            <w:noProof/>
            <w:webHidden/>
          </w:rPr>
          <w:tab/>
        </w:r>
        <w:r>
          <w:rPr>
            <w:noProof/>
            <w:webHidden/>
          </w:rPr>
          <w:fldChar w:fldCharType="begin"/>
        </w:r>
        <w:r>
          <w:rPr>
            <w:noProof/>
            <w:webHidden/>
          </w:rPr>
          <w:instrText xml:space="preserve"> PAGEREF _Toc195136081 \h </w:instrText>
        </w:r>
        <w:r>
          <w:rPr>
            <w:noProof/>
            <w:webHidden/>
          </w:rPr>
        </w:r>
        <w:r>
          <w:rPr>
            <w:noProof/>
            <w:webHidden/>
          </w:rPr>
          <w:fldChar w:fldCharType="separate"/>
        </w:r>
        <w:r>
          <w:rPr>
            <w:noProof/>
            <w:webHidden/>
          </w:rPr>
          <w:t>12</w:t>
        </w:r>
        <w:r>
          <w:rPr>
            <w:noProof/>
            <w:webHidden/>
          </w:rPr>
          <w:fldChar w:fldCharType="end"/>
        </w:r>
      </w:hyperlink>
    </w:p>
    <w:p w14:paraId="177D29E4" w14:textId="43FC41C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3</w:t>
        </w:r>
        <w:r w:rsidRPr="00490B27">
          <w:rPr>
            <w:rStyle w:val="af7"/>
            <w:noProof/>
          </w:rPr>
          <w:t>句法依存树示例图</w:t>
        </w:r>
        <w:r>
          <w:rPr>
            <w:noProof/>
            <w:webHidden/>
          </w:rPr>
          <w:tab/>
        </w:r>
        <w:r>
          <w:rPr>
            <w:noProof/>
            <w:webHidden/>
          </w:rPr>
          <w:fldChar w:fldCharType="begin"/>
        </w:r>
        <w:r>
          <w:rPr>
            <w:noProof/>
            <w:webHidden/>
          </w:rPr>
          <w:instrText xml:space="preserve"> PAGEREF _Toc195136082 \h </w:instrText>
        </w:r>
        <w:r>
          <w:rPr>
            <w:noProof/>
            <w:webHidden/>
          </w:rPr>
        </w:r>
        <w:r>
          <w:rPr>
            <w:noProof/>
            <w:webHidden/>
          </w:rPr>
          <w:fldChar w:fldCharType="separate"/>
        </w:r>
        <w:r>
          <w:rPr>
            <w:noProof/>
            <w:webHidden/>
          </w:rPr>
          <w:t>14</w:t>
        </w:r>
        <w:r>
          <w:rPr>
            <w:noProof/>
            <w:webHidden/>
          </w:rPr>
          <w:fldChar w:fldCharType="end"/>
        </w:r>
      </w:hyperlink>
    </w:p>
    <w:p w14:paraId="37BCCCD2" w14:textId="28B1E1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w:t>
        </w:r>
        <w:r w:rsidRPr="00490B27">
          <w:rPr>
            <w:rStyle w:val="af7"/>
            <w:noProof/>
          </w:rPr>
          <w:t>基于字编码的</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_Toc195136083 \h </w:instrText>
        </w:r>
        <w:r>
          <w:rPr>
            <w:noProof/>
            <w:webHidden/>
          </w:rPr>
        </w:r>
        <w:r>
          <w:rPr>
            <w:noProof/>
            <w:webHidden/>
          </w:rPr>
          <w:fldChar w:fldCharType="separate"/>
        </w:r>
        <w:r>
          <w:rPr>
            <w:noProof/>
            <w:webHidden/>
          </w:rPr>
          <w:t>17</w:t>
        </w:r>
        <w:r>
          <w:rPr>
            <w:noProof/>
            <w:webHidden/>
          </w:rPr>
          <w:fldChar w:fldCharType="end"/>
        </w:r>
      </w:hyperlink>
    </w:p>
    <w:p w14:paraId="610A6895" w14:textId="2A1E59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2</w:t>
        </w:r>
        <w:r w:rsidRPr="00490B27">
          <w:rPr>
            <w:rStyle w:val="af7"/>
            <w:noProof/>
          </w:rPr>
          <w:t>基于词编码的</w:t>
        </w:r>
        <w:r w:rsidRPr="00490B27">
          <w:rPr>
            <w:rStyle w:val="af7"/>
            <w:noProof/>
          </w:rPr>
          <w:t>NLU</w:t>
        </w:r>
        <w:r w:rsidRPr="00490B27">
          <w:rPr>
            <w:rStyle w:val="af7"/>
            <w:noProof/>
          </w:rPr>
          <w:t>模型结构</w:t>
        </w:r>
        <w:r>
          <w:rPr>
            <w:noProof/>
            <w:webHidden/>
          </w:rPr>
          <w:tab/>
        </w:r>
        <w:r>
          <w:rPr>
            <w:noProof/>
            <w:webHidden/>
          </w:rPr>
          <w:fldChar w:fldCharType="begin"/>
        </w:r>
        <w:r>
          <w:rPr>
            <w:noProof/>
            <w:webHidden/>
          </w:rPr>
          <w:instrText xml:space="preserve"> PAGEREF _Toc195136084 \h </w:instrText>
        </w:r>
        <w:r>
          <w:rPr>
            <w:noProof/>
            <w:webHidden/>
          </w:rPr>
        </w:r>
        <w:r>
          <w:rPr>
            <w:noProof/>
            <w:webHidden/>
          </w:rPr>
          <w:fldChar w:fldCharType="separate"/>
        </w:r>
        <w:r>
          <w:rPr>
            <w:noProof/>
            <w:webHidden/>
          </w:rPr>
          <w:t>20</w:t>
        </w:r>
        <w:r>
          <w:rPr>
            <w:noProof/>
            <w:webHidden/>
          </w:rPr>
          <w:fldChar w:fldCharType="end"/>
        </w:r>
      </w:hyperlink>
    </w:p>
    <w:p w14:paraId="675B033A" w14:textId="43D781B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3 UER-py</w:t>
        </w:r>
        <w:r w:rsidRPr="00490B27">
          <w:rPr>
            <w:rStyle w:val="af7"/>
            <w:noProof/>
          </w:rPr>
          <w:t>自定义预训练流程图</w:t>
        </w:r>
        <w:r>
          <w:rPr>
            <w:noProof/>
            <w:webHidden/>
          </w:rPr>
          <w:tab/>
        </w:r>
        <w:r>
          <w:rPr>
            <w:noProof/>
            <w:webHidden/>
          </w:rPr>
          <w:fldChar w:fldCharType="begin"/>
        </w:r>
        <w:r>
          <w:rPr>
            <w:noProof/>
            <w:webHidden/>
          </w:rPr>
          <w:instrText xml:space="preserve"> PAGEREF _Toc195136085 \h </w:instrText>
        </w:r>
        <w:r>
          <w:rPr>
            <w:noProof/>
            <w:webHidden/>
          </w:rPr>
        </w:r>
        <w:r>
          <w:rPr>
            <w:noProof/>
            <w:webHidden/>
          </w:rPr>
          <w:fldChar w:fldCharType="separate"/>
        </w:r>
        <w:r>
          <w:rPr>
            <w:noProof/>
            <w:webHidden/>
          </w:rPr>
          <w:t>21</w:t>
        </w:r>
        <w:r>
          <w:rPr>
            <w:noProof/>
            <w:webHidden/>
          </w:rPr>
          <w:fldChar w:fldCharType="end"/>
        </w:r>
      </w:hyperlink>
    </w:p>
    <w:p w14:paraId="2997C5E0" w14:textId="089912B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4</w:t>
        </w:r>
        <w:r w:rsidRPr="00490B27">
          <w:rPr>
            <w:rStyle w:val="af7"/>
            <w:noProof/>
          </w:rPr>
          <w:t>基于编码层字词融合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_Toc195136086 \h </w:instrText>
        </w:r>
        <w:r>
          <w:rPr>
            <w:noProof/>
            <w:webHidden/>
          </w:rPr>
        </w:r>
        <w:r>
          <w:rPr>
            <w:noProof/>
            <w:webHidden/>
          </w:rPr>
          <w:fldChar w:fldCharType="separate"/>
        </w:r>
        <w:r>
          <w:rPr>
            <w:noProof/>
            <w:webHidden/>
          </w:rPr>
          <w:t>24</w:t>
        </w:r>
        <w:r>
          <w:rPr>
            <w:noProof/>
            <w:webHidden/>
          </w:rPr>
          <w:fldChar w:fldCharType="end"/>
        </w:r>
      </w:hyperlink>
    </w:p>
    <w:p w14:paraId="3E8EFB3E" w14:textId="3DA7E3B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5</w:t>
        </w:r>
        <w:r w:rsidRPr="00490B27">
          <w:rPr>
            <w:rStyle w:val="af7"/>
            <w:noProof/>
          </w:rPr>
          <w:t>字编码层结构图</w:t>
        </w:r>
        <w:r>
          <w:rPr>
            <w:noProof/>
            <w:webHidden/>
          </w:rPr>
          <w:tab/>
        </w:r>
        <w:r>
          <w:rPr>
            <w:noProof/>
            <w:webHidden/>
          </w:rPr>
          <w:fldChar w:fldCharType="begin"/>
        </w:r>
        <w:r>
          <w:rPr>
            <w:noProof/>
            <w:webHidden/>
          </w:rPr>
          <w:instrText xml:space="preserve"> PAGEREF _Toc195136087 \h </w:instrText>
        </w:r>
        <w:r>
          <w:rPr>
            <w:noProof/>
            <w:webHidden/>
          </w:rPr>
        </w:r>
        <w:r>
          <w:rPr>
            <w:noProof/>
            <w:webHidden/>
          </w:rPr>
          <w:fldChar w:fldCharType="separate"/>
        </w:r>
        <w:r>
          <w:rPr>
            <w:noProof/>
            <w:webHidden/>
          </w:rPr>
          <w:t>25</w:t>
        </w:r>
        <w:r>
          <w:rPr>
            <w:noProof/>
            <w:webHidden/>
          </w:rPr>
          <w:fldChar w:fldCharType="end"/>
        </w:r>
      </w:hyperlink>
    </w:p>
    <w:p w14:paraId="0E493D56" w14:textId="4ECC3F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6</w:t>
        </w:r>
        <w:r w:rsidRPr="00490B27">
          <w:rPr>
            <w:rStyle w:val="af7"/>
            <w:noProof/>
          </w:rPr>
          <w:t>词编码层结构图</w:t>
        </w:r>
        <w:r>
          <w:rPr>
            <w:noProof/>
            <w:webHidden/>
          </w:rPr>
          <w:tab/>
        </w:r>
        <w:r>
          <w:rPr>
            <w:noProof/>
            <w:webHidden/>
          </w:rPr>
          <w:fldChar w:fldCharType="begin"/>
        </w:r>
        <w:r>
          <w:rPr>
            <w:noProof/>
            <w:webHidden/>
          </w:rPr>
          <w:instrText xml:space="preserve"> PAGEREF _Toc195136088 \h </w:instrText>
        </w:r>
        <w:r>
          <w:rPr>
            <w:noProof/>
            <w:webHidden/>
          </w:rPr>
        </w:r>
        <w:r>
          <w:rPr>
            <w:noProof/>
            <w:webHidden/>
          </w:rPr>
          <w:fldChar w:fldCharType="separate"/>
        </w:r>
        <w:r>
          <w:rPr>
            <w:noProof/>
            <w:webHidden/>
          </w:rPr>
          <w:t>25</w:t>
        </w:r>
        <w:r>
          <w:rPr>
            <w:noProof/>
            <w:webHidden/>
          </w:rPr>
          <w:fldChar w:fldCharType="end"/>
        </w:r>
      </w:hyperlink>
    </w:p>
    <w:p w14:paraId="2AC2CE7B" w14:textId="7E6991C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7</w:t>
        </w:r>
        <w:r w:rsidRPr="00490B27">
          <w:rPr>
            <w:rStyle w:val="af7"/>
            <w:noProof/>
          </w:rPr>
          <w:t>字词融合编码层结构图</w:t>
        </w:r>
        <w:r>
          <w:rPr>
            <w:noProof/>
            <w:webHidden/>
          </w:rPr>
          <w:tab/>
        </w:r>
        <w:r>
          <w:rPr>
            <w:noProof/>
            <w:webHidden/>
          </w:rPr>
          <w:fldChar w:fldCharType="begin"/>
        </w:r>
        <w:r>
          <w:rPr>
            <w:noProof/>
            <w:webHidden/>
          </w:rPr>
          <w:instrText xml:space="preserve"> PAGEREF _Toc195136089 \h </w:instrText>
        </w:r>
        <w:r>
          <w:rPr>
            <w:noProof/>
            <w:webHidden/>
          </w:rPr>
        </w:r>
        <w:r>
          <w:rPr>
            <w:noProof/>
            <w:webHidden/>
          </w:rPr>
          <w:fldChar w:fldCharType="separate"/>
        </w:r>
        <w:r>
          <w:rPr>
            <w:noProof/>
            <w:webHidden/>
          </w:rPr>
          <w:t>26</w:t>
        </w:r>
        <w:r>
          <w:rPr>
            <w:noProof/>
            <w:webHidden/>
          </w:rPr>
          <w:fldChar w:fldCharType="end"/>
        </w:r>
      </w:hyperlink>
    </w:p>
    <w:p w14:paraId="0E780E0B" w14:textId="0E57558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8</w:t>
        </w:r>
        <w:r w:rsidRPr="00490B27">
          <w:rPr>
            <w:rStyle w:val="af7"/>
            <w:noProof/>
          </w:rPr>
          <w:t>字词融合序列连续一致性损失流程图</w:t>
        </w:r>
        <w:r>
          <w:rPr>
            <w:noProof/>
            <w:webHidden/>
          </w:rPr>
          <w:tab/>
        </w:r>
        <w:r>
          <w:rPr>
            <w:noProof/>
            <w:webHidden/>
          </w:rPr>
          <w:fldChar w:fldCharType="begin"/>
        </w:r>
        <w:r>
          <w:rPr>
            <w:noProof/>
            <w:webHidden/>
          </w:rPr>
          <w:instrText xml:space="preserve"> PAGEREF _Toc195136090 \h </w:instrText>
        </w:r>
        <w:r>
          <w:rPr>
            <w:noProof/>
            <w:webHidden/>
          </w:rPr>
        </w:r>
        <w:r>
          <w:rPr>
            <w:noProof/>
            <w:webHidden/>
          </w:rPr>
          <w:fldChar w:fldCharType="separate"/>
        </w:r>
        <w:r>
          <w:rPr>
            <w:noProof/>
            <w:webHidden/>
          </w:rPr>
          <w:t>26</w:t>
        </w:r>
        <w:r>
          <w:rPr>
            <w:noProof/>
            <w:webHidden/>
          </w:rPr>
          <w:fldChar w:fldCharType="end"/>
        </w:r>
      </w:hyperlink>
    </w:p>
    <w:p w14:paraId="2EBF68CE" w14:textId="5C62471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9</w:t>
        </w:r>
        <w:r w:rsidRPr="00490B27">
          <w:rPr>
            <w:rStyle w:val="af7"/>
            <w:noProof/>
          </w:rPr>
          <w:t>基于解码层字词融合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_Toc195136091 \h </w:instrText>
        </w:r>
        <w:r>
          <w:rPr>
            <w:noProof/>
            <w:webHidden/>
          </w:rPr>
        </w:r>
        <w:r>
          <w:rPr>
            <w:noProof/>
            <w:webHidden/>
          </w:rPr>
          <w:fldChar w:fldCharType="separate"/>
        </w:r>
        <w:r>
          <w:rPr>
            <w:noProof/>
            <w:webHidden/>
          </w:rPr>
          <w:t>28</w:t>
        </w:r>
        <w:r>
          <w:rPr>
            <w:noProof/>
            <w:webHidden/>
          </w:rPr>
          <w:fldChar w:fldCharType="end"/>
        </w:r>
      </w:hyperlink>
    </w:p>
    <w:p w14:paraId="00247225" w14:textId="757AAB0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10</w:t>
        </w:r>
        <w:r w:rsidRPr="00490B27">
          <w:rPr>
            <w:rStyle w:val="af7"/>
            <w:noProof/>
          </w:rPr>
          <w:t>不同编码方式效果对比折线图</w:t>
        </w:r>
        <w:r>
          <w:rPr>
            <w:noProof/>
            <w:webHidden/>
          </w:rPr>
          <w:tab/>
        </w:r>
        <w:r>
          <w:rPr>
            <w:noProof/>
            <w:webHidden/>
          </w:rPr>
          <w:fldChar w:fldCharType="begin"/>
        </w:r>
        <w:r>
          <w:rPr>
            <w:noProof/>
            <w:webHidden/>
          </w:rPr>
          <w:instrText xml:space="preserve"> PAGEREF _Toc195136092 \h </w:instrText>
        </w:r>
        <w:r>
          <w:rPr>
            <w:noProof/>
            <w:webHidden/>
          </w:rPr>
        </w:r>
        <w:r>
          <w:rPr>
            <w:noProof/>
            <w:webHidden/>
          </w:rPr>
          <w:fldChar w:fldCharType="separate"/>
        </w:r>
        <w:r>
          <w:rPr>
            <w:noProof/>
            <w:webHidden/>
          </w:rPr>
          <w:t>30</w:t>
        </w:r>
        <w:r>
          <w:rPr>
            <w:noProof/>
            <w:webHidden/>
          </w:rPr>
          <w:fldChar w:fldCharType="end"/>
        </w:r>
      </w:hyperlink>
    </w:p>
    <w:p w14:paraId="113B979D" w14:textId="2951514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1 SSIS</w:t>
        </w:r>
        <w:r w:rsidRPr="00490B27">
          <w:rPr>
            <w:rStyle w:val="af7"/>
            <w:noProof/>
          </w:rPr>
          <w:t>模型结构图</w:t>
        </w:r>
        <w:r>
          <w:rPr>
            <w:noProof/>
            <w:webHidden/>
          </w:rPr>
          <w:tab/>
        </w:r>
        <w:r>
          <w:rPr>
            <w:noProof/>
            <w:webHidden/>
          </w:rPr>
          <w:fldChar w:fldCharType="begin"/>
        </w:r>
        <w:r>
          <w:rPr>
            <w:noProof/>
            <w:webHidden/>
          </w:rPr>
          <w:instrText xml:space="preserve"> PAGEREF _Toc195136093 \h </w:instrText>
        </w:r>
        <w:r>
          <w:rPr>
            <w:noProof/>
            <w:webHidden/>
          </w:rPr>
        </w:r>
        <w:r>
          <w:rPr>
            <w:noProof/>
            <w:webHidden/>
          </w:rPr>
          <w:fldChar w:fldCharType="separate"/>
        </w:r>
        <w:r>
          <w:rPr>
            <w:noProof/>
            <w:webHidden/>
          </w:rPr>
          <w:t>35</w:t>
        </w:r>
        <w:r>
          <w:rPr>
            <w:noProof/>
            <w:webHidden/>
          </w:rPr>
          <w:fldChar w:fldCharType="end"/>
        </w:r>
      </w:hyperlink>
    </w:p>
    <w:p w14:paraId="36340EEB" w14:textId="4B1DFD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2 SSIS</w:t>
        </w:r>
        <w:r w:rsidRPr="00490B27">
          <w:rPr>
            <w:rStyle w:val="af7"/>
            <w:noProof/>
          </w:rPr>
          <w:t>句法分析树构造示例图</w:t>
        </w:r>
        <w:r>
          <w:rPr>
            <w:noProof/>
            <w:webHidden/>
          </w:rPr>
          <w:tab/>
        </w:r>
        <w:r>
          <w:rPr>
            <w:noProof/>
            <w:webHidden/>
          </w:rPr>
          <w:fldChar w:fldCharType="begin"/>
        </w:r>
        <w:r>
          <w:rPr>
            <w:noProof/>
            <w:webHidden/>
          </w:rPr>
          <w:instrText xml:space="preserve"> PAGEREF _Toc195136094 \h </w:instrText>
        </w:r>
        <w:r>
          <w:rPr>
            <w:noProof/>
            <w:webHidden/>
          </w:rPr>
        </w:r>
        <w:r>
          <w:rPr>
            <w:noProof/>
            <w:webHidden/>
          </w:rPr>
          <w:fldChar w:fldCharType="separate"/>
        </w:r>
        <w:r>
          <w:rPr>
            <w:noProof/>
            <w:webHidden/>
          </w:rPr>
          <w:t>36</w:t>
        </w:r>
        <w:r>
          <w:rPr>
            <w:noProof/>
            <w:webHidden/>
          </w:rPr>
          <w:fldChar w:fldCharType="end"/>
        </w:r>
      </w:hyperlink>
    </w:p>
    <w:p w14:paraId="062D2E04" w14:textId="3271E8F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3 SSIS</w:t>
        </w:r>
        <w:r w:rsidRPr="00490B27">
          <w:rPr>
            <w:rStyle w:val="af7"/>
            <w:noProof/>
          </w:rPr>
          <w:t>嵌入层结构图</w:t>
        </w:r>
        <w:r>
          <w:rPr>
            <w:noProof/>
            <w:webHidden/>
          </w:rPr>
          <w:tab/>
        </w:r>
        <w:r>
          <w:rPr>
            <w:noProof/>
            <w:webHidden/>
          </w:rPr>
          <w:fldChar w:fldCharType="begin"/>
        </w:r>
        <w:r>
          <w:rPr>
            <w:noProof/>
            <w:webHidden/>
          </w:rPr>
          <w:instrText xml:space="preserve"> PAGEREF _Toc195136095 \h </w:instrText>
        </w:r>
        <w:r>
          <w:rPr>
            <w:noProof/>
            <w:webHidden/>
          </w:rPr>
        </w:r>
        <w:r>
          <w:rPr>
            <w:noProof/>
            <w:webHidden/>
          </w:rPr>
          <w:fldChar w:fldCharType="separate"/>
        </w:r>
        <w:r>
          <w:rPr>
            <w:noProof/>
            <w:webHidden/>
          </w:rPr>
          <w:t>37</w:t>
        </w:r>
        <w:r>
          <w:rPr>
            <w:noProof/>
            <w:webHidden/>
          </w:rPr>
          <w:fldChar w:fldCharType="end"/>
        </w:r>
      </w:hyperlink>
    </w:p>
    <w:p w14:paraId="0E4AF093" w14:textId="2D99722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4</w:t>
        </w:r>
        <w:r w:rsidRPr="00490B27">
          <w:rPr>
            <w:rStyle w:val="af7"/>
            <w:noProof/>
          </w:rPr>
          <w:t>意图</w:t>
        </w:r>
        <w:r w:rsidRPr="00490B27">
          <w:rPr>
            <w:rStyle w:val="af7"/>
            <w:noProof/>
          </w:rPr>
          <w:t>-</w:t>
        </w:r>
        <w:r w:rsidRPr="00490B27">
          <w:rPr>
            <w:rStyle w:val="af7"/>
            <w:noProof/>
          </w:rPr>
          <w:t>槽联合层级结构图</w:t>
        </w:r>
        <w:r>
          <w:rPr>
            <w:noProof/>
            <w:webHidden/>
          </w:rPr>
          <w:tab/>
        </w:r>
        <w:r>
          <w:rPr>
            <w:noProof/>
            <w:webHidden/>
          </w:rPr>
          <w:fldChar w:fldCharType="begin"/>
        </w:r>
        <w:r>
          <w:rPr>
            <w:noProof/>
            <w:webHidden/>
          </w:rPr>
          <w:instrText xml:space="preserve"> PAGEREF _Toc195136096 \h </w:instrText>
        </w:r>
        <w:r>
          <w:rPr>
            <w:noProof/>
            <w:webHidden/>
          </w:rPr>
        </w:r>
        <w:r>
          <w:rPr>
            <w:noProof/>
            <w:webHidden/>
          </w:rPr>
          <w:fldChar w:fldCharType="separate"/>
        </w:r>
        <w:r>
          <w:rPr>
            <w:noProof/>
            <w:webHidden/>
          </w:rPr>
          <w:t>38</w:t>
        </w:r>
        <w:r>
          <w:rPr>
            <w:noProof/>
            <w:webHidden/>
          </w:rPr>
          <w:fldChar w:fldCharType="end"/>
        </w:r>
      </w:hyperlink>
    </w:p>
    <w:p w14:paraId="6BFBF5D1" w14:textId="41446A7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5</w:t>
        </w:r>
        <w:r w:rsidRPr="00490B27">
          <w:rPr>
            <w:rStyle w:val="af7"/>
            <w:noProof/>
          </w:rPr>
          <w:t>基于大语言模型迭代数据增强的</w:t>
        </w:r>
        <w:r w:rsidRPr="00490B27">
          <w:rPr>
            <w:rStyle w:val="af7"/>
            <w:noProof/>
          </w:rPr>
          <w:t>NLU</w:t>
        </w:r>
        <w:r w:rsidRPr="00490B27">
          <w:rPr>
            <w:rStyle w:val="af7"/>
            <w:noProof/>
          </w:rPr>
          <w:t>模型框架</w:t>
        </w:r>
        <w:r>
          <w:rPr>
            <w:noProof/>
            <w:webHidden/>
          </w:rPr>
          <w:tab/>
        </w:r>
        <w:r>
          <w:rPr>
            <w:noProof/>
            <w:webHidden/>
          </w:rPr>
          <w:fldChar w:fldCharType="begin"/>
        </w:r>
        <w:r>
          <w:rPr>
            <w:noProof/>
            <w:webHidden/>
          </w:rPr>
          <w:instrText xml:space="preserve"> PAGEREF _Toc195136097 \h </w:instrText>
        </w:r>
        <w:r>
          <w:rPr>
            <w:noProof/>
            <w:webHidden/>
          </w:rPr>
        </w:r>
        <w:r>
          <w:rPr>
            <w:noProof/>
            <w:webHidden/>
          </w:rPr>
          <w:fldChar w:fldCharType="separate"/>
        </w:r>
        <w:r>
          <w:rPr>
            <w:noProof/>
            <w:webHidden/>
          </w:rPr>
          <w:t>40</w:t>
        </w:r>
        <w:r>
          <w:rPr>
            <w:noProof/>
            <w:webHidden/>
          </w:rPr>
          <w:fldChar w:fldCharType="end"/>
        </w:r>
      </w:hyperlink>
    </w:p>
    <w:p w14:paraId="3C123887" w14:textId="5AF4406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 NLU</w:t>
        </w:r>
        <w:r w:rsidRPr="00490B27">
          <w:rPr>
            <w:rStyle w:val="af7"/>
            <w:noProof/>
          </w:rPr>
          <w:t>模型管理系统功能结构图</w:t>
        </w:r>
        <w:r>
          <w:rPr>
            <w:noProof/>
            <w:webHidden/>
          </w:rPr>
          <w:tab/>
        </w:r>
        <w:r>
          <w:rPr>
            <w:noProof/>
            <w:webHidden/>
          </w:rPr>
          <w:fldChar w:fldCharType="begin"/>
        </w:r>
        <w:r>
          <w:rPr>
            <w:noProof/>
            <w:webHidden/>
          </w:rPr>
          <w:instrText xml:space="preserve"> PAGEREF _Toc195136098 \h </w:instrText>
        </w:r>
        <w:r>
          <w:rPr>
            <w:noProof/>
            <w:webHidden/>
          </w:rPr>
        </w:r>
        <w:r>
          <w:rPr>
            <w:noProof/>
            <w:webHidden/>
          </w:rPr>
          <w:fldChar w:fldCharType="separate"/>
        </w:r>
        <w:r>
          <w:rPr>
            <w:noProof/>
            <w:webHidden/>
          </w:rPr>
          <w:t>48</w:t>
        </w:r>
        <w:r>
          <w:rPr>
            <w:noProof/>
            <w:webHidden/>
          </w:rPr>
          <w:fldChar w:fldCharType="end"/>
        </w:r>
      </w:hyperlink>
    </w:p>
    <w:p w14:paraId="220F7893" w14:textId="5878B37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2 NLU</w:t>
        </w:r>
        <w:r w:rsidRPr="00490B27">
          <w:rPr>
            <w:rStyle w:val="af7"/>
            <w:noProof/>
          </w:rPr>
          <w:t>模型管理系统总体架构图</w:t>
        </w:r>
        <w:r>
          <w:rPr>
            <w:noProof/>
            <w:webHidden/>
          </w:rPr>
          <w:tab/>
        </w:r>
        <w:r>
          <w:rPr>
            <w:noProof/>
            <w:webHidden/>
          </w:rPr>
          <w:fldChar w:fldCharType="begin"/>
        </w:r>
        <w:r>
          <w:rPr>
            <w:noProof/>
            <w:webHidden/>
          </w:rPr>
          <w:instrText xml:space="preserve"> PAGEREF _Toc195136099 \h </w:instrText>
        </w:r>
        <w:r>
          <w:rPr>
            <w:noProof/>
            <w:webHidden/>
          </w:rPr>
        </w:r>
        <w:r>
          <w:rPr>
            <w:noProof/>
            <w:webHidden/>
          </w:rPr>
          <w:fldChar w:fldCharType="separate"/>
        </w:r>
        <w:r>
          <w:rPr>
            <w:noProof/>
            <w:webHidden/>
          </w:rPr>
          <w:t>50</w:t>
        </w:r>
        <w:r>
          <w:rPr>
            <w:noProof/>
            <w:webHidden/>
          </w:rPr>
          <w:fldChar w:fldCharType="end"/>
        </w:r>
      </w:hyperlink>
    </w:p>
    <w:p w14:paraId="46915799" w14:textId="3AECEBF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3</w:t>
        </w:r>
        <w:r w:rsidRPr="00490B27">
          <w:rPr>
            <w:rStyle w:val="af7"/>
            <w:noProof/>
          </w:rPr>
          <w:t>问题模板管理页面</w:t>
        </w:r>
        <w:r>
          <w:rPr>
            <w:noProof/>
            <w:webHidden/>
          </w:rPr>
          <w:tab/>
        </w:r>
        <w:r>
          <w:rPr>
            <w:noProof/>
            <w:webHidden/>
          </w:rPr>
          <w:fldChar w:fldCharType="begin"/>
        </w:r>
        <w:r>
          <w:rPr>
            <w:noProof/>
            <w:webHidden/>
          </w:rPr>
          <w:instrText xml:space="preserve"> PAGEREF _Toc195136100 \h </w:instrText>
        </w:r>
        <w:r>
          <w:rPr>
            <w:noProof/>
            <w:webHidden/>
          </w:rPr>
        </w:r>
        <w:r>
          <w:rPr>
            <w:noProof/>
            <w:webHidden/>
          </w:rPr>
          <w:fldChar w:fldCharType="separate"/>
        </w:r>
        <w:r>
          <w:rPr>
            <w:noProof/>
            <w:webHidden/>
          </w:rPr>
          <w:t>52</w:t>
        </w:r>
        <w:r>
          <w:rPr>
            <w:noProof/>
            <w:webHidden/>
          </w:rPr>
          <w:fldChar w:fldCharType="end"/>
        </w:r>
      </w:hyperlink>
    </w:p>
    <w:p w14:paraId="50DA6B43" w14:textId="79CA05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4</w:t>
        </w:r>
        <w:r w:rsidRPr="00490B27">
          <w:rPr>
            <w:rStyle w:val="af7"/>
            <w:noProof/>
          </w:rPr>
          <w:t>导入</w:t>
        </w:r>
        <w:r w:rsidRPr="00490B27">
          <w:rPr>
            <w:rStyle w:val="af7"/>
            <w:noProof/>
          </w:rPr>
          <w:t>Bad-Case</w:t>
        </w:r>
        <w:r w:rsidRPr="00490B27">
          <w:rPr>
            <w:rStyle w:val="af7"/>
            <w:noProof/>
          </w:rPr>
          <w:t>模块时序图</w:t>
        </w:r>
        <w:r>
          <w:rPr>
            <w:noProof/>
            <w:webHidden/>
          </w:rPr>
          <w:tab/>
        </w:r>
        <w:r>
          <w:rPr>
            <w:noProof/>
            <w:webHidden/>
          </w:rPr>
          <w:fldChar w:fldCharType="begin"/>
        </w:r>
        <w:r>
          <w:rPr>
            <w:noProof/>
            <w:webHidden/>
          </w:rPr>
          <w:instrText xml:space="preserve"> PAGEREF _Toc195136101 \h </w:instrText>
        </w:r>
        <w:r>
          <w:rPr>
            <w:noProof/>
            <w:webHidden/>
          </w:rPr>
        </w:r>
        <w:r>
          <w:rPr>
            <w:noProof/>
            <w:webHidden/>
          </w:rPr>
          <w:fldChar w:fldCharType="separate"/>
        </w:r>
        <w:r>
          <w:rPr>
            <w:noProof/>
            <w:webHidden/>
          </w:rPr>
          <w:t>53</w:t>
        </w:r>
        <w:r>
          <w:rPr>
            <w:noProof/>
            <w:webHidden/>
          </w:rPr>
          <w:fldChar w:fldCharType="end"/>
        </w:r>
      </w:hyperlink>
    </w:p>
    <w:p w14:paraId="6651CBA5" w14:textId="2360FF3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5</w:t>
        </w:r>
        <w:r w:rsidRPr="00490B27">
          <w:rPr>
            <w:rStyle w:val="af7"/>
            <w:noProof/>
          </w:rPr>
          <w:t>问题模板交互操作时序图</w:t>
        </w:r>
        <w:r>
          <w:rPr>
            <w:noProof/>
            <w:webHidden/>
          </w:rPr>
          <w:tab/>
        </w:r>
        <w:r>
          <w:rPr>
            <w:noProof/>
            <w:webHidden/>
          </w:rPr>
          <w:fldChar w:fldCharType="begin"/>
        </w:r>
        <w:r>
          <w:rPr>
            <w:noProof/>
            <w:webHidden/>
          </w:rPr>
          <w:instrText xml:space="preserve"> PAGEREF _Toc195136102 \h </w:instrText>
        </w:r>
        <w:r>
          <w:rPr>
            <w:noProof/>
            <w:webHidden/>
          </w:rPr>
        </w:r>
        <w:r>
          <w:rPr>
            <w:noProof/>
            <w:webHidden/>
          </w:rPr>
          <w:fldChar w:fldCharType="separate"/>
        </w:r>
        <w:r>
          <w:rPr>
            <w:noProof/>
            <w:webHidden/>
          </w:rPr>
          <w:t>54</w:t>
        </w:r>
        <w:r>
          <w:rPr>
            <w:noProof/>
            <w:webHidden/>
          </w:rPr>
          <w:fldChar w:fldCharType="end"/>
        </w:r>
      </w:hyperlink>
    </w:p>
    <w:p w14:paraId="6AFE5EC4" w14:textId="6EA59E4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6</w:t>
        </w:r>
        <w:r w:rsidRPr="00490B27">
          <w:rPr>
            <w:rStyle w:val="af7"/>
            <w:noProof/>
          </w:rPr>
          <w:t>新增问题模板页面</w:t>
        </w:r>
        <w:r>
          <w:rPr>
            <w:noProof/>
            <w:webHidden/>
          </w:rPr>
          <w:tab/>
        </w:r>
        <w:r>
          <w:rPr>
            <w:noProof/>
            <w:webHidden/>
          </w:rPr>
          <w:fldChar w:fldCharType="begin"/>
        </w:r>
        <w:r>
          <w:rPr>
            <w:noProof/>
            <w:webHidden/>
          </w:rPr>
          <w:instrText xml:space="preserve"> PAGEREF _Toc195136103 \h </w:instrText>
        </w:r>
        <w:r>
          <w:rPr>
            <w:noProof/>
            <w:webHidden/>
          </w:rPr>
        </w:r>
        <w:r>
          <w:rPr>
            <w:noProof/>
            <w:webHidden/>
          </w:rPr>
          <w:fldChar w:fldCharType="separate"/>
        </w:r>
        <w:r>
          <w:rPr>
            <w:noProof/>
            <w:webHidden/>
          </w:rPr>
          <w:t>55</w:t>
        </w:r>
        <w:r>
          <w:rPr>
            <w:noProof/>
            <w:webHidden/>
          </w:rPr>
          <w:fldChar w:fldCharType="end"/>
        </w:r>
      </w:hyperlink>
    </w:p>
    <w:p w14:paraId="3B867FA3" w14:textId="1D6A16F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7</w:t>
        </w:r>
        <w:r w:rsidRPr="00490B27">
          <w:rPr>
            <w:rStyle w:val="af7"/>
            <w:noProof/>
          </w:rPr>
          <w:t>测试样本管理页面</w:t>
        </w:r>
        <w:r>
          <w:rPr>
            <w:noProof/>
            <w:webHidden/>
          </w:rPr>
          <w:tab/>
        </w:r>
        <w:r>
          <w:rPr>
            <w:noProof/>
            <w:webHidden/>
          </w:rPr>
          <w:fldChar w:fldCharType="begin"/>
        </w:r>
        <w:r>
          <w:rPr>
            <w:noProof/>
            <w:webHidden/>
          </w:rPr>
          <w:instrText xml:space="preserve"> PAGEREF _Toc195136104 \h </w:instrText>
        </w:r>
        <w:r>
          <w:rPr>
            <w:noProof/>
            <w:webHidden/>
          </w:rPr>
        </w:r>
        <w:r>
          <w:rPr>
            <w:noProof/>
            <w:webHidden/>
          </w:rPr>
          <w:fldChar w:fldCharType="separate"/>
        </w:r>
        <w:r>
          <w:rPr>
            <w:noProof/>
            <w:webHidden/>
          </w:rPr>
          <w:t>56</w:t>
        </w:r>
        <w:r>
          <w:rPr>
            <w:noProof/>
            <w:webHidden/>
          </w:rPr>
          <w:fldChar w:fldCharType="end"/>
        </w:r>
      </w:hyperlink>
    </w:p>
    <w:p w14:paraId="31DB626A" w14:textId="4A0FE4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8</w:t>
        </w:r>
        <w:r w:rsidRPr="00490B27">
          <w:rPr>
            <w:rStyle w:val="af7"/>
            <w:noProof/>
          </w:rPr>
          <w:t>新增测试样本页</w:t>
        </w:r>
        <w:r>
          <w:rPr>
            <w:noProof/>
            <w:webHidden/>
          </w:rPr>
          <w:tab/>
        </w:r>
        <w:r>
          <w:rPr>
            <w:noProof/>
            <w:webHidden/>
          </w:rPr>
          <w:fldChar w:fldCharType="begin"/>
        </w:r>
        <w:r>
          <w:rPr>
            <w:noProof/>
            <w:webHidden/>
          </w:rPr>
          <w:instrText xml:space="preserve"> PAGEREF _Toc195136105 \h </w:instrText>
        </w:r>
        <w:r>
          <w:rPr>
            <w:noProof/>
            <w:webHidden/>
          </w:rPr>
        </w:r>
        <w:r>
          <w:rPr>
            <w:noProof/>
            <w:webHidden/>
          </w:rPr>
          <w:fldChar w:fldCharType="separate"/>
        </w:r>
        <w:r>
          <w:rPr>
            <w:noProof/>
            <w:webHidden/>
          </w:rPr>
          <w:t>57</w:t>
        </w:r>
        <w:r>
          <w:rPr>
            <w:noProof/>
            <w:webHidden/>
          </w:rPr>
          <w:fldChar w:fldCharType="end"/>
        </w:r>
      </w:hyperlink>
    </w:p>
    <w:p w14:paraId="485B39F3" w14:textId="31B940D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9</w:t>
        </w:r>
        <w:r w:rsidRPr="00490B27">
          <w:rPr>
            <w:rStyle w:val="af7"/>
            <w:noProof/>
          </w:rPr>
          <w:t>模型训练模块架构图</w:t>
        </w:r>
        <w:r>
          <w:rPr>
            <w:noProof/>
            <w:webHidden/>
          </w:rPr>
          <w:tab/>
        </w:r>
        <w:r>
          <w:rPr>
            <w:noProof/>
            <w:webHidden/>
          </w:rPr>
          <w:fldChar w:fldCharType="begin"/>
        </w:r>
        <w:r>
          <w:rPr>
            <w:noProof/>
            <w:webHidden/>
          </w:rPr>
          <w:instrText xml:space="preserve"> PAGEREF _Toc195136106 \h </w:instrText>
        </w:r>
        <w:r>
          <w:rPr>
            <w:noProof/>
            <w:webHidden/>
          </w:rPr>
        </w:r>
        <w:r>
          <w:rPr>
            <w:noProof/>
            <w:webHidden/>
          </w:rPr>
          <w:fldChar w:fldCharType="separate"/>
        </w:r>
        <w:r>
          <w:rPr>
            <w:noProof/>
            <w:webHidden/>
          </w:rPr>
          <w:t>58</w:t>
        </w:r>
        <w:r>
          <w:rPr>
            <w:noProof/>
            <w:webHidden/>
          </w:rPr>
          <w:fldChar w:fldCharType="end"/>
        </w:r>
      </w:hyperlink>
    </w:p>
    <w:p w14:paraId="6ECAF704" w14:textId="3701721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10</w:t>
        </w:r>
        <w:r w:rsidRPr="00490B27">
          <w:rPr>
            <w:rStyle w:val="af7"/>
            <w:noProof/>
          </w:rPr>
          <w:t>模型训练模块流程图</w:t>
        </w:r>
        <w:r>
          <w:rPr>
            <w:noProof/>
            <w:webHidden/>
          </w:rPr>
          <w:tab/>
        </w:r>
        <w:r>
          <w:rPr>
            <w:noProof/>
            <w:webHidden/>
          </w:rPr>
          <w:fldChar w:fldCharType="begin"/>
        </w:r>
        <w:r>
          <w:rPr>
            <w:noProof/>
            <w:webHidden/>
          </w:rPr>
          <w:instrText xml:space="preserve"> PAGEREF _Toc195136107 \h </w:instrText>
        </w:r>
        <w:r>
          <w:rPr>
            <w:noProof/>
            <w:webHidden/>
          </w:rPr>
        </w:r>
        <w:r>
          <w:rPr>
            <w:noProof/>
            <w:webHidden/>
          </w:rPr>
          <w:fldChar w:fldCharType="separate"/>
        </w:r>
        <w:r>
          <w:rPr>
            <w:noProof/>
            <w:webHidden/>
          </w:rPr>
          <w:t>59</w:t>
        </w:r>
        <w:r>
          <w:rPr>
            <w:noProof/>
            <w:webHidden/>
          </w:rPr>
          <w:fldChar w:fldCharType="end"/>
        </w:r>
      </w:hyperlink>
    </w:p>
    <w:p w14:paraId="7B734930" w14:textId="6993746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11</w:t>
        </w:r>
        <w:r w:rsidRPr="00490B27">
          <w:rPr>
            <w:rStyle w:val="af7"/>
            <w:noProof/>
          </w:rPr>
          <w:t>模型管理页</w:t>
        </w:r>
        <w:r>
          <w:rPr>
            <w:noProof/>
            <w:webHidden/>
          </w:rPr>
          <w:tab/>
        </w:r>
        <w:r>
          <w:rPr>
            <w:noProof/>
            <w:webHidden/>
          </w:rPr>
          <w:fldChar w:fldCharType="begin"/>
        </w:r>
        <w:r>
          <w:rPr>
            <w:noProof/>
            <w:webHidden/>
          </w:rPr>
          <w:instrText xml:space="preserve"> PAGEREF _Toc195136108 \h </w:instrText>
        </w:r>
        <w:r>
          <w:rPr>
            <w:noProof/>
            <w:webHidden/>
          </w:rPr>
        </w:r>
        <w:r>
          <w:rPr>
            <w:noProof/>
            <w:webHidden/>
          </w:rPr>
          <w:fldChar w:fldCharType="separate"/>
        </w:r>
        <w:r>
          <w:rPr>
            <w:noProof/>
            <w:webHidden/>
          </w:rPr>
          <w:t>60</w:t>
        </w:r>
        <w:r>
          <w:rPr>
            <w:noProof/>
            <w:webHidden/>
          </w:rPr>
          <w:fldChar w:fldCharType="end"/>
        </w:r>
      </w:hyperlink>
    </w:p>
    <w:p w14:paraId="10CBB67E" w14:textId="3AAD5BC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12</w:t>
        </w:r>
        <w:r w:rsidRPr="00490B27">
          <w:rPr>
            <w:rStyle w:val="af7"/>
            <w:noProof/>
          </w:rPr>
          <w:t>三级存储目录结构</w:t>
        </w:r>
        <w:r>
          <w:rPr>
            <w:noProof/>
            <w:webHidden/>
          </w:rPr>
          <w:tab/>
        </w:r>
        <w:r>
          <w:rPr>
            <w:noProof/>
            <w:webHidden/>
          </w:rPr>
          <w:fldChar w:fldCharType="begin"/>
        </w:r>
        <w:r>
          <w:rPr>
            <w:noProof/>
            <w:webHidden/>
          </w:rPr>
          <w:instrText xml:space="preserve"> PAGEREF _Toc195136109 \h </w:instrText>
        </w:r>
        <w:r>
          <w:rPr>
            <w:noProof/>
            <w:webHidden/>
          </w:rPr>
        </w:r>
        <w:r>
          <w:rPr>
            <w:noProof/>
            <w:webHidden/>
          </w:rPr>
          <w:fldChar w:fldCharType="separate"/>
        </w:r>
        <w:r>
          <w:rPr>
            <w:noProof/>
            <w:webHidden/>
          </w:rPr>
          <w:t>61</w:t>
        </w:r>
        <w:r>
          <w:rPr>
            <w:noProof/>
            <w:webHidden/>
          </w:rPr>
          <w:fldChar w:fldCharType="end"/>
        </w:r>
      </w:hyperlink>
    </w:p>
    <w:p w14:paraId="2ABDC050" w14:textId="7224C395" w:rsidR="00212359" w:rsidRDefault="00AA1D8E" w:rsidP="00AA1D8E">
      <w:pPr>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6"/>
          <w:headerReference w:type="default" r:id="rId37"/>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commentRangeStart w:id="56"/>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commentRangeEnd w:id="56"/>
      <w:r>
        <w:rPr>
          <w:rStyle w:val="CommentReference"/>
        </w:rPr>
        <w:commentReference w:id="56"/>
      </w:r>
    </w:p>
    <w:p w14:paraId="3BCE19A3" w14:textId="77777777" w:rsidR="001A1E17" w:rsidRDefault="001A1E17" w:rsidP="001A1E17">
      <w:pPr>
        <w:spacing w:line="240" w:lineRule="auto"/>
        <w:ind w:firstLine="480"/>
        <w:jc w:val="center"/>
      </w:pPr>
    </w:p>
    <w:p w14:paraId="6CBA609F" w14:textId="77777777" w:rsidR="001A1E17" w:rsidRPr="00E83CA9" w:rsidRDefault="001A1E17" w:rsidP="000879B1">
      <w:pPr>
        <w:ind w:firstLine="480"/>
        <w:jc w:val="center"/>
      </w:pPr>
    </w:p>
    <w:p w14:paraId="40EEC58F" w14:textId="3034475A"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513611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1</w:t>
        </w:r>
        <w:r w:rsidRPr="0084393C">
          <w:rPr>
            <w:rStyle w:val="af7"/>
            <w:noProof/>
          </w:rPr>
          <w:noBreakHyphen/>
          <w:t>1</w:t>
        </w:r>
        <w:r w:rsidRPr="0084393C">
          <w:rPr>
            <w:rStyle w:val="af7"/>
            <w:noProof/>
          </w:rPr>
          <w:t>中文自然语言理解模型现状对比</w:t>
        </w:r>
        <w:r>
          <w:rPr>
            <w:noProof/>
            <w:webHidden/>
          </w:rPr>
          <w:tab/>
        </w:r>
        <w:r>
          <w:rPr>
            <w:noProof/>
            <w:webHidden/>
          </w:rPr>
          <w:fldChar w:fldCharType="begin"/>
        </w:r>
        <w:r>
          <w:rPr>
            <w:noProof/>
            <w:webHidden/>
          </w:rPr>
          <w:instrText xml:space="preserve"> PAGEREF _Toc195136115 \h </w:instrText>
        </w:r>
        <w:r>
          <w:rPr>
            <w:noProof/>
            <w:webHidden/>
          </w:rPr>
        </w:r>
        <w:r>
          <w:rPr>
            <w:noProof/>
            <w:webHidden/>
          </w:rPr>
          <w:fldChar w:fldCharType="separate"/>
        </w:r>
        <w:r>
          <w:rPr>
            <w:noProof/>
            <w:webHidden/>
          </w:rPr>
          <w:t>5</w:t>
        </w:r>
        <w:r>
          <w:rPr>
            <w:noProof/>
            <w:webHidden/>
          </w:rPr>
          <w:fldChar w:fldCharType="end"/>
        </w:r>
      </w:hyperlink>
    </w:p>
    <w:p w14:paraId="231DD771" w14:textId="74FE305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1 NLU</w:t>
        </w:r>
        <w:r w:rsidRPr="0084393C">
          <w:rPr>
            <w:rStyle w:val="af7"/>
            <w:noProof/>
          </w:rPr>
          <w:t>任务示例</w:t>
        </w:r>
        <w:r>
          <w:rPr>
            <w:noProof/>
            <w:webHidden/>
          </w:rPr>
          <w:tab/>
        </w:r>
        <w:r>
          <w:rPr>
            <w:noProof/>
            <w:webHidden/>
          </w:rPr>
          <w:fldChar w:fldCharType="begin"/>
        </w:r>
        <w:r>
          <w:rPr>
            <w:noProof/>
            <w:webHidden/>
          </w:rPr>
          <w:instrText xml:space="preserve"> PAGEREF _Toc195136116 \h </w:instrText>
        </w:r>
        <w:r>
          <w:rPr>
            <w:noProof/>
            <w:webHidden/>
          </w:rPr>
        </w:r>
        <w:r>
          <w:rPr>
            <w:noProof/>
            <w:webHidden/>
          </w:rPr>
          <w:fldChar w:fldCharType="separate"/>
        </w:r>
        <w:r>
          <w:rPr>
            <w:noProof/>
            <w:webHidden/>
          </w:rPr>
          <w:t>16</w:t>
        </w:r>
        <w:r>
          <w:rPr>
            <w:noProof/>
            <w:webHidden/>
          </w:rPr>
          <w:fldChar w:fldCharType="end"/>
        </w:r>
      </w:hyperlink>
    </w:p>
    <w:p w14:paraId="4ADED162" w14:textId="16B0C02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2</w:t>
        </w:r>
        <w:r w:rsidRPr="0084393C">
          <w:rPr>
            <w:rStyle w:val="af7"/>
            <w:noProof/>
          </w:rPr>
          <w:t>意图定义与示例</w:t>
        </w:r>
        <w:r>
          <w:rPr>
            <w:noProof/>
            <w:webHidden/>
          </w:rPr>
          <w:tab/>
        </w:r>
        <w:r>
          <w:rPr>
            <w:noProof/>
            <w:webHidden/>
          </w:rPr>
          <w:fldChar w:fldCharType="begin"/>
        </w:r>
        <w:r>
          <w:rPr>
            <w:noProof/>
            <w:webHidden/>
          </w:rPr>
          <w:instrText xml:space="preserve"> PAGEREF _Toc195136117 \h </w:instrText>
        </w:r>
        <w:r>
          <w:rPr>
            <w:noProof/>
            <w:webHidden/>
          </w:rPr>
        </w:r>
        <w:r>
          <w:rPr>
            <w:noProof/>
            <w:webHidden/>
          </w:rPr>
          <w:fldChar w:fldCharType="separate"/>
        </w:r>
        <w:r>
          <w:rPr>
            <w:noProof/>
            <w:webHidden/>
          </w:rPr>
          <w:t>16</w:t>
        </w:r>
        <w:r>
          <w:rPr>
            <w:noProof/>
            <w:webHidden/>
          </w:rPr>
          <w:fldChar w:fldCharType="end"/>
        </w:r>
      </w:hyperlink>
    </w:p>
    <w:p w14:paraId="61137371" w14:textId="246B3CB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3</w:t>
        </w:r>
        <w:r w:rsidRPr="0084393C">
          <w:rPr>
            <w:rStyle w:val="af7"/>
            <w:noProof/>
          </w:rPr>
          <w:t>常用槽位设计及槽值示例</w:t>
        </w:r>
        <w:r>
          <w:rPr>
            <w:noProof/>
            <w:webHidden/>
          </w:rPr>
          <w:tab/>
        </w:r>
        <w:r>
          <w:rPr>
            <w:noProof/>
            <w:webHidden/>
          </w:rPr>
          <w:fldChar w:fldCharType="begin"/>
        </w:r>
        <w:r>
          <w:rPr>
            <w:noProof/>
            <w:webHidden/>
          </w:rPr>
          <w:instrText xml:space="preserve"> PAGEREF _Toc195136118 \h </w:instrText>
        </w:r>
        <w:r>
          <w:rPr>
            <w:noProof/>
            <w:webHidden/>
          </w:rPr>
        </w:r>
        <w:r>
          <w:rPr>
            <w:noProof/>
            <w:webHidden/>
          </w:rPr>
          <w:fldChar w:fldCharType="separate"/>
        </w:r>
        <w:r>
          <w:rPr>
            <w:noProof/>
            <w:webHidden/>
          </w:rPr>
          <w:t>16</w:t>
        </w:r>
        <w:r>
          <w:rPr>
            <w:noProof/>
            <w:webHidden/>
          </w:rPr>
          <w:fldChar w:fldCharType="end"/>
        </w:r>
      </w:hyperlink>
    </w:p>
    <w:p w14:paraId="4240A3E5" w14:textId="34E5990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4</w:t>
        </w:r>
        <w:r w:rsidRPr="0084393C">
          <w:rPr>
            <w:rStyle w:val="af7"/>
            <w:noProof/>
          </w:rPr>
          <w:t>字编码模型错误问题示例</w:t>
        </w:r>
        <w:r>
          <w:rPr>
            <w:noProof/>
            <w:webHidden/>
          </w:rPr>
          <w:tab/>
        </w:r>
        <w:r>
          <w:rPr>
            <w:noProof/>
            <w:webHidden/>
          </w:rPr>
          <w:fldChar w:fldCharType="begin"/>
        </w:r>
        <w:r>
          <w:rPr>
            <w:noProof/>
            <w:webHidden/>
          </w:rPr>
          <w:instrText xml:space="preserve"> PAGEREF _Toc195136119 \h </w:instrText>
        </w:r>
        <w:r>
          <w:rPr>
            <w:noProof/>
            <w:webHidden/>
          </w:rPr>
        </w:r>
        <w:r>
          <w:rPr>
            <w:noProof/>
            <w:webHidden/>
          </w:rPr>
          <w:fldChar w:fldCharType="separate"/>
        </w:r>
        <w:r>
          <w:rPr>
            <w:noProof/>
            <w:webHidden/>
          </w:rPr>
          <w:t>19</w:t>
        </w:r>
        <w:r>
          <w:rPr>
            <w:noProof/>
            <w:webHidden/>
          </w:rPr>
          <w:fldChar w:fldCharType="end"/>
        </w:r>
      </w:hyperlink>
    </w:p>
    <w:p w14:paraId="44DC6CF8" w14:textId="0F9E5F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5</w:t>
        </w:r>
        <w:r w:rsidRPr="0084393C">
          <w:rPr>
            <w:rStyle w:val="af7"/>
            <w:noProof/>
          </w:rPr>
          <w:t>电力领域各专业数据集</w:t>
        </w:r>
        <w:r>
          <w:rPr>
            <w:noProof/>
            <w:webHidden/>
          </w:rPr>
          <w:tab/>
        </w:r>
        <w:r>
          <w:rPr>
            <w:noProof/>
            <w:webHidden/>
          </w:rPr>
          <w:fldChar w:fldCharType="begin"/>
        </w:r>
        <w:r>
          <w:rPr>
            <w:noProof/>
            <w:webHidden/>
          </w:rPr>
          <w:instrText xml:space="preserve"> PAGEREF _Toc195136120 \h </w:instrText>
        </w:r>
        <w:r>
          <w:rPr>
            <w:noProof/>
            <w:webHidden/>
          </w:rPr>
        </w:r>
        <w:r>
          <w:rPr>
            <w:noProof/>
            <w:webHidden/>
          </w:rPr>
          <w:fldChar w:fldCharType="separate"/>
        </w:r>
        <w:r>
          <w:rPr>
            <w:noProof/>
            <w:webHidden/>
          </w:rPr>
          <w:t>29</w:t>
        </w:r>
        <w:r>
          <w:rPr>
            <w:noProof/>
            <w:webHidden/>
          </w:rPr>
          <w:fldChar w:fldCharType="end"/>
        </w:r>
      </w:hyperlink>
    </w:p>
    <w:p w14:paraId="574D4BB2" w14:textId="6C61C1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6</w:t>
        </w:r>
        <w:r w:rsidRPr="0084393C">
          <w:rPr>
            <w:rStyle w:val="af7"/>
            <w:noProof/>
          </w:rPr>
          <w:t>不同编码方式语义准确率</w:t>
        </w:r>
        <w:r>
          <w:rPr>
            <w:noProof/>
            <w:webHidden/>
          </w:rPr>
          <w:tab/>
        </w:r>
        <w:r>
          <w:rPr>
            <w:noProof/>
            <w:webHidden/>
          </w:rPr>
          <w:fldChar w:fldCharType="begin"/>
        </w:r>
        <w:r>
          <w:rPr>
            <w:noProof/>
            <w:webHidden/>
          </w:rPr>
          <w:instrText xml:space="preserve"> PAGEREF _Toc195136121 \h </w:instrText>
        </w:r>
        <w:r>
          <w:rPr>
            <w:noProof/>
            <w:webHidden/>
          </w:rPr>
        </w:r>
        <w:r>
          <w:rPr>
            <w:noProof/>
            <w:webHidden/>
          </w:rPr>
          <w:fldChar w:fldCharType="separate"/>
        </w:r>
        <w:r>
          <w:rPr>
            <w:noProof/>
            <w:webHidden/>
          </w:rPr>
          <w:t>30</w:t>
        </w:r>
        <w:r>
          <w:rPr>
            <w:noProof/>
            <w:webHidden/>
          </w:rPr>
          <w:fldChar w:fldCharType="end"/>
        </w:r>
      </w:hyperlink>
    </w:p>
    <w:p w14:paraId="4B5DD131" w14:textId="207143D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2"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7</w:t>
        </w:r>
        <w:r w:rsidRPr="0084393C">
          <w:rPr>
            <w:rStyle w:val="af7"/>
            <w:noProof/>
          </w:rPr>
          <w:t>基于原始词典不同编码方式语义准确率</w:t>
        </w:r>
        <w:r>
          <w:rPr>
            <w:noProof/>
            <w:webHidden/>
          </w:rPr>
          <w:tab/>
        </w:r>
        <w:r>
          <w:rPr>
            <w:noProof/>
            <w:webHidden/>
          </w:rPr>
          <w:fldChar w:fldCharType="begin"/>
        </w:r>
        <w:r>
          <w:rPr>
            <w:noProof/>
            <w:webHidden/>
          </w:rPr>
          <w:instrText xml:space="preserve"> PAGEREF _Toc195136122 \h </w:instrText>
        </w:r>
        <w:r>
          <w:rPr>
            <w:noProof/>
            <w:webHidden/>
          </w:rPr>
        </w:r>
        <w:r>
          <w:rPr>
            <w:noProof/>
            <w:webHidden/>
          </w:rPr>
          <w:fldChar w:fldCharType="separate"/>
        </w:r>
        <w:r>
          <w:rPr>
            <w:noProof/>
            <w:webHidden/>
          </w:rPr>
          <w:t>31</w:t>
        </w:r>
        <w:r>
          <w:rPr>
            <w:noProof/>
            <w:webHidden/>
          </w:rPr>
          <w:fldChar w:fldCharType="end"/>
        </w:r>
      </w:hyperlink>
    </w:p>
    <w:p w14:paraId="692F235C" w14:textId="50A1CF0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3"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1</w:t>
        </w:r>
        <w:r w:rsidRPr="0084393C">
          <w:rPr>
            <w:rStyle w:val="af7"/>
            <w:noProof/>
          </w:rPr>
          <w:t>生成多样化样本的提示</w:t>
        </w:r>
        <w:r>
          <w:rPr>
            <w:noProof/>
            <w:webHidden/>
          </w:rPr>
          <w:tab/>
        </w:r>
        <w:r>
          <w:rPr>
            <w:noProof/>
            <w:webHidden/>
          </w:rPr>
          <w:fldChar w:fldCharType="begin"/>
        </w:r>
        <w:r>
          <w:rPr>
            <w:noProof/>
            <w:webHidden/>
          </w:rPr>
          <w:instrText xml:space="preserve"> PAGEREF _Toc195136123 \h </w:instrText>
        </w:r>
        <w:r>
          <w:rPr>
            <w:noProof/>
            <w:webHidden/>
          </w:rPr>
        </w:r>
        <w:r>
          <w:rPr>
            <w:noProof/>
            <w:webHidden/>
          </w:rPr>
          <w:fldChar w:fldCharType="separate"/>
        </w:r>
        <w:r>
          <w:rPr>
            <w:noProof/>
            <w:webHidden/>
          </w:rPr>
          <w:t>41</w:t>
        </w:r>
        <w:r>
          <w:rPr>
            <w:noProof/>
            <w:webHidden/>
          </w:rPr>
          <w:fldChar w:fldCharType="end"/>
        </w:r>
      </w:hyperlink>
    </w:p>
    <w:p w14:paraId="506C631A" w14:textId="79A4EA6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4"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2</w:t>
        </w:r>
        <w:r w:rsidRPr="0084393C">
          <w:rPr>
            <w:rStyle w:val="af7"/>
            <w:noProof/>
          </w:rPr>
          <w:t>不同专业常见问题数据集</w:t>
        </w:r>
        <w:r>
          <w:rPr>
            <w:noProof/>
            <w:webHidden/>
          </w:rPr>
          <w:tab/>
        </w:r>
        <w:r>
          <w:rPr>
            <w:noProof/>
            <w:webHidden/>
          </w:rPr>
          <w:fldChar w:fldCharType="begin"/>
        </w:r>
        <w:r>
          <w:rPr>
            <w:noProof/>
            <w:webHidden/>
          </w:rPr>
          <w:instrText xml:space="preserve"> PAGEREF _Toc195136124 \h </w:instrText>
        </w:r>
        <w:r>
          <w:rPr>
            <w:noProof/>
            <w:webHidden/>
          </w:rPr>
        </w:r>
        <w:r>
          <w:rPr>
            <w:noProof/>
            <w:webHidden/>
          </w:rPr>
          <w:fldChar w:fldCharType="separate"/>
        </w:r>
        <w:r>
          <w:rPr>
            <w:noProof/>
            <w:webHidden/>
          </w:rPr>
          <w:t>43</w:t>
        </w:r>
        <w:r>
          <w:rPr>
            <w:noProof/>
            <w:webHidden/>
          </w:rPr>
          <w:fldChar w:fldCharType="end"/>
        </w:r>
      </w:hyperlink>
    </w:p>
    <w:p w14:paraId="6922BEC0" w14:textId="629184D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3</w:t>
        </w:r>
        <w:r w:rsidRPr="0084393C">
          <w:rPr>
            <w:rStyle w:val="af7"/>
            <w:noProof/>
          </w:rPr>
          <w:t>不同模型在未见指标项测试集评估结果</w:t>
        </w:r>
        <w:r>
          <w:rPr>
            <w:noProof/>
            <w:webHidden/>
          </w:rPr>
          <w:tab/>
        </w:r>
        <w:r>
          <w:rPr>
            <w:noProof/>
            <w:webHidden/>
          </w:rPr>
          <w:fldChar w:fldCharType="begin"/>
        </w:r>
        <w:r>
          <w:rPr>
            <w:noProof/>
            <w:webHidden/>
          </w:rPr>
          <w:instrText xml:space="preserve"> PAGEREF _Toc195136125 \h </w:instrText>
        </w:r>
        <w:r>
          <w:rPr>
            <w:noProof/>
            <w:webHidden/>
          </w:rPr>
        </w:r>
        <w:r>
          <w:rPr>
            <w:noProof/>
            <w:webHidden/>
          </w:rPr>
          <w:fldChar w:fldCharType="separate"/>
        </w:r>
        <w:r>
          <w:rPr>
            <w:noProof/>
            <w:webHidden/>
          </w:rPr>
          <w:t>45</w:t>
        </w:r>
        <w:r>
          <w:rPr>
            <w:noProof/>
            <w:webHidden/>
          </w:rPr>
          <w:fldChar w:fldCharType="end"/>
        </w:r>
      </w:hyperlink>
    </w:p>
    <w:p w14:paraId="74FCB193" w14:textId="1D3980E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4</w:t>
        </w:r>
        <w:r w:rsidRPr="0084393C">
          <w:rPr>
            <w:rStyle w:val="af7"/>
            <w:noProof/>
          </w:rPr>
          <w:t>不同阶段动态样本筛选准确率</w:t>
        </w:r>
        <w:r>
          <w:rPr>
            <w:noProof/>
            <w:webHidden/>
          </w:rPr>
          <w:tab/>
        </w:r>
        <w:r>
          <w:rPr>
            <w:noProof/>
            <w:webHidden/>
          </w:rPr>
          <w:fldChar w:fldCharType="begin"/>
        </w:r>
        <w:r>
          <w:rPr>
            <w:noProof/>
            <w:webHidden/>
          </w:rPr>
          <w:instrText xml:space="preserve"> PAGEREF _Toc195136126 \h </w:instrText>
        </w:r>
        <w:r>
          <w:rPr>
            <w:noProof/>
            <w:webHidden/>
          </w:rPr>
        </w:r>
        <w:r>
          <w:rPr>
            <w:noProof/>
            <w:webHidden/>
          </w:rPr>
          <w:fldChar w:fldCharType="separate"/>
        </w:r>
        <w:r>
          <w:rPr>
            <w:noProof/>
            <w:webHidden/>
          </w:rPr>
          <w:t>46</w:t>
        </w:r>
        <w:r>
          <w:rPr>
            <w:noProof/>
            <w:webHidden/>
          </w:rPr>
          <w:fldChar w:fldCharType="end"/>
        </w:r>
      </w:hyperlink>
    </w:p>
    <w:p w14:paraId="1D354ED6" w14:textId="2B4464B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5</w:t>
        </w:r>
        <w:r w:rsidRPr="0084393C">
          <w:rPr>
            <w:rStyle w:val="af7"/>
            <w:noProof/>
          </w:rPr>
          <w:t>不同阶段数据增强模型和</w:t>
        </w:r>
        <w:r w:rsidRPr="0084393C">
          <w:rPr>
            <w:rStyle w:val="af7"/>
            <w:noProof/>
          </w:rPr>
          <w:t>SSIS</w:t>
        </w:r>
        <w:r w:rsidRPr="0084393C">
          <w:rPr>
            <w:rStyle w:val="af7"/>
            <w:noProof/>
          </w:rPr>
          <w:t>评估结果</w:t>
        </w:r>
        <w:r>
          <w:rPr>
            <w:noProof/>
            <w:webHidden/>
          </w:rPr>
          <w:tab/>
        </w:r>
        <w:r>
          <w:rPr>
            <w:noProof/>
            <w:webHidden/>
          </w:rPr>
          <w:fldChar w:fldCharType="begin"/>
        </w:r>
        <w:r>
          <w:rPr>
            <w:noProof/>
            <w:webHidden/>
          </w:rPr>
          <w:instrText xml:space="preserve"> PAGEREF _Toc195136127 \h </w:instrText>
        </w:r>
        <w:r>
          <w:rPr>
            <w:noProof/>
            <w:webHidden/>
          </w:rPr>
        </w:r>
        <w:r>
          <w:rPr>
            <w:noProof/>
            <w:webHidden/>
          </w:rPr>
          <w:fldChar w:fldCharType="separate"/>
        </w:r>
        <w:r>
          <w:rPr>
            <w:noProof/>
            <w:webHidden/>
          </w:rPr>
          <w:t>46</w:t>
        </w:r>
        <w:r>
          <w:rPr>
            <w:noProof/>
            <w:webHidden/>
          </w:rPr>
          <w:fldChar w:fldCharType="end"/>
        </w:r>
      </w:hyperlink>
    </w:p>
    <w:p w14:paraId="211E39F1" w14:textId="33384D1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1</w:t>
        </w:r>
        <w:r w:rsidRPr="0084393C">
          <w:rPr>
            <w:rStyle w:val="af7"/>
            <w:noProof/>
          </w:rPr>
          <w:t>不同模块基本信息表</w:t>
        </w:r>
        <w:r>
          <w:rPr>
            <w:noProof/>
            <w:webHidden/>
          </w:rPr>
          <w:tab/>
        </w:r>
        <w:r>
          <w:rPr>
            <w:noProof/>
            <w:webHidden/>
          </w:rPr>
          <w:fldChar w:fldCharType="begin"/>
        </w:r>
        <w:r>
          <w:rPr>
            <w:noProof/>
            <w:webHidden/>
          </w:rPr>
          <w:instrText xml:space="preserve"> PAGEREF _Toc195136128 \h </w:instrText>
        </w:r>
        <w:r>
          <w:rPr>
            <w:noProof/>
            <w:webHidden/>
          </w:rPr>
        </w:r>
        <w:r>
          <w:rPr>
            <w:noProof/>
            <w:webHidden/>
          </w:rPr>
          <w:fldChar w:fldCharType="separate"/>
        </w:r>
        <w:r>
          <w:rPr>
            <w:noProof/>
            <w:webHidden/>
          </w:rPr>
          <w:t>51</w:t>
        </w:r>
        <w:r>
          <w:rPr>
            <w:noProof/>
            <w:webHidden/>
          </w:rPr>
          <w:fldChar w:fldCharType="end"/>
        </w:r>
      </w:hyperlink>
    </w:p>
    <w:p w14:paraId="1FA18FFF" w14:textId="6C9EAB1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2</w:t>
        </w:r>
        <w:r w:rsidRPr="0084393C">
          <w:rPr>
            <w:rStyle w:val="af7"/>
            <w:noProof/>
          </w:rPr>
          <w:t>问题模板管理模块数据存储表</w:t>
        </w:r>
        <w:r>
          <w:rPr>
            <w:noProof/>
            <w:webHidden/>
          </w:rPr>
          <w:tab/>
        </w:r>
        <w:r>
          <w:rPr>
            <w:noProof/>
            <w:webHidden/>
          </w:rPr>
          <w:fldChar w:fldCharType="begin"/>
        </w:r>
        <w:r>
          <w:rPr>
            <w:noProof/>
            <w:webHidden/>
          </w:rPr>
          <w:instrText xml:space="preserve"> PAGEREF _Toc195136129 \h </w:instrText>
        </w:r>
        <w:r>
          <w:rPr>
            <w:noProof/>
            <w:webHidden/>
          </w:rPr>
        </w:r>
        <w:r>
          <w:rPr>
            <w:noProof/>
            <w:webHidden/>
          </w:rPr>
          <w:fldChar w:fldCharType="separate"/>
        </w:r>
        <w:r>
          <w:rPr>
            <w:noProof/>
            <w:webHidden/>
          </w:rPr>
          <w:t>51</w:t>
        </w:r>
        <w:r>
          <w:rPr>
            <w:noProof/>
            <w:webHidden/>
          </w:rPr>
          <w:fldChar w:fldCharType="end"/>
        </w:r>
      </w:hyperlink>
    </w:p>
    <w:p w14:paraId="141DDB04" w14:textId="23C3464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3</w:t>
        </w:r>
        <w:r w:rsidRPr="0084393C">
          <w:rPr>
            <w:rStyle w:val="af7"/>
            <w:noProof/>
          </w:rPr>
          <w:t>测试样本管理模块数据存储表</w:t>
        </w:r>
        <w:r>
          <w:rPr>
            <w:noProof/>
            <w:webHidden/>
          </w:rPr>
          <w:tab/>
        </w:r>
        <w:r>
          <w:rPr>
            <w:noProof/>
            <w:webHidden/>
          </w:rPr>
          <w:fldChar w:fldCharType="begin"/>
        </w:r>
        <w:r>
          <w:rPr>
            <w:noProof/>
            <w:webHidden/>
          </w:rPr>
          <w:instrText xml:space="preserve"> PAGEREF _Toc195136130 \h </w:instrText>
        </w:r>
        <w:r>
          <w:rPr>
            <w:noProof/>
            <w:webHidden/>
          </w:rPr>
        </w:r>
        <w:r>
          <w:rPr>
            <w:noProof/>
            <w:webHidden/>
          </w:rPr>
          <w:fldChar w:fldCharType="separate"/>
        </w:r>
        <w:r>
          <w:rPr>
            <w:noProof/>
            <w:webHidden/>
          </w:rPr>
          <w:t>56</w:t>
        </w:r>
        <w:r>
          <w:rPr>
            <w:noProof/>
            <w:webHidden/>
          </w:rPr>
          <w:fldChar w:fldCharType="end"/>
        </w:r>
      </w:hyperlink>
    </w:p>
    <w:p w14:paraId="5867F6D4" w14:textId="362FB5A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4</w:t>
        </w:r>
        <w:r w:rsidRPr="0084393C">
          <w:rPr>
            <w:rStyle w:val="af7"/>
            <w:noProof/>
          </w:rPr>
          <w:t>模型管理模块数据存储表</w:t>
        </w:r>
        <w:r>
          <w:rPr>
            <w:noProof/>
            <w:webHidden/>
          </w:rPr>
          <w:tab/>
        </w:r>
        <w:r>
          <w:rPr>
            <w:noProof/>
            <w:webHidden/>
          </w:rPr>
          <w:fldChar w:fldCharType="begin"/>
        </w:r>
        <w:r>
          <w:rPr>
            <w:noProof/>
            <w:webHidden/>
          </w:rPr>
          <w:instrText xml:space="preserve"> PAGEREF _Toc195136131 \h </w:instrText>
        </w:r>
        <w:r>
          <w:rPr>
            <w:noProof/>
            <w:webHidden/>
          </w:rPr>
        </w:r>
        <w:r>
          <w:rPr>
            <w:noProof/>
            <w:webHidden/>
          </w:rPr>
          <w:fldChar w:fldCharType="separate"/>
        </w:r>
        <w:r>
          <w:rPr>
            <w:noProof/>
            <w:webHidden/>
          </w:rPr>
          <w:t>58</w:t>
        </w:r>
        <w:r>
          <w:rPr>
            <w:noProof/>
            <w:webHidden/>
          </w:rPr>
          <w:fldChar w:fldCharType="end"/>
        </w:r>
      </w:hyperlink>
    </w:p>
    <w:p w14:paraId="570451B3" w14:textId="2774FCB5" w:rsidR="00F2404C" w:rsidRDefault="00AA1D8E" w:rsidP="00AA1D8E">
      <w:pPr>
        <w:ind w:firstLineChars="0" w:firstLine="0"/>
        <w:jc w:val="center"/>
      </w:pPr>
      <w:r>
        <w:fldChar w:fldCharType="end"/>
      </w:r>
    </w:p>
    <w:p w14:paraId="5BBF1EE3" w14:textId="77777777" w:rsidR="00F2404C" w:rsidRPr="00E83CA9" w:rsidRDefault="00F2404C" w:rsidP="003B59A8">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even" r:id="rId38"/>
          <w:headerReference w:type="default" r:id="rId39"/>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60468C">
      <w:pPr>
        <w:pStyle w:val="1"/>
      </w:pPr>
      <w:r>
        <w:rPr>
          <w:rFonts w:hint="eastAsia"/>
        </w:rPr>
        <w:lastRenderedPageBreak/>
        <w:t xml:space="preserve"> </w:t>
      </w:r>
      <w:bookmarkStart w:id="13" w:name="_Toc194845608"/>
      <w:r w:rsidR="00212359" w:rsidRPr="001436DD">
        <w:rPr>
          <w:rFonts w:hint="eastAsia"/>
        </w:rPr>
        <w:t>绪论</w:t>
      </w:r>
      <w:bookmarkEnd w:id="13"/>
    </w:p>
    <w:p w14:paraId="04E7F065" w14:textId="77777777" w:rsidR="00212359" w:rsidRPr="00D0080B" w:rsidRDefault="00212359" w:rsidP="00212359">
      <w:pPr>
        <w:pStyle w:val="2"/>
      </w:pPr>
      <w:bookmarkStart w:id="14" w:name="_Toc194845609"/>
      <w:r w:rsidRPr="00D0080B">
        <w:rPr>
          <w:rFonts w:hint="eastAsia"/>
        </w:rPr>
        <w:t>1.1</w:t>
      </w:r>
      <w:r w:rsidRPr="00D0080B">
        <w:rPr>
          <w:rFonts w:hint="eastAsia"/>
        </w:rPr>
        <w:t>选题背景与研究意义</w:t>
      </w:r>
      <w:bookmarkEnd w:id="14"/>
    </w:p>
    <w:p w14:paraId="10F9CB98" w14:textId="1EE635CC" w:rsidR="00054F31" w:rsidRPr="00360A2C" w:rsidRDefault="00054F31" w:rsidP="00360A2C">
      <w:pPr>
        <w:ind w:firstLine="480"/>
      </w:pPr>
      <w:bookmarkStart w:id="15" w:name="_Hlk154487934"/>
      <w:r>
        <w:rPr>
          <w:rFonts w:hint="eastAsia"/>
        </w:rPr>
        <w:t>电力领域作为</w:t>
      </w:r>
      <w:r w:rsidRPr="00B6711D">
        <w:t>社会经济发展</w:t>
      </w:r>
      <w:r>
        <w:rPr>
          <w:rFonts w:hint="eastAsia"/>
        </w:rPr>
        <w:t>与环境保护的重要支撑，其智能化转型对</w:t>
      </w:r>
      <w:r w:rsidR="00CC10E0">
        <w:rPr>
          <w:rFonts w:hint="eastAsia"/>
        </w:rPr>
        <w:t>构建新型电力系统</w:t>
      </w:r>
      <w:r>
        <w:rPr>
          <w:rFonts w:hint="eastAsia"/>
        </w:rPr>
        <w:t>、</w:t>
      </w:r>
      <w:r w:rsidR="00CC10E0">
        <w:rPr>
          <w:rFonts w:hint="eastAsia"/>
        </w:rPr>
        <w:t>保障能源安全</w:t>
      </w:r>
      <w:r>
        <w:rPr>
          <w:rFonts w:hint="eastAsia"/>
        </w:rPr>
        <w:t>具有重要意义。然而</w:t>
      </w:r>
      <w:r w:rsidRPr="00B6711D">
        <w:t>随着电力系统</w:t>
      </w:r>
      <w:r>
        <w:rPr>
          <w:rFonts w:hint="eastAsia"/>
        </w:rPr>
        <w:t>复杂性的提升</w:t>
      </w:r>
      <w:r w:rsidRPr="00B6711D">
        <w:rPr>
          <w:rFonts w:hint="eastAsia"/>
        </w:rPr>
        <w:t>和</w:t>
      </w:r>
      <w:r w:rsidRPr="00B6711D">
        <w:t>能源需求的不断增加，</w:t>
      </w:r>
      <w:r>
        <w:rPr>
          <w:rFonts w:ascii="Segoe UI" w:hAnsi="Segoe UI" w:cs="Segoe UI"/>
          <w:shd w:val="clear" w:color="auto" w:fill="FFFFFF"/>
        </w:rPr>
        <w:t>电力领域知识体系的碎片化特征给专业指标查询带来显著挑战。</w:t>
      </w:r>
      <w:r w:rsidRPr="00B6711D">
        <w:t>传统基于检索的信息查询方式在面对</w:t>
      </w:r>
      <w:r>
        <w:rPr>
          <w:rFonts w:hint="eastAsia"/>
        </w:rPr>
        <w:t>电力领域复杂的专业术语时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Pr>
          <w:vertAlign w:val="superscript"/>
        </w:rPr>
        <w:fldChar w:fldCharType="begin"/>
      </w:r>
      <w:r>
        <w:rPr>
          <w:vertAlign w:val="superscript"/>
        </w:rPr>
        <w:instrText xml:space="preserve"> REF _Ref192933409 \r \h </w:instrText>
      </w:r>
      <w:r w:rsidR="00CC10E0">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sidRPr="00B6711D">
        <w:t>应运而生</w:t>
      </w:r>
      <w:r>
        <w:rPr>
          <w:rFonts w:hint="eastAsia"/>
        </w:rPr>
        <w:t>，该系统将</w:t>
      </w:r>
      <w:r w:rsidRPr="00B6711D">
        <w:t>自然语言处理</w:t>
      </w:r>
      <w:r>
        <w:rPr>
          <w:rFonts w:hint="eastAsia"/>
        </w:rPr>
        <w:t>与</w:t>
      </w:r>
      <w:r w:rsidRPr="00B6711D">
        <w:t>人工智能技术</w:t>
      </w:r>
      <w:r w:rsidRPr="00B6711D">
        <w:rPr>
          <w:rFonts w:hint="eastAsia"/>
        </w:rPr>
        <w:t>相结合</w:t>
      </w:r>
      <w:r>
        <w:rPr>
          <w:rFonts w:hint="eastAsia"/>
        </w:rPr>
        <w:t>，使得</w:t>
      </w:r>
      <w:r w:rsidRPr="00B6711D">
        <w:t>用户</w:t>
      </w:r>
      <w:r>
        <w:rPr>
          <w:rFonts w:hint="eastAsia"/>
        </w:rPr>
        <w:t>能够</w:t>
      </w:r>
      <w:r w:rsidRPr="00B6711D">
        <w:t>以更自然的方式提出关于电力系统</w:t>
      </w:r>
      <w:r w:rsidRPr="00B6711D">
        <w:rPr>
          <w:rFonts w:hint="eastAsia"/>
        </w:rPr>
        <w:t>相关</w:t>
      </w:r>
      <w:r w:rsidRPr="00B6711D">
        <w:t>问题，并</w:t>
      </w:r>
      <w:r w:rsidR="00CC10E0">
        <w:rPr>
          <w:rFonts w:hint="eastAsia"/>
        </w:rPr>
        <w:t>可以</w:t>
      </w:r>
      <w:r w:rsidRPr="00B6711D">
        <w:t>迅速获得精准答案</w:t>
      </w:r>
      <w:r>
        <w:rPr>
          <w:rFonts w:hint="eastAsia"/>
        </w:rPr>
        <w:t>。它</w:t>
      </w:r>
      <w:r w:rsidRPr="00237C7B">
        <w:rPr>
          <w:rFonts w:hint="eastAsia"/>
        </w:rPr>
        <w:t>以对话的</w:t>
      </w:r>
      <w:r>
        <w:rPr>
          <w:rFonts w:hint="eastAsia"/>
        </w:rPr>
        <w:t>形式，</w:t>
      </w:r>
      <w:r w:rsidRPr="00B6711D">
        <w:t>为电力领域</w:t>
      </w:r>
      <w:r w:rsidRPr="00B6711D">
        <w:rPr>
          <w:rFonts w:hint="eastAsia"/>
        </w:rPr>
        <w:t>专家和</w:t>
      </w:r>
      <w:r w:rsidRPr="00B6711D">
        <w:t>用户提供</w:t>
      </w:r>
      <w:r w:rsidR="00824E38">
        <w:rPr>
          <w:rFonts w:hint="eastAsia"/>
        </w:rPr>
        <w:t>了</w:t>
      </w:r>
      <w:r w:rsidRPr="00B6711D">
        <w:t>一个高效、智能的信息交互平台。</w:t>
      </w:r>
      <w:r w:rsidR="00360A2C" w:rsidRPr="008F4344">
        <w:rPr>
          <w:rFonts w:hint="eastAsia"/>
        </w:rPr>
        <w:t>电力指标问答系统的研究不断推动着电力领域的智能化发展</w:t>
      </w:r>
      <w:r w:rsidR="00360A2C">
        <w:rPr>
          <w:rFonts w:hint="eastAsia"/>
        </w:rPr>
        <w:t>，</w:t>
      </w:r>
      <w:r w:rsidR="00360A2C" w:rsidRPr="008F4344">
        <w:rPr>
          <w:rFonts w:hint="eastAsia"/>
        </w:rPr>
        <w:t>通过对用户提出的自然语言问题进行深入理解和解析</w:t>
      </w:r>
      <w:r w:rsidR="00360A2C">
        <w:rPr>
          <w:vertAlign w:val="superscript"/>
        </w:rPr>
        <w:fldChar w:fldCharType="begin"/>
      </w:r>
      <w:r w:rsidR="00360A2C">
        <w:rPr>
          <w:vertAlign w:val="superscript"/>
        </w:rPr>
        <w:instrText xml:space="preserve"> REF _Ref192933499 \r \h </w:instrText>
      </w:r>
      <w:r w:rsidR="00360A2C">
        <w:rPr>
          <w:vertAlign w:val="superscript"/>
        </w:rPr>
      </w:r>
      <w:r w:rsidR="00360A2C">
        <w:rPr>
          <w:vertAlign w:val="superscript"/>
        </w:rPr>
        <w:fldChar w:fldCharType="separate"/>
      </w:r>
      <w:r w:rsidR="00360A2C">
        <w:rPr>
          <w:vertAlign w:val="superscript"/>
        </w:rPr>
        <w:t>[2]</w:t>
      </w:r>
      <w:r w:rsidR="00360A2C">
        <w:rPr>
          <w:vertAlign w:val="superscript"/>
        </w:rPr>
        <w:fldChar w:fldCharType="end"/>
      </w:r>
      <w:r w:rsidR="00360A2C" w:rsidRPr="008F4344">
        <w:rPr>
          <w:rFonts w:hint="eastAsia"/>
        </w:rPr>
        <w:t>，实现</w:t>
      </w:r>
      <w:r w:rsidR="00360A2C">
        <w:rPr>
          <w:rFonts w:hint="eastAsia"/>
        </w:rPr>
        <w:t>了</w:t>
      </w:r>
      <w:r w:rsidR="00360A2C" w:rsidRPr="008F4344">
        <w:rPr>
          <w:rFonts w:hint="eastAsia"/>
        </w:rPr>
        <w:t>系统与用户之间的高效交互式问答。</w:t>
      </w:r>
    </w:p>
    <w:p w14:paraId="6936D9CE" w14:textId="0A0C52C9" w:rsidR="00054F31" w:rsidRPr="001C01F6" w:rsidRDefault="00054F31" w:rsidP="00212359">
      <w:pPr>
        <w:ind w:firstLine="480"/>
      </w:pPr>
      <w:r w:rsidRPr="004E093C">
        <w:rPr>
          <w:rFonts w:hint="eastAsia"/>
        </w:rPr>
        <w:t>其中，自然语言理解</w:t>
      </w:r>
      <w:r w:rsidRPr="008C3510">
        <w:t>（</w:t>
      </w:r>
      <w:r w:rsidRPr="008C3510">
        <w:t>Natural Language Understanding</w:t>
      </w:r>
      <w:r w:rsidRPr="008C3510">
        <w:t>，</w:t>
      </w:r>
      <w:r w:rsidRPr="008C3510">
        <w:t>NLU</w:t>
      </w:r>
      <w:r w:rsidRPr="008C3510">
        <w:t>）</w:t>
      </w:r>
      <w:r w:rsidRPr="004E093C">
        <w:rPr>
          <w:rFonts w:hint="eastAsia"/>
        </w:rPr>
        <w:t>是电力指标问答中的关键步骤，</w:t>
      </w:r>
      <w:r w:rsidRPr="003C6303">
        <w:t>通过精准识别用户查询的业务场景、意图及槽位信息，将非结构化的自然语言转化为结构化数据，从而实现对电力领域数据库的高效检索与响应。例如，对于查询</w:t>
      </w:r>
      <w:r w:rsidRPr="003C6303">
        <w:t>“</w:t>
      </w:r>
      <w:r w:rsidRPr="003C6303">
        <w:t>今年</w:t>
      </w:r>
      <w:r w:rsidRPr="003C6303">
        <w:t>1</w:t>
      </w:r>
      <w:r w:rsidRPr="003C6303">
        <w:t>月石家庄售电量是多少</w:t>
      </w:r>
      <w:r w:rsidRPr="003C6303">
        <w:t>”</w:t>
      </w:r>
      <w:r w:rsidRPr="003C6303">
        <w:t>，</w:t>
      </w:r>
      <w:r w:rsidRPr="003C6303">
        <w:t>NLU</w:t>
      </w:r>
      <w:r w:rsidRPr="003C6303">
        <w:t>模型能够解析出业务场景为</w:t>
      </w:r>
      <w:r w:rsidRPr="003C6303">
        <w:t>“</w:t>
      </w:r>
      <w:r w:rsidRPr="003C6303">
        <w:t>售电量及收入</w:t>
      </w:r>
      <w:r w:rsidRPr="003C6303">
        <w:t>”</w:t>
      </w:r>
      <w:r w:rsidRPr="003C6303">
        <w:t>，意图为</w:t>
      </w:r>
      <w:r w:rsidRPr="003C6303">
        <w:t>“</w:t>
      </w:r>
      <w:r w:rsidRPr="003C6303">
        <w:t>问数量</w:t>
      </w:r>
      <w:r w:rsidRPr="003C6303">
        <w:t>”</w:t>
      </w:r>
      <w:r w:rsidRPr="003C6303">
        <w:t>，并提取时间、地点等关键槽位，</w:t>
      </w:r>
      <w:r w:rsidRPr="004E093C">
        <w:t>为解决复杂的语义理解问题提供了强大的工具</w:t>
      </w:r>
      <w:r w:rsidR="00CC6A0A">
        <w:rPr>
          <w:rFonts w:hint="eastAsia"/>
        </w:rPr>
        <w:t>。</w:t>
      </w:r>
      <w:r w:rsidR="00CC6A0A" w:rsidRPr="004E093C">
        <w:rPr>
          <w:rFonts w:hint="eastAsia"/>
        </w:rPr>
        <w:t>意图</w:t>
      </w:r>
      <w:r w:rsidR="00CC6A0A">
        <w:rPr>
          <w:rFonts w:hint="eastAsia"/>
        </w:rPr>
        <w:t>和</w:t>
      </w:r>
      <w:r w:rsidR="00CC6A0A" w:rsidRPr="003C6303">
        <w:t>关键槽位</w:t>
      </w:r>
      <w:r w:rsidR="00CC6A0A">
        <w:rPr>
          <w:rFonts w:hint="eastAsia"/>
        </w:rPr>
        <w:t>分类对</w:t>
      </w:r>
      <w:r w:rsidRPr="004E093C">
        <w:rPr>
          <w:rFonts w:hint="eastAsia"/>
        </w:rPr>
        <w:t>问答系统的整体性能</w:t>
      </w:r>
      <w:r w:rsidR="00CC6A0A">
        <w:rPr>
          <w:rFonts w:hint="eastAsia"/>
        </w:rPr>
        <w:t>具有重要的影响</w:t>
      </w:r>
      <w:r>
        <w:rPr>
          <w:rFonts w:hint="eastAsia"/>
        </w:rPr>
        <w:t>，</w:t>
      </w:r>
      <w:r w:rsidRPr="0029550E">
        <w:rPr>
          <w:rFonts w:hint="eastAsia"/>
        </w:rPr>
        <w:t>因此在实际应用场景中，对</w:t>
      </w:r>
      <w:r w:rsidRPr="0029550E">
        <w:rPr>
          <w:rFonts w:hint="eastAsia"/>
        </w:rPr>
        <w:t>NLU</w:t>
      </w:r>
      <w:r w:rsidR="00CC6A0A">
        <w:rPr>
          <w:rFonts w:hint="eastAsia"/>
        </w:rPr>
        <w:t>识别</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Pr>
          <w:vertAlign w:val="superscript"/>
        </w:rPr>
        <w:fldChar w:fldCharType="begin"/>
      </w:r>
      <w:r>
        <w:rPr>
          <w:vertAlign w:val="superscript"/>
        </w:rPr>
        <w:instrText xml:space="preserve"> REF _Ref192933515 \r \h </w:instrText>
      </w:r>
      <w:r>
        <w:rPr>
          <w:vertAlign w:val="superscript"/>
        </w:rPr>
      </w:r>
      <w:r>
        <w:rPr>
          <w:vertAlign w:val="superscript"/>
        </w:rPr>
        <w:fldChar w:fldCharType="separate"/>
      </w:r>
      <w:r>
        <w:rPr>
          <w:vertAlign w:val="superscript"/>
        </w:rPr>
        <w:t>[3]</w:t>
      </w:r>
      <w:r>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Pr>
          <w:vertAlign w:val="superscript"/>
        </w:rPr>
        <w:fldChar w:fldCharType="begin"/>
      </w:r>
      <w:r>
        <w:rPr>
          <w:vertAlign w:val="superscript"/>
        </w:rPr>
        <w:instrText xml:space="preserve"> REF _Ref192933533 \r \h </w:instrText>
      </w:r>
      <w:r>
        <w:rPr>
          <w:vertAlign w:val="superscript"/>
        </w:rPr>
      </w:r>
      <w:r>
        <w:rPr>
          <w:vertAlign w:val="superscript"/>
        </w:rPr>
        <w:fldChar w:fldCharType="separate"/>
      </w:r>
      <w:r>
        <w:rPr>
          <w:vertAlign w:val="superscript"/>
        </w:rPr>
        <w:t>[4]</w:t>
      </w:r>
      <w:r>
        <w:rPr>
          <w:vertAlign w:val="superscript"/>
        </w:rPr>
        <w:fldChar w:fldCharType="end"/>
      </w:r>
      <w:r w:rsidRPr="004E093C">
        <w:rPr>
          <w:rFonts w:hint="eastAsia"/>
        </w:rPr>
        <w:t>模型对输入序列</w:t>
      </w:r>
      <w:r w:rsidRPr="004E093C">
        <w:rPr>
          <w:rFonts w:hint="eastAsia"/>
        </w:rPr>
        <w:lastRenderedPageBreak/>
        <w:t>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rPr>
          <w:rFonts w:hint="eastAsia"/>
        </w:rPr>
        <w:t>C</w:t>
      </w:r>
      <w:r w:rsidRPr="004E093C">
        <w:t>onditional Random Field</w:t>
      </w:r>
      <w:r w:rsidRPr="004E093C">
        <w:rPr>
          <w:rFonts w:hint="eastAsia"/>
        </w:rPr>
        <w:t>，</w:t>
      </w:r>
      <w:r w:rsidRPr="004E093C">
        <w:t>CRF</w:t>
      </w:r>
      <w:r w:rsidRPr="004E093C">
        <w:t>）</w:t>
      </w:r>
      <w:r>
        <w:rPr>
          <w:vertAlign w:val="superscript"/>
        </w:rPr>
        <w:fldChar w:fldCharType="begin"/>
      </w:r>
      <w:r>
        <w:rPr>
          <w:vertAlign w:val="superscript"/>
        </w:rPr>
        <w:instrText xml:space="preserve"> REF _Ref192933547 \r \h </w:instrText>
      </w:r>
      <w:r>
        <w:rPr>
          <w:vertAlign w:val="superscript"/>
        </w:rPr>
      </w:r>
      <w:r>
        <w:rPr>
          <w:vertAlign w:val="superscript"/>
        </w:rPr>
        <w:fldChar w:fldCharType="separate"/>
      </w:r>
      <w:r>
        <w:rPr>
          <w:vertAlign w:val="superscript"/>
        </w:rPr>
        <w:t>[5]</w:t>
      </w:r>
      <w:r>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784E9610" w14:textId="3FD28DED" w:rsidR="00054F31" w:rsidRDefault="00054F31" w:rsidP="00212359">
      <w:pPr>
        <w:ind w:firstLine="480"/>
      </w:pPr>
      <w:r w:rsidRPr="008B43F8">
        <w:t>然而，尽管</w:t>
      </w:r>
      <w:r w:rsidR="00CC6A0A">
        <w:rPr>
          <w:rFonts w:hint="eastAsia"/>
        </w:rPr>
        <w:t>自然语言理解技术</w:t>
      </w:r>
      <w:r w:rsidRPr="008B43F8">
        <w:rPr>
          <w:rFonts w:hint="eastAsia"/>
        </w:rPr>
        <w:t>在</w:t>
      </w:r>
      <w:r w:rsidRPr="008B43F8">
        <w:t>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79DFE908" w14:textId="77777777" w:rsidR="00054F31" w:rsidRDefault="00054F31"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48F0D226" w14:textId="424278C7" w:rsidR="00940095" w:rsidRDefault="005E53FB" w:rsidP="003B02A8">
      <w:pPr>
        <w:ind w:firstLine="480"/>
        <w:rPr>
          <w:rFonts w:ascii="Segoe UI" w:hAnsi="Segoe UI" w:cs="Segoe UI"/>
          <w:shd w:val="clear" w:color="auto" w:fill="FFFFFF"/>
        </w:rPr>
      </w:pPr>
      <w:r>
        <w:rPr>
          <w:rFonts w:ascii="Segoe UI" w:hAnsi="Segoe UI" w:cs="Segoe UI"/>
          <w:shd w:val="clear" w:color="auto" w:fill="FFFFFF"/>
        </w:rPr>
        <w:t>在电力指标问答系统的实际应用</w:t>
      </w:r>
      <w:r w:rsidR="00940095">
        <w:rPr>
          <w:rFonts w:ascii="Segoe UI" w:hAnsi="Segoe UI" w:cs="Segoe UI" w:hint="eastAsia"/>
          <w:shd w:val="clear" w:color="auto" w:fill="FFFFFF"/>
        </w:rPr>
        <w:t>场景</w:t>
      </w:r>
      <w:r>
        <w:rPr>
          <w:rFonts w:ascii="Segoe UI" w:hAnsi="Segoe UI" w:cs="Segoe UI"/>
          <w:shd w:val="clear" w:color="auto" w:fill="FFFFFF"/>
        </w:rPr>
        <w:t>中，用户查询语句</w:t>
      </w:r>
      <w:r>
        <w:rPr>
          <w:rFonts w:ascii="Segoe UI" w:hAnsi="Segoe UI" w:cs="Segoe UI" w:hint="eastAsia"/>
          <w:shd w:val="clear" w:color="auto" w:fill="FFFFFF"/>
        </w:rPr>
        <w:t>一般具有</w:t>
      </w:r>
      <w:r>
        <w:rPr>
          <w:rFonts w:ascii="Segoe UI" w:hAnsi="Segoe UI" w:cs="Segoe UI"/>
          <w:shd w:val="clear" w:color="auto" w:fill="FFFFFF"/>
        </w:rPr>
        <w:t>多样性与复杂性</w:t>
      </w:r>
      <w:r>
        <w:rPr>
          <w:rFonts w:ascii="Segoe UI" w:hAnsi="Segoe UI" w:cs="Segoe UI" w:hint="eastAsia"/>
          <w:shd w:val="clear" w:color="auto" w:fill="FFFFFF"/>
        </w:rPr>
        <w:t>的特点</w:t>
      </w:r>
      <w:r>
        <w:rPr>
          <w:rFonts w:ascii="Segoe UI" w:hAnsi="Segoe UI" w:cs="Segoe UI"/>
          <w:shd w:val="clear" w:color="auto" w:fill="FFFFFF"/>
        </w:rPr>
        <w:t>。这种语言特性导致系统在处理未训练领域</w:t>
      </w:r>
      <w:r w:rsidR="0011728E">
        <w:rPr>
          <w:rFonts w:ascii="Segoe UI" w:hAnsi="Segoe UI" w:cs="Segoe UI" w:hint="eastAsia"/>
          <w:shd w:val="clear" w:color="auto" w:fill="FFFFFF"/>
        </w:rPr>
        <w:t>与</w:t>
      </w:r>
      <w:r>
        <w:rPr>
          <w:rFonts w:ascii="Segoe UI" w:hAnsi="Segoe UI" w:cs="Segoe UI"/>
          <w:shd w:val="clear" w:color="auto" w:fill="FFFFFF"/>
        </w:rPr>
        <w:t>指标项时面临解析困难</w:t>
      </w:r>
      <w:r w:rsidR="00940095">
        <w:rPr>
          <w:rFonts w:ascii="Segoe UI" w:hAnsi="Segoe UI" w:cs="Segoe UI" w:hint="eastAsia"/>
          <w:shd w:val="clear" w:color="auto" w:fill="FFFFFF"/>
        </w:rPr>
        <w:t>的挑战</w:t>
      </w:r>
      <w:r>
        <w:rPr>
          <w:rFonts w:ascii="Segoe UI" w:hAnsi="Segoe UI" w:cs="Segoe UI"/>
          <w:shd w:val="clear" w:color="auto" w:fill="FFFFFF"/>
        </w:rPr>
        <w:t>，</w:t>
      </w:r>
      <w:r w:rsidR="00011771">
        <w:rPr>
          <w:rFonts w:ascii="Segoe UI" w:hAnsi="Segoe UI" w:cs="Segoe UI" w:hint="eastAsia"/>
          <w:shd w:val="clear" w:color="auto" w:fill="FFFFFF"/>
        </w:rPr>
        <w:t>因此</w:t>
      </w:r>
      <w:r>
        <w:rPr>
          <w:rFonts w:ascii="Segoe UI" w:hAnsi="Segoe UI" w:cs="Segoe UI"/>
          <w:shd w:val="clear" w:color="auto" w:fill="FFFFFF"/>
        </w:rPr>
        <w:t>如何提升模型对未见指标项的解析能力成为该领域的研究热点。</w:t>
      </w:r>
      <w:r w:rsidR="00940095" w:rsidRPr="00940095">
        <w:rPr>
          <w:rFonts w:ascii="Segoe UI" w:hAnsi="Segoe UI" w:cs="Segoe UI" w:hint="eastAsia"/>
          <w:shd w:val="clear" w:color="auto" w:fill="FFFFFF"/>
        </w:rPr>
        <w:t>近期研究表明，大模型技术的发展为解决这一难题提供了创新路径。</w:t>
      </w:r>
      <w:r w:rsidRPr="005E53FB">
        <w:rPr>
          <w:rFonts w:hint="eastAsia"/>
        </w:rPr>
        <w:t>以</w:t>
      </w:r>
      <w:r w:rsidRPr="005E53FB">
        <w:rPr>
          <w:rFonts w:hint="eastAsia"/>
        </w:rPr>
        <w:t>ChatGPT</w:t>
      </w:r>
      <w:r w:rsidRPr="005E53FB">
        <w:rPr>
          <w:rFonts w:hint="eastAsia"/>
        </w:rPr>
        <w:t>为代表的大模型</w:t>
      </w:r>
      <w:r w:rsidR="00940095">
        <w:rPr>
          <w:rFonts w:ascii="Segoe UI" w:hAnsi="Segoe UI" w:cs="Segoe UI"/>
          <w:shd w:val="clear" w:color="auto" w:fill="FFFFFF"/>
        </w:rPr>
        <w:t>凭借其强大的知识生成能力</w:t>
      </w:r>
      <w:r w:rsidRPr="005E53FB">
        <w:rPr>
          <w:rFonts w:hint="eastAsia"/>
        </w:rPr>
        <w:t>，能够构建覆盖多领域的训练语料库。</w:t>
      </w:r>
      <w:r w:rsidR="003B02A8" w:rsidRPr="00EF25F8">
        <w:t>这些大模型</w:t>
      </w:r>
      <w:r w:rsidR="00CC6A0A">
        <w:rPr>
          <w:rFonts w:ascii="Segoe UI" w:hAnsi="Segoe UI" w:cs="Segoe UI" w:hint="eastAsia"/>
          <w:shd w:val="clear" w:color="auto" w:fill="FFFFFF"/>
        </w:rPr>
        <w:t>通过</w:t>
      </w:r>
      <w:r w:rsidR="003B02A8">
        <w:rPr>
          <w:rFonts w:ascii="Segoe UI" w:hAnsi="Segoe UI" w:cs="Segoe UI"/>
          <w:shd w:val="clear" w:color="auto" w:fill="FFFFFF"/>
        </w:rPr>
        <w:t>生成复杂句式结构并整合专业领域知识，能够显著增强电力行业复杂场景的理解能力。</w:t>
      </w:r>
      <w:r w:rsidR="00940095">
        <w:rPr>
          <w:rFonts w:hint="eastAsia"/>
        </w:rPr>
        <w:t>现有研究</w:t>
      </w:r>
      <w:r w:rsidR="00940095" w:rsidRPr="00940095">
        <w:rPr>
          <w:rFonts w:hint="eastAsia"/>
        </w:rPr>
        <w:t>通过整合电力专业术语与复杂句式结构，利用</w:t>
      </w:r>
      <w:r w:rsidR="00940095" w:rsidRPr="00940095">
        <w:rPr>
          <w:rFonts w:hint="eastAsia"/>
        </w:rPr>
        <w:t>ChatGPT</w:t>
      </w:r>
      <w:r w:rsidR="00940095" w:rsidRPr="00940095">
        <w:rPr>
          <w:rFonts w:hint="eastAsia"/>
        </w:rPr>
        <w:t>构建领域专用训练语料库，使</w:t>
      </w:r>
      <w:r w:rsidR="003B02A8">
        <w:rPr>
          <w:rFonts w:hint="eastAsia"/>
        </w:rPr>
        <w:t>问答系统针</w:t>
      </w:r>
      <w:r w:rsidR="00940095" w:rsidRPr="00940095">
        <w:rPr>
          <w:rFonts w:hint="eastAsia"/>
        </w:rPr>
        <w:t>对未登录指标项的识别准确率</w:t>
      </w:r>
      <w:r w:rsidR="00940095" w:rsidRPr="00940095">
        <w:rPr>
          <w:rFonts w:hint="eastAsia"/>
        </w:rPr>
        <w:lastRenderedPageBreak/>
        <w:t>显著提升</w:t>
      </w:r>
      <w:r>
        <w:rPr>
          <w:vertAlign w:val="superscript"/>
        </w:rPr>
        <w:fldChar w:fldCharType="begin"/>
      </w:r>
      <w:r>
        <w:rPr>
          <w:vertAlign w:val="superscript"/>
        </w:rPr>
        <w:instrText xml:space="preserve"> REF _Ref192933565 \r \h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p>
    <w:p w14:paraId="615F3EC3" w14:textId="67583DAE" w:rsidR="00054F31" w:rsidRDefault="00054F31" w:rsidP="00940095">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w:t>
      </w:r>
    </w:p>
    <w:p w14:paraId="760AB23C" w14:textId="2A53BDC5" w:rsidR="00212359" w:rsidRDefault="006638D7" w:rsidP="00212359">
      <w:pPr>
        <w:ind w:firstLine="480"/>
      </w:pPr>
      <w:r>
        <w:rPr>
          <w:rFonts w:hint="eastAsia"/>
        </w:rPr>
        <w:t>综上所示，</w:t>
      </w:r>
      <w:r w:rsidR="00054F31">
        <w:rPr>
          <w:rFonts w:hint="eastAsia"/>
        </w:rPr>
        <w:t>本文</w:t>
      </w:r>
      <w:r>
        <w:rPr>
          <w:rFonts w:hint="eastAsia"/>
        </w:rPr>
        <w:t>聚焦于</w:t>
      </w:r>
      <w:r w:rsidR="00054F31" w:rsidRPr="00B6711D">
        <w:rPr>
          <w:rFonts w:hint="eastAsia"/>
        </w:rPr>
        <w:t>面向电力指标问答的</w:t>
      </w:r>
      <w:r w:rsidR="00054F31" w:rsidRPr="00B6711D">
        <w:rPr>
          <w:rFonts w:hint="eastAsia"/>
        </w:rPr>
        <w:t>NLU</w:t>
      </w:r>
      <w:r w:rsidR="00054F31" w:rsidRPr="00B6711D">
        <w:rPr>
          <w:rFonts w:hint="eastAsia"/>
        </w:rPr>
        <w:t>模型设计与优化</w:t>
      </w:r>
      <w:r>
        <w:rPr>
          <w:rFonts w:hint="eastAsia"/>
        </w:rPr>
        <w:t>，</w:t>
      </w:r>
      <w:r w:rsidR="00054F31" w:rsidRPr="007C2C9E">
        <w:rPr>
          <w:rFonts w:hint="eastAsia"/>
        </w:rPr>
        <w:t>旨在</w:t>
      </w:r>
      <w:r>
        <w:rPr>
          <w:rFonts w:hint="eastAsia"/>
        </w:rPr>
        <w:t>通过</w:t>
      </w:r>
      <w:r w:rsidR="00054F31" w:rsidRPr="007C2C9E">
        <w:rPr>
          <w:rFonts w:hint="eastAsia"/>
        </w:rPr>
        <w:t>探索各种</w:t>
      </w:r>
      <w:r w:rsidR="00054F31" w:rsidRPr="007C2C9E">
        <w:t>模型优化</w:t>
      </w:r>
      <w:r w:rsidR="00054F31" w:rsidRPr="007C2C9E">
        <w:rPr>
          <w:rFonts w:hint="eastAsia"/>
        </w:rPr>
        <w:t>方法，提高模型在</w:t>
      </w:r>
      <w:r w:rsidR="00054F31">
        <w:rPr>
          <w:rFonts w:hint="eastAsia"/>
        </w:rPr>
        <w:t>涉及已见指标项和</w:t>
      </w:r>
      <w:r w:rsidR="00054F31" w:rsidRPr="007C2C9E">
        <w:rPr>
          <w:rFonts w:hint="eastAsia"/>
        </w:rPr>
        <w:t>未</w:t>
      </w:r>
      <w:r w:rsidR="00054F31">
        <w:rPr>
          <w:rFonts w:hint="eastAsia"/>
        </w:rPr>
        <w:t>见</w:t>
      </w:r>
      <w:r w:rsidR="00054F31" w:rsidRPr="007C2C9E">
        <w:rPr>
          <w:rFonts w:hint="eastAsia"/>
        </w:rPr>
        <w:t>指标项</w:t>
      </w:r>
      <w:r w:rsidR="00054F31">
        <w:rPr>
          <w:rFonts w:hint="eastAsia"/>
        </w:rPr>
        <w:t>查询语句上</w:t>
      </w:r>
      <w:r w:rsidR="00054F31" w:rsidRPr="007C2C9E">
        <w:rPr>
          <w:rFonts w:hint="eastAsia"/>
        </w:rPr>
        <w:t>的解析准确率。</w:t>
      </w:r>
      <w:r>
        <w:rPr>
          <w:rFonts w:hint="eastAsia"/>
        </w:rPr>
        <w:t>同时</w:t>
      </w:r>
      <w:r w:rsidR="00054F31">
        <w:t>为了对</w:t>
      </w:r>
      <w:r w:rsidR="00054F31">
        <w:rPr>
          <w:rFonts w:hint="eastAsia"/>
        </w:rPr>
        <w:t>模型自动化训练和</w:t>
      </w:r>
      <w:r w:rsidR="00054F31">
        <w:t>模型更新过程进行运维管理，实现一个可持续迭代的语义解析系统</w:t>
      </w:r>
      <w:r>
        <w:rPr>
          <w:rFonts w:hint="eastAsia"/>
        </w:rPr>
        <w:t>，为持续的模型迭代</w:t>
      </w:r>
      <w:r w:rsidR="003B02A8">
        <w:rPr>
          <w:rFonts w:hint="eastAsia"/>
        </w:rPr>
        <w:t>优化</w:t>
      </w:r>
      <w:r>
        <w:rPr>
          <w:rFonts w:hint="eastAsia"/>
        </w:rPr>
        <w:t>提供有力支持</w:t>
      </w:r>
      <w:r w:rsidR="00054F31">
        <w:t>。</w:t>
      </w:r>
      <w:bookmarkEnd w:id="15"/>
    </w:p>
    <w:p w14:paraId="1364A6E1" w14:textId="77777777" w:rsidR="00212359" w:rsidRPr="00C75D10" w:rsidRDefault="00212359" w:rsidP="00212359">
      <w:pPr>
        <w:pStyle w:val="2"/>
      </w:pPr>
      <w:bookmarkStart w:id="16" w:name="_Toc194845610"/>
      <w:bookmarkStart w:id="17" w:name="_Hlk154153831"/>
      <w:commentRangeStart w:id="14"/>
      <w:commentRangeStart w:id="15"/>
      <w:r w:rsidRPr="00C75D10">
        <w:rPr>
          <w:rFonts w:hint="eastAsia"/>
        </w:rPr>
        <w:t>1.2</w:t>
      </w:r>
      <w:r w:rsidRPr="00C75D10">
        <w:rPr>
          <w:rFonts w:hint="eastAsia"/>
        </w:rPr>
        <w:t>研究现状</w:t>
      </w:r>
      <w:commentRangeEnd w:id="14"/>
      <w:r>
        <w:rPr>
          <w:rStyle w:val="CommentReference"/>
        </w:rPr>
        <w:commentReference w:id="14"/>
      </w:r>
      <w:commentRangeEnd w:id="15"/>
      <w:r>
        <w:rPr>
          <w:rStyle w:val="CommentReference"/>
        </w:rPr>
        <w:commentReference w:id="15"/>
      </w:r>
      <w:bookmarkEnd w:id="16"/>
    </w:p>
    <w:p w14:paraId="41C44084" w14:textId="77777777" w:rsidR="00212359" w:rsidRPr="004E47D3" w:rsidRDefault="00212359" w:rsidP="00212359">
      <w:pPr>
        <w:pStyle w:val="3"/>
      </w:pPr>
      <w:bookmarkStart w:id="18" w:name="_Toc194845611"/>
      <w:r w:rsidRPr="004E47D3">
        <w:rPr>
          <w:rFonts w:hint="eastAsia"/>
        </w:rPr>
        <w:t>1.2.1</w:t>
      </w:r>
      <w:r w:rsidRPr="004E47D3">
        <w:rPr>
          <w:rFonts w:hint="eastAsia"/>
        </w:rPr>
        <w:t>智能问答系统研究现状</w:t>
      </w:r>
      <w:bookmarkEnd w:id="18"/>
    </w:p>
    <w:p w14:paraId="20EBD090" w14:textId="3AB8CA50"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。最初，智能问答系统主要</w:t>
      </w:r>
      <w:r>
        <w:rPr>
          <w:rFonts w:hint="eastAsia"/>
        </w:rPr>
        <w:t>依赖</w:t>
      </w:r>
      <w:r w:rsidRPr="00CF6884">
        <w:rPr>
          <w:rFonts w:hint="eastAsia"/>
        </w:rPr>
        <w:t>模板或人为设定的规则</w:t>
      </w:r>
      <w:r w:rsidR="00CC6A0A">
        <w:rPr>
          <w:rFonts w:hint="eastAsia"/>
        </w:rPr>
        <w:t>，</w:t>
      </w:r>
      <w:r w:rsidRPr="00CF6884">
        <w:rPr>
          <w:rFonts w:hint="eastAsia"/>
        </w:rPr>
        <w:t>根据预定义的模式和句法结构进行答案匹配。然而，这种方法在应对复杂问题和不确定性问题时存在一定的局限性。</w:t>
      </w:r>
    </w:p>
    <w:p w14:paraId="11ACD82B" w14:textId="186E87AC"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sidR="00CC6A0A">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00CC6A0A">
        <w:rPr>
          <w:rFonts w:hint="eastAsia"/>
        </w:rPr>
        <w:t>、</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 xml:space="preserve">Large Language </w:t>
      </w:r>
      <w:r w:rsidRPr="009E170A">
        <w:rPr>
          <w:rFonts w:hint="eastAsia"/>
        </w:rPr>
        <w:lastRenderedPageBreak/>
        <w:t>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4845612"/>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2EFC49E5"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00754A0D">
        <w:rPr>
          <w:vertAlign w:val="superscript"/>
        </w:rPr>
        <w:fldChar w:fldCharType="begin"/>
      </w:r>
      <w:r w:rsidR="00754A0D">
        <w:rPr>
          <w:vertAlign w:val="superscript"/>
        </w:rPr>
        <w:instrText xml:space="preserve"> REF _Ref192933658 \r \h </w:instrText>
      </w:r>
      <w:r w:rsidR="00754A0D">
        <w:rPr>
          <w:vertAlign w:val="superscript"/>
        </w:rPr>
      </w:r>
      <w:r w:rsidR="00754A0D">
        <w:rPr>
          <w:vertAlign w:val="superscript"/>
        </w:rPr>
        <w:fldChar w:fldCharType="separate"/>
      </w:r>
      <w:r w:rsidR="00754A0D">
        <w:rPr>
          <w:vertAlign w:val="superscript"/>
        </w:rPr>
        <w:t>[9]</w:t>
      </w:r>
      <w:r w:rsidR="00754A0D">
        <w:rPr>
          <w:vertAlign w:val="superscript"/>
        </w:rPr>
        <w:fldChar w:fldCharType="end"/>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w:t>
      </w:r>
      <w:r w:rsidR="00CC6A0A">
        <w:rPr>
          <w:rFonts w:hint="eastAsia"/>
        </w:rPr>
        <w:t>，</w:t>
      </w:r>
      <w:r w:rsidRPr="00603A35">
        <w:rPr>
          <w:rFonts w:hint="eastAsia"/>
        </w:rPr>
        <w:t>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w:t>
      </w:r>
      <w:r w:rsidRPr="00CC1679">
        <w:rPr>
          <w:rFonts w:hint="eastAsia"/>
        </w:rPr>
        <w:lastRenderedPageBreak/>
        <w:t>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951645">
      <w:pPr>
        <w:pStyle w:val="afb"/>
        <w:ind w:firstLineChars="0" w:firstLine="0"/>
      </w:pPr>
      <w:bookmarkStart w:id="20" w:name="_Toc195136115"/>
      <w:commentRangeStart w:id="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commentRangeEnd w:id="3"/>
      <w:r>
        <w:rPr>
          <w:rStyle w:val="CommentReference"/>
        </w:rPr>
        <w:commentReference w:id="3"/>
      </w:r>
      <w:bookmarkEnd w:id="20"/>
    </w:p>
    <w:p w14:paraId="3509CA3A" w14:textId="6403A313" w:rsidR="003C7BBA" w:rsidRPr="003C7BBA" w:rsidRDefault="00363B00" w:rsidP="00951645">
      <w:pPr>
        <w:pStyle w:val="afb"/>
        <w:ind w:firstLineChars="0" w:firstLine="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3D3B8B">
        <w:trPr>
          <w:jc w:val="center"/>
        </w:trPr>
        <w:tc>
          <w:tcPr>
            <w:tcW w:w="1393" w:type="dxa"/>
            <w:tcBorders>
              <w:top w:val="single" w:sz="12" w:space="0" w:color="auto"/>
              <w:bottom w:val="single" w:sz="4" w:space="0" w:color="auto"/>
            </w:tcBorders>
          </w:tcPr>
          <w:p w14:paraId="5D4FE7CB"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研究团队</w:t>
            </w:r>
          </w:p>
        </w:tc>
        <w:tc>
          <w:tcPr>
            <w:tcW w:w="1779" w:type="dxa"/>
            <w:tcBorders>
              <w:top w:val="single" w:sz="12" w:space="0" w:color="auto"/>
              <w:bottom w:val="single" w:sz="4" w:space="0" w:color="auto"/>
            </w:tcBorders>
          </w:tcPr>
          <w:p w14:paraId="5D7C3ED2" w14:textId="77777777" w:rsidR="00212359" w:rsidRPr="00BD1EA8" w:rsidRDefault="00212359" w:rsidP="00951645">
            <w:pPr>
              <w:spacing w:line="240" w:lineRule="auto"/>
              <w:ind w:firstLineChars="0" w:firstLine="0"/>
              <w:jc w:val="center"/>
              <w:rPr>
                <w:sz w:val="21"/>
                <w:szCs w:val="21"/>
              </w:rPr>
            </w:pPr>
            <w:proofErr w:type="gramStart"/>
            <w:r w:rsidRPr="00BD1EA8">
              <w:rPr>
                <w:rFonts w:hint="eastAsia"/>
                <w:sz w:val="21"/>
                <w:szCs w:val="21"/>
              </w:rPr>
              <w:t>支持词维度</w:t>
            </w:r>
            <w:proofErr w:type="gramEnd"/>
            <w:r w:rsidRPr="00BD1EA8">
              <w:rPr>
                <w:rFonts w:hint="eastAsia"/>
                <w:sz w:val="21"/>
                <w:szCs w:val="21"/>
              </w:rPr>
              <w:t>编码</w:t>
            </w:r>
          </w:p>
        </w:tc>
        <w:tc>
          <w:tcPr>
            <w:tcW w:w="1906" w:type="dxa"/>
            <w:tcBorders>
              <w:top w:val="single" w:sz="12" w:space="0" w:color="auto"/>
              <w:bottom w:val="single" w:sz="4" w:space="0" w:color="auto"/>
            </w:tcBorders>
          </w:tcPr>
          <w:p w14:paraId="0282E399"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支持字词维度编码</w:t>
            </w:r>
          </w:p>
        </w:tc>
        <w:tc>
          <w:tcPr>
            <w:tcW w:w="1684" w:type="dxa"/>
            <w:tcBorders>
              <w:top w:val="single" w:sz="12" w:space="0" w:color="auto"/>
              <w:bottom w:val="single" w:sz="4" w:space="0" w:color="auto"/>
            </w:tcBorders>
          </w:tcPr>
          <w:p w14:paraId="726207D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w:t>
            </w:r>
            <w:proofErr w:type="gramStart"/>
            <w:r w:rsidRPr="00BD1EA8">
              <w:rPr>
                <w:rFonts w:hint="eastAsia"/>
                <w:sz w:val="21"/>
                <w:szCs w:val="21"/>
              </w:rPr>
              <w:t>预训练</w:t>
            </w:r>
            <w:proofErr w:type="gramEnd"/>
          </w:p>
        </w:tc>
        <w:tc>
          <w:tcPr>
            <w:tcW w:w="1684" w:type="dxa"/>
            <w:tcBorders>
              <w:top w:val="single" w:sz="12" w:space="0" w:color="auto"/>
              <w:bottom w:val="single" w:sz="4" w:space="0" w:color="auto"/>
            </w:tcBorders>
          </w:tcPr>
          <w:p w14:paraId="35D4E50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支持未见词</w:t>
            </w:r>
          </w:p>
        </w:tc>
      </w:tr>
      <w:tr w:rsidR="00212359" w:rsidRPr="00BD1EA8" w14:paraId="5BD8F584" w14:textId="77777777" w:rsidTr="00EA7655">
        <w:trPr>
          <w:jc w:val="center"/>
        </w:trPr>
        <w:tc>
          <w:tcPr>
            <w:tcW w:w="1393" w:type="dxa"/>
            <w:tcBorders>
              <w:top w:val="single" w:sz="4" w:space="0" w:color="auto"/>
            </w:tcBorders>
          </w:tcPr>
          <w:p w14:paraId="78521843" w14:textId="73D20AE9" w:rsidR="00212359" w:rsidRPr="00BD1EA8" w:rsidRDefault="00212359" w:rsidP="00951645">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 w:space="0" w:color="auto"/>
            </w:tcBorders>
          </w:tcPr>
          <w:p w14:paraId="0079AA9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top w:val="single" w:sz="4" w:space="0" w:color="auto"/>
            </w:tcBorders>
          </w:tcPr>
          <w:p w14:paraId="569149A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1EC26DD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23FDD4C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EA7655">
        <w:trPr>
          <w:jc w:val="center"/>
        </w:trPr>
        <w:tc>
          <w:tcPr>
            <w:tcW w:w="1393" w:type="dxa"/>
          </w:tcPr>
          <w:p w14:paraId="2D4FA245" w14:textId="26257F46" w:rsidR="00212359" w:rsidRPr="00BD1EA8" w:rsidRDefault="00212359" w:rsidP="00951645">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EA7655">
        <w:trPr>
          <w:jc w:val="center"/>
        </w:trPr>
        <w:tc>
          <w:tcPr>
            <w:tcW w:w="1393" w:type="dxa"/>
          </w:tcPr>
          <w:p w14:paraId="46C49CFD" w14:textId="785FFC05" w:rsidR="00212359" w:rsidRPr="00BD1EA8" w:rsidRDefault="00212359" w:rsidP="00951645">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EA7655">
        <w:trPr>
          <w:jc w:val="center"/>
        </w:trPr>
        <w:tc>
          <w:tcPr>
            <w:tcW w:w="1393" w:type="dxa"/>
          </w:tcPr>
          <w:p w14:paraId="08EBEEC3" w14:textId="77C39668" w:rsidR="00212359" w:rsidRPr="00BD1EA8" w:rsidRDefault="00212359" w:rsidP="00951645">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EA7655">
        <w:trPr>
          <w:jc w:val="center"/>
        </w:trPr>
        <w:tc>
          <w:tcPr>
            <w:tcW w:w="1393" w:type="dxa"/>
          </w:tcPr>
          <w:p w14:paraId="4811E974" w14:textId="2341204D" w:rsidR="00212359" w:rsidRPr="00BD1EA8" w:rsidRDefault="00212359" w:rsidP="00951645">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EA7655">
        <w:trPr>
          <w:jc w:val="center"/>
        </w:trPr>
        <w:tc>
          <w:tcPr>
            <w:tcW w:w="1393" w:type="dxa"/>
          </w:tcPr>
          <w:p w14:paraId="7220C73E" w14:textId="2BAB0B72" w:rsidR="00212359" w:rsidRPr="00BD1EA8" w:rsidRDefault="00212359" w:rsidP="00951645">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EA7655">
        <w:trPr>
          <w:jc w:val="center"/>
        </w:trPr>
        <w:tc>
          <w:tcPr>
            <w:tcW w:w="1393" w:type="dxa"/>
          </w:tcPr>
          <w:p w14:paraId="6E8B97D5" w14:textId="61A35B81" w:rsidR="00212359" w:rsidRPr="00BD1EA8" w:rsidRDefault="00212359" w:rsidP="00951645">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3D3B8B">
        <w:trPr>
          <w:jc w:val="center"/>
        </w:trPr>
        <w:tc>
          <w:tcPr>
            <w:tcW w:w="1393" w:type="dxa"/>
            <w:tcBorders>
              <w:bottom w:val="single" w:sz="12" w:space="0" w:color="auto"/>
            </w:tcBorders>
          </w:tcPr>
          <w:p w14:paraId="5C5F4682" w14:textId="55D55B2B" w:rsidR="00212359" w:rsidRPr="00BD1EA8" w:rsidRDefault="00212359" w:rsidP="00951645">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093698CB" w14:textId="4A7F0333" w:rsidR="006638D7" w:rsidRDefault="006638D7" w:rsidP="00212359">
      <w:pPr>
        <w:ind w:firstLine="480"/>
        <w:rPr>
          <w:rFonts w:ascii="Segoe UI" w:hAnsi="Segoe UI" w:cs="Segoe UI"/>
          <w:shd w:val="clear" w:color="auto" w:fill="FFFFFF"/>
        </w:rPr>
      </w:pPr>
      <w:r w:rsidRPr="006638D7">
        <w:rPr>
          <w:rFonts w:hint="eastAsia"/>
        </w:rPr>
        <w:t>近年来，大语言模型的突破性进展为智能问答系统研究开辟了新方向。</w:t>
      </w:r>
      <w:r>
        <w:rPr>
          <w:rFonts w:hint="eastAsia"/>
        </w:rPr>
        <w:t>王婷等研究者</w:t>
      </w:r>
      <w:r>
        <w:rPr>
          <w:vertAlign w:val="superscript"/>
        </w:rPr>
        <w:fldChar w:fldCharType="begin"/>
      </w:r>
      <w:r>
        <w:rPr>
          <w:vertAlign w:val="superscript"/>
        </w:rPr>
        <w:instrText xml:space="preserve"> REF _Ref190171494 \r \h </w:instrText>
      </w:r>
      <w:r>
        <w:rPr>
          <w:vertAlign w:val="superscript"/>
        </w:rPr>
      </w:r>
      <w:r>
        <w:rPr>
          <w:vertAlign w:val="superscript"/>
        </w:rPr>
        <w:fldChar w:fldCharType="separate"/>
      </w:r>
      <w:r>
        <w:rPr>
          <w:vertAlign w:val="superscript"/>
        </w:rPr>
        <w:t>[25]</w:t>
      </w:r>
      <w:r>
        <w:rPr>
          <w:vertAlign w:val="superscript"/>
        </w:rPr>
        <w:fldChar w:fldCharType="end"/>
      </w:r>
      <w:r>
        <w:rPr>
          <w:rFonts w:hint="eastAsia"/>
        </w:rPr>
        <w:t>系统梳</w:t>
      </w:r>
      <w:r w:rsidRPr="004F07BC">
        <w:rPr>
          <w:rFonts w:hint="eastAsia"/>
        </w:rPr>
        <w:t>理了</w:t>
      </w:r>
      <w:r>
        <w:rPr>
          <w:rFonts w:hint="eastAsia"/>
        </w:rPr>
        <w:t>从</w:t>
      </w:r>
      <w:r w:rsidRPr="004F07BC">
        <w:rPr>
          <w:rFonts w:hint="eastAsia"/>
        </w:rPr>
        <w:t>命名实体识别</w:t>
      </w:r>
      <w:r>
        <w:rPr>
          <w:rFonts w:hint="eastAsia"/>
        </w:rPr>
        <w:t>到</w:t>
      </w:r>
      <w:r w:rsidRPr="004F07BC">
        <w:rPr>
          <w:rFonts w:hint="eastAsia"/>
        </w:rPr>
        <w:t>知识问答技术的</w:t>
      </w:r>
      <w:r>
        <w:rPr>
          <w:rFonts w:hint="eastAsia"/>
        </w:rPr>
        <w:t>演进历程</w:t>
      </w:r>
      <w:r w:rsidR="00AD0BC4">
        <w:rPr>
          <w:rFonts w:hint="eastAsia"/>
        </w:rPr>
        <w:t>，</w:t>
      </w:r>
      <w:r w:rsidR="00AD0BC4">
        <w:rPr>
          <w:rFonts w:ascii="Segoe UI" w:hAnsi="Segoe UI" w:cs="Segoe UI" w:hint="eastAsia"/>
          <w:shd w:val="clear" w:color="auto" w:fill="FFFFFF"/>
        </w:rPr>
        <w:t>提出</w:t>
      </w:r>
      <w:r w:rsidR="00AD0BC4">
        <w:rPr>
          <w:rFonts w:ascii="Segoe UI" w:hAnsi="Segoe UI" w:cs="Segoe UI"/>
          <w:shd w:val="clear" w:color="auto" w:fill="FFFFFF"/>
        </w:rPr>
        <w:t>基于大语言模型的方法已成为</w:t>
      </w:r>
      <w:proofErr w:type="gramStart"/>
      <w:r w:rsidR="00AD0BC4">
        <w:rPr>
          <w:rFonts w:ascii="Segoe UI" w:hAnsi="Segoe UI" w:cs="Segoe UI"/>
          <w:shd w:val="clear" w:color="auto" w:fill="FFFFFF"/>
        </w:rPr>
        <w:t>当前领域</w:t>
      </w:r>
      <w:proofErr w:type="gramEnd"/>
      <w:r w:rsidR="00AD0BC4">
        <w:rPr>
          <w:rFonts w:ascii="Segoe UI" w:hAnsi="Segoe UI" w:cs="Segoe UI"/>
          <w:shd w:val="clear" w:color="auto" w:fill="FFFFFF"/>
        </w:rPr>
        <w:t>的主流研究范式。</w:t>
      </w:r>
      <w:r w:rsidR="00AD0BC4">
        <w:rPr>
          <w:rFonts w:hint="eastAsia"/>
        </w:rPr>
        <w:t>张乐等研究者</w:t>
      </w:r>
      <w:r w:rsidR="00AD0BC4">
        <w:rPr>
          <w:vertAlign w:val="superscript"/>
        </w:rPr>
        <w:fldChar w:fldCharType="begin"/>
      </w:r>
      <w:r w:rsidR="00AD0BC4">
        <w:rPr>
          <w:vertAlign w:val="superscript"/>
        </w:rPr>
        <w:instrText xml:space="preserve"> REF _Ref190171507 \r \h </w:instrText>
      </w:r>
      <w:r w:rsidR="00AD0BC4">
        <w:rPr>
          <w:vertAlign w:val="superscript"/>
        </w:rPr>
      </w:r>
      <w:r w:rsidR="00AD0BC4">
        <w:rPr>
          <w:vertAlign w:val="superscript"/>
        </w:rPr>
        <w:fldChar w:fldCharType="separate"/>
      </w:r>
      <w:r w:rsidR="00AD0BC4">
        <w:rPr>
          <w:vertAlign w:val="superscript"/>
        </w:rPr>
        <w:t>[26]</w:t>
      </w:r>
      <w:r w:rsidR="00AD0BC4">
        <w:rPr>
          <w:vertAlign w:val="superscript"/>
        </w:rPr>
        <w:fldChar w:fldCharType="end"/>
      </w:r>
      <w:r w:rsidR="00AD0BC4">
        <w:rPr>
          <w:rFonts w:hint="eastAsia"/>
        </w:rPr>
        <w:t>提出的</w:t>
      </w:r>
      <w:r w:rsidR="00AD0BC4" w:rsidRPr="00DB5197">
        <w:rPr>
          <w:rFonts w:hint="eastAsia"/>
        </w:rPr>
        <w:t>提示工程</w:t>
      </w:r>
      <w:r w:rsidR="00AD0BC4">
        <w:rPr>
          <w:rFonts w:hint="eastAsia"/>
        </w:rPr>
        <w:t>技术，通过</w:t>
      </w:r>
      <w:r w:rsidR="00AD0BC4">
        <w:rPr>
          <w:rFonts w:ascii="Segoe UI" w:hAnsi="Segoe UI" w:cs="Segoe UI"/>
          <w:shd w:val="clear" w:color="auto" w:fill="FFFFFF"/>
        </w:rPr>
        <w:t>设计领域专用提示词模板引导模型预测，在保持模型架构不变的情况下实现了特定任务性能的显著提升。</w:t>
      </w:r>
    </w:p>
    <w:p w14:paraId="7A17A315" w14:textId="007DF54E" w:rsidR="00AD0BC4" w:rsidRDefault="00AD0BC4" w:rsidP="00AD0BC4">
      <w:pPr>
        <w:ind w:firstLine="480"/>
      </w:pPr>
      <w:r>
        <w:rPr>
          <w:rFonts w:ascii="Segoe UI" w:hAnsi="Segoe UI" w:cs="Segoe UI"/>
          <w:shd w:val="clear" w:color="auto" w:fill="FFFFFF"/>
        </w:rPr>
        <w:t>尽管自然语言理解方法与大语言模型在通用领域已取得</w:t>
      </w:r>
      <w:r w:rsidRPr="00D1311B">
        <w:rPr>
          <w:rFonts w:hint="eastAsia"/>
        </w:rPr>
        <w:t>显著</w:t>
      </w:r>
      <w:r>
        <w:rPr>
          <w:rFonts w:hint="eastAsia"/>
        </w:rPr>
        <w:t>的成效</w:t>
      </w:r>
      <w:r>
        <w:rPr>
          <w:rFonts w:ascii="Segoe UI" w:hAnsi="Segoe UI" w:cs="Segoe UI"/>
          <w:shd w:val="clear" w:color="auto" w:fill="FFFFFF"/>
        </w:rPr>
        <w:t>，但在电力专业术语处理中仍存在明显局限。</w:t>
      </w:r>
      <w:r w:rsidRPr="00D1311B">
        <w:rPr>
          <w:rFonts w:hint="eastAsia"/>
        </w:rPr>
        <w:t>传统基于单字的编码方式容易出现将</w:t>
      </w:r>
      <w:proofErr w:type="gramStart"/>
      <w:r w:rsidRPr="00D1311B">
        <w:rPr>
          <w:rFonts w:hint="eastAsia"/>
        </w:rPr>
        <w:t>个</w:t>
      </w:r>
      <w:proofErr w:type="gramEnd"/>
      <w:r w:rsidRPr="00D1311B">
        <w:rPr>
          <w:rFonts w:hint="eastAsia"/>
        </w:rPr>
        <w:t>别字错误识别到其他槽位的情况，难以保障词语语义的完整性；还可能将相邻的</w:t>
      </w:r>
      <w:proofErr w:type="gramStart"/>
      <w:r w:rsidRPr="00D1311B">
        <w:rPr>
          <w:rFonts w:hint="eastAsia"/>
        </w:rPr>
        <w:t>槽值误</w:t>
      </w:r>
      <w:proofErr w:type="gramEnd"/>
      <w:r w:rsidRPr="00D1311B">
        <w:rPr>
          <w:rFonts w:hint="eastAsia"/>
        </w:rPr>
        <w:t>识别为同一槽位，影响信息提取的准确性。</w:t>
      </w:r>
      <w:r>
        <w:rPr>
          <w:rFonts w:hint="eastAsia"/>
        </w:rPr>
        <w:t>此外</w:t>
      </w:r>
      <w:r w:rsidRPr="00D1311B">
        <w:rPr>
          <w:rFonts w:hint="eastAsia"/>
        </w:rPr>
        <w:t>模型在应对未见指标项和多样化句式时</w:t>
      </w:r>
      <w:r>
        <w:rPr>
          <w:rFonts w:hint="eastAsia"/>
        </w:rPr>
        <w:t>容易</w:t>
      </w:r>
      <w:r w:rsidRPr="00D1311B">
        <w:rPr>
          <w:rFonts w:hint="eastAsia"/>
        </w:rPr>
        <w:t>短语边界识别错误</w:t>
      </w:r>
      <w:r>
        <w:rPr>
          <w:rFonts w:hint="eastAsia"/>
        </w:rPr>
        <w:t>的问题</w:t>
      </w:r>
      <w:r w:rsidRPr="00D1311B">
        <w:rPr>
          <w:rFonts w:hint="eastAsia"/>
        </w:rPr>
        <w:t>，导致信息分割不准确</w:t>
      </w:r>
      <w:r>
        <w:rPr>
          <w:rFonts w:hint="eastAsia"/>
        </w:rPr>
        <w:t>，</w:t>
      </w:r>
      <w:r w:rsidRPr="00D1311B">
        <w:rPr>
          <w:rFonts w:hint="eastAsia"/>
        </w:rPr>
        <w:t>甚至还会出现意图与专属槽位不匹配的现象，使</w:t>
      </w:r>
      <w:r>
        <w:rPr>
          <w:rFonts w:hint="eastAsia"/>
        </w:rPr>
        <w:t>得</w:t>
      </w:r>
      <w:r w:rsidRPr="00D1311B">
        <w:rPr>
          <w:rFonts w:hint="eastAsia"/>
        </w:rPr>
        <w:t>模型无法精准理解用户的真实意图。</w:t>
      </w:r>
    </w:p>
    <w:p w14:paraId="62E66589" w14:textId="77777777" w:rsidR="00212359" w:rsidRPr="00F7547C" w:rsidRDefault="00212359" w:rsidP="00212359">
      <w:pPr>
        <w:pStyle w:val="2"/>
      </w:pPr>
      <w:bookmarkStart w:id="21" w:name="_Toc194845613"/>
      <w:r w:rsidRPr="00F7547C">
        <w:rPr>
          <w:rFonts w:hint="eastAsia"/>
        </w:rPr>
        <w:lastRenderedPageBreak/>
        <w:t>1.3</w:t>
      </w:r>
      <w:r>
        <w:rPr>
          <w:rFonts w:hint="eastAsia"/>
        </w:rPr>
        <w:t>论</w:t>
      </w:r>
      <w:r w:rsidRPr="00F7547C">
        <w:rPr>
          <w:rFonts w:hint="eastAsia"/>
        </w:rPr>
        <w:t>文研究内容</w:t>
      </w:r>
      <w:bookmarkEnd w:id="21"/>
    </w:p>
    <w:p w14:paraId="3BD22AF6" w14:textId="271FA207" w:rsidR="00212359" w:rsidRDefault="00212359" w:rsidP="00212359">
      <w:pPr>
        <w:ind w:firstLine="480"/>
      </w:pPr>
      <w:r>
        <w:rPr>
          <w:rFonts w:hint="eastAsia"/>
        </w:rPr>
        <w:t>针对</w:t>
      </w:r>
      <w:r w:rsidR="00364D34">
        <w:rPr>
          <w:rFonts w:hint="eastAsia"/>
        </w:rPr>
        <w:t>上述</w:t>
      </w:r>
      <w:r w:rsidR="00493288">
        <w:rPr>
          <w:rFonts w:hint="eastAsia"/>
        </w:rPr>
        <w:t>挑战</w:t>
      </w:r>
      <w:r>
        <w:rPr>
          <w:rFonts w:hint="eastAsia"/>
        </w:rPr>
        <w:t>，本文</w:t>
      </w:r>
      <w:r w:rsidR="00995AD4">
        <w:rPr>
          <w:rFonts w:hint="eastAsia"/>
        </w:rPr>
        <w:t>探索</w:t>
      </w:r>
      <w:r w:rsidR="00493288">
        <w:rPr>
          <w:rFonts w:hint="eastAsia"/>
        </w:rPr>
        <w:t>了</w:t>
      </w:r>
      <w:r>
        <w:rPr>
          <w:rFonts w:hint="eastAsia"/>
        </w:rPr>
        <w:t>如何运用和优化自然语言理解技术解决电力指标问答系统的痛点问题。本研究基于</w:t>
      </w:r>
      <w:r>
        <w:rPr>
          <w:rFonts w:hint="eastAsia"/>
        </w:rPr>
        <w:t>BERT-CRF</w:t>
      </w:r>
      <w:r>
        <w:rPr>
          <w:rFonts w:hint="eastAsia"/>
        </w:rPr>
        <w:t>模型，</w:t>
      </w:r>
      <w:r w:rsidR="002A0D23">
        <w:rPr>
          <w:rFonts w:hint="eastAsia"/>
        </w:rPr>
        <w:t>从</w:t>
      </w:r>
      <w:r>
        <w:rPr>
          <w:rFonts w:hint="eastAsia"/>
        </w:rPr>
        <w:t>基于</w:t>
      </w:r>
      <w:r w:rsidR="00F208D9">
        <w:rPr>
          <w:rFonts w:hint="eastAsia"/>
        </w:rPr>
        <w:t>字词融合</w:t>
      </w:r>
      <w:r>
        <w:rPr>
          <w:rFonts w:hint="eastAsia"/>
        </w:rPr>
        <w:t>的</w:t>
      </w:r>
      <w:r>
        <w:rPr>
          <w:rFonts w:hint="eastAsia"/>
        </w:rPr>
        <w:t>NLU</w:t>
      </w:r>
      <w:r>
        <w:rPr>
          <w:rFonts w:hint="eastAsia"/>
        </w:rPr>
        <w:t>模型和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w:t>
      </w:r>
      <w:r w:rsidR="002A0D23">
        <w:rPr>
          <w:rFonts w:hint="eastAsia"/>
        </w:rPr>
        <w:t>两方面进行改进</w:t>
      </w:r>
      <w:r w:rsidR="00B46EE7">
        <w:rPr>
          <w:rFonts w:hint="eastAsia"/>
        </w:rPr>
        <w:t>。</w:t>
      </w:r>
      <w:r>
        <w:rPr>
          <w:rFonts w:hint="eastAsia"/>
        </w:rPr>
        <w:t>通过探索各种优化方式，增强电力指标问答系统中自然语言理解环节的语义解析能力，提高模型在</w:t>
      </w:r>
      <w:r w:rsidR="005C5D2C">
        <w:rPr>
          <w:rFonts w:hint="eastAsia"/>
        </w:rPr>
        <w:t>已见</w:t>
      </w:r>
      <w:r>
        <w:rPr>
          <w:rFonts w:hint="eastAsia"/>
        </w:rPr>
        <w:t>和未</w:t>
      </w:r>
      <w:r w:rsidR="005C5D2C">
        <w:rPr>
          <w:rFonts w:hint="eastAsia"/>
        </w:rPr>
        <w:t>见</w:t>
      </w:r>
      <w:r>
        <w:rPr>
          <w:rFonts w:hint="eastAsia"/>
        </w:rPr>
        <w:t>指标项上的语义准确率。</w:t>
      </w:r>
      <w:r w:rsidR="00A20671">
        <w:rPr>
          <w:rFonts w:hint="eastAsia"/>
        </w:rPr>
        <w:t>此外</w:t>
      </w:r>
      <w:r w:rsidR="000D29C3">
        <w:rPr>
          <w:rFonts w:hint="eastAsia"/>
        </w:rPr>
        <w:t>，</w:t>
      </w:r>
      <w:r w:rsidR="00F077C1">
        <w:rPr>
          <w:rFonts w:hint="eastAsia"/>
        </w:rPr>
        <w:t>本文还</w:t>
      </w:r>
      <w:r w:rsidR="00F077C1" w:rsidRPr="000C373B">
        <w:rPr>
          <w:rFonts w:ascii="宋体" w:hAnsi="宋体" w:hint="eastAsia"/>
        </w:rPr>
        <w:t>构建一个可持续迭代的自动化语义解析系统，以</w:t>
      </w:r>
      <w:r w:rsidR="00F077C1">
        <w:rPr>
          <w:rFonts w:ascii="宋体" w:hAnsi="宋体" w:hint="eastAsia"/>
        </w:rPr>
        <w:t>适应实际应用场景下快速迭代的需求</w:t>
      </w:r>
      <w:r w:rsidR="00F077C1" w:rsidRPr="000C373B">
        <w:rPr>
          <w:rFonts w:ascii="宋体" w:hAnsi="宋体" w:hint="eastAsia"/>
        </w:rPr>
        <w:t>。</w:t>
      </w:r>
      <w:r>
        <w:rPr>
          <w:rFonts w:hint="eastAsia"/>
        </w:rPr>
        <w:t>本文研究内容如下：</w:t>
      </w:r>
    </w:p>
    <w:p w14:paraId="675EE07D" w14:textId="041B3222"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w:t>
      </w:r>
      <w:r w:rsidR="00FA44E9">
        <w:rPr>
          <w:rFonts w:hint="eastAsia"/>
        </w:rPr>
        <w:t>字词融合</w:t>
      </w:r>
      <w:r w:rsidRPr="00C72A3A">
        <w:rPr>
          <w:rFonts w:hint="eastAsia"/>
        </w:rPr>
        <w:t>的</w:t>
      </w:r>
      <w:r w:rsidRPr="00C72A3A">
        <w:rPr>
          <w:rFonts w:hint="eastAsia"/>
        </w:rPr>
        <w:t>NLU</w:t>
      </w:r>
      <w:r w:rsidRPr="00C72A3A">
        <w:rPr>
          <w:rFonts w:hint="eastAsia"/>
        </w:rPr>
        <w:t>模型。本文从编码方式、模型结构两个方面针对涉及已训练指标项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r w:rsidR="002F59BE" w:rsidRPr="002F59BE">
        <w:rPr>
          <w:rFonts w:eastAsiaTheme="minorEastAsia"/>
          <w:kern w:val="0"/>
        </w:rPr>
        <w:t>P</w:t>
      </w:r>
      <w:r w:rsidRPr="00C72A3A">
        <w:rPr>
          <w:rFonts w:eastAsia="Cambria"/>
          <w:kern w:val="0"/>
        </w:rPr>
        <w:t>Bert</w:t>
      </w:r>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r w:rsidR="006F6291" w:rsidRPr="00C72A3A">
        <w:rPr>
          <w:rFonts w:eastAsia="Cambria"/>
          <w:kern w:val="0"/>
        </w:rPr>
        <w:t>WPFe</w:t>
      </w:r>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r w:rsidR="006F6291" w:rsidRPr="00C72A3A">
        <w:rPr>
          <w:rFonts w:eastAsia="Cambria"/>
          <w:kern w:val="0"/>
        </w:rPr>
        <w:t>WPF</w:t>
      </w:r>
      <w:r w:rsidR="006F6291">
        <w:rPr>
          <w:rFonts w:eastAsiaTheme="minorEastAsia" w:hint="eastAsia"/>
          <w:kern w:val="0"/>
        </w:rPr>
        <w:t>d</w:t>
      </w:r>
      <w:r w:rsidR="006F6291" w:rsidRPr="00C72A3A">
        <w:rPr>
          <w:kern w:val="0"/>
        </w:rPr>
        <w:t>）</w:t>
      </w:r>
      <w:r w:rsidRPr="00C72A3A">
        <w:rPr>
          <w:rFonts w:hint="eastAsia"/>
        </w:rPr>
        <w:t>，以字为基本单位，分别在编码层和解码层融合词级别嵌入向量表示，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r w:rsidRPr="00483219">
        <w:rPr>
          <w:rFonts w:hint="eastAsia"/>
        </w:rPr>
        <w:t>P</w:t>
      </w:r>
      <w:r>
        <w:rPr>
          <w:rFonts w:hint="eastAsia"/>
        </w:rPr>
        <w:t>Bert</w:t>
      </w:r>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w:t>
      </w:r>
      <w:r w:rsidRPr="00216A12">
        <w:lastRenderedPageBreak/>
        <w:t>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6C6B80B9"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4845614"/>
      <w:r w:rsidRPr="005356AB">
        <w:rPr>
          <w:rFonts w:hint="eastAsia"/>
        </w:rPr>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4F879D43"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w:t>
      </w:r>
      <w:r w:rsidR="00F8547B">
        <w:rPr>
          <w:rFonts w:hint="eastAsia"/>
        </w:rPr>
        <w:t>字词融合</w:t>
      </w:r>
      <w:r w:rsidR="002F0C5F" w:rsidRPr="00C72A3A">
        <w:rPr>
          <w:rFonts w:hint="eastAsia"/>
        </w:rPr>
        <w:t>的</w:t>
      </w:r>
      <w:r w:rsidR="002F0C5F" w:rsidRPr="00C72A3A">
        <w:rPr>
          <w:rFonts w:hint="eastAsia"/>
        </w:rPr>
        <w:t>NLU</w:t>
      </w:r>
      <w:r w:rsidR="002F0C5F" w:rsidRPr="00C72A3A">
        <w:rPr>
          <w:rFonts w:hint="eastAsia"/>
        </w:rPr>
        <w:t>模型</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w:t>
      </w:r>
      <w:r>
        <w:rPr>
          <w:rFonts w:hint="eastAsia"/>
        </w:rPr>
        <w:lastRenderedPageBreak/>
        <w:t>模型在未见指标项上槽填充任务</w:t>
      </w:r>
      <w:r w:rsidR="009532A4">
        <w:rPr>
          <w:rFonts w:hint="eastAsia"/>
        </w:rPr>
        <w:t>上</w:t>
      </w:r>
      <w:r>
        <w:rPr>
          <w:rFonts w:hint="eastAsia"/>
        </w:rPr>
        <w:t>准确率的大幅度提高。</w:t>
      </w:r>
    </w:p>
    <w:p w14:paraId="108D69B6" w14:textId="79AE10FC"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40"/>
          <w:headerReference w:type="default" r:id="rId41"/>
          <w:footerReference w:type="default" r:id="rId42"/>
          <w:headerReference w:type="first" r:id="rId43"/>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4845615"/>
      <w:r w:rsidR="00EA7655" w:rsidRPr="004975A7">
        <w:rPr>
          <w:rFonts w:hint="eastAsia"/>
        </w:rPr>
        <w:t>相关理论与技术</w:t>
      </w:r>
      <w:bookmarkEnd w:id="23"/>
      <w:bookmarkEnd w:id="24"/>
    </w:p>
    <w:p w14:paraId="35DBEC48" w14:textId="2A707A26" w:rsidR="00212359" w:rsidRPr="000452AB" w:rsidRDefault="000452AB" w:rsidP="000452AB">
      <w:pPr>
        <w:ind w:firstLine="480"/>
        <w:rPr>
          <w:color w:val="000000" w:themeColor="text1"/>
        </w:rPr>
      </w:pPr>
      <w:r w:rsidRPr="000452AB">
        <w:rPr>
          <w:rFonts w:hint="eastAsia"/>
          <w:color w:val="000000" w:themeColor="text1"/>
        </w:rPr>
        <w:t>本章系统地阐述了本研究所涉及的相关理论与技术。首先介绍了自然语言理解任务的三种方法，并对各编码方式的原理、优势、劣势以及在实际应用中面临的挑战与相应解决思路进行了总结。最后本章介绍了序列标注任务、自注意力机制等关键技术的基本概念。</w:t>
      </w:r>
    </w:p>
    <w:p w14:paraId="51045641" w14:textId="77777777" w:rsidR="00212359" w:rsidRPr="008F6394" w:rsidRDefault="00212359" w:rsidP="008F6394">
      <w:pPr>
        <w:pStyle w:val="2"/>
      </w:pPr>
      <w:bookmarkStart w:id="25" w:name="_Toc194845616"/>
      <w:r w:rsidRPr="00D0080B">
        <w:rPr>
          <w:rFonts w:hint="eastAsia"/>
        </w:rPr>
        <w:t>2.1</w:t>
      </w:r>
      <w:r w:rsidRPr="00D0080B">
        <w:rPr>
          <w:rFonts w:hint="eastAsia"/>
        </w:rPr>
        <w:t>自然语言理解技术</w:t>
      </w:r>
      <w:bookmarkEnd w:id="25"/>
    </w:p>
    <w:p w14:paraId="1278C50A" w14:textId="77777777" w:rsidR="000452AB" w:rsidRPr="000452AB" w:rsidRDefault="000452AB" w:rsidP="000452AB">
      <w:pPr>
        <w:ind w:firstLine="480"/>
        <w:rPr>
          <w:color w:val="000000" w:themeColor="text1"/>
        </w:rPr>
      </w:pPr>
      <w:r w:rsidRPr="000452AB">
        <w:rPr>
          <w:rFonts w:hint="eastAsia"/>
          <w:color w:val="000000" w:themeColor="text1"/>
        </w:rPr>
        <w:t>自然语言理解作为人工智能领域的重要研究方向，致力于通过词法分析、句法分析、语义分析等</w:t>
      </w:r>
      <w:r w:rsidRPr="000452AB">
        <w:rPr>
          <w:color w:val="000000" w:themeColor="text1"/>
          <w:vertAlign w:val="superscript"/>
        </w:rPr>
        <w:fldChar w:fldCharType="begin"/>
      </w:r>
      <w:r w:rsidRPr="000452AB">
        <w:rPr>
          <w:color w:val="000000" w:themeColor="text1"/>
          <w:vertAlign w:val="superscript"/>
        </w:rPr>
        <w:instrText xml:space="preserve"> </w:instrText>
      </w:r>
      <w:r w:rsidRPr="000452AB">
        <w:rPr>
          <w:rFonts w:hint="eastAsia"/>
          <w:color w:val="000000" w:themeColor="text1"/>
          <w:vertAlign w:val="superscript"/>
        </w:rPr>
        <w:instrText>REF _Ref191732047 \r \h</w:instrText>
      </w:r>
      <w:r w:rsidRPr="000452AB">
        <w:rPr>
          <w:color w:val="000000" w:themeColor="text1"/>
          <w:vertAlign w:val="superscript"/>
        </w:rPr>
        <w:instrText xml:space="preserve">  \* MERGEFORMAT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[27]</w:t>
      </w:r>
      <w:r w:rsidRPr="000452AB">
        <w:rPr>
          <w:color w:val="000000" w:themeColor="text1"/>
          <w:vertAlign w:val="superscript"/>
        </w:rPr>
        <w:fldChar w:fldCharType="end"/>
      </w:r>
      <w:r w:rsidRPr="000452AB">
        <w:rPr>
          <w:rFonts w:hint="eastAsia"/>
          <w:color w:val="000000" w:themeColor="text1"/>
        </w:rPr>
        <w:t>多个层面的任务，</w:t>
      </w:r>
      <w:r w:rsidRPr="000452AB">
        <w:rPr>
          <w:rFonts w:ascii="Segoe UI" w:hAnsi="Segoe UI" w:cs="Segoe UI"/>
          <w:color w:val="000000" w:themeColor="text1"/>
          <w:shd w:val="clear" w:color="auto" w:fill="FFFFFF"/>
        </w:rPr>
        <w:t>实现计算机对人类语言的深度语义解析与有效交互。</w:t>
      </w:r>
      <w:r w:rsidRPr="000452AB">
        <w:rPr>
          <w:rFonts w:hint="eastAsia"/>
          <w:color w:val="000000" w:themeColor="text1"/>
        </w:rPr>
        <w:t>基于这些任务，计算机</w:t>
      </w:r>
      <w:r w:rsidRPr="000452AB">
        <w:rPr>
          <w:rFonts w:ascii="Segoe UI" w:hAnsi="Segoe UI" w:cs="Segoe UI"/>
          <w:color w:val="000000" w:themeColor="text1"/>
          <w:shd w:val="clear" w:color="auto" w:fill="FFFFFF"/>
        </w:rPr>
        <w:t>能够从文本中提取结构化信息，解析语句的语法层级关系与语义内涵，</w:t>
      </w:r>
      <w:r w:rsidRPr="000452AB">
        <w:rPr>
          <w:rFonts w:hint="eastAsia"/>
          <w:color w:val="000000" w:themeColor="text1"/>
        </w:rPr>
        <w:t>从而实现信息检索、机器翻译、文本摘要等应用</w:t>
      </w:r>
      <w:r w:rsidRPr="000452AB">
        <w:rPr>
          <w:color w:val="000000" w:themeColor="text1"/>
          <w:vertAlign w:val="superscript"/>
        </w:rPr>
        <w:fldChar w:fldCharType="begin"/>
      </w:r>
      <w:r w:rsidRPr="000452AB">
        <w:rPr>
          <w:color w:val="000000" w:themeColor="text1"/>
          <w:vertAlign w:val="superscript"/>
        </w:rPr>
        <w:instrText xml:space="preserve"> REF _Ref192934155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[28]</w:t>
      </w:r>
      <w:r w:rsidRPr="000452AB">
        <w:rPr>
          <w:color w:val="000000" w:themeColor="text1"/>
          <w:vertAlign w:val="superscript"/>
        </w:rPr>
        <w:fldChar w:fldCharType="end"/>
      </w:r>
      <w:r w:rsidRPr="000452AB">
        <w:rPr>
          <w:rFonts w:hint="eastAsia"/>
          <w:color w:val="000000" w:themeColor="text1"/>
        </w:rPr>
        <w:t>。目前自然语言理解任务主要分为以下三种方法：基于规则的传统方法、基于统计机器学习的方法与基于深度学习的方法。</w:t>
      </w:r>
    </w:p>
    <w:p w14:paraId="3CAE9939" w14:textId="446EAA69" w:rsidR="00212359" w:rsidRPr="00D0080B" w:rsidRDefault="00212359" w:rsidP="00212359">
      <w:pPr>
        <w:pStyle w:val="3"/>
      </w:pPr>
      <w:bookmarkStart w:id="26" w:name="_Toc194845617"/>
      <w:commentRangeStart w:id="16"/>
      <w:r w:rsidRPr="00D0080B">
        <w:rPr>
          <w:rFonts w:hint="eastAsia"/>
        </w:rPr>
        <w:t>2</w:t>
      </w:r>
      <w:r w:rsidRPr="00D0080B">
        <w:t>.</w:t>
      </w:r>
      <w:r w:rsidRPr="00D0080B">
        <w:rPr>
          <w:rFonts w:hint="eastAsia"/>
        </w:rPr>
        <w:t>1</w:t>
      </w:r>
      <w:r w:rsidRPr="00D0080B">
        <w:t>.1</w:t>
      </w:r>
      <w:r w:rsidRPr="00D0080B">
        <w:rPr>
          <w:rFonts w:hint="eastAsia"/>
        </w:rPr>
        <w:t>基于规则的传统方法</w:t>
      </w:r>
      <w:commentRangeEnd w:id="16"/>
      <w:r>
        <w:rPr>
          <w:rStyle w:val="CommentReference"/>
        </w:rPr>
        <w:commentReference w:id="16"/>
      </w:r>
      <w:bookmarkEnd w:id="26"/>
    </w:p>
    <w:p w14:paraId="47E9E3D2"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基于规则的自然</w:t>
      </w:r>
      <w:r w:rsidRPr="000452AB">
        <w:rPr>
          <w:rFonts w:hint="eastAsia"/>
          <w:color w:val="000000" w:themeColor="text1"/>
          <w:lang w:eastAsia="zh" w:bidi="ar"/>
        </w:rPr>
        <w:t>语言理解方法主要依赖于</w:t>
      </w:r>
      <w:r w:rsidRPr="000452AB">
        <w:rPr>
          <w:rFonts w:hint="eastAsia"/>
          <w:color w:val="000000" w:themeColor="text1"/>
          <w:lang w:bidi="ar"/>
        </w:rPr>
        <w:t>预定义的语法规则与词法特征模式，来解决词边界划分模糊和语义多样性等问题。</w:t>
      </w:r>
      <w:r w:rsidRPr="000452AB">
        <w:rPr>
          <w:rFonts w:ascii="Segoe UI" w:hAnsi="Segoe UI" w:cs="Segoe UI"/>
          <w:color w:val="000000" w:themeColor="text1"/>
          <w:shd w:val="clear" w:color="auto" w:fill="FFFFFF"/>
        </w:rPr>
        <w:t>因其</w:t>
      </w:r>
      <w:r w:rsidRPr="000452AB">
        <w:rPr>
          <w:rFonts w:ascii="Segoe UI" w:hAnsi="Segoe UI" w:cs="Segoe UI" w:hint="eastAsia"/>
          <w:color w:val="000000" w:themeColor="text1"/>
          <w:shd w:val="clear" w:color="auto" w:fill="FFFFFF"/>
        </w:rPr>
        <w:t>具有</w:t>
      </w:r>
      <w:r w:rsidRPr="000452AB">
        <w:rPr>
          <w:rFonts w:ascii="Segoe UI" w:hAnsi="Segoe UI" w:cs="Segoe UI"/>
          <w:color w:val="000000" w:themeColor="text1"/>
          <w:shd w:val="clear" w:color="auto" w:fill="FFFFFF"/>
        </w:rPr>
        <w:t>可解释性强</w:t>
      </w:r>
      <w:r w:rsidRPr="000452AB">
        <w:rPr>
          <w:rFonts w:ascii="Segoe UI" w:hAnsi="Segoe UI" w:cs="Segoe UI" w:hint="eastAsia"/>
          <w:color w:val="000000" w:themeColor="text1"/>
          <w:shd w:val="clear" w:color="auto" w:fill="FFFFFF"/>
        </w:rPr>
        <w:t>和</w:t>
      </w:r>
      <w:r w:rsidRPr="000452AB">
        <w:rPr>
          <w:rFonts w:ascii="Segoe UI" w:hAnsi="Segoe UI" w:cs="Segoe UI"/>
          <w:color w:val="000000" w:themeColor="text1"/>
          <w:shd w:val="clear" w:color="auto" w:fill="FFFFFF"/>
        </w:rPr>
        <w:t>实现简便</w:t>
      </w:r>
      <w:r w:rsidRPr="000452AB">
        <w:rPr>
          <w:rFonts w:ascii="Segoe UI" w:hAnsi="Segoe UI" w:cs="Segoe UI" w:hint="eastAsia"/>
          <w:color w:val="000000" w:themeColor="text1"/>
          <w:shd w:val="clear" w:color="auto" w:fill="FFFFFF"/>
        </w:rPr>
        <w:t>等特点，</w:t>
      </w:r>
      <w:r w:rsidRPr="000452AB">
        <w:rPr>
          <w:rFonts w:ascii="Segoe UI" w:hAnsi="Segoe UI" w:cs="Segoe UI"/>
          <w:color w:val="000000" w:themeColor="text1"/>
          <w:shd w:val="clear" w:color="auto" w:fill="FFFFFF"/>
        </w:rPr>
        <w:t>该方法在早期自然语言处理任务中占据主导地位</w:t>
      </w:r>
      <w:r w:rsidRPr="000452AB">
        <w:rPr>
          <w:rFonts w:ascii="Segoe UI" w:hAnsi="Segoe UI" w:cs="Segoe UI" w:hint="eastAsia"/>
          <w:color w:val="000000" w:themeColor="text1"/>
          <w:shd w:val="clear" w:color="auto" w:fill="FFFFFF"/>
        </w:rPr>
        <w:t>。</w:t>
      </w:r>
      <w:r w:rsidRPr="000452AB">
        <w:rPr>
          <w:rFonts w:hint="eastAsia"/>
          <w:color w:val="000000" w:themeColor="text1"/>
          <w:lang w:bidi="ar"/>
        </w:rPr>
        <w:t>然而其局限性在于规则编写成本高昂，且在复杂语义推理任务中表现受限。随着数据驱动技术的发展，该方法逐渐被基于统计学习的方法取代。</w:t>
      </w:r>
    </w:p>
    <w:p w14:paraId="4F4C1E3E" w14:textId="648C4A58" w:rsidR="00212359" w:rsidRPr="00D0080B" w:rsidRDefault="00212359" w:rsidP="00212359">
      <w:pPr>
        <w:pStyle w:val="3"/>
      </w:pPr>
      <w:bookmarkStart w:id="27" w:name="_Toc194845618"/>
      <w:commentRangeStart w:id="17"/>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commentRangeEnd w:id="17"/>
      <w:r>
        <w:rPr>
          <w:rStyle w:val="CommentReference"/>
        </w:rPr>
        <w:commentReference w:id="17"/>
      </w:r>
      <w:bookmarkEnd w:id="27"/>
    </w:p>
    <w:p w14:paraId="4406E079"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基于统计机器学习的自然语言理解方法基于大规模标注数据，通过机器学习算法来捕捉文本模式。研究人员采用特征工程技术将自然语言转换为特征向量，利用</w:t>
      </w:r>
      <w:proofErr w:type="gramStart"/>
      <w:r w:rsidRPr="000452AB">
        <w:rPr>
          <w:rFonts w:hint="eastAsia"/>
          <w:color w:val="000000" w:themeColor="text1"/>
          <w:lang w:bidi="ar"/>
        </w:rPr>
        <w:t>隐</w:t>
      </w:r>
      <w:proofErr w:type="gramEnd"/>
      <w:r w:rsidRPr="000452AB">
        <w:rPr>
          <w:rFonts w:hint="eastAsia"/>
          <w:color w:val="000000" w:themeColor="text1"/>
          <w:lang w:bidi="ar"/>
        </w:rPr>
        <w:t>马尔可夫模型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_Ref192934173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[29]</w:t>
      </w:r>
      <w:r w:rsidRPr="000452AB">
        <w:rPr>
          <w:color w:val="000000" w:themeColor="text1"/>
          <w:vertAlign w:val="superscript"/>
          <w:lang w:bidi="ar"/>
        </w:rPr>
        <w:fldChar w:fldCharType="end"/>
      </w:r>
      <w:r w:rsidRPr="000452AB">
        <w:rPr>
          <w:color w:val="000000" w:themeColor="text1"/>
          <w:lang w:bidi="ar"/>
        </w:rPr>
        <w:t xml:space="preserve"> (HMM)</w:t>
      </w:r>
      <w:r w:rsidRPr="000452AB">
        <w:rPr>
          <w:rFonts w:hint="eastAsia"/>
          <w:color w:val="000000" w:themeColor="text1"/>
          <w:lang w:bidi="ar"/>
        </w:rPr>
        <w:t>、条件随机场模型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_Ref153550605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[30]</w:t>
      </w:r>
      <w:r w:rsidRPr="000452AB">
        <w:rPr>
          <w:color w:val="000000" w:themeColor="text1"/>
          <w:vertAlign w:val="superscript"/>
          <w:lang w:bidi="ar"/>
        </w:rPr>
        <w:fldChar w:fldCharType="end"/>
      </w:r>
      <w:r w:rsidRPr="000452AB">
        <w:rPr>
          <w:color w:val="000000" w:themeColor="text1"/>
          <w:vertAlign w:val="superscript"/>
          <w:lang w:bidi="ar"/>
        </w:rPr>
        <w:t xml:space="preserve"> </w:t>
      </w:r>
      <w:r w:rsidRPr="000452AB">
        <w:rPr>
          <w:color w:val="000000" w:themeColor="text1"/>
          <w:lang w:bidi="ar"/>
        </w:rPr>
        <w:t>(CRF)</w:t>
      </w:r>
      <w:r w:rsidRPr="000452AB">
        <w:rPr>
          <w:rFonts w:hint="eastAsia"/>
          <w:color w:val="000000" w:themeColor="text1"/>
          <w:lang w:bidi="ar"/>
        </w:rPr>
        <w:t>、最大熵模型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[31]</w:t>
      </w:r>
      <w:r w:rsidRPr="000452AB">
        <w:rPr>
          <w:color w:val="000000" w:themeColor="text1"/>
          <w:vertAlign w:val="superscript"/>
          <w:lang w:bidi="ar"/>
        </w:rPr>
        <w:fldChar w:fldCharType="end"/>
      </w:r>
      <w:r w:rsidRPr="000452AB">
        <w:rPr>
          <w:color w:val="000000" w:themeColor="text1"/>
          <w:lang w:bidi="ar"/>
        </w:rPr>
        <w:t xml:space="preserve"> (MEM)</w:t>
      </w:r>
      <w:r w:rsidRPr="000452AB">
        <w:rPr>
          <w:rFonts w:hint="eastAsia"/>
          <w:color w:val="000000" w:themeColor="text1"/>
          <w:lang w:bidi="ar"/>
        </w:rPr>
        <w:t>、</w:t>
      </w:r>
      <w:r w:rsidRPr="000452AB">
        <w:rPr>
          <w:rFonts w:hint="eastAsia"/>
          <w:color w:val="000000" w:themeColor="text1"/>
          <w:lang w:bidi="ar"/>
        </w:rPr>
        <w:lastRenderedPageBreak/>
        <w:t>支持</w:t>
      </w:r>
      <w:proofErr w:type="gramStart"/>
      <w:r w:rsidRPr="000452AB">
        <w:rPr>
          <w:rFonts w:hint="eastAsia"/>
          <w:color w:val="000000" w:themeColor="text1"/>
          <w:lang w:bidi="ar"/>
        </w:rPr>
        <w:t>向量机</w:t>
      </w:r>
      <w:proofErr w:type="gramEnd"/>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[32]</w:t>
      </w:r>
      <w:r w:rsidRPr="000452AB">
        <w:rPr>
          <w:color w:val="000000" w:themeColor="text1"/>
          <w:vertAlign w:val="superscript"/>
          <w:lang w:bidi="ar"/>
        </w:rPr>
        <w:fldChar w:fldCharType="end"/>
      </w:r>
      <w:r w:rsidRPr="000452AB">
        <w:rPr>
          <w:color w:val="000000" w:themeColor="text1"/>
          <w:lang w:bidi="ar"/>
        </w:rPr>
        <w:t xml:space="preserve"> (SVM)</w:t>
      </w:r>
      <w:r w:rsidRPr="000452AB">
        <w:rPr>
          <w:rFonts w:hint="eastAsia"/>
          <w:color w:val="000000" w:themeColor="text1"/>
          <w:lang w:bidi="ar"/>
        </w:rPr>
        <w:t>等统计机器学习的算法进行训练优化。</w:t>
      </w:r>
    </w:p>
    <w:p w14:paraId="56DE5906" w14:textId="77777777" w:rsidR="000452AB" w:rsidRPr="000452AB" w:rsidRDefault="000452AB" w:rsidP="000452AB">
      <w:pPr>
        <w:ind w:firstLine="480"/>
        <w:rPr>
          <w:color w:val="000000" w:themeColor="text1"/>
        </w:rPr>
      </w:pPr>
      <w:r w:rsidRPr="000452AB">
        <w:rPr>
          <w:rFonts w:hint="eastAsia"/>
          <w:color w:val="000000" w:themeColor="text1"/>
          <w:lang w:bidi="ar"/>
        </w:rPr>
        <w:t>条件随机场作为经典概率图模型，在序列标注任务中具有显著优势。该模型通过</w:t>
      </w:r>
      <w:r w:rsidRPr="000452AB">
        <w:rPr>
          <w:rFonts w:hint="eastAsia"/>
          <w:color w:val="000000" w:themeColor="text1"/>
          <w:lang w:bidi="ar"/>
        </w:rPr>
        <w:t>Viterbi</w:t>
      </w:r>
      <w:r w:rsidRPr="000452AB">
        <w:rPr>
          <w:rFonts w:hint="eastAsia"/>
          <w:color w:val="000000" w:themeColor="text1"/>
          <w:lang w:bidi="ar"/>
        </w:rPr>
        <w:t>算法全局解码，结合标签约束规则实现序列一致性建模</w:t>
      </w:r>
      <w:r w:rsidRPr="000452AB">
        <w:rPr>
          <w:color w:val="000000" w:themeColor="text1"/>
          <w:vertAlign w:val="superscript"/>
        </w:rPr>
        <w:fldChar w:fldCharType="begin"/>
      </w:r>
      <w:r w:rsidRPr="000452AB">
        <w:rPr>
          <w:color w:val="000000" w:themeColor="text1"/>
          <w:vertAlign w:val="superscript"/>
        </w:rPr>
        <w:instrText xml:space="preserve"> REF _Ref192934250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[33]</w:t>
      </w:r>
      <w:r w:rsidRPr="000452AB">
        <w:rPr>
          <w:color w:val="000000" w:themeColor="text1"/>
          <w:vertAlign w:val="superscript"/>
        </w:rPr>
        <w:fldChar w:fldCharType="end"/>
      </w:r>
      <w:r w:rsidRPr="000452AB">
        <w:rPr>
          <w:rFonts w:hint="eastAsia"/>
          <w:color w:val="000000" w:themeColor="text1"/>
          <w:lang w:bidi="ar"/>
        </w:rPr>
        <w:t>。</w:t>
      </w:r>
      <w:r w:rsidRPr="000452AB">
        <w:rPr>
          <w:color w:val="000000" w:themeColor="text1"/>
        </w:rPr>
        <w:t>在自然语言</w:t>
      </w:r>
      <w:r w:rsidRPr="000452AB">
        <w:rPr>
          <w:rFonts w:hint="eastAsia"/>
          <w:color w:val="000000" w:themeColor="text1"/>
        </w:rPr>
        <w:t>理解</w:t>
      </w:r>
      <w:r w:rsidRPr="000452AB">
        <w:rPr>
          <w:color w:val="000000" w:themeColor="text1"/>
        </w:rPr>
        <w:t>领域，</w:t>
      </w:r>
      <w:r w:rsidRPr="000452AB">
        <w:rPr>
          <w:color w:val="000000" w:themeColor="text1"/>
        </w:rPr>
        <w:t>CRF</w:t>
      </w:r>
      <w:r w:rsidRPr="000452AB">
        <w:rPr>
          <w:color w:val="000000" w:themeColor="text1"/>
        </w:rPr>
        <w:t>广泛应用于词性标注、命名实体识别和其他序列标注任务中。</w:t>
      </w:r>
      <w:r w:rsidRPr="000452AB">
        <w:rPr>
          <w:rFonts w:hint="eastAsia"/>
          <w:color w:val="000000" w:themeColor="text1"/>
          <w:lang w:bidi="ar"/>
        </w:rPr>
        <w:t>与传统局部分类器不同，</w:t>
      </w:r>
      <w:r w:rsidRPr="000452AB">
        <w:rPr>
          <w:rFonts w:hint="eastAsia"/>
          <w:color w:val="000000" w:themeColor="text1"/>
          <w:lang w:bidi="ar"/>
        </w:rPr>
        <w:t>CRF</w:t>
      </w:r>
      <w:r w:rsidRPr="000452AB">
        <w:rPr>
          <w:rFonts w:hint="eastAsia"/>
          <w:color w:val="000000" w:themeColor="text1"/>
          <w:lang w:bidi="ar"/>
        </w:rPr>
        <w:t>通过定义全局条件概率分布，有效捕捉标签间的依赖关系，该特性</w:t>
      </w:r>
      <w:r w:rsidRPr="000452AB">
        <w:rPr>
          <w:color w:val="000000" w:themeColor="text1"/>
        </w:rPr>
        <w:t>使得</w:t>
      </w:r>
      <w:r w:rsidRPr="000452AB">
        <w:rPr>
          <w:color w:val="000000" w:themeColor="text1"/>
        </w:rPr>
        <w:t>CRF</w:t>
      </w:r>
      <w:r w:rsidRPr="000452AB">
        <w:rPr>
          <w:color w:val="000000" w:themeColor="text1"/>
        </w:rPr>
        <w:t>在处理各种文本序列任务时，</w:t>
      </w:r>
      <w:r w:rsidRPr="000452AB">
        <w:rPr>
          <w:rFonts w:hint="eastAsia"/>
          <w:color w:val="000000" w:themeColor="text1"/>
        </w:rPr>
        <w:t>能够更好地利用上下文信息，增强标注结果的准确性与鲁棒性。</w:t>
      </w:r>
    </w:p>
    <w:p w14:paraId="74449A13" w14:textId="750D07C1" w:rsidR="00212359" w:rsidRPr="00D0080B" w:rsidRDefault="00212359" w:rsidP="00212359">
      <w:pPr>
        <w:pStyle w:val="3"/>
      </w:pPr>
      <w:bookmarkStart w:id="28" w:name="_Toc194845619"/>
      <w:commentRangeStart w:id="18"/>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commentRangeEnd w:id="18"/>
      <w:r>
        <w:rPr>
          <w:rStyle w:val="CommentReference"/>
        </w:rPr>
        <w:commentReference w:id="18"/>
      </w:r>
      <w:bookmarkEnd w:id="28"/>
    </w:p>
    <w:p w14:paraId="354FA56C" w14:textId="77777777" w:rsidR="000452AB" w:rsidRPr="000452AB" w:rsidRDefault="000452AB" w:rsidP="000452AB">
      <w:pPr>
        <w:ind w:firstLine="480"/>
        <w:rPr>
          <w:color w:val="000000" w:themeColor="text1"/>
        </w:rPr>
      </w:pPr>
      <w:r w:rsidRPr="000452AB">
        <w:rPr>
          <w:rFonts w:hint="eastAsia"/>
          <w:color w:val="000000" w:themeColor="text1"/>
          <w:lang w:bidi="ar"/>
        </w:rPr>
        <w:t>基于深度学习的自然语言理解方法利用神经网络结构对文本的复杂语义与上下文信息进行建模。该方法通过采用循环神经网络</w:t>
      </w:r>
      <w:r w:rsidRPr="000452AB">
        <w:rPr>
          <w:rFonts w:hint="eastAsia"/>
          <w:color w:val="000000" w:themeColor="text1"/>
        </w:rPr>
        <w:t>(</w:t>
      </w:r>
      <w:r w:rsidRPr="000452AB">
        <w:rPr>
          <w:color w:val="000000" w:themeColor="text1"/>
        </w:rPr>
        <w:t>RNN</w:t>
      </w:r>
      <w:r w:rsidRPr="000452AB">
        <w:rPr>
          <w:rFonts w:hint="eastAsia"/>
          <w:color w:val="000000" w:themeColor="text1"/>
        </w:rPr>
        <w:t>)</w:t>
      </w:r>
      <w:r w:rsidRPr="000452AB">
        <w:rPr>
          <w:rFonts w:hint="eastAsia"/>
          <w:color w:val="000000" w:themeColor="text1"/>
        </w:rPr>
        <w:t>、</w:t>
      </w:r>
      <w:r w:rsidRPr="000452AB">
        <w:rPr>
          <w:rFonts w:hint="eastAsia"/>
          <w:color w:val="000000" w:themeColor="text1"/>
          <w:lang w:bidi="ar"/>
        </w:rPr>
        <w:t>长短时记忆网络</w:t>
      </w:r>
      <w:r w:rsidRPr="000452AB">
        <w:rPr>
          <w:rFonts w:hint="eastAsia"/>
          <w:color w:val="000000" w:themeColor="text1"/>
        </w:rPr>
        <w:t>(LSTM)</w:t>
      </w:r>
      <w:r w:rsidRPr="000452AB">
        <w:rPr>
          <w:rFonts w:hint="eastAsia"/>
          <w:color w:val="000000" w:themeColor="text1"/>
          <w:lang w:bidi="ar"/>
        </w:rPr>
        <w:t>、门控循环单元</w:t>
      </w:r>
      <w:r w:rsidRPr="000452AB">
        <w:rPr>
          <w:rFonts w:hint="eastAsia"/>
          <w:color w:val="000000" w:themeColor="text1"/>
        </w:rPr>
        <w:t>(GRU)</w:t>
      </w:r>
      <w:r w:rsidRPr="000452AB">
        <w:rPr>
          <w:rFonts w:hint="eastAsia"/>
          <w:color w:val="000000" w:themeColor="text1"/>
          <w:lang w:bidi="ar"/>
        </w:rPr>
        <w:t>等模型来捕捉输入文本中的长依赖关系，并在语义槽填充任务中展现出强大的性能。通过整合注意力机制与</w:t>
      </w:r>
      <w:proofErr w:type="gramStart"/>
      <w:r w:rsidRPr="000452AB">
        <w:rPr>
          <w:rFonts w:hint="eastAsia"/>
          <w:color w:val="000000" w:themeColor="text1"/>
          <w:lang w:bidi="ar"/>
        </w:rPr>
        <w:t>预训练</w:t>
      </w:r>
      <w:proofErr w:type="gramEnd"/>
      <w:r w:rsidRPr="000452AB">
        <w:rPr>
          <w:rFonts w:hint="eastAsia"/>
          <w:color w:val="000000" w:themeColor="text1"/>
          <w:lang w:bidi="ar"/>
        </w:rPr>
        <w:t>模型</w:t>
      </w:r>
      <w:r w:rsidRPr="000452AB">
        <w:rPr>
          <w:rFonts w:hint="eastAsia"/>
          <w:color w:val="000000" w:themeColor="text1"/>
        </w:rPr>
        <w:t>(</w:t>
      </w:r>
      <w:r w:rsidRPr="000452AB">
        <w:rPr>
          <w:rFonts w:hint="eastAsia"/>
          <w:color w:val="000000" w:themeColor="text1"/>
        </w:rPr>
        <w:t>如</w:t>
      </w:r>
      <w:r w:rsidRPr="000452AB">
        <w:rPr>
          <w:rFonts w:hint="eastAsia"/>
          <w:color w:val="000000" w:themeColor="text1"/>
        </w:rPr>
        <w:t>BERT</w:t>
      </w:r>
      <w:r w:rsidRPr="000452AB">
        <w:rPr>
          <w:rFonts w:hint="eastAsia"/>
          <w:color w:val="000000" w:themeColor="text1"/>
        </w:rPr>
        <w:t>、</w:t>
      </w:r>
      <w:r w:rsidRPr="000452AB">
        <w:rPr>
          <w:rFonts w:hint="eastAsia"/>
          <w:color w:val="000000" w:themeColor="text1"/>
        </w:rPr>
        <w:t>GPT)</w:t>
      </w:r>
      <w:r w:rsidRPr="000452AB">
        <w:rPr>
          <w:rFonts w:hint="eastAsia"/>
          <w:color w:val="000000" w:themeColor="text1"/>
          <w:lang w:bidi="ar"/>
        </w:rPr>
        <w:t>等技术，该自然语言理解方法有效提升了语义解析能力</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_Ref192934277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[35]</w:t>
      </w:r>
      <w:r w:rsidRPr="000452AB">
        <w:rPr>
          <w:color w:val="000000" w:themeColor="text1"/>
          <w:vertAlign w:val="superscript"/>
          <w:lang w:bidi="ar"/>
        </w:rPr>
        <w:fldChar w:fldCharType="end"/>
      </w:r>
      <w:r w:rsidRPr="000452AB">
        <w:rPr>
          <w:color w:val="000000" w:themeColor="text1"/>
          <w:lang w:bidi="ar"/>
        </w:rPr>
        <w:t>，在处理电力领域大规模文本数据和复杂语义理解任务中展现出显著</w:t>
      </w:r>
      <w:r w:rsidRPr="000452AB">
        <w:rPr>
          <w:rFonts w:hint="eastAsia"/>
          <w:color w:val="000000" w:themeColor="text1"/>
          <w:lang w:bidi="ar"/>
        </w:rPr>
        <w:t>的优</w:t>
      </w:r>
      <w:r w:rsidRPr="000452AB">
        <w:rPr>
          <w:color w:val="000000" w:themeColor="text1"/>
          <w:lang w:bidi="ar"/>
        </w:rPr>
        <w:t>势。</w:t>
      </w:r>
    </w:p>
    <w:p w14:paraId="3B6CF28D" w14:textId="77777777" w:rsidR="00212359" w:rsidRPr="00D0080B" w:rsidRDefault="00212359" w:rsidP="00212359">
      <w:pPr>
        <w:pStyle w:val="3"/>
      </w:pPr>
      <w:bookmarkStart w:id="29" w:name="_Toc194845620"/>
      <w:commentRangeStart w:id="19"/>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commentRangeEnd w:id="19"/>
      <w:r>
        <w:rPr>
          <w:rStyle w:val="CommentReference"/>
        </w:rPr>
        <w:commentReference w:id="19"/>
      </w:r>
      <w:bookmarkEnd w:id="29"/>
    </w:p>
    <w:p w14:paraId="7D137DF9" w14:textId="77777777" w:rsidR="000452AB" w:rsidRPr="000452AB" w:rsidRDefault="000452AB" w:rsidP="000452AB">
      <w:pPr>
        <w:ind w:firstLine="480"/>
        <w:rPr>
          <w:color w:val="000000" w:themeColor="text1"/>
        </w:rPr>
      </w:pPr>
      <w:r w:rsidRPr="000452AB">
        <w:rPr>
          <w:rFonts w:hint="eastAsia"/>
          <w:color w:val="000000" w:themeColor="text1"/>
        </w:rPr>
        <w:t>序列标注任务旨在对输入序列中的元素（如单词、字符或音素）进行分类或标注，生成与输入序列对应的标签序列。该任务可形式化为：对于输入序列</w:t>
      </w:r>
      <m:oMath>
        <m:r>
          <w:rPr>
            <w:rFonts w:ascii="Cambria Math" w:hAnsi="Cambria Math"/>
            <w:color w:val="000000" w:themeColor="text1"/>
          </w:rPr>
          <m:t>X=</m:t>
        </m:r>
        <m:r>
          <m:rPr>
            <m:lit/>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hint="eastAsia"/>
            <w:color w:val="000000" w:themeColor="text1"/>
          </w:rPr>
          <m:t>…</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m:rPr>
            <m:lit/>
          </m:rPr>
          <w:rPr>
            <w:rFonts w:ascii="Cambria Math" w:hAnsi="Cambria Math"/>
            <w:color w:val="000000" w:themeColor="text1"/>
          </w:rPr>
          <m:t>}</m:t>
        </m:r>
      </m:oMath>
      <w:r w:rsidRPr="000452AB">
        <w:rPr>
          <w:rFonts w:hint="eastAsia"/>
          <w:color w:val="000000" w:themeColor="text1"/>
        </w:rPr>
        <w:t>，通过模型推理得到全局最优标签序列</w:t>
      </w:r>
      <m:oMath>
        <m:r>
          <w:rPr>
            <w:rFonts w:ascii="Cambria Math" w:hAnsi="Cambria Math" w:hint="eastAsia"/>
            <w:color w:val="000000" w:themeColor="text1"/>
          </w:rPr>
          <m:t>Y=</m:t>
        </m:r>
        <m:r>
          <m:rPr>
            <m:lit/>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ctrlPr>
              <w:rPr>
                <w:rFonts w:ascii="Cambria Math" w:hAnsi="Cambria Math" w:hint="eastAsia"/>
                <w:i/>
                <w:color w:val="000000" w:themeColor="text1"/>
              </w:rPr>
            </m:ctrlPr>
          </m:e>
          <m:sub>
            <m:r>
              <w:rPr>
                <w:rFonts w:ascii="Cambria Math" w:hAnsi="Cambria Math" w:hint="eastAsia"/>
                <w:color w:val="000000" w:themeColor="text1"/>
              </w:rPr>
              <m:t>1</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2</m:t>
            </m:r>
          </m:sub>
        </m:sSub>
        <m:r>
          <w:rPr>
            <w:rFonts w:ascii="Cambria Math" w:hAnsi="Cambria Math" w:hint="eastAsia"/>
            <w:color w:val="000000" w:themeColor="text1"/>
          </w:rPr>
          <m:t>,</m:t>
        </m:r>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n</m:t>
            </m:r>
          </m:sub>
        </m:sSub>
        <m:r>
          <m:rPr>
            <m:lit/>
          </m:rPr>
          <w:rPr>
            <w:rFonts w:ascii="Cambria Math" w:hAnsi="Cambria Math" w:hint="eastAsia"/>
            <w:color w:val="000000" w:themeColor="text1"/>
          </w:rPr>
          <m:t>}</m:t>
        </m:r>
      </m:oMath>
      <w:r w:rsidRPr="000452AB">
        <w:rPr>
          <w:rFonts w:hint="eastAsia"/>
          <w:color w:val="000000" w:themeColor="text1"/>
        </w:rPr>
        <w:t>，这个过程可被视作一个连续的分类任务，输入序列中的每个元素都有一个与之对应的最佳标签。</w:t>
      </w:r>
    </w:p>
    <w:p w14:paraId="242B8786" w14:textId="6E1ACEB1" w:rsidR="00212359" w:rsidRPr="00E742FA" w:rsidRDefault="00212359" w:rsidP="00212359">
      <w:pPr>
        <w:pStyle w:val="3"/>
        <w:rPr>
          <w:b/>
        </w:rPr>
      </w:pPr>
      <w:bookmarkStart w:id="30" w:name="_Toc194845621"/>
      <w:commentRangeStart w:id="20"/>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commentRangeEnd w:id="20"/>
      <w:r>
        <w:rPr>
          <w:rStyle w:val="CommentReference"/>
        </w:rPr>
        <w:commentReference w:id="20"/>
      </w:r>
      <w:bookmarkEnd w:id="30"/>
    </w:p>
    <w:p w14:paraId="56C15A3E" w14:textId="249BACF3" w:rsidR="000452AB" w:rsidRPr="000452AB" w:rsidRDefault="000452AB" w:rsidP="000452AB">
      <w:pPr>
        <w:pStyle w:val="ac"/>
        <w:ind w:firstLine="480"/>
        <w:rPr>
          <w:rFonts w:ascii="宋体" w:hAnsi="宋体"/>
          <w:color w:val="000000" w:themeColor="text1"/>
          <w:szCs w:val="24"/>
        </w:rPr>
      </w:pPr>
      <w:r w:rsidRPr="000452AB">
        <w:rPr>
          <w:rFonts w:ascii="宋体" w:hAnsi="宋体" w:hint="eastAsia"/>
          <w:color w:val="000000" w:themeColor="text1"/>
          <w:szCs w:val="24"/>
        </w:rPr>
        <w:t>自注意力机制在图像领域中被提出，随后逐渐被应用到各种</w:t>
      </w:r>
      <w:r w:rsidRPr="000452AB">
        <w:rPr>
          <w:rFonts w:cs="Times New Roman"/>
          <w:color w:val="000000" w:themeColor="text1"/>
          <w:szCs w:val="24"/>
        </w:rPr>
        <w:t>NLP</w:t>
      </w:r>
      <w:r w:rsidRPr="000452AB">
        <w:rPr>
          <w:rFonts w:ascii="宋体" w:hAnsi="宋体"/>
          <w:color w:val="000000" w:themeColor="text1"/>
          <w:szCs w:val="24"/>
        </w:rPr>
        <w:t>任务中</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_Ref192934368 \r \h  \* MERGEFORMAT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[36]</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。该机制在</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模型中的成功应用，使其在机器翻译等任务中表现出卓越性能，引发深度学习领域的广泛关注。其核心思想是通过计算序列元素间的相对重要性，建立非相邻位置的长距离依赖关系</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_Ref192934386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[37]</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。对于序列中的每个元素，计算其</w:t>
      </w:r>
      <w:r w:rsidR="00282DDC">
        <w:rPr>
          <w:rFonts w:ascii="宋体" w:hAnsi="宋体" w:hint="eastAsia"/>
          <w:color w:val="000000" w:themeColor="text1"/>
          <w:szCs w:val="24"/>
        </w:rPr>
        <w:t>与</w:t>
      </w:r>
      <w:r w:rsidRPr="000452AB">
        <w:rPr>
          <w:rFonts w:ascii="宋体" w:hAnsi="宋体" w:hint="eastAsia"/>
          <w:color w:val="000000" w:themeColor="text1"/>
          <w:szCs w:val="24"/>
        </w:rPr>
        <w:lastRenderedPageBreak/>
        <w:t>其他元素之间的相似度，并将这些相似度归一化为注意力权重，通过将每个元素与对应的注意力权重进行加权求和得到输出</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_Ref192934398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[38]</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。注意力分数的计算是该机制的核心，通过动态调整上下文权重，</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 xml:space="preserve">模型在长距离依赖建模方面表现出显著优势 </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_Ref192936887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[39]</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w:t>
      </w:r>
      <w:r w:rsidRPr="000452AB">
        <w:rPr>
          <w:rFonts w:ascii="宋体" w:hAnsi="宋体"/>
          <w:color w:val="000000" w:themeColor="text1"/>
          <w:szCs w:val="24"/>
        </w:rPr>
        <w:t>相较于传统的</w:t>
      </w:r>
      <w:r w:rsidRPr="000452AB">
        <w:rPr>
          <w:rFonts w:cs="Times New Roman"/>
          <w:color w:val="000000" w:themeColor="text1"/>
          <w:szCs w:val="24"/>
        </w:rPr>
        <w:t>RNN</w:t>
      </w:r>
      <w:r w:rsidRPr="000452AB">
        <w:rPr>
          <w:rFonts w:ascii="宋体" w:hAnsi="宋体"/>
          <w:color w:val="000000" w:themeColor="text1"/>
          <w:szCs w:val="24"/>
        </w:rPr>
        <w:t>和</w:t>
      </w:r>
      <w:r w:rsidRPr="000452AB">
        <w:rPr>
          <w:rFonts w:cs="Times New Roman"/>
          <w:color w:val="000000" w:themeColor="text1"/>
          <w:szCs w:val="24"/>
        </w:rPr>
        <w:t>CNN</w:t>
      </w:r>
      <w:r w:rsidRPr="000452AB">
        <w:rPr>
          <w:rFonts w:ascii="宋体" w:hAnsi="宋体"/>
          <w:color w:val="000000" w:themeColor="text1"/>
          <w:szCs w:val="24"/>
        </w:rPr>
        <w:t>，</w:t>
      </w:r>
      <w:r w:rsidRPr="000452AB">
        <w:rPr>
          <w:rFonts w:ascii="宋体" w:hAnsi="宋体" w:hint="eastAsia"/>
          <w:color w:val="000000" w:themeColor="text1"/>
          <w:szCs w:val="24"/>
        </w:rPr>
        <w:t>该</w:t>
      </w:r>
      <w:r w:rsidRPr="000452AB">
        <w:rPr>
          <w:rFonts w:ascii="宋体" w:hAnsi="宋体"/>
          <w:color w:val="000000" w:themeColor="text1"/>
          <w:szCs w:val="24"/>
        </w:rPr>
        <w:t>模型能够更好地捕捉全局信息。</w:t>
      </w:r>
    </w:p>
    <w:p w14:paraId="27DFD834" w14:textId="41390976" w:rsidR="00212359" w:rsidRPr="00D0080B" w:rsidRDefault="00212359" w:rsidP="00212359">
      <w:pPr>
        <w:pStyle w:val="2"/>
      </w:pPr>
      <w:bookmarkStart w:id="31" w:name="_Toc194845622"/>
      <w:r w:rsidRPr="00D0080B">
        <w:rPr>
          <w:rFonts w:hint="eastAsia"/>
        </w:rPr>
        <w:t>2.2</w:t>
      </w:r>
      <w:r w:rsidRPr="00D0080B">
        <w:rPr>
          <w:rFonts w:hint="eastAsia"/>
        </w:rPr>
        <w:t>常见编码</w:t>
      </w:r>
      <w:r w:rsidR="00E56C1F">
        <w:rPr>
          <w:rFonts w:hint="eastAsia"/>
        </w:rPr>
        <w:t>技术</w:t>
      </w:r>
      <w:bookmarkEnd w:id="31"/>
    </w:p>
    <w:p w14:paraId="3A1BD82A" w14:textId="6DCDB0FF" w:rsidR="00E662B0" w:rsidRPr="00D0080B" w:rsidRDefault="00E662B0" w:rsidP="00E662B0">
      <w:pPr>
        <w:pStyle w:val="3"/>
      </w:pPr>
      <w:bookmarkStart w:id="32" w:name="_Toc194845623"/>
      <w:commentRangeStart w:id="21"/>
      <w:r w:rsidRPr="00D0080B">
        <w:rPr>
          <w:rFonts w:hint="eastAsia"/>
        </w:rPr>
        <w:t>2.2.1</w:t>
      </w:r>
      <w:r>
        <w:rPr>
          <w:rFonts w:hint="eastAsia"/>
        </w:rPr>
        <w:t>静态</w:t>
      </w:r>
      <w:r w:rsidR="002E1E9E">
        <w:rPr>
          <w:rFonts w:hint="eastAsia"/>
        </w:rPr>
        <w:t>词嵌入</w:t>
      </w:r>
      <w:commentRangeEnd w:id="21"/>
      <w:r>
        <w:rPr>
          <w:rStyle w:val="CommentReference"/>
        </w:rPr>
        <w:commentReference w:id="21"/>
      </w:r>
      <w:bookmarkEnd w:id="32"/>
    </w:p>
    <w:p w14:paraId="59409CDF" w14:textId="731A98C4" w:rsidR="00E662B0" w:rsidRPr="00C54411" w:rsidRDefault="00F11FB2" w:rsidP="00E662B0">
      <w:pPr>
        <w:ind w:firstLine="480"/>
      </w:pPr>
      <w:r w:rsidRPr="00F11FB2">
        <w:t>静态词向量编码是一种经典的词表示方法，通过</w:t>
      </w:r>
      <w:proofErr w:type="gramStart"/>
      <w:r w:rsidRPr="00F11FB2">
        <w:t>预训练</w:t>
      </w:r>
      <w:proofErr w:type="gramEnd"/>
      <w:r w:rsidRPr="00F11FB2">
        <w:t>将词汇映射到</w:t>
      </w:r>
      <w:proofErr w:type="gramStart"/>
      <w:r w:rsidRPr="00F11FB2">
        <w:t>固定维</w:t>
      </w:r>
      <w:proofErr w:type="gramEnd"/>
      <w:r w:rsidRPr="00F11FB2">
        <w:t>度的向量空间，使语义相似的词在向量空间中具有相近的表示。典型的实现方式包括基于</w:t>
      </w:r>
      <w:r w:rsidR="002E1E9E">
        <w:rPr>
          <w:rFonts w:hint="eastAsia"/>
        </w:rPr>
        <w:t>矩阵分解的静态词嵌入</w:t>
      </w:r>
      <w:r w:rsidRPr="00F11FB2">
        <w:t>的</w:t>
      </w:r>
      <w:r w:rsidR="002E1E9E">
        <w:rPr>
          <w:rFonts w:hint="eastAsia"/>
        </w:rPr>
        <w:t>独热向量</w:t>
      </w:r>
      <w:r w:rsidR="002E1E9E">
        <w:rPr>
          <w:rFonts w:hint="eastAsia"/>
        </w:rPr>
        <w:t>(one-hot)</w:t>
      </w:r>
      <w:r>
        <w:rPr>
          <w:rFonts w:hint="eastAsia"/>
        </w:rPr>
        <w:t>、</w:t>
      </w:r>
      <w:proofErr w:type="gramStart"/>
      <w:r w:rsidR="002E1E9E">
        <w:rPr>
          <w:rFonts w:hint="eastAsia"/>
        </w:rPr>
        <w:t>词袋模型</w:t>
      </w:r>
      <w:proofErr w:type="gramEnd"/>
      <w:r w:rsidR="002E1E9E">
        <w:rPr>
          <w:rFonts w:hint="eastAsia"/>
        </w:rPr>
        <w:t>(bag-</w:t>
      </w:r>
      <w:proofErr w:type="spellStart"/>
      <w:r w:rsidR="002E1E9E">
        <w:rPr>
          <w:rFonts w:hint="eastAsia"/>
        </w:rPr>
        <w:t>ofwords</w:t>
      </w:r>
      <w:proofErr w:type="spellEnd"/>
      <w:r w:rsidR="002E1E9E">
        <w:rPr>
          <w:rFonts w:hint="eastAsia"/>
        </w:rPr>
        <w:t>)</w:t>
      </w:r>
      <w:r w:rsidR="002E1E9E">
        <w:rPr>
          <w:rFonts w:hint="eastAsia"/>
        </w:rPr>
        <w:t>等</w:t>
      </w:r>
      <w:r>
        <w:rPr>
          <w:rFonts w:hint="eastAsia"/>
        </w:rPr>
        <w:t>，</w:t>
      </w:r>
      <w:r w:rsidRPr="00F11FB2">
        <w:t>基于</w:t>
      </w:r>
      <w:r w:rsidR="002E1E9E">
        <w:rPr>
          <w:rFonts w:hint="eastAsia"/>
        </w:rPr>
        <w:t>上下文窗口的静态词嵌入</w:t>
      </w:r>
      <w:r w:rsidRPr="00F11FB2">
        <w:t>的</w:t>
      </w:r>
      <w:r w:rsidR="002E1E9E">
        <w:rPr>
          <w:rFonts w:hint="eastAsia"/>
        </w:rPr>
        <w:t>CBOW</w:t>
      </w:r>
      <w:r w:rsidR="002E1E9E">
        <w:rPr>
          <w:rFonts w:hint="eastAsia"/>
        </w:rPr>
        <w:t>和</w:t>
      </w:r>
      <w:r w:rsidR="002E1E9E">
        <w:rPr>
          <w:rFonts w:hint="eastAsia"/>
        </w:rPr>
        <w:t>Skip-Gram</w:t>
      </w:r>
      <w:r>
        <w:rPr>
          <w:rFonts w:hint="eastAsia"/>
        </w:rPr>
        <w:t>等</w:t>
      </w:r>
      <w:r w:rsidR="002E1E9E">
        <w:rPr>
          <w:rFonts w:hint="eastAsia"/>
        </w:rPr>
        <w:t>，基于全局矩阵分解和局部上下文窗口的</w:t>
      </w:r>
      <w:r w:rsidR="002E1E9E">
        <w:rPr>
          <w:rFonts w:hint="eastAsia"/>
        </w:rPr>
        <w:t>Glove</w:t>
      </w:r>
      <w:r w:rsidR="002E1E9E">
        <w:rPr>
          <w:rFonts w:hint="eastAsia"/>
        </w:rPr>
        <w:t>等</w:t>
      </w:r>
      <w:r w:rsidRPr="00F11FB2">
        <w:t>。这类方法虽然能够有效捕捉词汇间的语义关系，但无法处理一词多义现象，</w:t>
      </w:r>
      <w:r>
        <w:rPr>
          <w:rFonts w:hint="eastAsia"/>
        </w:rPr>
        <w:t>并且</w:t>
      </w:r>
      <w:r w:rsidRPr="00F11FB2">
        <w:t>难以适应专业领域的新增词汇和动态演变的业务需求</w:t>
      </w:r>
      <w:r>
        <w:rPr>
          <w:rFonts w:hint="eastAsia"/>
        </w:rPr>
        <w:t>，</w:t>
      </w:r>
      <w:r w:rsidRPr="00F11FB2">
        <w:t>在需要深度语义理解的电力指标问答场景中，其性能表现往往不及动态</w:t>
      </w:r>
      <w:proofErr w:type="gramStart"/>
      <w:r w:rsidRPr="00F11FB2">
        <w:t>预训练</w:t>
      </w:r>
      <w:proofErr w:type="gramEnd"/>
      <w:r w:rsidRPr="00F11FB2">
        <w:t>语言模型。</w:t>
      </w:r>
    </w:p>
    <w:p w14:paraId="1EDC66EE" w14:textId="4B9B3CDD" w:rsidR="00E662B0" w:rsidRPr="00D0080B" w:rsidRDefault="00E662B0" w:rsidP="00E662B0">
      <w:pPr>
        <w:pStyle w:val="3"/>
      </w:pPr>
      <w:bookmarkStart w:id="33" w:name="_Toc194845624"/>
      <w:commentRangeStart w:id="22"/>
      <w:r w:rsidRPr="00D0080B">
        <w:rPr>
          <w:rFonts w:hint="eastAsia"/>
        </w:rPr>
        <w:t>2.2.</w:t>
      </w:r>
      <w:r>
        <w:rPr>
          <w:rFonts w:hint="eastAsia"/>
        </w:rPr>
        <w:t>2</w:t>
      </w:r>
      <w:r>
        <w:rPr>
          <w:rFonts w:hint="eastAsia"/>
        </w:rPr>
        <w:t>动态</w:t>
      </w:r>
      <w:r w:rsidR="002E1E9E">
        <w:rPr>
          <w:rFonts w:hint="eastAsia"/>
        </w:rPr>
        <w:t>词嵌入</w:t>
      </w:r>
      <w:commentRangeEnd w:id="22"/>
      <w:r>
        <w:rPr>
          <w:rStyle w:val="CommentReference"/>
        </w:rPr>
        <w:commentReference w:id="22"/>
      </w:r>
      <w:bookmarkEnd w:id="33"/>
    </w:p>
    <w:p w14:paraId="08656BF1" w14:textId="7B7441C8" w:rsidR="00E662B0" w:rsidRDefault="002E1E9E" w:rsidP="00E662B0">
      <w:pPr>
        <w:ind w:firstLine="480"/>
      </w:pPr>
      <w:r>
        <w:rPr>
          <w:rFonts w:hint="eastAsia"/>
        </w:rPr>
        <w:t>与静态词向量的生成方式相比，动态词向量是基于</w:t>
      </w:r>
      <w:proofErr w:type="gramStart"/>
      <w:r>
        <w:rPr>
          <w:rFonts w:hint="eastAsia"/>
        </w:rPr>
        <w:t>预训练</w:t>
      </w:r>
      <w:proofErr w:type="gramEnd"/>
      <w:r>
        <w:rPr>
          <w:rFonts w:hint="eastAsia"/>
        </w:rPr>
        <w:t>模型生成的。</w:t>
      </w:r>
      <w:r w:rsidRPr="002E1E9E">
        <w:t>其核心在于通过深度神经网络模型实现上下文相关的词向量生成。以</w:t>
      </w:r>
      <w:r w:rsidRPr="002E1E9E">
        <w:t>BERT</w:t>
      </w:r>
      <w:r w:rsidRPr="002E1E9E">
        <w:t>为代表的</w:t>
      </w:r>
      <w:proofErr w:type="gramStart"/>
      <w:r w:rsidRPr="002E1E9E">
        <w:t>预训练</w:t>
      </w:r>
      <w:proofErr w:type="gramEnd"/>
      <w:r w:rsidRPr="002E1E9E">
        <w:t>语言模型采用多层</w:t>
      </w:r>
      <w:r w:rsidRPr="002E1E9E">
        <w:t>Transformer</w:t>
      </w:r>
      <w:r w:rsidRPr="002E1E9E">
        <w:t>架构，利用自注意力机制动态地捕捉词汇在不同语境下的语义表征。</w:t>
      </w:r>
    </w:p>
    <w:p w14:paraId="641E5BBF" w14:textId="77777777" w:rsidR="00CF47EA" w:rsidRDefault="00CF47EA" w:rsidP="00CF47EA">
      <w:pPr>
        <w:ind w:firstLine="480"/>
        <w:rPr>
          <w:lang w:bidi="ar"/>
        </w:rPr>
      </w:pPr>
      <w:r w:rsidRPr="00566611">
        <w:rPr>
          <w:rFonts w:hint="eastAsia"/>
        </w:rPr>
        <w:t>BERT</w:t>
      </w:r>
      <w:r w:rsidRPr="00A73167">
        <w:rPr>
          <w:rFonts w:hint="eastAsia"/>
          <w:lang w:bidi="ar"/>
        </w:rPr>
        <w:t>模型通过双向编码器对文本进行表示</w:t>
      </w:r>
      <w:r>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Pr>
          <w:vertAlign w:val="superscript"/>
          <w:lang w:bidi="ar"/>
        </w:rPr>
        <w:fldChar w:fldCharType="begin"/>
      </w:r>
      <w:r>
        <w:rPr>
          <w:vertAlign w:val="superscript"/>
          <w:lang w:bidi="ar"/>
        </w:rPr>
        <w:instrText xml:space="preserve"> REF _Ref194594928 \r \h </w:instrText>
      </w:r>
      <w:r>
        <w:rPr>
          <w:vertAlign w:val="superscript"/>
          <w:lang w:bidi="ar"/>
        </w:rPr>
      </w:r>
      <w:r>
        <w:rPr>
          <w:vertAlign w:val="superscript"/>
          <w:lang w:bidi="ar"/>
        </w:rPr>
        <w:fldChar w:fldCharType="separate"/>
      </w:r>
      <w:r>
        <w:rPr>
          <w:vertAlign w:val="superscript"/>
          <w:lang w:bidi="ar"/>
        </w:rPr>
        <w:t>[40]</w:t>
      </w:r>
      <w:r>
        <w:rPr>
          <w:vertAlign w:val="superscript"/>
          <w:lang w:bidi="ar"/>
        </w:rPr>
        <w:fldChar w:fldCharType="end"/>
      </w:r>
      <w:r w:rsidRPr="00A73167">
        <w:rPr>
          <w:rFonts w:hint="eastAsia"/>
          <w:lang w:bidi="ar"/>
        </w:rPr>
        <w:t>。</w:t>
      </w:r>
    </w:p>
    <w:p w14:paraId="5441E138" w14:textId="77777777" w:rsidR="007E4437" w:rsidRDefault="007E4437" w:rsidP="007E4437">
      <w:pPr>
        <w:keepNext/>
        <w:spacing w:line="240" w:lineRule="auto"/>
        <w:ind w:firstLineChars="0" w:firstLine="0"/>
        <w:jc w:val="center"/>
      </w:pPr>
      <w:r>
        <w:rPr>
          <w:noProof/>
        </w:rPr>
        <w:lastRenderedPageBreak/>
        <w:drawing>
          <wp:inline distT="0" distB="0" distL="0" distR="0" wp14:anchorId="63118F20" wp14:editId="33AC9817">
            <wp:extent cx="2486025" cy="1759585"/>
            <wp:effectExtent l="0" t="0" r="0" b="0"/>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4"/>
                    <a:stretch>
                      <a:fillRect/>
                    </a:stretch>
                  </pic:blipFill>
                  <pic:spPr>
                    <a:xfrm>
                      <a:off x="0" y="0"/>
                      <a:ext cx="2486025" cy="1759585"/>
                    </a:xfrm>
                    <a:prstGeom prst="rect">
                      <a:avLst/>
                    </a:prstGeom>
                  </pic:spPr>
                </pic:pic>
              </a:graphicData>
            </a:graphic>
          </wp:inline>
        </w:drawing>
      </w:r>
    </w:p>
    <w:p w14:paraId="7E6A11A8" w14:textId="77777777" w:rsidR="007E4437" w:rsidRDefault="007E4437" w:rsidP="007E4437">
      <w:pPr>
        <w:pStyle w:val="afb"/>
        <w:ind w:firstLineChars="0" w:firstLine="0"/>
      </w:pPr>
      <w:bookmarkStart w:id="34" w:name="_Toc195136080"/>
      <w:r>
        <w:rPr>
          <w:rFonts w:hint="eastAsia"/>
        </w:rPr>
        <w:t>图</w:t>
      </w:r>
      <w:r>
        <w:rPr>
          <w:rFonts w:hint="eastAsia"/>
        </w:rPr>
        <w:t xml:space="preserve"> </w:t>
      </w:r>
      <w:r w:rsidRPr="00951645">
        <w:rPr>
          <w:szCs w:val="21"/>
        </w:rPr>
        <w:fldChar w:fldCharType="begin"/>
      </w:r>
      <w:r w:rsidRPr="00951645">
        <w:rPr>
          <w:szCs w:val="21"/>
        </w:rPr>
        <w:instrText xml:space="preserve"> </w:instrText>
      </w:r>
      <w:r w:rsidRPr="00951645">
        <w:rPr>
          <w:rFonts w:hint="eastAsia"/>
          <w:szCs w:val="21"/>
        </w:rPr>
        <w:instrText>STYLEREF 1 \s</w:instrText>
      </w:r>
      <w:r w:rsidRPr="00951645">
        <w:rPr>
          <w:szCs w:val="21"/>
        </w:rPr>
        <w:instrText xml:space="preserve"> </w:instrText>
      </w:r>
      <w:r w:rsidRPr="00951645">
        <w:rPr>
          <w:szCs w:val="21"/>
        </w:rPr>
        <w:fldChar w:fldCharType="separate"/>
      </w:r>
      <w:r w:rsidRPr="00951645">
        <w:rPr>
          <w:noProof/>
          <w:szCs w:val="21"/>
          <w:cs/>
        </w:rPr>
        <w:t>‎</w:t>
      </w:r>
      <w:r w:rsidRPr="00951645">
        <w:rPr>
          <w:noProof/>
          <w:szCs w:val="21"/>
        </w:rPr>
        <w:t>2</w:t>
      </w:r>
      <w:r w:rsidRPr="00951645">
        <w:rPr>
          <w:szCs w:val="21"/>
        </w:rP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194264">
        <w:t>Bert</w:t>
      </w:r>
      <w:r w:rsidRPr="00194264">
        <w:t>模型</w:t>
      </w:r>
      <w:r w:rsidRPr="00194264">
        <w:t>Encoder</w:t>
      </w:r>
      <w:r w:rsidRPr="00194264">
        <w:t>模块结构</w:t>
      </w:r>
      <w:bookmarkEnd w:id="34"/>
    </w:p>
    <w:p w14:paraId="2461BAA4" w14:textId="22BBB6E1" w:rsidR="007E4437" w:rsidRDefault="007E4437" w:rsidP="007E4437">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0FFC7B99" w14:textId="5D845250" w:rsidR="00CF47EA" w:rsidRPr="009059CC" w:rsidRDefault="009059CC" w:rsidP="009059CC">
      <w:pPr>
        <w:ind w:firstLine="480"/>
        <w:rPr>
          <w:lang w:bidi="ar"/>
        </w:rPr>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7119521" w14:textId="74179BD9" w:rsidR="000452AB" w:rsidRPr="000452AB" w:rsidRDefault="000452AB" w:rsidP="000452AB">
      <w:pPr>
        <w:ind w:firstLine="480"/>
        <w:rPr>
          <w:color w:val="000000" w:themeColor="text1"/>
        </w:rPr>
      </w:pPr>
      <w:r w:rsidRPr="000452AB">
        <w:rPr>
          <w:rFonts w:hint="eastAsia"/>
          <w:color w:val="000000" w:themeColor="text1"/>
        </w:rPr>
        <w:t>BERT</w:t>
      </w:r>
      <w:r w:rsidRPr="000452AB">
        <w:rPr>
          <w:rFonts w:hint="eastAsia"/>
          <w:color w:val="000000" w:themeColor="text1"/>
        </w:rPr>
        <w:t>的核心工作原理与</w:t>
      </w:r>
      <w:r w:rsidRPr="000452AB">
        <w:rPr>
          <w:rFonts w:hint="eastAsia"/>
          <w:color w:val="000000" w:themeColor="text1"/>
        </w:rPr>
        <w:t>Transformer</w:t>
      </w:r>
      <w:r w:rsidRPr="000452AB">
        <w:rPr>
          <w:rFonts w:hint="eastAsia"/>
          <w:color w:val="000000" w:themeColor="text1"/>
        </w:rPr>
        <w:t>模型基本相同，可以看作是一个双向</w:t>
      </w:r>
      <w:r w:rsidRPr="000452AB">
        <w:rPr>
          <w:rFonts w:hint="eastAsia"/>
          <w:color w:val="000000" w:themeColor="text1"/>
        </w:rPr>
        <w:t xml:space="preserve"> Transformer</w:t>
      </w:r>
      <w:r w:rsidRPr="000452AB">
        <w:rPr>
          <w:rFonts w:hint="eastAsia"/>
          <w:color w:val="000000" w:themeColor="text1"/>
        </w:rPr>
        <w:t>模型。然而其输入与传统</w:t>
      </w:r>
      <w:r w:rsidRPr="000452AB">
        <w:rPr>
          <w:rFonts w:hint="eastAsia"/>
          <w:color w:val="000000" w:themeColor="text1"/>
        </w:rPr>
        <w:t>Transformer</w:t>
      </w:r>
      <w:r w:rsidRPr="000452AB">
        <w:rPr>
          <w:rFonts w:hint="eastAsia"/>
          <w:color w:val="000000" w:themeColor="text1"/>
        </w:rPr>
        <w:t>中的</w:t>
      </w:r>
      <w:r w:rsidRPr="000452AB">
        <w:rPr>
          <w:rFonts w:hint="eastAsia"/>
          <w:color w:val="000000" w:themeColor="text1"/>
        </w:rPr>
        <w:t>embedding</w:t>
      </w:r>
      <w:r w:rsidRPr="000452AB">
        <w:rPr>
          <w:rFonts w:hint="eastAsia"/>
          <w:color w:val="000000" w:themeColor="text1"/>
        </w:rPr>
        <w:t>有所不同，如图</w:t>
      </w:r>
      <w:r w:rsidRPr="000452AB">
        <w:rPr>
          <w:rFonts w:hint="eastAsia"/>
          <w:color w:val="000000" w:themeColor="text1"/>
        </w:rPr>
        <w:t>2-2</w:t>
      </w:r>
      <w:r w:rsidRPr="000452AB">
        <w:rPr>
          <w:rFonts w:hint="eastAsia"/>
          <w:color w:val="000000" w:themeColor="text1"/>
        </w:rPr>
        <w:t>所示，</w:t>
      </w:r>
      <w:r w:rsidRPr="000452AB">
        <w:rPr>
          <w:rFonts w:hint="eastAsia"/>
          <w:color w:val="000000" w:themeColor="text1"/>
        </w:rPr>
        <w:t xml:space="preserve">BERT </w:t>
      </w:r>
      <w:r w:rsidRPr="000452AB">
        <w:rPr>
          <w:rFonts w:hint="eastAsia"/>
          <w:color w:val="000000" w:themeColor="text1"/>
        </w:rPr>
        <w:t>的输入包括三个部分：单词自身语义信息的</w:t>
      </w:r>
      <w:r w:rsidRPr="000452AB">
        <w:rPr>
          <w:color w:val="000000" w:themeColor="text1"/>
        </w:rPr>
        <w:t>token embedding</w:t>
      </w:r>
      <w:r w:rsidRPr="000452AB">
        <w:rPr>
          <w:rFonts w:hint="eastAsia"/>
          <w:color w:val="000000" w:themeColor="text1"/>
        </w:rPr>
        <w:t>、单词位置信息的</w:t>
      </w:r>
      <w:r w:rsidRPr="000452AB">
        <w:rPr>
          <w:color w:val="000000" w:themeColor="text1"/>
        </w:rPr>
        <w:t>position embedding</w:t>
      </w:r>
      <w:r w:rsidRPr="000452AB">
        <w:rPr>
          <w:rFonts w:hint="eastAsia"/>
          <w:color w:val="000000" w:themeColor="text1"/>
        </w:rPr>
        <w:t>，以及表示句子区分信息的</w:t>
      </w:r>
      <w:r w:rsidRPr="000452AB">
        <w:rPr>
          <w:rFonts w:hint="eastAsia"/>
          <w:color w:val="000000" w:themeColor="text1"/>
        </w:rPr>
        <w:t>segment embedding</w:t>
      </w:r>
      <w:r w:rsidRPr="000452AB">
        <w:rPr>
          <w:rFonts w:hint="eastAsia"/>
          <w:color w:val="000000" w:themeColor="text1"/>
        </w:rPr>
        <w:t>。每个单词的这三个</w:t>
      </w:r>
      <w:r w:rsidRPr="000452AB">
        <w:rPr>
          <w:rFonts w:hint="eastAsia"/>
          <w:color w:val="000000" w:themeColor="text1"/>
        </w:rPr>
        <w:t>embedding</w:t>
      </w:r>
      <w:r w:rsidRPr="000452AB">
        <w:rPr>
          <w:rFonts w:hint="eastAsia"/>
          <w:color w:val="000000" w:themeColor="text1"/>
        </w:rPr>
        <w:t>相加构成了</w:t>
      </w:r>
      <w:r w:rsidRPr="000452AB">
        <w:rPr>
          <w:rFonts w:hint="eastAsia"/>
          <w:color w:val="000000" w:themeColor="text1"/>
        </w:rPr>
        <w:t>BERT</w:t>
      </w:r>
      <w:r w:rsidRPr="000452AB">
        <w:rPr>
          <w:rFonts w:hint="eastAsia"/>
          <w:color w:val="000000" w:themeColor="text1"/>
        </w:rPr>
        <w:t>的输入。</w:t>
      </w:r>
      <w:r w:rsidRPr="000452AB">
        <w:rPr>
          <w:rFonts w:hint="eastAsia"/>
          <w:color w:val="000000" w:themeColor="text1"/>
        </w:rPr>
        <w:t>BERT</w:t>
      </w:r>
      <w:r w:rsidRPr="000452AB">
        <w:rPr>
          <w:rFonts w:hint="eastAsia"/>
          <w:color w:val="000000" w:themeColor="text1"/>
        </w:rPr>
        <w:t>以其独特的双向训练机制和复杂的输入表示方法，在自然语言处理领域取得了显著的成果。</w:t>
      </w:r>
    </w:p>
    <w:p w14:paraId="78E7E82F" w14:textId="77777777" w:rsidR="00D84B6E" w:rsidRDefault="00D84B6E" w:rsidP="00D84B6E">
      <w:pPr>
        <w:pStyle w:val="afb"/>
        <w:ind w:firstLineChars="0" w:firstLine="0"/>
        <w:rPr>
          <w:rFonts w:ascii="宋体" w:hAnsi="宋体" w:cstheme="minorBidi"/>
        </w:rPr>
      </w:pPr>
      <w:r w:rsidRPr="00C94A36">
        <w:rPr>
          <w:noProof/>
        </w:rPr>
        <w:drawing>
          <wp:inline distT="0" distB="0" distL="0" distR="0" wp14:anchorId="5A33F718" wp14:editId="169B2DEF">
            <wp:extent cx="4986357" cy="1595438"/>
            <wp:effectExtent l="0" t="0" r="5080" b="5080"/>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21421" cy="1606657"/>
                    </a:xfrm>
                    <a:prstGeom prst="rect">
                      <a:avLst/>
                    </a:prstGeom>
                    <a:noFill/>
                    <a:ln>
                      <a:noFill/>
                    </a:ln>
                  </pic:spPr>
                </pic:pic>
              </a:graphicData>
            </a:graphic>
          </wp:inline>
        </w:drawing>
      </w:r>
    </w:p>
    <w:p w14:paraId="73C34D6E" w14:textId="77777777" w:rsidR="00D84B6E" w:rsidRDefault="00D84B6E" w:rsidP="00D84B6E">
      <w:pPr>
        <w:pStyle w:val="afb"/>
        <w:ind w:firstLineChars="0" w:firstLine="0"/>
      </w:pPr>
      <w:bookmarkStart w:id="35" w:name="_Toc19513608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7A5189">
        <w:t>Bert</w:t>
      </w:r>
      <w:r w:rsidRPr="007A5189">
        <w:t>模型嵌入层结构</w:t>
      </w:r>
      <w:bookmarkEnd w:id="35"/>
    </w:p>
    <w:p w14:paraId="2754BD1E" w14:textId="2B338044" w:rsidR="00D84B6E" w:rsidRPr="003E1E32" w:rsidRDefault="00D84B6E" w:rsidP="003E1E32">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19974E82" w14:textId="3572FB26" w:rsidR="00E662B0" w:rsidRPr="00D0080B" w:rsidRDefault="00E662B0" w:rsidP="00E662B0">
      <w:pPr>
        <w:pStyle w:val="3"/>
      </w:pPr>
      <w:bookmarkStart w:id="36" w:name="_Toc194845625"/>
      <w:commentRangeStart w:id="23"/>
      <w:r w:rsidRPr="00D0080B">
        <w:rPr>
          <w:rFonts w:hint="eastAsia"/>
        </w:rPr>
        <w:t>2.2.</w:t>
      </w:r>
      <w:r>
        <w:rPr>
          <w:rFonts w:hint="eastAsia"/>
        </w:rPr>
        <w:t>3</w:t>
      </w:r>
      <w:r>
        <w:rPr>
          <w:rFonts w:hint="eastAsia"/>
        </w:rPr>
        <w:t>编码维度对比</w:t>
      </w:r>
      <w:commentRangeEnd w:id="23"/>
      <w:r>
        <w:rPr>
          <w:rStyle w:val="CommentReference"/>
        </w:rPr>
        <w:commentReference w:id="23"/>
      </w:r>
      <w:bookmarkEnd w:id="36"/>
    </w:p>
    <w:p w14:paraId="312C848F" w14:textId="77777777" w:rsidR="000452AB" w:rsidRDefault="00E662B0" w:rsidP="008A5B33">
      <w:pPr>
        <w:ind w:firstLine="480"/>
      </w:pPr>
      <w:r w:rsidRPr="00C54411">
        <w:t>基于字的编码方式采用了</w:t>
      </w:r>
      <w:r>
        <w:rPr>
          <w:rFonts w:hint="eastAsia"/>
        </w:rPr>
        <w:t>较</w:t>
      </w:r>
      <w:r w:rsidRPr="00C54411">
        <w:t>细粒度的单元，将文本中的每个字作为模型的输入单</w:t>
      </w:r>
      <w:r>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w:t>
      </w:r>
      <w:r w:rsidRPr="00C54411">
        <w:lastRenderedPageBreak/>
        <w:t>训练得到的字符表</w:t>
      </w:r>
      <w:r>
        <w:rPr>
          <w:vertAlign w:val="superscript"/>
        </w:rPr>
        <w:fldChar w:fldCharType="begin"/>
      </w:r>
      <w:r>
        <w:rPr>
          <w:vertAlign w:val="superscript"/>
        </w:rPr>
        <w:instrText xml:space="preserve"> REF _Ref192936914 \r \h </w:instrText>
      </w:r>
      <w:r>
        <w:rPr>
          <w:vertAlign w:val="superscript"/>
        </w:rPr>
      </w:r>
      <w:r>
        <w:rPr>
          <w:vertAlign w:val="superscript"/>
        </w:rPr>
        <w:fldChar w:fldCharType="separate"/>
      </w:r>
      <w:r>
        <w:rPr>
          <w:vertAlign w:val="superscript"/>
        </w:rPr>
        <w:t>[42]</w:t>
      </w:r>
      <w:r>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r>
      <w:r>
        <w:rPr>
          <w:vertAlign w:val="superscript"/>
        </w:rPr>
        <w:fldChar w:fldCharType="separate"/>
      </w:r>
      <w:r>
        <w:rPr>
          <w:vertAlign w:val="superscript"/>
        </w:rPr>
        <w:t>[43]</w:t>
      </w:r>
      <w:r>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13E63D37" w14:textId="6B2DE530" w:rsidR="000452AB" w:rsidRPr="000452AB" w:rsidRDefault="000452AB" w:rsidP="000452AB">
      <w:pPr>
        <w:ind w:firstLine="480"/>
        <w:rPr>
          <w:color w:val="000000" w:themeColor="text1"/>
        </w:rPr>
      </w:pPr>
      <w:r w:rsidRPr="000452AB">
        <w:rPr>
          <w:color w:val="000000" w:themeColor="text1"/>
        </w:rPr>
        <w:t>基于词的编码方式将文本分割为离散的词汇单元，以词作为模型的基本输入单</w:t>
      </w:r>
      <w:r w:rsidRPr="000452AB">
        <w:rPr>
          <w:rFonts w:hint="eastAsia"/>
          <w:color w:val="000000" w:themeColor="text1"/>
        </w:rPr>
        <w:t>位，</w:t>
      </w:r>
      <w:r w:rsidRPr="000452AB">
        <w:rPr>
          <w:color w:val="000000" w:themeColor="text1"/>
        </w:rPr>
        <w:t>依赖于</w:t>
      </w:r>
      <w:proofErr w:type="gramStart"/>
      <w:r w:rsidRPr="000452AB">
        <w:rPr>
          <w:color w:val="000000" w:themeColor="text1"/>
        </w:rPr>
        <w:t>预训练</w:t>
      </w:r>
      <w:proofErr w:type="gramEnd"/>
      <w:r w:rsidRPr="000452AB">
        <w:rPr>
          <w:color w:val="000000" w:themeColor="text1"/>
        </w:rPr>
        <w:t>的词嵌入模型，以获取每个词的语义表示。</w:t>
      </w:r>
      <w:r w:rsidRPr="000452AB">
        <w:rPr>
          <w:rFonts w:hint="eastAsia"/>
          <w:color w:val="000000" w:themeColor="text1"/>
        </w:rPr>
        <w:t>该方式</w:t>
      </w:r>
      <w:r w:rsidRPr="000452AB">
        <w:rPr>
          <w:color w:val="000000" w:themeColor="text1"/>
        </w:rPr>
        <w:t>通过降低输入维度提升了计算效率</w:t>
      </w:r>
      <w:r w:rsidRPr="000452AB">
        <w:rPr>
          <w:rFonts w:hint="eastAsia"/>
          <w:color w:val="000000" w:themeColor="text1"/>
        </w:rPr>
        <w:t>，能</w:t>
      </w:r>
      <w:r w:rsidRPr="000452AB">
        <w:rPr>
          <w:color w:val="000000" w:themeColor="text1"/>
        </w:rPr>
        <w:t>更有效地捕捉词与词之间的语义关系，避免了自然语言理解任务中将词语中的</w:t>
      </w:r>
      <w:proofErr w:type="gramStart"/>
      <w:r w:rsidRPr="000452AB">
        <w:rPr>
          <w:color w:val="000000" w:themeColor="text1"/>
        </w:rPr>
        <w:t>个</w:t>
      </w:r>
      <w:proofErr w:type="gramEnd"/>
      <w:r w:rsidRPr="000452AB">
        <w:rPr>
          <w:color w:val="000000" w:themeColor="text1"/>
        </w:rPr>
        <w:t>别字误识别为其他槽位的问题。</w:t>
      </w:r>
      <w:r w:rsidRPr="000452AB">
        <w:rPr>
          <w:rFonts w:hint="eastAsia"/>
          <w:color w:val="000000" w:themeColor="text1"/>
        </w:rPr>
        <w:t>然而</w:t>
      </w:r>
      <w:r w:rsidRPr="000452AB">
        <w:rPr>
          <w:color w:val="000000" w:themeColor="text1"/>
        </w:rPr>
        <w:t>传统的词表征方法如独热编码、词频</w:t>
      </w:r>
      <w:r w:rsidRPr="000452AB">
        <w:rPr>
          <w:color w:val="000000" w:themeColor="text1"/>
        </w:rPr>
        <w:t>-</w:t>
      </w:r>
      <w:r w:rsidRPr="000452AB">
        <w:rPr>
          <w:color w:val="000000" w:themeColor="text1"/>
        </w:rPr>
        <w:t>逆文档频率</w:t>
      </w:r>
      <w:proofErr w:type="gramStart"/>
      <w:r w:rsidRPr="000452AB">
        <w:rPr>
          <w:color w:val="000000" w:themeColor="text1"/>
        </w:rPr>
        <w:t>和词袋模型</w:t>
      </w:r>
      <w:proofErr w:type="gramEnd"/>
      <w:r w:rsidRPr="000452AB">
        <w:rPr>
          <w:rFonts w:hint="eastAsia"/>
          <w:color w:val="000000" w:themeColor="text1"/>
        </w:rPr>
        <w:t>等因只关</w:t>
      </w:r>
      <w:r w:rsidRPr="000452AB">
        <w:rPr>
          <w:color w:val="000000" w:themeColor="text1"/>
        </w:rPr>
        <w:t>注</w:t>
      </w:r>
      <w:proofErr w:type="gramStart"/>
      <w:r w:rsidRPr="000452AB">
        <w:rPr>
          <w:color w:val="000000" w:themeColor="text1"/>
        </w:rPr>
        <w:t>词特征</w:t>
      </w:r>
      <w:proofErr w:type="gramEnd"/>
      <w:r w:rsidRPr="000452AB">
        <w:rPr>
          <w:color w:val="000000" w:themeColor="text1"/>
        </w:rPr>
        <w:t>的量化</w:t>
      </w:r>
      <w:r w:rsidRPr="000452AB">
        <w:rPr>
          <w:color w:val="000000" w:themeColor="text1"/>
          <w:vertAlign w:val="superscript"/>
        </w:rPr>
        <w:fldChar w:fldCharType="begin"/>
      </w:r>
      <w:r w:rsidRPr="000452AB">
        <w:rPr>
          <w:color w:val="000000" w:themeColor="text1"/>
          <w:vertAlign w:val="superscript"/>
        </w:rPr>
        <w:instrText xml:space="preserve"> REF _Ref192934438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[44]</w:t>
      </w:r>
      <w:r w:rsidRPr="000452AB">
        <w:rPr>
          <w:color w:val="000000" w:themeColor="text1"/>
          <w:vertAlign w:val="superscript"/>
        </w:rPr>
        <w:fldChar w:fldCharType="end"/>
      </w:r>
      <w:r w:rsidRPr="000452AB">
        <w:rPr>
          <w:rFonts w:hint="eastAsia"/>
          <w:color w:val="000000" w:themeColor="text1"/>
        </w:rPr>
        <w:t>，</w:t>
      </w:r>
      <w:r w:rsidRPr="000452AB">
        <w:rPr>
          <w:color w:val="000000" w:themeColor="text1"/>
        </w:rPr>
        <w:t>导致表征结果稀疏且语义表达能力有限。相比之下，神经概率语言模型通过神经网络实现了词向量的稠密表示，</w:t>
      </w:r>
      <w:r w:rsidRPr="000452AB">
        <w:rPr>
          <w:rFonts w:hint="eastAsia"/>
          <w:color w:val="000000" w:themeColor="text1"/>
        </w:rPr>
        <w:t>可以</w:t>
      </w:r>
      <w:r w:rsidRPr="000452AB">
        <w:rPr>
          <w:color w:val="000000" w:themeColor="text1"/>
        </w:rPr>
        <w:t>显著提升语义表征能力。</w:t>
      </w:r>
    </w:p>
    <w:p w14:paraId="02C7239A" w14:textId="5ABE45A4" w:rsidR="000452AB" w:rsidRPr="000452AB" w:rsidRDefault="009A49A6" w:rsidP="000452AB">
      <w:pPr>
        <w:ind w:firstLine="480"/>
        <w:rPr>
          <w:color w:val="000000" w:themeColor="text1"/>
        </w:rPr>
      </w:pPr>
      <w:r w:rsidRPr="000452AB">
        <w:rPr>
          <w:rFonts w:hint="eastAsia"/>
          <w:color w:val="000000" w:themeColor="text1"/>
        </w:rPr>
        <w:t>此外该方法</w:t>
      </w:r>
      <w:r w:rsidRPr="000452AB">
        <w:rPr>
          <w:color w:val="000000" w:themeColor="text1"/>
        </w:rPr>
        <w:t>在处理</w:t>
      </w:r>
      <w:r w:rsidRPr="000452AB">
        <w:rPr>
          <w:rFonts w:hint="eastAsia"/>
          <w:color w:val="000000" w:themeColor="text1"/>
        </w:rPr>
        <w:t>包含</w:t>
      </w:r>
      <w:r w:rsidRPr="000452AB">
        <w:rPr>
          <w:color w:val="000000" w:themeColor="text1"/>
        </w:rPr>
        <w:t>未登录词或</w:t>
      </w:r>
      <w:r w:rsidRPr="000452AB">
        <w:rPr>
          <w:rFonts w:hint="eastAsia"/>
          <w:color w:val="000000" w:themeColor="text1"/>
        </w:rPr>
        <w:t>存在</w:t>
      </w:r>
      <w:r w:rsidRPr="000452AB">
        <w:rPr>
          <w:color w:val="000000" w:themeColor="text1"/>
        </w:rPr>
        <w:t>上下文歧义</w:t>
      </w:r>
      <w:r w:rsidRPr="000452AB">
        <w:rPr>
          <w:rFonts w:hint="eastAsia"/>
          <w:color w:val="000000" w:themeColor="text1"/>
        </w:rPr>
        <w:t>的语句时存在局限</w:t>
      </w:r>
      <w:r w:rsidRPr="000452AB">
        <w:rPr>
          <w:color w:val="000000" w:themeColor="text1"/>
        </w:rPr>
        <w:t>。</w:t>
      </w:r>
      <w:r w:rsidR="000452AB" w:rsidRPr="000452AB">
        <w:rPr>
          <w:rFonts w:hint="eastAsia"/>
          <w:color w:val="000000" w:themeColor="text1"/>
        </w:rPr>
        <w:t>自然语言处理任务中词表构建通常采用预定义、语料库生成或自定义方式，但未登录词的普遍存在限制了模型学习能力。研究表明</w:t>
      </w:r>
      <w:r w:rsidR="000452AB" w:rsidRPr="000452AB">
        <w:rPr>
          <w:color w:val="000000" w:themeColor="text1"/>
        </w:rPr>
        <w:t>尤其是在处理低频专有名词时，模型难以充分学习其语义信息，甚至可能出现短语划分错误</w:t>
      </w:r>
      <w:r w:rsidR="000452AB" w:rsidRPr="000452AB">
        <w:rPr>
          <w:rFonts w:hint="eastAsia"/>
          <w:color w:val="000000" w:themeColor="text1"/>
        </w:rPr>
        <w:t>的问题</w:t>
      </w:r>
      <w:r w:rsidR="000452AB" w:rsidRPr="000452AB">
        <w:rPr>
          <w:color w:val="000000" w:themeColor="text1"/>
          <w:vertAlign w:val="superscript"/>
        </w:rPr>
        <w:fldChar w:fldCharType="begin"/>
      </w:r>
      <w:r w:rsidR="000452AB" w:rsidRPr="000452AB">
        <w:rPr>
          <w:color w:val="000000" w:themeColor="text1"/>
          <w:vertAlign w:val="superscript"/>
        </w:rPr>
        <w:instrText xml:space="preserve"> REF _Ref192934452 \r \h </w:instrText>
      </w:r>
      <w:r w:rsidR="000452AB" w:rsidRPr="000452AB">
        <w:rPr>
          <w:color w:val="000000" w:themeColor="text1"/>
          <w:vertAlign w:val="superscript"/>
        </w:rPr>
      </w:r>
      <w:r w:rsidR="000452AB" w:rsidRPr="000452AB">
        <w:rPr>
          <w:color w:val="000000" w:themeColor="text1"/>
          <w:vertAlign w:val="superscript"/>
        </w:rPr>
        <w:fldChar w:fldCharType="separate"/>
      </w:r>
      <w:r w:rsidR="000452AB" w:rsidRPr="000452AB">
        <w:rPr>
          <w:color w:val="000000" w:themeColor="text1"/>
          <w:vertAlign w:val="superscript"/>
        </w:rPr>
        <w:t>[45]</w:t>
      </w:r>
      <w:r w:rsidR="000452AB" w:rsidRPr="000452AB">
        <w:rPr>
          <w:color w:val="000000" w:themeColor="text1"/>
          <w:vertAlign w:val="superscript"/>
        </w:rPr>
        <w:fldChar w:fldCharType="end"/>
      </w:r>
      <w:r w:rsidR="000452AB" w:rsidRPr="000452AB">
        <w:rPr>
          <w:color w:val="000000" w:themeColor="text1"/>
        </w:rPr>
        <w:t>。针对</w:t>
      </w:r>
      <w:r w:rsidR="000452AB" w:rsidRPr="000452AB">
        <w:rPr>
          <w:rFonts w:hint="eastAsia"/>
          <w:color w:val="000000" w:themeColor="text1"/>
        </w:rPr>
        <w:t>该场景</w:t>
      </w:r>
      <w:r w:rsidR="000452AB" w:rsidRPr="000452AB">
        <w:rPr>
          <w:color w:val="000000" w:themeColor="text1"/>
        </w:rPr>
        <w:t>，部分研究者提出通过引入语法特征、领域知识等额外信息增强词嵌入的方法</w:t>
      </w:r>
      <w:r w:rsidR="000452AB" w:rsidRPr="000452AB">
        <w:rPr>
          <w:rFonts w:hint="eastAsia"/>
          <w:color w:val="000000" w:themeColor="text1"/>
        </w:rPr>
        <w:t>来缓解</w:t>
      </w:r>
      <w:r w:rsidR="000452AB" w:rsidRPr="000452AB">
        <w:rPr>
          <w:rFonts w:ascii="Segoe UI" w:hAnsi="Segoe UI" w:cs="Segoe UI"/>
          <w:color w:val="000000" w:themeColor="text1"/>
          <w:shd w:val="clear" w:color="auto" w:fill="FFFFFF"/>
        </w:rPr>
        <w:t>未登录词的表征缺陷。</w:t>
      </w:r>
    </w:p>
    <w:p w14:paraId="21D4FCED" w14:textId="77777777" w:rsidR="00212359" w:rsidRPr="00D0080B" w:rsidRDefault="00212359" w:rsidP="00212359">
      <w:pPr>
        <w:pStyle w:val="2"/>
      </w:pPr>
      <w:bookmarkStart w:id="37" w:name="_Toc194845626"/>
      <w:r w:rsidRPr="00D0080B">
        <w:rPr>
          <w:rFonts w:hint="eastAsia"/>
        </w:rPr>
        <w:t>2.3</w:t>
      </w:r>
      <w:r w:rsidRPr="00D0080B">
        <w:rPr>
          <w:rFonts w:hint="eastAsia"/>
        </w:rPr>
        <w:t>依存句法分析</w:t>
      </w:r>
      <w:bookmarkEnd w:id="37"/>
    </w:p>
    <w:p w14:paraId="3C14371E" w14:textId="2B7E07D2" w:rsidR="000452AB" w:rsidRPr="000452AB" w:rsidRDefault="000452AB" w:rsidP="000452AB">
      <w:pPr>
        <w:ind w:firstLine="480"/>
        <w:rPr>
          <w:color w:val="000000" w:themeColor="text1"/>
        </w:rPr>
      </w:pPr>
      <w:r w:rsidRPr="000452AB">
        <w:rPr>
          <w:color w:val="000000" w:themeColor="text1"/>
        </w:rPr>
        <w:t>依存</w:t>
      </w:r>
      <w:r w:rsidRPr="000452AB">
        <w:rPr>
          <w:rFonts w:hint="eastAsia"/>
          <w:color w:val="000000" w:themeColor="text1"/>
        </w:rPr>
        <w:t>句法</w:t>
      </w:r>
      <w:r w:rsidRPr="000452AB">
        <w:rPr>
          <w:color w:val="000000" w:themeColor="text1"/>
        </w:rPr>
        <w:t>分析</w:t>
      </w:r>
      <w:r w:rsidRPr="000452AB">
        <w:rPr>
          <w:rFonts w:hint="eastAsia"/>
          <w:color w:val="000000" w:themeColor="text1"/>
        </w:rPr>
        <w:t>作为</w:t>
      </w:r>
      <w:r w:rsidRPr="000452AB">
        <w:rPr>
          <w:rFonts w:ascii="Segoe UI" w:hAnsi="Segoe UI" w:cs="Segoe UI"/>
          <w:color w:val="000000" w:themeColor="text1"/>
          <w:shd w:val="clear" w:color="auto" w:fill="FFFFFF"/>
        </w:rPr>
        <w:t>句法解析的核心技术，通过构建句法依存树</w:t>
      </w:r>
      <w:r w:rsidRPr="000452AB">
        <w:rPr>
          <w:rFonts w:ascii="Segoe UI" w:hAnsi="Segoe UI" w:cs="Segoe UI" w:hint="eastAsia"/>
          <w:color w:val="000000" w:themeColor="text1"/>
          <w:shd w:val="clear" w:color="auto" w:fill="FFFFFF"/>
        </w:rPr>
        <w:t>来</w:t>
      </w:r>
      <w:r w:rsidRPr="000452AB">
        <w:rPr>
          <w:rFonts w:ascii="Segoe UI" w:hAnsi="Segoe UI" w:cs="Segoe UI"/>
          <w:color w:val="000000" w:themeColor="text1"/>
          <w:shd w:val="clear" w:color="auto" w:fill="FFFFFF"/>
        </w:rPr>
        <w:t>揭示语句中词语间的语义关联。</w:t>
      </w:r>
      <w:r w:rsidRPr="000452AB">
        <w:rPr>
          <w:rFonts w:hint="eastAsia"/>
          <w:color w:val="000000" w:themeColor="text1"/>
        </w:rPr>
        <w:t>如图</w:t>
      </w:r>
      <w:r w:rsidRPr="000452AB">
        <w:rPr>
          <w:rFonts w:hint="eastAsia"/>
          <w:color w:val="000000" w:themeColor="text1"/>
        </w:rPr>
        <w:t>2-3</w:t>
      </w:r>
      <w:r w:rsidRPr="000452AB">
        <w:rPr>
          <w:rFonts w:hint="eastAsia"/>
          <w:color w:val="000000" w:themeColor="text1"/>
        </w:rPr>
        <w:t>所示，该技术在分词与词性标注基础上，通过解析词语间的修饰关系、主谓关系等句法特征，形成以</w:t>
      </w:r>
      <w:r w:rsidRPr="000452AB">
        <w:rPr>
          <w:rFonts w:hint="eastAsia"/>
          <w:color w:val="000000" w:themeColor="text1"/>
        </w:rPr>
        <w:t>ROOT</w:t>
      </w:r>
      <w:r w:rsidRPr="000452AB">
        <w:rPr>
          <w:rFonts w:hint="eastAsia"/>
          <w:color w:val="000000" w:themeColor="text1"/>
        </w:rPr>
        <w:t>为根节点的有向树结构。句法依存树由带有语义标签的有向边构成，每条边从父词指向子词，清晰标注主语、宾语、定状补等句法关系，</w:t>
      </w:r>
      <w:r w:rsidRPr="000452AB">
        <w:rPr>
          <w:color w:val="000000" w:themeColor="text1"/>
        </w:rPr>
        <w:t>有助于更好</w:t>
      </w:r>
      <w:r w:rsidRPr="000452AB">
        <w:rPr>
          <w:rFonts w:hint="eastAsia"/>
          <w:color w:val="000000" w:themeColor="text1"/>
        </w:rPr>
        <w:t>的</w:t>
      </w:r>
      <w:r w:rsidRPr="000452AB">
        <w:rPr>
          <w:color w:val="000000" w:themeColor="text1"/>
        </w:rPr>
        <w:t>理解句子中各部分之间的语义关联。</w:t>
      </w:r>
    </w:p>
    <w:p w14:paraId="7AB9DAA9" w14:textId="77777777" w:rsidR="00212359" w:rsidRDefault="00212359" w:rsidP="00951645">
      <w:pPr>
        <w:pStyle w:val="afb"/>
        <w:ind w:firstLineChars="0" w:firstLine="0"/>
        <w:rPr>
          <w:rFonts w:ascii="宋体" w:hAnsi="宋体"/>
          <w:bCs/>
        </w:rPr>
      </w:pPr>
      <w:r w:rsidRPr="00C94A36">
        <w:rPr>
          <w:noProof/>
        </w:rPr>
        <w:lastRenderedPageBreak/>
        <w:drawing>
          <wp:inline distT="0" distB="0" distL="0" distR="0" wp14:anchorId="652E7BB2" wp14:editId="3C3BA0D6">
            <wp:extent cx="4348163" cy="1328106"/>
            <wp:effectExtent l="0" t="0" r="0" b="5715"/>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8537" cy="1358764"/>
                    </a:xfrm>
                    <a:prstGeom prst="rect">
                      <a:avLst/>
                    </a:prstGeom>
                    <a:noFill/>
                    <a:ln>
                      <a:noFill/>
                    </a:ln>
                  </pic:spPr>
                </pic:pic>
              </a:graphicData>
            </a:graphic>
          </wp:inline>
        </w:drawing>
      </w:r>
    </w:p>
    <w:p w14:paraId="28C27C07" w14:textId="5E38D810" w:rsidR="00363B00" w:rsidRDefault="00440686" w:rsidP="00951645">
      <w:pPr>
        <w:pStyle w:val="afb"/>
        <w:ind w:firstLineChars="0" w:firstLine="0"/>
      </w:pPr>
      <w:bookmarkStart w:id="38" w:name="_Toc19513608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8"/>
    </w:p>
    <w:p w14:paraId="4BB81DAD" w14:textId="1E0E90AB" w:rsidR="00363B00" w:rsidRPr="00363B00" w:rsidRDefault="00363B00" w:rsidP="00951645">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9" w:name="_Toc194845627"/>
      <w:r w:rsidRPr="00D6661A">
        <w:rPr>
          <w:rFonts w:hint="eastAsia"/>
        </w:rPr>
        <w:t>2.</w:t>
      </w:r>
      <w:r>
        <w:rPr>
          <w:rFonts w:hint="eastAsia"/>
        </w:rPr>
        <w:t>4</w:t>
      </w:r>
      <w:r w:rsidRPr="00D6661A">
        <w:rPr>
          <w:rFonts w:hint="eastAsia"/>
        </w:rPr>
        <w:t>提示工程</w:t>
      </w:r>
      <w:bookmarkEnd w:id="39"/>
    </w:p>
    <w:p w14:paraId="67AE1786" w14:textId="77777777" w:rsidR="000452AB" w:rsidRPr="000452AB" w:rsidRDefault="000452AB" w:rsidP="000452AB">
      <w:pPr>
        <w:ind w:firstLine="480"/>
        <w:rPr>
          <w:rFonts w:ascii="Segoe UI" w:hAnsi="Segoe UI" w:cs="Segoe UI"/>
          <w:color w:val="000000" w:themeColor="text1"/>
          <w:shd w:val="clear" w:color="auto" w:fill="FFFFFF"/>
        </w:rPr>
      </w:pPr>
      <w:r w:rsidRPr="000452AB">
        <w:rPr>
          <w:rFonts w:hint="eastAsia"/>
          <w:color w:val="000000" w:themeColor="text1"/>
        </w:rPr>
        <w:t>提示工程是一种通过设计和优化输入提示语，以引导和限制大模型生成复合预期的输出的方法。在这个过程中，研究者们无需调整模型参数，就可以指导大模型得到准确的答案</w:t>
      </w:r>
      <w:r w:rsidRPr="000452AB">
        <w:rPr>
          <w:color w:val="000000" w:themeColor="text1"/>
          <w:vertAlign w:val="superscript"/>
        </w:rPr>
        <w:fldChar w:fldCharType="begin"/>
      </w:r>
      <w:r w:rsidRPr="000452AB">
        <w:rPr>
          <w:color w:val="000000" w:themeColor="text1"/>
          <w:vertAlign w:val="superscript"/>
        </w:rPr>
        <w:instrText xml:space="preserve"> REF _Ref192934466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[46]</w:t>
      </w:r>
      <w:r w:rsidRPr="000452AB">
        <w:rPr>
          <w:color w:val="000000" w:themeColor="text1"/>
          <w:vertAlign w:val="superscript"/>
        </w:rPr>
        <w:fldChar w:fldCharType="end"/>
      </w:r>
      <w:r w:rsidRPr="000452AB">
        <w:rPr>
          <w:rFonts w:hint="eastAsia"/>
          <w:color w:val="000000" w:themeColor="text1"/>
        </w:rPr>
        <w:t>。提示工程具体可以划分为硬提示与软提示</w:t>
      </w:r>
      <w:r w:rsidRPr="000452AB">
        <w:rPr>
          <w:color w:val="000000" w:themeColor="text1"/>
          <w:vertAlign w:val="superscript"/>
        </w:rPr>
        <w:fldChar w:fldCharType="begin"/>
      </w:r>
      <w:r w:rsidRPr="000452AB">
        <w:rPr>
          <w:color w:val="000000" w:themeColor="text1"/>
          <w:vertAlign w:val="superscript"/>
        </w:rPr>
        <w:instrText xml:space="preserve"> REF _Ref192934478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[47]</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硬提示通过预定义的自然语言模板实现静态任务适配</w:t>
      </w:r>
      <w:r w:rsidRPr="000452AB">
        <w:rPr>
          <w:color w:val="000000" w:themeColor="text1"/>
          <w:vertAlign w:val="superscript"/>
        </w:rPr>
        <w:fldChar w:fldCharType="begin"/>
      </w:r>
      <w:r w:rsidRPr="000452AB">
        <w:rPr>
          <w:color w:val="000000" w:themeColor="text1"/>
          <w:vertAlign w:val="superscript"/>
        </w:rPr>
        <w:instrText xml:space="preserve"> REF _Ref192934490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[48]</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软提示则通过提示微调生成嵌入向量以适应</w:t>
      </w:r>
      <w:r w:rsidRPr="000452AB">
        <w:rPr>
          <w:rFonts w:ascii="Segoe UI" w:hAnsi="Segoe UI" w:cs="Segoe UI" w:hint="eastAsia"/>
          <w:color w:val="000000" w:themeColor="text1"/>
          <w:shd w:val="clear" w:color="auto" w:fill="FFFFFF"/>
        </w:rPr>
        <w:t>动态</w:t>
      </w:r>
      <w:r w:rsidRPr="000452AB">
        <w:rPr>
          <w:rFonts w:ascii="Segoe UI" w:hAnsi="Segoe UI" w:cs="Segoe UI"/>
          <w:color w:val="000000" w:themeColor="text1"/>
          <w:shd w:val="clear" w:color="auto" w:fill="FFFFFF"/>
        </w:rPr>
        <w:t>任务变化</w:t>
      </w:r>
      <w:r w:rsidRPr="000452AB">
        <w:rPr>
          <w:color w:val="000000" w:themeColor="text1"/>
          <w:vertAlign w:val="superscript"/>
        </w:rPr>
        <w:fldChar w:fldCharType="begin"/>
      </w:r>
      <w:r w:rsidRPr="000452AB">
        <w:rPr>
          <w:color w:val="000000" w:themeColor="text1"/>
          <w:vertAlign w:val="superscript"/>
        </w:rPr>
        <w:instrText xml:space="preserve"> REF _Ref192934503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[49]</w:t>
      </w:r>
      <w:r w:rsidRPr="000452AB">
        <w:rPr>
          <w:color w:val="000000" w:themeColor="text1"/>
          <w:vertAlign w:val="superscript"/>
        </w:rPr>
        <w:fldChar w:fldCharType="end"/>
      </w:r>
      <w:r w:rsidRPr="000452AB">
        <w:rPr>
          <w:rFonts w:ascii="Segoe UI" w:hAnsi="Segoe UI" w:cs="Segoe UI" w:hint="eastAsia"/>
          <w:color w:val="000000" w:themeColor="text1"/>
          <w:shd w:val="clear" w:color="auto" w:fill="FFFFFF"/>
        </w:rPr>
        <w:t>。</w:t>
      </w:r>
      <w:r w:rsidRPr="000452AB">
        <w:rPr>
          <w:rFonts w:hint="eastAsia"/>
          <w:color w:val="000000" w:themeColor="text1"/>
        </w:rPr>
        <w:t>根据交互方式的不同，该方法又可分为在线提示</w:t>
      </w:r>
      <w:r w:rsidRPr="000452AB">
        <w:rPr>
          <w:color w:val="000000" w:themeColor="text1"/>
          <w:vertAlign w:val="superscript"/>
        </w:rPr>
        <w:fldChar w:fldCharType="begin"/>
      </w:r>
      <w:r w:rsidRPr="000452AB">
        <w:rPr>
          <w:color w:val="000000" w:themeColor="text1"/>
          <w:vertAlign w:val="superscript"/>
        </w:rPr>
        <w:instrText xml:space="preserve"> REF _Ref192934518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[50]</w:t>
      </w:r>
      <w:r w:rsidRPr="000452AB">
        <w:rPr>
          <w:color w:val="000000" w:themeColor="text1"/>
          <w:vertAlign w:val="superscript"/>
        </w:rPr>
        <w:fldChar w:fldCharType="end"/>
      </w:r>
      <w:r w:rsidRPr="000452AB">
        <w:rPr>
          <w:rFonts w:hint="eastAsia"/>
          <w:color w:val="000000" w:themeColor="text1"/>
        </w:rPr>
        <w:t>和离线提示</w:t>
      </w:r>
      <w:r w:rsidRPr="000452AB">
        <w:rPr>
          <w:color w:val="000000" w:themeColor="text1"/>
          <w:vertAlign w:val="superscript"/>
        </w:rPr>
        <w:fldChar w:fldCharType="begin"/>
      </w:r>
      <w:r w:rsidRPr="000452AB">
        <w:rPr>
          <w:color w:val="000000" w:themeColor="text1"/>
          <w:vertAlign w:val="superscript"/>
        </w:rPr>
        <w:instrText xml:space="preserve"> REF _Ref192934539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[51]</w:t>
      </w:r>
      <w:r w:rsidRPr="000452AB">
        <w:rPr>
          <w:color w:val="000000" w:themeColor="text1"/>
          <w:vertAlign w:val="superscript"/>
        </w:rPr>
        <w:fldChar w:fldCharType="end"/>
      </w:r>
      <w:r w:rsidRPr="000452AB">
        <w:rPr>
          <w:rFonts w:hint="eastAsia"/>
          <w:color w:val="000000" w:themeColor="text1"/>
        </w:rPr>
        <w:t>，前者适用于实时对话场景，通过动态调整提示策略提升交互质量；后者适用于批量数据处理，通过标准化模板提高任务处理效率。</w:t>
      </w:r>
    </w:p>
    <w:p w14:paraId="73ED8C39" w14:textId="77777777" w:rsidR="00212359" w:rsidRPr="00DF0751" w:rsidRDefault="00212359" w:rsidP="00212359">
      <w:pPr>
        <w:pStyle w:val="2"/>
      </w:pPr>
      <w:bookmarkStart w:id="40" w:name="_Toc194845628"/>
      <w:r w:rsidRPr="00DF0751">
        <w:rPr>
          <w:rFonts w:hint="eastAsia"/>
        </w:rPr>
        <w:t>2.</w:t>
      </w:r>
      <w:r>
        <w:rPr>
          <w:rFonts w:hint="eastAsia"/>
        </w:rPr>
        <w:t>5</w:t>
      </w:r>
      <w:r w:rsidRPr="00DF0751">
        <w:rPr>
          <w:rFonts w:hint="eastAsia"/>
        </w:rPr>
        <w:t>本章小结</w:t>
      </w:r>
      <w:bookmarkEnd w:id="40"/>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7"/>
          <w:headerReference w:type="default" r:id="rId48"/>
          <w:pgSz w:w="11906" w:h="16838"/>
          <w:pgMar w:top="1134" w:right="1588" w:bottom="1418" w:left="1588" w:header="1417" w:footer="1701" w:gutter="284"/>
          <w:cols w:space="425"/>
          <w:docGrid w:type="lines" w:linePitch="326"/>
        </w:sectPr>
      </w:pPr>
    </w:p>
    <w:p w14:paraId="6AC42F79" w14:textId="1DAA8588" w:rsidR="00212359" w:rsidRPr="001436DD" w:rsidRDefault="00EA7655" w:rsidP="008F6394">
      <w:pPr>
        <w:pStyle w:val="1"/>
      </w:pPr>
      <w:r w:rsidRPr="001436DD">
        <w:rPr>
          <w:rFonts w:hint="eastAsia"/>
        </w:rPr>
        <w:lastRenderedPageBreak/>
        <w:t xml:space="preserve"> </w:t>
      </w:r>
      <w:bookmarkStart w:id="41" w:name="_Toc194845629"/>
      <w:r w:rsidRPr="001436DD">
        <w:rPr>
          <w:rFonts w:hint="eastAsia"/>
        </w:rPr>
        <w:t>基于</w:t>
      </w:r>
      <w:r w:rsidR="005F3AA0">
        <w:rPr>
          <w:rFonts w:hint="eastAsia"/>
        </w:rPr>
        <w:t>字词融合</w:t>
      </w:r>
      <w:r w:rsidRPr="001436DD">
        <w:rPr>
          <w:rFonts w:hint="eastAsia"/>
        </w:rPr>
        <w:t>的</w:t>
      </w:r>
      <w:r w:rsidRPr="001436DD">
        <w:rPr>
          <w:rFonts w:hint="eastAsia"/>
        </w:rPr>
        <w:t>NLU</w:t>
      </w:r>
      <w:r w:rsidRPr="001436DD">
        <w:rPr>
          <w:rFonts w:hint="eastAsia"/>
        </w:rPr>
        <w:t>模型</w:t>
      </w:r>
      <w:bookmarkEnd w:id="41"/>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2" w:name="_Toc19484563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2"/>
    </w:p>
    <w:p w14:paraId="4FE52792" w14:textId="77777777" w:rsidR="00212359" w:rsidRPr="00AA70FD" w:rsidRDefault="00212359" w:rsidP="00212359">
      <w:pPr>
        <w:pStyle w:val="3"/>
      </w:pPr>
      <w:bookmarkStart w:id="43" w:name="_Toc194845631"/>
      <w:commentRangeStart w:id="24"/>
      <w:r w:rsidRPr="00AA70FD">
        <w:rPr>
          <w:rFonts w:hint="eastAsia"/>
        </w:rPr>
        <w:t>3.1.1</w:t>
      </w:r>
      <w:r w:rsidRPr="00AA70FD">
        <w:rPr>
          <w:rFonts w:hint="eastAsia"/>
        </w:rPr>
        <w:t>任务定义</w:t>
      </w:r>
      <w:commentRangeEnd w:id="24"/>
      <w:r>
        <w:rPr>
          <w:rStyle w:val="CommentReference"/>
        </w:rPr>
        <w:commentReference w:id="24"/>
      </w:r>
      <w:bookmarkEnd w:id="43"/>
    </w:p>
    <w:p w14:paraId="21F418AF" w14:textId="5E3B4B87" w:rsidR="000452AB" w:rsidRDefault="00560349" w:rsidP="000452AB">
      <w:pPr>
        <w:ind w:firstLine="480"/>
        <w:rPr>
          <w:color w:val="000000" w:themeColor="text1"/>
        </w:rPr>
      </w:pPr>
      <w:r w:rsidRPr="006A2CC4">
        <w:rPr>
          <w:rFonts w:hint="eastAsia"/>
        </w:rPr>
        <w:t>电力指标问答系统是一种</w:t>
      </w:r>
      <w:r>
        <w:rPr>
          <w:rFonts w:hint="eastAsia"/>
        </w:rPr>
        <w:t>基于</w:t>
      </w:r>
      <w:r w:rsidRPr="006A2CC4">
        <w:rPr>
          <w:rFonts w:hint="eastAsia"/>
        </w:rPr>
        <w:t>电力领域数据库的智能</w:t>
      </w:r>
      <w:r>
        <w:rPr>
          <w:rFonts w:hint="eastAsia"/>
        </w:rPr>
        <w:t>查询</w:t>
      </w:r>
      <w:r w:rsidRPr="006A2CC4">
        <w:rPr>
          <w:rFonts w:hint="eastAsia"/>
        </w:rPr>
        <w:t>系统，</w:t>
      </w:r>
      <w:r>
        <w:rPr>
          <w:rFonts w:hint="eastAsia"/>
        </w:rPr>
        <w:t>根据用户的自然语言问题，给出准确答案</w:t>
      </w:r>
      <w:r w:rsidRPr="006A2CC4">
        <w:rPr>
          <w:rFonts w:hint="eastAsia"/>
        </w:rPr>
        <w:t>。这些问题通常涉及电力系统的业务场景、用户意图及具体带有电力系统运行指标的槽信息。系统通过准确识别和解析用户查询语句，提供快速、准确的答案，帮助用户</w:t>
      </w:r>
      <w:r>
        <w:rPr>
          <w:rFonts w:hint="eastAsia"/>
        </w:rPr>
        <w:t>获取</w:t>
      </w:r>
      <w:r w:rsidRPr="006A2CC4">
        <w:rPr>
          <w:rFonts w:hint="eastAsia"/>
        </w:rPr>
        <w:t>所需的信息，</w:t>
      </w:r>
      <w:r>
        <w:rPr>
          <w:rFonts w:hint="eastAsia"/>
        </w:rPr>
        <w:t>从而</w:t>
      </w:r>
      <w:r w:rsidRPr="006A2CC4">
        <w:rPr>
          <w:rFonts w:hint="eastAsia"/>
        </w:rPr>
        <w:t>提升电力系统的管理和运营效率。</w:t>
      </w:r>
    </w:p>
    <w:p w14:paraId="72A29304" w14:textId="77777777" w:rsidR="0086375C" w:rsidRPr="005D2C94" w:rsidRDefault="0086375C" w:rsidP="0086375C">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1759FF44" w14:textId="61EEECF3" w:rsidR="0086375C" w:rsidRPr="000452AB" w:rsidRDefault="0086375C" w:rsidP="0086375C">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Pr>
          <w:rFonts w:hint="eastAsia"/>
          <w:color w:val="000000" w:themeColor="text1"/>
        </w:rPr>
        <w:t>在实际应用场景中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p>
    <w:p w14:paraId="2E94FD4F" w14:textId="724E8138" w:rsidR="00F3522E" w:rsidRDefault="00440686" w:rsidP="00951645">
      <w:pPr>
        <w:pStyle w:val="afb"/>
        <w:ind w:firstLineChars="0" w:firstLine="0"/>
      </w:pPr>
      <w:bookmarkStart w:id="44" w:name="_Toc19513611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4"/>
    </w:p>
    <w:p w14:paraId="0A7CBB3A" w14:textId="44C9EB8B" w:rsidR="00212359" w:rsidRPr="00036A36" w:rsidRDefault="00075820" w:rsidP="00951645">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951645">
            <w:pPr>
              <w:spacing w:line="240" w:lineRule="auto"/>
              <w:ind w:firstLineChars="0" w:firstLine="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p w14:paraId="68350321" w14:textId="77777777" w:rsidR="00212359" w:rsidRPr="0083216B" w:rsidRDefault="00212359" w:rsidP="00951645">
            <w:pPr>
              <w:spacing w:line="240" w:lineRule="auto"/>
              <w:ind w:firstLineChars="0" w:firstLine="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951645">
            <w:pPr>
              <w:spacing w:line="240" w:lineRule="auto"/>
              <w:ind w:firstLineChars="0" w:firstLine="0"/>
              <w:jc w:val="left"/>
              <w:rPr>
                <w:ins w:id="45"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951645">
            <w:pPr>
              <w:spacing w:line="240" w:lineRule="auto"/>
              <w:ind w:firstLineChars="0" w:firstLine="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951645">
            <w:pPr>
              <w:spacing w:line="240" w:lineRule="auto"/>
              <w:ind w:firstLineChars="0" w:firstLine="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951645">
            <w:pPr>
              <w:spacing w:line="240" w:lineRule="auto"/>
              <w:ind w:firstLineChars="0" w:firstLine="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951645">
            <w:pPr>
              <w:spacing w:line="240" w:lineRule="auto"/>
              <w:ind w:firstLineChars="0" w:firstLine="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951645">
            <w:pPr>
              <w:spacing w:line="240" w:lineRule="auto"/>
              <w:ind w:firstLineChars="0" w:firstLine="0"/>
              <w:jc w:val="left"/>
              <w:rPr>
                <w:sz w:val="21"/>
                <w:szCs w:val="21"/>
              </w:rPr>
            </w:pPr>
            <w:r w:rsidRPr="0083216B">
              <w:rPr>
                <w:sz w:val="21"/>
                <w:szCs w:val="21"/>
              </w:rPr>
              <w:t>}</w:t>
            </w:r>
          </w:p>
          <w:p w14:paraId="74F0336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951645">
      <w:pPr>
        <w:pStyle w:val="afb"/>
        <w:ind w:firstLineChars="0" w:firstLine="0"/>
      </w:pPr>
      <w:bookmarkStart w:id="46" w:name="_Toc19513611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6"/>
    </w:p>
    <w:p w14:paraId="1427C0D6" w14:textId="67F0BECD" w:rsidR="00F2404C"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951645">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951645">
      <w:pPr>
        <w:pStyle w:val="afb"/>
        <w:ind w:firstLineChars="0" w:firstLine="0"/>
      </w:pPr>
      <w:bookmarkStart w:id="47" w:name="_Toc195136118"/>
      <w:commentRangeStart w:id="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commentRangeEnd w:id="4"/>
      <w:r>
        <w:rPr>
          <w:rStyle w:val="CommentReference"/>
        </w:rPr>
        <w:commentReference w:id="4"/>
      </w:r>
      <w:bookmarkEnd w:id="47"/>
      <w:proofErr w:type="gramEnd"/>
    </w:p>
    <w:p w14:paraId="7E2F76D6" w14:textId="6083AC94" w:rsidR="00640AE2"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951645">
            <w:pPr>
              <w:spacing w:line="240" w:lineRule="auto"/>
              <w:ind w:firstLineChars="0" w:firstLine="0"/>
              <w:jc w:val="center"/>
              <w:rPr>
                <w:sz w:val="21"/>
                <w:szCs w:val="21"/>
              </w:rPr>
            </w:pPr>
            <w:bookmarkStart w:id="48"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8"/>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951645">
      <w:pPr>
        <w:pStyle w:val="afb"/>
        <w:ind w:firstLineChars="0" w:firstLine="0"/>
      </w:pPr>
      <w:commentRangeStart w:id="5"/>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commentRangeEnd w:id="5"/>
      <w:r>
        <w:rPr>
          <w:rStyle w:val="CommentReference"/>
        </w:rPr>
        <w:commentReference w:id="5"/>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951645">
            <w:pPr>
              <w:spacing w:line="240" w:lineRule="auto"/>
              <w:ind w:firstLineChars="0" w:firstLine="0"/>
              <w:jc w:val="center"/>
              <w:rPr>
                <w:sz w:val="21"/>
                <w:szCs w:val="21"/>
              </w:rPr>
            </w:pPr>
          </w:p>
        </w:tc>
        <w:tc>
          <w:tcPr>
            <w:tcW w:w="1838" w:type="dxa"/>
          </w:tcPr>
          <w:p w14:paraId="00DC1AA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951645">
            <w:pPr>
              <w:spacing w:line="240" w:lineRule="auto"/>
              <w:ind w:firstLineChars="0" w:firstLine="0"/>
              <w:jc w:val="center"/>
              <w:rPr>
                <w:sz w:val="21"/>
                <w:szCs w:val="21"/>
              </w:rPr>
            </w:pPr>
          </w:p>
        </w:tc>
        <w:tc>
          <w:tcPr>
            <w:tcW w:w="1838" w:type="dxa"/>
          </w:tcPr>
          <w:p w14:paraId="0DCB9E36"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951645">
            <w:pPr>
              <w:spacing w:line="240" w:lineRule="auto"/>
              <w:ind w:firstLineChars="0" w:firstLine="0"/>
              <w:jc w:val="center"/>
              <w:rPr>
                <w:sz w:val="21"/>
                <w:szCs w:val="21"/>
              </w:rPr>
            </w:pPr>
          </w:p>
        </w:tc>
        <w:tc>
          <w:tcPr>
            <w:tcW w:w="1838" w:type="dxa"/>
          </w:tcPr>
          <w:p w14:paraId="711B3ED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951645">
            <w:pPr>
              <w:spacing w:line="240" w:lineRule="auto"/>
              <w:ind w:firstLineChars="0" w:firstLine="0"/>
              <w:jc w:val="center"/>
              <w:rPr>
                <w:sz w:val="21"/>
                <w:szCs w:val="21"/>
              </w:rPr>
            </w:pPr>
          </w:p>
        </w:tc>
        <w:tc>
          <w:tcPr>
            <w:tcW w:w="1838" w:type="dxa"/>
          </w:tcPr>
          <w:p w14:paraId="4D0C38B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951645">
            <w:pPr>
              <w:spacing w:line="240" w:lineRule="auto"/>
              <w:ind w:firstLineChars="0" w:firstLine="0"/>
              <w:jc w:val="center"/>
              <w:rPr>
                <w:sz w:val="21"/>
                <w:szCs w:val="21"/>
              </w:rPr>
            </w:pPr>
          </w:p>
        </w:tc>
        <w:tc>
          <w:tcPr>
            <w:tcW w:w="1838" w:type="dxa"/>
          </w:tcPr>
          <w:p w14:paraId="32C6E4F9"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951645">
            <w:pPr>
              <w:spacing w:line="240" w:lineRule="auto"/>
              <w:ind w:firstLineChars="0" w:firstLine="0"/>
              <w:jc w:val="center"/>
              <w:rPr>
                <w:sz w:val="21"/>
                <w:szCs w:val="21"/>
              </w:rPr>
            </w:pPr>
          </w:p>
        </w:tc>
        <w:tc>
          <w:tcPr>
            <w:tcW w:w="1838" w:type="dxa"/>
          </w:tcPr>
          <w:p w14:paraId="3010C6E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951645">
            <w:pPr>
              <w:spacing w:line="240" w:lineRule="auto"/>
              <w:ind w:firstLineChars="0" w:firstLine="0"/>
              <w:jc w:val="center"/>
              <w:rPr>
                <w:sz w:val="21"/>
                <w:szCs w:val="21"/>
              </w:rPr>
            </w:pPr>
          </w:p>
        </w:tc>
        <w:tc>
          <w:tcPr>
            <w:tcW w:w="1838" w:type="dxa"/>
          </w:tcPr>
          <w:p w14:paraId="4DE3F65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951645">
            <w:pPr>
              <w:spacing w:line="240" w:lineRule="auto"/>
              <w:ind w:firstLineChars="0" w:firstLine="0"/>
              <w:jc w:val="center"/>
              <w:rPr>
                <w:sz w:val="21"/>
                <w:szCs w:val="21"/>
              </w:rPr>
            </w:pPr>
          </w:p>
        </w:tc>
        <w:tc>
          <w:tcPr>
            <w:tcW w:w="1838" w:type="dxa"/>
          </w:tcPr>
          <w:p w14:paraId="05D740AC"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472202">
        <w:trPr>
          <w:trHeight w:val="340"/>
          <w:jc w:val="center"/>
        </w:trPr>
        <w:tc>
          <w:tcPr>
            <w:tcW w:w="1843" w:type="dxa"/>
            <w:tcBorders>
              <w:bottom w:val="single" w:sz="4" w:space="0" w:color="auto"/>
            </w:tcBorders>
          </w:tcPr>
          <w:p w14:paraId="17FFEF5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维度字段槽</w:t>
            </w:r>
          </w:p>
        </w:tc>
        <w:tc>
          <w:tcPr>
            <w:tcW w:w="1838" w:type="dxa"/>
            <w:tcBorders>
              <w:bottom w:val="single" w:sz="4" w:space="0" w:color="auto"/>
            </w:tcBorders>
          </w:tcPr>
          <w:p w14:paraId="508E1CF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4" w:space="0" w:color="auto"/>
            </w:tcBorders>
          </w:tcPr>
          <w:p w14:paraId="76F9542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9" w:name="_Toc194845632"/>
      <w:commentRangeStart w:id="25"/>
      <w:r w:rsidRPr="00AA70FD">
        <w:rPr>
          <w:rFonts w:hint="eastAsia"/>
        </w:rPr>
        <w:t>3.1.2</w:t>
      </w:r>
      <w:r w:rsidRPr="00AA70FD">
        <w:rPr>
          <w:rFonts w:hint="eastAsia"/>
        </w:rPr>
        <w:t>基础模型架构</w:t>
      </w:r>
      <w:commentRangeEnd w:id="25"/>
      <w:r>
        <w:rPr>
          <w:rStyle w:val="CommentReference"/>
        </w:rPr>
        <w:commentReference w:id="25"/>
      </w:r>
      <w:bookmarkEnd w:id="49"/>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r w:rsidR="005B53EC">
        <w:rPr>
          <w:rFonts w:hint="eastAsia"/>
          <w:color w:val="000000" w:themeColor="text1"/>
        </w:rPr>
        <w:t>WBert</w:t>
      </w:r>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0F072082" w:rsidR="00212359" w:rsidRPr="00DD1263" w:rsidRDefault="006E4B8B" w:rsidP="00951645">
      <w:pPr>
        <w:pStyle w:val="a8"/>
        <w:spacing w:line="240" w:lineRule="auto"/>
        <w:ind w:firstLineChars="0" w:firstLine="0"/>
        <w:jc w:val="center"/>
      </w:pPr>
      <w:r>
        <w:rPr>
          <w:noProof/>
        </w:rPr>
        <w:drawing>
          <wp:inline distT="0" distB="0" distL="0" distR="0" wp14:anchorId="1F76CF74" wp14:editId="7C3311B7">
            <wp:extent cx="5186363" cy="3848937"/>
            <wp:effectExtent l="0" t="0" r="0" b="0"/>
            <wp:docPr id="120226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68460" name=""/>
                    <pic:cNvPicPr/>
                  </pic:nvPicPr>
                  <pic:blipFill>
                    <a:blip r:embed="rId49"/>
                    <a:stretch>
                      <a:fillRect/>
                    </a:stretch>
                  </pic:blipFill>
                  <pic:spPr>
                    <a:xfrm>
                      <a:off x="0" y="0"/>
                      <a:ext cx="5189957" cy="3851604"/>
                    </a:xfrm>
                    <a:prstGeom prst="rect">
                      <a:avLst/>
                    </a:prstGeom>
                  </pic:spPr>
                </pic:pic>
              </a:graphicData>
            </a:graphic>
          </wp:inline>
        </w:drawing>
      </w:r>
    </w:p>
    <w:p w14:paraId="25787E04" w14:textId="43B6A816" w:rsidR="00640AE2" w:rsidRDefault="00440686" w:rsidP="00951645">
      <w:pPr>
        <w:pStyle w:val="afb"/>
        <w:ind w:firstLineChars="0" w:firstLine="0"/>
      </w:pPr>
      <w:bookmarkStart w:id="50" w:name="_Toc19513608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50"/>
    </w:p>
    <w:p w14:paraId="4BC22EDA" w14:textId="1C9A403C" w:rsidR="00640AE2" w:rsidRPr="00640AE2" w:rsidRDefault="00075820" w:rsidP="00951645">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3D47D0B" w14:textId="77777777" w:rsidR="00500AE7" w:rsidRDefault="00F04EB5" w:rsidP="00212359">
      <w:pPr>
        <w:ind w:firstLine="480"/>
      </w:pPr>
      <w:r>
        <w:rPr>
          <w:rFonts w:hint="eastAsia"/>
        </w:rPr>
        <w:lastRenderedPageBreak/>
        <w:t>WBert</w:t>
      </w:r>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500AE7" w14:paraId="55AD0E3A" w14:textId="77777777" w:rsidTr="00500AE7">
        <w:trPr>
          <w:jc w:val="center"/>
        </w:trPr>
        <w:tc>
          <w:tcPr>
            <w:tcW w:w="2812" w:type="dxa"/>
          </w:tcPr>
          <w:p w14:paraId="6540A0B3" w14:textId="77777777" w:rsidR="00500AE7" w:rsidRDefault="00500AE7" w:rsidP="00500AE7">
            <w:pPr>
              <w:ind w:firstLineChars="0" w:firstLine="0"/>
              <w:rPr>
                <w:rFonts w:ascii="Cambria Math" w:hAnsi="Cambria Math"/>
                <w:i/>
              </w:rPr>
            </w:pPr>
          </w:p>
        </w:tc>
        <w:tc>
          <w:tcPr>
            <w:tcW w:w="2812" w:type="dxa"/>
          </w:tcPr>
          <w:p w14:paraId="7B61EFC8" w14:textId="48E22B5B" w:rsidR="00500AE7" w:rsidRDefault="00000000" w:rsidP="00500AE7">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=Tokenizer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3023" w:type="dxa"/>
          </w:tcPr>
          <w:p w14:paraId="7738B60D" w14:textId="6AC2A24C" w:rsidR="00500AE7" w:rsidRPr="00500AE7" w:rsidRDefault="00000000" w:rsidP="00500AE7">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3-1</m:t>
                    </m:r>
                  </m:e>
                </m:d>
              </m:oMath>
            </m:oMathPara>
          </w:p>
        </w:tc>
      </w:tr>
    </w:tbl>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37355" w14:paraId="13517E7E" w14:textId="77777777" w:rsidTr="00C82603">
        <w:trPr>
          <w:jc w:val="center"/>
        </w:trPr>
        <w:tc>
          <w:tcPr>
            <w:tcW w:w="2812" w:type="dxa"/>
          </w:tcPr>
          <w:p w14:paraId="7FCEA86C" w14:textId="77777777" w:rsidR="00F37355" w:rsidRDefault="00F37355" w:rsidP="00C82603">
            <w:pPr>
              <w:ind w:firstLineChars="0" w:firstLine="0"/>
              <w:rPr>
                <w:rFonts w:ascii="Cambria Math" w:hAnsi="Cambria Math"/>
                <w:i/>
              </w:rPr>
            </w:pPr>
          </w:p>
        </w:tc>
        <w:tc>
          <w:tcPr>
            <w:tcW w:w="2812" w:type="dxa"/>
          </w:tcPr>
          <w:p w14:paraId="36202A8D" w14:textId="268FBAAC" w:rsidR="00F3735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=Embedding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oMath>
            </m:oMathPara>
          </w:p>
        </w:tc>
        <w:tc>
          <w:tcPr>
            <w:tcW w:w="3023" w:type="dxa"/>
          </w:tcPr>
          <w:p w14:paraId="0B0D2BAF" w14:textId="43BED6F4" w:rsidR="00F3735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3-2</m:t>
                    </m:r>
                  </m:e>
                </m:d>
              </m:oMath>
            </m:oMathPara>
          </w:p>
        </w:tc>
      </w:tr>
    </w:tbl>
    <w:p w14:paraId="729FE5EF" w14:textId="0EA4018C" w:rsidR="00844366" w:rsidRPr="00E93520" w:rsidRDefault="00844366" w:rsidP="00844366">
      <w:pPr>
        <w:pStyle w:val="ad"/>
        <w:ind w:firstLine="480"/>
        <w:jc w:val="both"/>
        <w:rPr>
          <w:rFonts w:ascii="宋体" w:eastAsia="宋体" w:hAnsi="宋体"/>
        </w:rPr>
      </w:pPr>
      <w:r w:rsidRPr="00844366">
        <w:rPr>
          <w:rFonts w:ascii="宋体" w:eastAsia="宋体" w:hAnsi="宋体" w:hint="eastAsia"/>
        </w:rPr>
        <w:t>编码层基于</w:t>
      </w:r>
      <w:r w:rsidRPr="00E93520">
        <w:rPr>
          <w:rFonts w:ascii="Times New Roman" w:eastAsia="宋体" w:hAnsi="Times New Roman" w:cs="Times New Roman"/>
        </w:rPr>
        <w:t>B</w:t>
      </w:r>
      <w:r>
        <w:rPr>
          <w:rFonts w:ascii="Times New Roman" w:eastAsia="宋体" w:hAnsi="Times New Roman" w:cs="Times New Roman" w:hint="eastAsia"/>
        </w:rPr>
        <w:t>ert</w:t>
      </w:r>
      <w:r w:rsidRPr="00E93520">
        <w:rPr>
          <w:rFonts w:ascii="Times New Roman" w:eastAsia="宋体" w:hAnsi="Times New Roman" w:cs="Times New Roman"/>
        </w:rPr>
        <w:t>-</w:t>
      </w:r>
      <w:r>
        <w:rPr>
          <w:rFonts w:ascii="Times New Roman" w:eastAsia="宋体" w:hAnsi="Times New Roman" w:cs="Times New Roman" w:hint="eastAsia"/>
        </w:rPr>
        <w:t>B</w:t>
      </w:r>
      <w:r w:rsidRPr="00E93520">
        <w:rPr>
          <w:rFonts w:ascii="Times New Roman" w:eastAsia="宋体" w:hAnsi="Times New Roman" w:cs="Times New Roman"/>
        </w:rPr>
        <w:t>ase-</w:t>
      </w:r>
      <w:r>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844366">
        <w:rPr>
          <w:rFonts w:ascii="宋体" w:eastAsia="宋体" w:hAnsi="宋体" w:hint="eastAsia"/>
        </w:rPr>
        <w:t>预训练</w:t>
      </w:r>
      <w:proofErr w:type="gramEnd"/>
      <w:r w:rsidRPr="00844366">
        <w:rPr>
          <w:rFonts w:ascii="宋体" w:eastAsia="宋体" w:hAnsi="宋体" w:hint="eastAsia"/>
        </w:rPr>
        <w:t>模型，对嵌入向量序列</w:t>
      </w:r>
      <m:oMath>
        <m:r>
          <w:rPr>
            <w:rFonts w:ascii="Cambria Math" w:eastAsia="宋体" w:hAnsi="Cambria Math"/>
          </w:rPr>
          <m:t>X</m:t>
        </m:r>
      </m:oMath>
      <w:r w:rsidRPr="00844366">
        <w:rPr>
          <w:rFonts w:ascii="宋体" w:eastAsia="宋体" w:hAnsi="宋体" w:hint="eastAsia"/>
        </w:rPr>
        <w:t>进行特征抽取与编码。</w:t>
      </w:r>
      <w:r>
        <w:rPr>
          <w:rFonts w:ascii="宋体" w:eastAsia="宋体" w:hAnsi="宋体" w:hint="eastAsia"/>
        </w:rPr>
        <w:t>该层</w:t>
      </w:r>
      <w:r w:rsidRPr="00844366">
        <w:rPr>
          <w:rFonts w:ascii="宋体" w:eastAsia="宋体" w:hAnsi="宋体" w:hint="eastAsia"/>
        </w:rPr>
        <w:t>通过自注意力机制捕捉字符间的依赖关系与上下文语义，依次执行前馈神经网络、残差</w:t>
      </w:r>
      <w:proofErr w:type="gramStart"/>
      <w:r w:rsidRPr="00844366">
        <w:rPr>
          <w:rFonts w:ascii="宋体" w:eastAsia="宋体" w:hAnsi="宋体" w:hint="eastAsia"/>
        </w:rPr>
        <w:t>连接和层归一化</w:t>
      </w:r>
      <w:proofErr w:type="gramEnd"/>
      <w:r w:rsidRPr="00844366">
        <w:rPr>
          <w:rFonts w:ascii="宋体" w:eastAsia="宋体" w:hAnsi="宋体" w:hint="eastAsia"/>
        </w:rPr>
        <w:t>操作。这种设计使每个字符的嵌入向量</w:t>
      </w:r>
      <w:r>
        <w:rPr>
          <w:rFonts w:ascii="宋体" w:eastAsia="宋体" w:hAnsi="宋体" w:hint="eastAsia"/>
        </w:rPr>
        <w:t>能够</w:t>
      </w:r>
      <w:r w:rsidRPr="00844366">
        <w:rPr>
          <w:rFonts w:ascii="宋体" w:eastAsia="宋体" w:hAnsi="宋体" w:hint="eastAsia"/>
        </w:rPr>
        <w:t>逐步整合全局上下文信息，并通过多层</w:t>
      </w:r>
      <w:r w:rsidRPr="00E93520">
        <w:rPr>
          <w:rFonts w:ascii="Times New Roman" w:eastAsia="宋体" w:hAnsi="Times New Roman" w:cs="Times New Roman"/>
        </w:rPr>
        <w:t>Transformer Encoder</w:t>
      </w:r>
      <w:r w:rsidRPr="00844366">
        <w:rPr>
          <w:rFonts w:ascii="宋体" w:eastAsia="宋体" w:hAnsi="宋体" w:hint="eastAsia"/>
        </w:rPr>
        <w:t>结构进行迭代计算，</w:t>
      </w:r>
      <w:r w:rsidRPr="00E93520">
        <w:rPr>
          <w:rFonts w:ascii="宋体" w:eastAsia="宋体" w:hAnsi="宋体"/>
        </w:rPr>
        <w:t>获取更丰富的语义表示。</w:t>
      </w:r>
    </w:p>
    <w:p w14:paraId="17D4AC14" w14:textId="77777777" w:rsidR="00BB756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BB756A" w14:paraId="0F8FBF7D" w14:textId="77777777" w:rsidTr="00C82603">
        <w:trPr>
          <w:jc w:val="center"/>
        </w:trPr>
        <w:tc>
          <w:tcPr>
            <w:tcW w:w="2812" w:type="dxa"/>
          </w:tcPr>
          <w:p w14:paraId="54DA3E53" w14:textId="77777777" w:rsidR="00BB756A" w:rsidRDefault="00BB756A" w:rsidP="00C82603">
            <w:pPr>
              <w:ind w:firstLineChars="0" w:firstLine="0"/>
              <w:rPr>
                <w:rFonts w:ascii="Cambria Math" w:hAnsi="Cambria Math"/>
                <w:i/>
              </w:rPr>
            </w:pPr>
          </w:p>
        </w:tc>
        <w:tc>
          <w:tcPr>
            <w:tcW w:w="2812" w:type="dxa"/>
          </w:tcPr>
          <w:p w14:paraId="5395E5CB" w14:textId="20AF7F94" w:rsidR="00BB756A"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oMath>
            </m:oMathPara>
          </w:p>
        </w:tc>
        <w:tc>
          <w:tcPr>
            <w:tcW w:w="3023" w:type="dxa"/>
          </w:tcPr>
          <w:p w14:paraId="389D8F50" w14:textId="56241AF0" w:rsidR="00BB756A"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3-3</m:t>
                    </m:r>
                  </m:e>
                </m:d>
              </m:oMath>
            </m:oMathPara>
          </w:p>
        </w:tc>
      </w:tr>
    </w:tbl>
    <w:p w14:paraId="5BBB72D2" w14:textId="6C7E6E28" w:rsidR="00212359"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146BB5" w14:paraId="1D0B38EB" w14:textId="77777777" w:rsidTr="00C82603">
        <w:trPr>
          <w:jc w:val="center"/>
        </w:trPr>
        <w:tc>
          <w:tcPr>
            <w:tcW w:w="2812" w:type="dxa"/>
          </w:tcPr>
          <w:p w14:paraId="667EDD11" w14:textId="77777777" w:rsidR="00146BB5" w:rsidRDefault="00146BB5" w:rsidP="00C82603">
            <w:pPr>
              <w:ind w:firstLineChars="0" w:firstLine="0"/>
              <w:rPr>
                <w:rFonts w:ascii="Cambria Math" w:hAnsi="Cambria Math"/>
                <w:i/>
              </w:rPr>
            </w:pPr>
          </w:p>
        </w:tc>
        <w:tc>
          <w:tcPr>
            <w:tcW w:w="2812" w:type="dxa"/>
          </w:tcPr>
          <w:p w14:paraId="2BF3C246" w14:textId="243D4E64" w:rsidR="00146BB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=BERT</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3023" w:type="dxa"/>
          </w:tcPr>
          <w:p w14:paraId="4170BCE3" w14:textId="6C9BFA47" w:rsidR="00146BB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3-4</m:t>
                    </m:r>
                  </m:e>
                </m:d>
              </m:oMath>
            </m:oMathPara>
          </w:p>
        </w:tc>
      </w:tr>
    </w:tbl>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356"/>
        <w:gridCol w:w="3023"/>
      </w:tblGrid>
      <w:tr w:rsidR="00146BB5" w14:paraId="6E64AD44" w14:textId="77777777" w:rsidTr="00556F8C">
        <w:trPr>
          <w:jc w:val="center"/>
        </w:trPr>
        <w:tc>
          <w:tcPr>
            <w:tcW w:w="2268" w:type="dxa"/>
          </w:tcPr>
          <w:p w14:paraId="7636C738" w14:textId="77777777" w:rsidR="00146BB5" w:rsidRDefault="00146BB5" w:rsidP="00C82603">
            <w:pPr>
              <w:ind w:firstLineChars="0" w:firstLine="0"/>
              <w:rPr>
                <w:rFonts w:ascii="Cambria Math" w:hAnsi="Cambria Math"/>
                <w:i/>
              </w:rPr>
            </w:pPr>
          </w:p>
        </w:tc>
        <w:tc>
          <w:tcPr>
            <w:tcW w:w="3356" w:type="dxa"/>
          </w:tcPr>
          <w:p w14:paraId="2E85A8E1" w14:textId="66375A74" w:rsidR="00146BB5" w:rsidRDefault="00146BB5" w:rsidP="00C82603">
            <w:pPr>
              <w:ind w:firstLineChars="0" w:firstLine="0"/>
              <w:jc w:val="center"/>
              <w:rPr>
                <w:rFonts w:ascii="Cambria Math" w:hAnsi="Cambria Math"/>
                <w:i/>
              </w:rPr>
            </w:pPr>
            <m:oMathPara>
              <m:oMath>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num>
                  <m:den>
                    <m:nary>
                      <m:naryPr>
                        <m:chr m:val="∑"/>
                        <m:ctrlPr>
                          <w:rPr>
                            <w:rFonts w:ascii="Cambria Math" w:hAnsi="Cambria Math"/>
                            <w:i/>
                            <w:iCs/>
                          </w:rPr>
                        </m:ctrlPr>
                      </m:naryPr>
                      <m:sub>
                        <m:r>
                          <w:rPr>
                            <w:rFonts w:ascii="Cambria Math" w:hAnsi="Cambria Math"/>
                          </w:rPr>
                          <m:t>k=1</m:t>
                        </m:r>
                      </m:sub>
                      <m:sup>
                        <m:r>
                          <w:rPr>
                            <w:rFonts w:ascii="Cambria Math" w:hAnsi="Cambria Math"/>
                          </w:rPr>
                          <m:t>N</m:t>
                        </m:r>
                      </m:sup>
                      <m:e>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k</m:t>
                                </m:r>
                              </m:sub>
                            </m:sSub>
                          </m:e>
                        </m:d>
                      </m:e>
                    </m:nary>
                  </m:den>
                </m:f>
              </m:oMath>
            </m:oMathPara>
          </w:p>
        </w:tc>
        <w:tc>
          <w:tcPr>
            <w:tcW w:w="3023" w:type="dxa"/>
            <w:vAlign w:val="center"/>
          </w:tcPr>
          <w:p w14:paraId="58AC8B31" w14:textId="3964271F" w:rsidR="00146BB5" w:rsidRPr="00500AE7" w:rsidRDefault="00000000" w:rsidP="00556F8C">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3-5</m:t>
                    </m:r>
                  </m:e>
                </m:d>
              </m:oMath>
            </m:oMathPara>
          </w:p>
        </w:tc>
      </w:tr>
    </w:tbl>
    <w:p w14:paraId="1DB643F5" w14:textId="77777777" w:rsidR="00F75318" w:rsidRDefault="00164E6F" w:rsidP="00164E6F">
      <w:pPr>
        <w:ind w:firstLine="480"/>
      </w:pPr>
      <w:r w:rsidRPr="00164E6F">
        <w:rPr>
          <w:rFonts w:hint="eastAsia"/>
        </w:rPr>
        <w:t>在获得每个类别的概率后，选择概率最大的类别作为最终的分类结果。用数</w:t>
      </w:r>
      <w:r w:rsidRPr="00164E6F">
        <w:rPr>
          <w:rFonts w:hint="eastAsia"/>
        </w:rPr>
        <w:lastRenderedPageBreak/>
        <w:t>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755"/>
        <w:gridCol w:w="2410"/>
      </w:tblGrid>
      <w:tr w:rsidR="00F75318" w14:paraId="18EA1C26" w14:textId="77777777" w:rsidTr="00561B23">
        <w:trPr>
          <w:jc w:val="center"/>
        </w:trPr>
        <w:tc>
          <w:tcPr>
            <w:tcW w:w="2482" w:type="dxa"/>
            <w:vAlign w:val="center"/>
          </w:tcPr>
          <w:p w14:paraId="7459D3AF" w14:textId="77777777" w:rsidR="00F75318" w:rsidRDefault="00F75318" w:rsidP="00561B23">
            <w:pPr>
              <w:ind w:firstLineChars="0" w:firstLine="0"/>
              <w:jc w:val="center"/>
              <w:rPr>
                <w:rFonts w:ascii="Cambria Math" w:hAnsi="Cambria Math"/>
                <w:i/>
              </w:rPr>
            </w:pPr>
          </w:p>
        </w:tc>
        <w:tc>
          <w:tcPr>
            <w:tcW w:w="3755" w:type="dxa"/>
            <w:vAlign w:val="center"/>
          </w:tcPr>
          <w:p w14:paraId="351ADDEE" w14:textId="14FA9D75" w:rsidR="00F75318" w:rsidRDefault="00F75318" w:rsidP="00561B23">
            <w:pPr>
              <w:ind w:firstLineChars="0" w:firstLine="0"/>
              <w:jc w:val="center"/>
              <w:rPr>
                <w:rFonts w:ascii="Cambria Math" w:hAnsi="Cambria Math"/>
                <w:i/>
              </w:rPr>
            </w:pPr>
            <m:oMathPara>
              <m:oMath>
                <m:r>
                  <w:rPr>
                    <w:rFonts w:ascii="Cambria Math" w:hAnsi="Cambria Math"/>
                  </w:rPr>
                  <m:t>z=argma</m:t>
                </m:r>
                <m:sSub>
                  <m:sSubPr>
                    <m:ctrlPr>
                      <w:rPr>
                        <w:rFonts w:ascii="Cambria Math" w:hAnsi="Cambria Math"/>
                        <w:i/>
                        <w:iCs/>
                      </w:rPr>
                    </m:ctrlPr>
                  </m:sSubPr>
                  <m:e>
                    <m:r>
                      <w:rPr>
                        <w:rFonts w:ascii="Cambria Math" w:hAnsi="Cambria Math"/>
                      </w:rPr>
                      <m:t>x</m:t>
                    </m:r>
                  </m:e>
                  <m:sub>
                    <m:r>
                      <w:rPr>
                        <w:rFonts w:ascii="Cambria Math" w:hAnsi="Cambria Math"/>
                      </w:rPr>
                      <m:t>j=1,2,…,n</m:t>
                    </m:r>
                  </m:sub>
                </m:sSub>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oMath>
            </m:oMathPara>
          </w:p>
        </w:tc>
        <w:tc>
          <w:tcPr>
            <w:tcW w:w="2410" w:type="dxa"/>
            <w:vAlign w:val="center"/>
          </w:tcPr>
          <w:p w14:paraId="62C0C8F4" w14:textId="45D40A9A" w:rsidR="00F75318" w:rsidRPr="00500AE7" w:rsidRDefault="00000000" w:rsidP="00561B2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3-6</m:t>
                    </m:r>
                  </m:e>
                </m:d>
              </m:oMath>
            </m:oMathPara>
          </w:p>
        </w:tc>
      </w:tr>
    </w:tbl>
    <w:p w14:paraId="2D3597D0" w14:textId="15784A26" w:rsidR="00212359" w:rsidRPr="00AA70FD" w:rsidRDefault="00212359" w:rsidP="00212359">
      <w:pPr>
        <w:pStyle w:val="2"/>
      </w:pPr>
      <w:bookmarkStart w:id="51" w:name="_Toc19484563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1"/>
    </w:p>
    <w:p w14:paraId="7C0DC340" w14:textId="5BAD0172" w:rsidR="00212359" w:rsidRPr="00AA70FD" w:rsidRDefault="00212359" w:rsidP="00212359">
      <w:pPr>
        <w:pStyle w:val="3"/>
      </w:pPr>
      <w:bookmarkStart w:id="52" w:name="_Toc194845634"/>
      <w:commentRangeStart w:id="26"/>
      <w:r w:rsidRPr="00AA70FD">
        <w:rPr>
          <w:rFonts w:hint="eastAsia"/>
        </w:rPr>
        <w:t>3.2.1</w:t>
      </w:r>
      <w:r w:rsidR="00F324AC">
        <w:rPr>
          <w:rFonts w:hint="eastAsia"/>
        </w:rPr>
        <w:t>整体</w:t>
      </w:r>
      <w:r w:rsidR="00D42477">
        <w:rPr>
          <w:rFonts w:hint="eastAsia"/>
        </w:rPr>
        <w:t>架构</w:t>
      </w:r>
      <w:commentRangeEnd w:id="26"/>
      <w:r>
        <w:rPr>
          <w:rStyle w:val="CommentReference"/>
        </w:rPr>
        <w:commentReference w:id="26"/>
      </w:r>
      <w:bookmarkEnd w:id="52"/>
    </w:p>
    <w:p w14:paraId="37087366" w14:textId="7B556F16" w:rsidR="00212359" w:rsidRDefault="00212359" w:rsidP="00212359">
      <w:pPr>
        <w:ind w:firstLine="480"/>
      </w:pPr>
      <w:r w:rsidRPr="001B304C">
        <w:t>传统</w:t>
      </w:r>
      <w:r w:rsidR="00844366">
        <w:rPr>
          <w:rFonts w:hint="eastAsia"/>
        </w:rPr>
        <w:t>字编码模型</w:t>
      </w:r>
      <w:r w:rsidRPr="001B304C">
        <w:t>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w:t>
      </w:r>
      <w:r w:rsidR="00B36324">
        <w:rPr>
          <w:rFonts w:hint="eastAsia"/>
        </w:rPr>
        <w:t>的问题</w:t>
      </w:r>
      <w:r w:rsidRPr="001B304C">
        <w:t>。这些错误主要表现为将一个槽值中的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w:t>
      </w:r>
      <w:r w:rsidR="00D6537A">
        <w:rPr>
          <w:rFonts w:hint="eastAsia"/>
        </w:rPr>
        <w:t>该错误</w:t>
      </w:r>
      <w:r w:rsidRPr="001B304C">
        <w:t>不仅影响了模型的准确性和可靠性，也给实际应用带来了不便。</w:t>
      </w:r>
    </w:p>
    <w:p w14:paraId="5A3FE15A" w14:textId="6BF5C097" w:rsidR="00212359" w:rsidRDefault="00D6537A" w:rsidP="00212359">
      <w:pPr>
        <w:ind w:firstLine="480"/>
      </w:pPr>
      <w:r w:rsidRPr="00D6537A">
        <w:rPr>
          <w:rFonts w:hint="eastAsia"/>
        </w:rPr>
        <w:t>以字为单位的编码机制因割裂词语完整性，加剧了专业术语的解析难度</w:t>
      </w:r>
      <w:r w:rsidR="00212359" w:rsidRPr="001B304C">
        <w:t>。这种处理方式在面对电力领域中复杂且生僻的术语时，容易导致信息的丢失和误解</w:t>
      </w:r>
      <w:r w:rsidR="00212359">
        <w:rPr>
          <w:rFonts w:hint="eastAsia"/>
        </w:rPr>
        <w:t>。</w:t>
      </w:r>
      <w:r w:rsidR="00212359" w:rsidRPr="001B304C">
        <w:t>例如术语</w:t>
      </w:r>
      <w:r w:rsidR="00212359" w:rsidRPr="001B304C">
        <w:t>“</w:t>
      </w:r>
      <w:r w:rsidR="00212359" w:rsidRPr="001B304C">
        <w:t>业扩报装</w:t>
      </w:r>
      <w:r w:rsidR="00212359" w:rsidRPr="001B304C">
        <w:t>”</w:t>
      </w:r>
      <w:r w:rsidR="00212359" w:rsidRPr="001B304C">
        <w:t>在解析时可能被拆分为</w:t>
      </w:r>
      <w:r w:rsidR="00212359" w:rsidRPr="001B304C">
        <w:t>“</w:t>
      </w:r>
      <w:r w:rsidR="00212359" w:rsidRPr="001B304C">
        <w:t>业</w:t>
      </w:r>
      <w:r w:rsidR="00212359" w:rsidRPr="001B304C">
        <w:t>”</w:t>
      </w:r>
      <w:r w:rsidR="00212359" w:rsidRPr="001B304C">
        <w:t>和</w:t>
      </w:r>
      <w:r w:rsidR="00212359" w:rsidRPr="001B304C">
        <w:t>“</w:t>
      </w:r>
      <w:r w:rsidR="00212359" w:rsidRPr="001B304C">
        <w:t>扩报装</w:t>
      </w:r>
      <w:r w:rsidR="00212359" w:rsidRPr="001B304C">
        <w:t>”</w:t>
      </w:r>
      <w:r w:rsidR="00212359" w:rsidRPr="001B304C">
        <w:t>，这种拆分不仅破坏了术语的完整性，还</w:t>
      </w:r>
      <w:r w:rsidR="00212359">
        <w:rPr>
          <w:rFonts w:hint="eastAsia"/>
        </w:rPr>
        <w:t>会</w:t>
      </w:r>
      <w:r w:rsidR="00212359" w:rsidRPr="001B304C">
        <w:t>导致模型在后续的</w:t>
      </w:r>
      <w:r w:rsidR="00212359">
        <w:rPr>
          <w:rFonts w:hint="eastAsia"/>
        </w:rPr>
        <w:t>数据查询</w:t>
      </w:r>
      <w:r w:rsidR="00212359" w:rsidRPr="001B304C">
        <w:t>中出现错误</w:t>
      </w:r>
      <w:r>
        <w:rPr>
          <w:rFonts w:hint="eastAsia"/>
        </w:rPr>
        <w:t>，</w:t>
      </w:r>
      <w:r w:rsidR="00245432">
        <w:rPr>
          <w:rFonts w:hint="eastAsia"/>
        </w:rPr>
        <w:t>下</w:t>
      </w:r>
      <w:r w:rsidR="00212359">
        <w:rPr>
          <w:rFonts w:hint="eastAsia"/>
        </w:rPr>
        <w:t>表</w:t>
      </w:r>
      <w:r w:rsidR="009F7F1D">
        <w:rPr>
          <w:rFonts w:hint="eastAsia"/>
        </w:rPr>
        <w:t>3-4</w:t>
      </w:r>
      <w:r w:rsidR="00212359">
        <w:rPr>
          <w:rFonts w:hint="eastAsia"/>
        </w:rPr>
        <w:t>展示了</w:t>
      </w:r>
      <w:r w:rsidR="00245432">
        <w:rPr>
          <w:rFonts w:hint="eastAsia"/>
        </w:rPr>
        <w:t>字</w:t>
      </w:r>
      <w:r w:rsidR="00212359">
        <w:rPr>
          <w:rFonts w:hint="eastAsia"/>
        </w:rPr>
        <w:t>编码模型在实际应用中的问题示例。</w:t>
      </w:r>
    </w:p>
    <w:p w14:paraId="586F882C" w14:textId="17877391" w:rsidR="00640AE2" w:rsidRDefault="00440686" w:rsidP="00951645">
      <w:pPr>
        <w:pStyle w:val="afb"/>
        <w:ind w:firstLineChars="0" w:firstLine="0"/>
      </w:pPr>
      <w:bookmarkStart w:id="53" w:name="_Toc19513611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3"/>
    </w:p>
    <w:p w14:paraId="477AF02C" w14:textId="77772A12" w:rsidR="00640AE2" w:rsidRPr="00640AE2" w:rsidRDefault="00075820" w:rsidP="00951645">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761"/>
        <w:gridCol w:w="2808"/>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951645">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951645">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951645">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951645">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951645">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951645">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951645">
            <w:pPr>
              <w:spacing w:line="240" w:lineRule="auto"/>
              <w:ind w:firstLineChars="0" w:firstLine="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951645">
            <w:pPr>
              <w:spacing w:line="240" w:lineRule="auto"/>
              <w:ind w:firstLineChars="0" w:firstLine="0"/>
              <w:rPr>
                <w:sz w:val="21"/>
                <w:szCs w:val="21"/>
              </w:rPr>
            </w:pPr>
            <w:r w:rsidRPr="003162A5">
              <w:rPr>
                <w:sz w:val="21"/>
                <w:szCs w:val="21"/>
              </w:rPr>
              <w:t>}</w:t>
            </w:r>
          </w:p>
        </w:tc>
      </w:tr>
    </w:tbl>
    <w:p w14:paraId="59E33676" w14:textId="5D479F79" w:rsidR="00212359" w:rsidRDefault="00212359" w:rsidP="005A163F">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r w:rsidR="006963CF">
        <w:rPr>
          <w:rFonts w:hint="eastAsia"/>
          <w:color w:val="000000" w:themeColor="text1"/>
        </w:rPr>
        <w:t>PBert</w:t>
      </w:r>
      <w:r w:rsidRPr="000E79F2">
        <w:rPr>
          <w:rFonts w:hint="eastAsia"/>
        </w:rPr>
        <w:t>，</w:t>
      </w:r>
      <w:bookmarkStart w:id="54" w:name="_Hlk193641542"/>
      <w:r>
        <w:rPr>
          <w:rFonts w:hint="eastAsia"/>
        </w:rPr>
        <w:t>将传统</w:t>
      </w:r>
      <w:r w:rsidRPr="000E79F2">
        <w:rPr>
          <w:rFonts w:hint="eastAsia"/>
        </w:rPr>
        <w:t>以字为基本的语义单位的编码方式</w:t>
      </w:r>
      <w:r>
        <w:rPr>
          <w:rFonts w:hint="eastAsia"/>
        </w:rPr>
        <w:t>改</w:t>
      </w:r>
      <w:r w:rsidRPr="000E79F2">
        <w:rPr>
          <w:rFonts w:hint="eastAsia"/>
        </w:rPr>
        <w:t>为以词为基本语义单位进行编码</w:t>
      </w:r>
      <w:bookmarkEnd w:id="54"/>
      <w:r>
        <w:rPr>
          <w:rFonts w:hint="eastAsia"/>
        </w:rPr>
        <w:t>。其模型结构</w:t>
      </w:r>
      <w:r w:rsidRPr="000E79F2">
        <w:rPr>
          <w:rFonts w:hint="eastAsia"/>
        </w:rPr>
        <w:lastRenderedPageBreak/>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092EABF8" w14:textId="10A16BD3" w:rsidR="005A163F" w:rsidRDefault="005A163F" w:rsidP="00951645">
      <w:pPr>
        <w:spacing w:line="240" w:lineRule="auto"/>
        <w:ind w:firstLineChars="0" w:firstLine="0"/>
        <w:jc w:val="center"/>
      </w:pPr>
      <w:r>
        <w:rPr>
          <w:noProof/>
        </w:rPr>
        <w:drawing>
          <wp:inline distT="0" distB="0" distL="0" distR="0" wp14:anchorId="1BB230D5" wp14:editId="457A54C0">
            <wp:extent cx="5363210" cy="3064510"/>
            <wp:effectExtent l="0" t="0" r="8890" b="2540"/>
            <wp:docPr id="1465777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7287" name=""/>
                    <pic:cNvPicPr/>
                  </pic:nvPicPr>
                  <pic:blipFill>
                    <a:blip r:embed="rId50"/>
                    <a:stretch>
                      <a:fillRect/>
                    </a:stretch>
                  </pic:blipFill>
                  <pic:spPr>
                    <a:xfrm>
                      <a:off x="0" y="0"/>
                      <a:ext cx="5363210" cy="3064510"/>
                    </a:xfrm>
                    <a:prstGeom prst="rect">
                      <a:avLst/>
                    </a:prstGeom>
                  </pic:spPr>
                </pic:pic>
              </a:graphicData>
            </a:graphic>
          </wp:inline>
        </w:drawing>
      </w:r>
    </w:p>
    <w:p w14:paraId="16850A9A" w14:textId="69ADB50F" w:rsidR="00640AE2" w:rsidRDefault="00440686" w:rsidP="00951645">
      <w:pPr>
        <w:pStyle w:val="afb"/>
        <w:ind w:firstLineChars="0" w:firstLine="0"/>
      </w:pPr>
      <w:bookmarkStart w:id="55" w:name="_Toc19513608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5"/>
    </w:p>
    <w:p w14:paraId="463FD0D4" w14:textId="5381FCE2" w:rsidR="00212359" w:rsidRPr="00500D84" w:rsidRDefault="00075820" w:rsidP="00951645">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6" w:name="_Toc194845635"/>
      <w:commentRangeStart w:id="27"/>
      <w:r w:rsidRPr="00AA70FD">
        <w:rPr>
          <w:rFonts w:hint="eastAsia"/>
        </w:rPr>
        <w:t>3.2.2</w:t>
      </w:r>
      <w:r w:rsidRPr="00AA70FD">
        <w:rPr>
          <w:rFonts w:hint="eastAsia"/>
        </w:rPr>
        <w:t>输入层</w:t>
      </w:r>
      <w:commentRangeEnd w:id="27"/>
      <w:r>
        <w:rPr>
          <w:rStyle w:val="CommentReference"/>
        </w:rPr>
        <w:commentReference w:id="27"/>
      </w:r>
      <w:bookmarkEnd w:id="56"/>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lastRenderedPageBreak/>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951645">
      <w:pPr>
        <w:spacing w:line="240" w:lineRule="auto"/>
        <w:ind w:firstLineChars="0" w:firstLine="0"/>
      </w:pPr>
      <w:commentRangeStart w:id="49"/>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51"/>
                    <a:stretch>
                      <a:fillRect/>
                    </a:stretch>
                  </pic:blipFill>
                  <pic:spPr>
                    <a:xfrm>
                      <a:off x="0" y="0"/>
                      <a:ext cx="5363210" cy="1253259"/>
                    </a:xfrm>
                    <a:prstGeom prst="rect">
                      <a:avLst/>
                    </a:prstGeom>
                  </pic:spPr>
                </pic:pic>
              </a:graphicData>
            </a:graphic>
          </wp:inline>
        </w:drawing>
      </w:r>
      <w:commentRangeEnd w:id="49"/>
      <w:r>
        <w:rPr>
          <w:rStyle w:val="CommentReference"/>
        </w:rPr>
        <w:commentReference w:id="49"/>
      </w:r>
    </w:p>
    <w:p w14:paraId="4E3AED79" w14:textId="6AF1F526" w:rsidR="00640AE2" w:rsidRDefault="00440686" w:rsidP="00951645">
      <w:pPr>
        <w:pStyle w:val="afb"/>
        <w:ind w:firstLineChars="0" w:firstLine="0"/>
      </w:pPr>
      <w:bookmarkStart w:id="57" w:name="_Toc1951360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7"/>
    </w:p>
    <w:p w14:paraId="641EB2FF" w14:textId="57C4877A" w:rsidR="00640AE2" w:rsidRPr="00640AE2" w:rsidRDefault="001F208E" w:rsidP="00951645">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r w:rsidRPr="00223EC7">
        <w:rPr>
          <w:rFonts w:cs="Times New Roman" w:hint="eastAsia"/>
          <w:szCs w:val="24"/>
        </w:rPr>
        <w:t>HuaggingFace</w:t>
      </w:r>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8" w:name="_Toc194845636"/>
      <w:commentRangeStart w:id="28"/>
      <w:r w:rsidRPr="00AA70FD">
        <w:rPr>
          <w:rFonts w:hint="eastAsia"/>
        </w:rPr>
        <w:t>3.2.3</w:t>
      </w:r>
      <w:r w:rsidRPr="00AA70FD">
        <w:rPr>
          <w:rFonts w:hint="eastAsia"/>
        </w:rPr>
        <w:t>编码层</w:t>
      </w:r>
      <w:commentRangeEnd w:id="28"/>
      <w:r>
        <w:rPr>
          <w:rStyle w:val="CommentReference"/>
        </w:rPr>
        <w:commentReference w:id="28"/>
      </w:r>
      <w:bookmarkEnd w:id="58"/>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9"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错误的识别为同一槽位。为了解决这一问题，本文提出了一种基于邻近自注意力机制的权重生成算法。</w:t>
      </w:r>
      <w:bookmarkEnd w:id="59"/>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w:t>
      </w:r>
      <w:r w:rsidRPr="00EA1CD4">
        <w:rPr>
          <w:rFonts w:hint="eastAsia"/>
          <w:color w:val="000000" w:themeColor="text1"/>
        </w:rPr>
        <w:lastRenderedPageBreak/>
        <w:t>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49BED8" w14:textId="4F606D52" w:rsidR="008A0C6B" w:rsidRPr="00B81782" w:rsidRDefault="008A0C6B" w:rsidP="008A0C6B">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w:t>
      </w:r>
      <w:r w:rsidR="006360A2">
        <w:rPr>
          <w:rFonts w:hint="eastAsia"/>
          <w:color w:val="000000" w:themeColor="text1"/>
        </w:rPr>
        <w:t>，</w:t>
      </w:r>
      <w:r w:rsidRPr="00B81782">
        <w:rPr>
          <w:rFonts w:hint="eastAsia"/>
          <w:color w:val="000000" w:themeColor="text1"/>
        </w:rPr>
        <w:t>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5584CDEB" w14:textId="5D5C9D5D" w:rsidR="00212359" w:rsidRPr="00FD2D18" w:rsidRDefault="008A0C6B" w:rsidP="008A0C6B">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006360A2">
        <w:rPr>
          <w:rFonts w:hint="eastAsia"/>
          <w:color w:val="000000" w:themeColor="text1"/>
        </w:rPr>
        <w:t>，</w:t>
      </w:r>
      <w:r w:rsidRPr="00EE03B1">
        <w:rPr>
          <w:rFonts w:hint="eastAsia"/>
          <w:color w:val="000000" w:themeColor="text1"/>
        </w:rPr>
        <w:t>主对角线值最大，并随着主对角线的距离增加，权重值逐渐减小。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BE7A7DD" w14:textId="77777777" w:rsidTr="00FD2D18">
        <w:trPr>
          <w:jc w:val="center"/>
        </w:trPr>
        <w:tc>
          <w:tcPr>
            <w:tcW w:w="2694" w:type="dxa"/>
          </w:tcPr>
          <w:p w14:paraId="7CE2426D" w14:textId="77777777" w:rsidR="00FD2D18" w:rsidRDefault="00FD2D18" w:rsidP="00C82603">
            <w:pPr>
              <w:ind w:firstLineChars="0" w:firstLine="0"/>
              <w:rPr>
                <w:rFonts w:ascii="Cambria Math" w:hAnsi="Cambria Math"/>
                <w:i/>
              </w:rPr>
            </w:pPr>
          </w:p>
        </w:tc>
        <w:tc>
          <w:tcPr>
            <w:tcW w:w="2930" w:type="dxa"/>
          </w:tcPr>
          <w:p w14:paraId="0F1B568C" w14:textId="28ABD8C5"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oMath>
            </m:oMathPara>
          </w:p>
        </w:tc>
        <w:tc>
          <w:tcPr>
            <w:tcW w:w="3023" w:type="dxa"/>
            <w:vAlign w:val="center"/>
          </w:tcPr>
          <w:p w14:paraId="26D3F195" w14:textId="79457BB2"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3-7</m:t>
                    </m:r>
                  </m:e>
                </m:d>
              </m:oMath>
            </m:oMathPara>
          </w:p>
        </w:tc>
      </w:tr>
    </w:tbl>
    <w:p w14:paraId="62DC8DA8" w14:textId="0A7C4C9D" w:rsidR="00212359" w:rsidRDefault="00212359" w:rsidP="00212359">
      <w:pPr>
        <w:ind w:firstLine="480"/>
      </w:pPr>
      <w:r>
        <w:rPr>
          <w:rFonts w:hint="eastAsia"/>
        </w:rPr>
        <w:lastRenderedPageBreak/>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C71FD43" w14:textId="77777777" w:rsidTr="00FD2D18">
        <w:trPr>
          <w:jc w:val="center"/>
        </w:trPr>
        <w:tc>
          <w:tcPr>
            <w:tcW w:w="2694" w:type="dxa"/>
          </w:tcPr>
          <w:p w14:paraId="7693A568" w14:textId="77777777" w:rsidR="00FD2D18" w:rsidRDefault="00FD2D18" w:rsidP="00C82603">
            <w:pPr>
              <w:ind w:firstLineChars="0" w:firstLine="0"/>
              <w:rPr>
                <w:rFonts w:ascii="Cambria Math" w:hAnsi="Cambria Math"/>
                <w:i/>
              </w:rPr>
            </w:pPr>
          </w:p>
        </w:tc>
        <w:tc>
          <w:tcPr>
            <w:tcW w:w="2930" w:type="dxa"/>
          </w:tcPr>
          <w:p w14:paraId="193D74A1" w14:textId="43399A3B"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oMath>
            </m:oMathPara>
          </w:p>
        </w:tc>
        <w:tc>
          <w:tcPr>
            <w:tcW w:w="3023" w:type="dxa"/>
            <w:vAlign w:val="center"/>
          </w:tcPr>
          <w:p w14:paraId="65B0030D" w14:textId="0CBE8C8E"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3-8</m:t>
                    </m:r>
                  </m:e>
                </m:d>
              </m:oMath>
            </m:oMathPara>
          </w:p>
        </w:tc>
      </w:tr>
    </w:tbl>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60" w:name="_Toc194845637"/>
      <w:commentRangeStart w:id="29"/>
      <w:r w:rsidRPr="00AA70FD">
        <w:rPr>
          <w:rFonts w:hint="eastAsia"/>
        </w:rPr>
        <w:t>3.2.4</w:t>
      </w:r>
      <w:r w:rsidRPr="00AA70FD">
        <w:rPr>
          <w:rFonts w:hint="eastAsia"/>
        </w:rPr>
        <w:t>解码层</w:t>
      </w:r>
      <w:bookmarkEnd w:id="60"/>
      <w:r w:rsidRPr="00AA70FD">
        <w:rPr>
          <w:rFonts w:hint="eastAsia"/>
        </w:rPr>
        <w:t xml:space="preserve"> </w:t>
      </w:r>
      <w:commentRangeEnd w:id="29"/>
      <w:r>
        <w:rPr>
          <w:rStyle w:val="CommentReference"/>
        </w:rPr>
        <w:commentReference w:id="29"/>
      </w:r>
    </w:p>
    <w:p w14:paraId="79A3F714" w14:textId="77777777" w:rsidR="00212359"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C31A5B">
        <w:rPr>
          <w:rFonts w:hint="eastAsia"/>
        </w:rPr>
        <w:t>Bert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25ECB808" w14:textId="77777777" w:rsidTr="00C82603">
        <w:trPr>
          <w:jc w:val="center"/>
        </w:trPr>
        <w:tc>
          <w:tcPr>
            <w:tcW w:w="2694" w:type="dxa"/>
          </w:tcPr>
          <w:p w14:paraId="4415ED1F" w14:textId="77777777" w:rsidR="00FB19D8" w:rsidRDefault="00FB19D8" w:rsidP="00C82603">
            <w:pPr>
              <w:ind w:firstLineChars="0" w:firstLine="0"/>
              <w:rPr>
                <w:rFonts w:ascii="Cambria Math" w:hAnsi="Cambria Math"/>
                <w:i/>
              </w:rPr>
            </w:pPr>
          </w:p>
        </w:tc>
        <w:tc>
          <w:tcPr>
            <w:tcW w:w="2930" w:type="dxa"/>
          </w:tcPr>
          <w:p w14:paraId="1836A969" w14:textId="0D293D67" w:rsidR="00FB19D8"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r>
                  <w:rPr>
                    <w:rFonts w:ascii="Cambria Math" w:hAnsi="Cambria Math"/>
                    <w:color w:val="000000" w:themeColor="text1"/>
                  </w:rPr>
                  <m:t>=CPBert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1</m:t>
                    </m:r>
                  </m:e>
                </m:d>
              </m:oMath>
            </m:oMathPara>
          </w:p>
        </w:tc>
        <w:tc>
          <w:tcPr>
            <w:tcW w:w="3023" w:type="dxa"/>
            <w:vAlign w:val="center"/>
          </w:tcPr>
          <w:p w14:paraId="040DF13F" w14:textId="5CC7B523"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3-9</m:t>
                    </m:r>
                  </m:e>
                </m:d>
              </m:oMath>
            </m:oMathPara>
          </w:p>
        </w:tc>
      </w:tr>
    </w:tbl>
    <w:p w14:paraId="5B870684" w14:textId="77777777" w:rsidR="002123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4C4EEF9C" w14:textId="77777777" w:rsidTr="00C82603">
        <w:trPr>
          <w:jc w:val="center"/>
        </w:trPr>
        <w:tc>
          <w:tcPr>
            <w:tcW w:w="2694" w:type="dxa"/>
          </w:tcPr>
          <w:p w14:paraId="6DEAD8F7" w14:textId="77777777" w:rsidR="00FB19D8" w:rsidRDefault="00FB19D8" w:rsidP="00C82603">
            <w:pPr>
              <w:ind w:firstLineChars="0" w:firstLine="0"/>
              <w:rPr>
                <w:rFonts w:ascii="Cambria Math" w:hAnsi="Cambria Math"/>
                <w:i/>
              </w:rPr>
            </w:pPr>
          </w:p>
        </w:tc>
        <w:tc>
          <w:tcPr>
            <w:tcW w:w="2930" w:type="dxa"/>
          </w:tcPr>
          <w:p w14:paraId="65926D65" w14:textId="15E0138E"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hint="eastAsia"/>
                  </w:rPr>
                  <m:t>CP</m:t>
                </m:r>
                <m:r>
                  <w:rPr>
                    <w:rFonts w:ascii="Cambria Math" w:hAnsi="Cambria Math"/>
                  </w:rPr>
                  <m:t>B</m:t>
                </m:r>
                <m:r>
                  <w:rPr>
                    <w:rFonts w:ascii="Cambria Math" w:hAnsi="Cambria Math" w:hint="eastAsia"/>
                  </w:rPr>
                  <m:t>ert</m:t>
                </m:r>
                <m:d>
                  <m:dPr>
                    <m:ctrlPr>
                      <w:rPr>
                        <w:rFonts w:ascii="Cambria Math" w:hAnsi="Cambria Math"/>
                        <w:i/>
                      </w:rPr>
                    </m:ctrlPr>
                  </m:dPr>
                  <m:e>
                    <m:r>
                      <m:rPr>
                        <m:nor/>
                      </m:rPr>
                      <m:t>X</m:t>
                    </m:r>
                  </m:e>
                </m:d>
                <m:d>
                  <m:dPr>
                    <m:begChr m:val="["/>
                    <m:endChr m:val="]"/>
                    <m:ctrlPr>
                      <w:rPr>
                        <w:rFonts w:ascii="Cambria Math" w:hAnsi="Cambria Math"/>
                        <w:i/>
                      </w:rPr>
                    </m:ctrlPr>
                  </m:dPr>
                  <m:e>
                    <m:r>
                      <w:rPr>
                        <w:rFonts w:ascii="Cambria Math" w:hAnsi="Cambria Math"/>
                      </w:rPr>
                      <m:t>0</m:t>
                    </m:r>
                  </m:e>
                </m:d>
              </m:oMath>
            </m:oMathPara>
          </w:p>
        </w:tc>
        <w:tc>
          <w:tcPr>
            <w:tcW w:w="3023" w:type="dxa"/>
            <w:vAlign w:val="center"/>
          </w:tcPr>
          <w:p w14:paraId="3D7BAAA9" w14:textId="0FDD88DD"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3-10</m:t>
                    </m:r>
                  </m:e>
                </m:d>
              </m:oMath>
            </m:oMathPara>
          </w:p>
        </w:tc>
      </w:tr>
    </w:tbl>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1" w:name="_Toc19484563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1"/>
    </w:p>
    <w:p w14:paraId="28CE0C7E" w14:textId="008AC4D3" w:rsidR="00212359" w:rsidRDefault="00212359" w:rsidP="00212359">
      <w:pPr>
        <w:pStyle w:val="3"/>
      </w:pPr>
      <w:bookmarkStart w:id="62" w:name="_Toc194845639"/>
      <w:r w:rsidRPr="00AA70FD">
        <w:rPr>
          <w:rFonts w:hint="eastAsia"/>
        </w:rPr>
        <w:t>3.3.1</w:t>
      </w:r>
      <w:r w:rsidRPr="00AA70FD">
        <w:rPr>
          <w:rFonts w:hint="eastAsia"/>
        </w:rPr>
        <w:t>整体架构</w:t>
      </w:r>
      <w:bookmarkEnd w:id="62"/>
    </w:p>
    <w:p w14:paraId="03C21285" w14:textId="6D21B1CD" w:rsidR="0021235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r w:rsidRPr="00C04139">
        <w:rPr>
          <w:rFonts w:hint="eastAsia"/>
          <w:color w:val="000000" w:themeColor="text1"/>
        </w:rPr>
        <w:t>WPFe</w:t>
      </w:r>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r w:rsidRPr="00C04139">
        <w:rPr>
          <w:rFonts w:hint="eastAsia"/>
          <w:color w:val="000000" w:themeColor="text1"/>
        </w:rPr>
        <w:t>WPFe</w:t>
      </w:r>
      <w:r w:rsidRPr="00C04139">
        <w:rPr>
          <w:rFonts w:hint="eastAsia"/>
          <w:color w:val="000000" w:themeColor="text1"/>
        </w:rPr>
        <w:t>模型由输入层、编码层和解码层三部分组成。在以下小节中，将详细解释每个模块的功能与作用。</w:t>
      </w:r>
    </w:p>
    <w:p w14:paraId="7916DF93" w14:textId="2B393AFF" w:rsidR="00212359" w:rsidRPr="003564D7" w:rsidRDefault="002C54BD" w:rsidP="00951645">
      <w:pPr>
        <w:spacing w:line="240" w:lineRule="auto"/>
        <w:ind w:firstLineChars="0" w:firstLine="0"/>
        <w:rPr>
          <w:color w:val="000000" w:themeColor="text1"/>
        </w:rPr>
      </w:pPr>
      <w:commentRangeStart w:id="50"/>
      <w:r>
        <w:rPr>
          <w:noProof/>
        </w:rPr>
        <w:drawing>
          <wp:inline distT="0" distB="0" distL="0" distR="0" wp14:anchorId="4D9919B5" wp14:editId="519DACB8">
            <wp:extent cx="5363210" cy="1478915"/>
            <wp:effectExtent l="0" t="0" r="8890" b="6985"/>
            <wp:docPr id="271275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5229" name=""/>
                    <pic:cNvPicPr/>
                  </pic:nvPicPr>
                  <pic:blipFill>
                    <a:blip r:embed="rId52"/>
                    <a:stretch>
                      <a:fillRect/>
                    </a:stretch>
                  </pic:blipFill>
                  <pic:spPr>
                    <a:xfrm>
                      <a:off x="0" y="0"/>
                      <a:ext cx="5363210" cy="1478915"/>
                    </a:xfrm>
                    <a:prstGeom prst="rect">
                      <a:avLst/>
                    </a:prstGeom>
                  </pic:spPr>
                </pic:pic>
              </a:graphicData>
            </a:graphic>
          </wp:inline>
        </w:drawing>
      </w:r>
      <w:commentRangeEnd w:id="50"/>
      <w:r>
        <w:rPr>
          <w:rStyle w:val="CommentReference"/>
        </w:rPr>
        <w:commentReference w:id="50"/>
      </w:r>
    </w:p>
    <w:p w14:paraId="7D8C0BE0" w14:textId="009DFA4F" w:rsidR="00212359" w:rsidRDefault="00440686" w:rsidP="00951645">
      <w:pPr>
        <w:pStyle w:val="afb"/>
        <w:ind w:firstLineChars="0" w:firstLine="0"/>
      </w:pPr>
      <w:bookmarkStart w:id="63" w:name="_Toc19513608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3"/>
    </w:p>
    <w:p w14:paraId="00B08BC9" w14:textId="2B8F4244" w:rsidR="00212359" w:rsidRPr="00B26286" w:rsidRDefault="00B766FC" w:rsidP="00951645">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4" w:name="_Toc194845640"/>
      <w:r w:rsidRPr="00AA70FD">
        <w:rPr>
          <w:rFonts w:hint="eastAsia"/>
        </w:rPr>
        <w:t>3.3.2</w:t>
      </w:r>
      <w:r w:rsidRPr="00AA70FD">
        <w:rPr>
          <w:rFonts w:hint="eastAsia"/>
        </w:rPr>
        <w:t>输入层</w:t>
      </w:r>
      <w:bookmarkEnd w:id="64"/>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5" w:name="_Toc194845641"/>
      <w:r w:rsidRPr="008B0511">
        <w:rPr>
          <w:rFonts w:hint="eastAsia"/>
        </w:rPr>
        <w:t>3.3.3</w:t>
      </w:r>
      <w:r w:rsidRPr="008B0511">
        <w:rPr>
          <w:rFonts w:hint="eastAsia"/>
        </w:rPr>
        <w:t>编码层</w:t>
      </w:r>
      <w:bookmarkEnd w:id="65"/>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4AB223E2" w:rsidR="00212359" w:rsidRDefault="000A5356" w:rsidP="00951645">
      <w:pPr>
        <w:pStyle w:val="paragraph"/>
        <w:spacing w:before="60" w:beforeAutospacing="0" w:after="60" w:afterAutospacing="0" w:line="240" w:lineRule="auto"/>
        <w:ind w:firstLineChars="0" w:firstLine="0"/>
        <w:jc w:val="center"/>
        <w:rPr>
          <w:rFonts w:ascii="Times New Roman" w:eastAsia="宋体" w:hAnsi="Times New Roman"/>
          <w:kern w:val="2"/>
          <w:sz w:val="21"/>
          <w:szCs w:val="21"/>
        </w:rPr>
      </w:pPr>
      <w:r>
        <w:rPr>
          <w:noProof/>
        </w:rPr>
        <w:drawing>
          <wp:inline distT="0" distB="0" distL="0" distR="0" wp14:anchorId="2F1783C6" wp14:editId="4408D580">
            <wp:extent cx="3148012" cy="1251229"/>
            <wp:effectExtent l="0" t="0" r="0" b="6350"/>
            <wp:docPr id="40900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4747" name=""/>
                    <pic:cNvPicPr/>
                  </pic:nvPicPr>
                  <pic:blipFill>
                    <a:blip r:embed="rId53"/>
                    <a:stretch>
                      <a:fillRect/>
                    </a:stretch>
                  </pic:blipFill>
                  <pic:spPr>
                    <a:xfrm>
                      <a:off x="0" y="0"/>
                      <a:ext cx="3230279" cy="1283927"/>
                    </a:xfrm>
                    <a:prstGeom prst="rect">
                      <a:avLst/>
                    </a:prstGeom>
                  </pic:spPr>
                </pic:pic>
              </a:graphicData>
            </a:graphic>
          </wp:inline>
        </w:drawing>
      </w:r>
    </w:p>
    <w:p w14:paraId="4CC4CDB6" w14:textId="539E967C" w:rsidR="00212359" w:rsidRDefault="00440686" w:rsidP="00951645">
      <w:pPr>
        <w:pStyle w:val="afb"/>
        <w:ind w:firstLineChars="0" w:firstLine="0"/>
      </w:pPr>
      <w:bookmarkStart w:id="66" w:name="_Toc19513608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6"/>
    </w:p>
    <w:p w14:paraId="3514949D" w14:textId="32E31B5F" w:rsidR="00212359" w:rsidRPr="006D64E1" w:rsidRDefault="00B766FC" w:rsidP="00951645">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31F06CE8" w:rsidR="00212359" w:rsidRDefault="000A5356" w:rsidP="00951645">
      <w:pPr>
        <w:spacing w:line="240" w:lineRule="auto"/>
        <w:ind w:firstLineChars="0" w:firstLine="0"/>
        <w:jc w:val="center"/>
      </w:pPr>
      <w:r>
        <w:rPr>
          <w:noProof/>
        </w:rPr>
        <w:drawing>
          <wp:inline distT="0" distB="0" distL="0" distR="0" wp14:anchorId="6F8EBB52" wp14:editId="507BEEDC">
            <wp:extent cx="3524250" cy="1419130"/>
            <wp:effectExtent l="0" t="0" r="0" b="0"/>
            <wp:docPr id="14976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989" name=""/>
                    <pic:cNvPicPr/>
                  </pic:nvPicPr>
                  <pic:blipFill>
                    <a:blip r:embed="rId54"/>
                    <a:stretch>
                      <a:fillRect/>
                    </a:stretch>
                  </pic:blipFill>
                  <pic:spPr>
                    <a:xfrm>
                      <a:off x="0" y="0"/>
                      <a:ext cx="3550713" cy="1429786"/>
                    </a:xfrm>
                    <a:prstGeom prst="rect">
                      <a:avLst/>
                    </a:prstGeom>
                  </pic:spPr>
                </pic:pic>
              </a:graphicData>
            </a:graphic>
          </wp:inline>
        </w:drawing>
      </w:r>
    </w:p>
    <w:p w14:paraId="5462BD23" w14:textId="610CF1F7" w:rsidR="00212359" w:rsidRDefault="00440686" w:rsidP="00951645">
      <w:pPr>
        <w:pStyle w:val="afb"/>
        <w:ind w:firstLineChars="0" w:firstLine="0"/>
      </w:pPr>
      <w:bookmarkStart w:id="67" w:name="_Toc19513608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7"/>
    </w:p>
    <w:p w14:paraId="6AFECF6A" w14:textId="041F3511" w:rsidR="00212359" w:rsidRPr="00A83AC6" w:rsidRDefault="00B766FC" w:rsidP="00951645">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B19D8" w14:paraId="1D0FE34D" w14:textId="77777777" w:rsidTr="00FB19D8">
        <w:trPr>
          <w:jc w:val="center"/>
        </w:trPr>
        <w:tc>
          <w:tcPr>
            <w:tcW w:w="2812" w:type="dxa"/>
          </w:tcPr>
          <w:p w14:paraId="6F008FFA" w14:textId="77777777" w:rsidR="00FB19D8" w:rsidRDefault="00FB19D8" w:rsidP="00C82603">
            <w:pPr>
              <w:ind w:firstLineChars="0" w:firstLine="0"/>
              <w:rPr>
                <w:rFonts w:ascii="Cambria Math" w:hAnsi="Cambria Math"/>
                <w:i/>
              </w:rPr>
            </w:pPr>
          </w:p>
        </w:tc>
        <w:tc>
          <w:tcPr>
            <w:tcW w:w="2812" w:type="dxa"/>
          </w:tcPr>
          <w:p w14:paraId="03A05160" w14:textId="7453709D"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oMath>
            </m:oMathPara>
          </w:p>
        </w:tc>
        <w:tc>
          <w:tcPr>
            <w:tcW w:w="3023" w:type="dxa"/>
            <w:vAlign w:val="center"/>
          </w:tcPr>
          <w:p w14:paraId="385E848D" w14:textId="59BC2A3D" w:rsidR="00FB19D8" w:rsidRPr="00500AE7" w:rsidRDefault="00000000" w:rsidP="00FB19D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3-11</m:t>
                    </m:r>
                  </m:e>
                </m:d>
              </m:oMath>
            </m:oMathPara>
          </w:p>
        </w:tc>
      </w:tr>
    </w:tbl>
    <w:p w14:paraId="7B7282C7" w14:textId="63C1183C" w:rsidR="00212359" w:rsidRDefault="009642CA" w:rsidP="00951645">
      <w:pPr>
        <w:pStyle w:val="ad"/>
        <w:spacing w:line="240" w:lineRule="auto"/>
        <w:ind w:firstLineChars="0" w:firstLine="0"/>
      </w:pPr>
      <w:r>
        <w:rPr>
          <w:noProof/>
        </w:rPr>
        <w:drawing>
          <wp:inline distT="0" distB="0" distL="0" distR="0" wp14:anchorId="01CBA884" wp14:editId="3F2B7AA2">
            <wp:extent cx="5363210" cy="648335"/>
            <wp:effectExtent l="0" t="0" r="8890" b="0"/>
            <wp:docPr id="183158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8133" name=""/>
                    <pic:cNvPicPr/>
                  </pic:nvPicPr>
                  <pic:blipFill>
                    <a:blip r:embed="rId55"/>
                    <a:stretch>
                      <a:fillRect/>
                    </a:stretch>
                  </pic:blipFill>
                  <pic:spPr>
                    <a:xfrm>
                      <a:off x="0" y="0"/>
                      <a:ext cx="5363210" cy="648335"/>
                    </a:xfrm>
                    <a:prstGeom prst="rect">
                      <a:avLst/>
                    </a:prstGeom>
                  </pic:spPr>
                </pic:pic>
              </a:graphicData>
            </a:graphic>
          </wp:inline>
        </w:drawing>
      </w:r>
    </w:p>
    <w:p w14:paraId="7310175B" w14:textId="68F22B2D" w:rsidR="00212359" w:rsidRDefault="00440686" w:rsidP="00951645">
      <w:pPr>
        <w:pStyle w:val="afb"/>
        <w:ind w:firstLineChars="0" w:firstLine="0"/>
      </w:pPr>
      <w:bookmarkStart w:id="68" w:name="_Toc1951360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8"/>
    </w:p>
    <w:p w14:paraId="4B5D030E" w14:textId="1586E5A6" w:rsidR="00212359" w:rsidRDefault="00B766FC" w:rsidP="00951645">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9" w:name="_Toc194845642"/>
      <w:r w:rsidRPr="00AA70FD">
        <w:rPr>
          <w:rFonts w:hint="eastAsia"/>
        </w:rPr>
        <w:t>3.3.4</w:t>
      </w:r>
      <w:r w:rsidRPr="00AA70FD">
        <w:rPr>
          <w:rFonts w:hint="eastAsia"/>
        </w:rPr>
        <w:t>解码层</w:t>
      </w:r>
      <w:bookmarkEnd w:id="69"/>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28621AAF" w:rsidR="00212359" w:rsidRDefault="004F69E8" w:rsidP="00951645">
      <w:pPr>
        <w:pStyle w:val="afb"/>
        <w:ind w:firstLineChars="0" w:firstLine="0"/>
        <w:rPr>
          <w:szCs w:val="21"/>
        </w:rPr>
      </w:pPr>
      <w:r>
        <w:rPr>
          <w:noProof/>
        </w:rPr>
        <w:drawing>
          <wp:inline distT="0" distB="0" distL="0" distR="0" wp14:anchorId="56A6850A" wp14:editId="7395F0F6">
            <wp:extent cx="4932659" cy="1385887"/>
            <wp:effectExtent l="0" t="0" r="1905" b="5080"/>
            <wp:docPr id="102523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0262" name=""/>
                    <pic:cNvPicPr/>
                  </pic:nvPicPr>
                  <pic:blipFill>
                    <a:blip r:embed="rId56"/>
                    <a:stretch>
                      <a:fillRect/>
                    </a:stretch>
                  </pic:blipFill>
                  <pic:spPr>
                    <a:xfrm>
                      <a:off x="0" y="0"/>
                      <a:ext cx="4982781" cy="1399969"/>
                    </a:xfrm>
                    <a:prstGeom prst="rect">
                      <a:avLst/>
                    </a:prstGeom>
                  </pic:spPr>
                </pic:pic>
              </a:graphicData>
            </a:graphic>
          </wp:inline>
        </w:drawing>
      </w:r>
    </w:p>
    <w:p w14:paraId="568A9101" w14:textId="4E76D2EF" w:rsidR="00212359" w:rsidRDefault="00440686" w:rsidP="00951645">
      <w:pPr>
        <w:pStyle w:val="afb"/>
        <w:ind w:firstLineChars="0" w:firstLine="0"/>
      </w:pPr>
      <w:bookmarkStart w:id="70" w:name="_Toc19513609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70"/>
    </w:p>
    <w:p w14:paraId="1CE9BE70" w14:textId="45D03768" w:rsidR="00212359" w:rsidRPr="00722406" w:rsidRDefault="00B766FC" w:rsidP="00951645">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Default="00212359" w:rsidP="00212359">
      <w:pPr>
        <w:ind w:firstLine="480"/>
        <w:rPr>
          <w:rStyle w:val="mord"/>
          <w:color w:val="000000" w:themeColor="text1"/>
        </w:rPr>
      </w:pPr>
      <w:r w:rsidRPr="009D55DF">
        <w:rPr>
          <w:rFonts w:hint="eastAsia"/>
          <w:color w:val="000000" w:themeColor="text1"/>
        </w:rPr>
        <w:lastRenderedPageBreak/>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379"/>
        <w:gridCol w:w="1559"/>
      </w:tblGrid>
      <w:tr w:rsidR="00963C36" w14:paraId="4C7CCBA1" w14:textId="77777777" w:rsidTr="00963C36">
        <w:trPr>
          <w:jc w:val="center"/>
        </w:trPr>
        <w:tc>
          <w:tcPr>
            <w:tcW w:w="709" w:type="dxa"/>
          </w:tcPr>
          <w:p w14:paraId="2601FFD4" w14:textId="77777777" w:rsidR="00963C36" w:rsidRDefault="00963C36" w:rsidP="00C82603">
            <w:pPr>
              <w:ind w:firstLineChars="0" w:firstLine="0"/>
              <w:rPr>
                <w:rFonts w:ascii="Cambria Math" w:hAnsi="Cambria Math"/>
                <w:i/>
              </w:rPr>
            </w:pPr>
          </w:p>
        </w:tc>
        <w:tc>
          <w:tcPr>
            <w:tcW w:w="6379" w:type="dxa"/>
          </w:tcPr>
          <w:p w14:paraId="35C034F8" w14:textId="6E604921" w:rsidR="00963C36"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oMath>
            </m:oMathPara>
          </w:p>
        </w:tc>
        <w:tc>
          <w:tcPr>
            <w:tcW w:w="1559" w:type="dxa"/>
            <w:vAlign w:val="center"/>
          </w:tcPr>
          <w:p w14:paraId="29BCD67A" w14:textId="1E4AEFA8" w:rsidR="00963C36" w:rsidRPr="00500AE7" w:rsidRDefault="00000000" w:rsidP="00C82603">
            <w:pPr>
              <w:ind w:firstLineChars="0" w:firstLine="0"/>
              <w:jc w:val="center"/>
              <w:rPr>
                <w:rFonts w:ascii="Cambria Math" w:hAnsi="Cambria Math"/>
                <w:i/>
              </w:rPr>
            </w:pPr>
            <m:oMathPara>
              <m:oMathParaPr>
                <m:jc m:val="right"/>
              </m:oMathParaPr>
              <m:oMath>
                <m:d>
                  <m:dPr>
                    <m:ctrlPr>
                      <w:rPr>
                        <w:rStyle w:val="mord"/>
                        <w:rFonts w:ascii="Cambria Math" w:hAnsi="Cambria Math"/>
                        <w:i/>
                      </w:rPr>
                    </m:ctrlPr>
                  </m:dPr>
                  <m:e>
                    <m:r>
                      <w:rPr>
                        <w:rStyle w:val="mord"/>
                        <w:rFonts w:ascii="Cambria Math" w:hAnsi="Cambria Math"/>
                      </w:rPr>
                      <m:t>3-12</m:t>
                    </m:r>
                  </m:e>
                </m:d>
              </m:oMath>
            </m:oMathPara>
          </w:p>
        </w:tc>
      </w:tr>
    </w:tbl>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670"/>
        <w:gridCol w:w="1984"/>
      </w:tblGrid>
      <w:tr w:rsidR="00963C36" w14:paraId="7BA6515D" w14:textId="77777777" w:rsidTr="00963C36">
        <w:trPr>
          <w:jc w:val="center"/>
        </w:trPr>
        <w:tc>
          <w:tcPr>
            <w:tcW w:w="993" w:type="dxa"/>
          </w:tcPr>
          <w:p w14:paraId="75AC94A6" w14:textId="77777777" w:rsidR="00963C36" w:rsidRDefault="00963C36" w:rsidP="00C82603">
            <w:pPr>
              <w:ind w:firstLineChars="0" w:firstLine="0"/>
              <w:rPr>
                <w:rFonts w:ascii="Cambria Math" w:hAnsi="Cambria Math"/>
                <w:i/>
              </w:rPr>
            </w:pPr>
          </w:p>
        </w:tc>
        <w:tc>
          <w:tcPr>
            <w:tcW w:w="5670" w:type="dxa"/>
          </w:tcPr>
          <w:p w14:paraId="78CF9D3C" w14:textId="67592B70" w:rsidR="00963C36" w:rsidRDefault="00963C36" w:rsidP="00C82603">
            <w:pPr>
              <w:ind w:firstLineChars="0" w:firstLine="0"/>
              <w:jc w:val="center"/>
              <w:rPr>
                <w:rFonts w:ascii="Cambria Math" w:hAnsi="Cambria Math"/>
                <w:i/>
              </w:rPr>
            </w:pPr>
            <m:oMathPara>
              <m:oMath>
                <m:r>
                  <w:rPr>
                    <w:rFonts w:ascii="Cambria Math" w:hAnsi="Cambria Math"/>
                  </w:rPr>
                  <m:t>token</m:t>
                </m:r>
                <m:r>
                  <m:rPr>
                    <m:sty m:val="p"/>
                  </m:rPr>
                  <w:rPr>
                    <w:rFonts w:ascii="Cambria Math" w:hAnsi="Cambria Math"/>
                  </w:rPr>
                  <m:t>_</m:t>
                </m:r>
                <m:r>
                  <w:rPr>
                    <w:rFonts w:ascii="Cambria Math" w:hAnsi="Cambria Math"/>
                  </w:rPr>
                  <m:t>loss</m:t>
                </m:r>
                <m:r>
                  <m:rPr>
                    <m:sty m:val="p"/>
                  </m:rPr>
                  <w:rPr>
                    <w:rFonts w:ascii="Cambria Math" w:hAnsi="Cambria Math"/>
                  </w:rPr>
                  <m:t>_</m:t>
                </m:r>
                <m:r>
                  <w:rPr>
                    <w:rFonts w:ascii="Cambria Math" w:hAnsi="Cambria Math"/>
                  </w:rPr>
                  <m:t>non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(x,y)=-log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r>
                              <w:rPr>
                                <w:rFonts w:ascii="Cambria Math" w:hAnsi="Cambria Math"/>
                              </w:rPr>
                              <m:t> </m:t>
                            </m:r>
                          </m:e>
                        </m:nary>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j</m:t>
                                </m:r>
                              </m:e>
                            </m:d>
                          </m:e>
                        </m:d>
                      </m:den>
                    </m:f>
                  </m:e>
                </m:d>
              </m:oMath>
            </m:oMathPara>
          </w:p>
        </w:tc>
        <w:tc>
          <w:tcPr>
            <w:tcW w:w="1984" w:type="dxa"/>
            <w:vAlign w:val="center"/>
          </w:tcPr>
          <w:p w14:paraId="4FD00D98" w14:textId="10DE0F00" w:rsidR="00963C36"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3-13</m:t>
                    </m:r>
                  </m:e>
                </m:d>
              </m:oMath>
            </m:oMathPara>
          </w:p>
        </w:tc>
      </w:tr>
    </w:tbl>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1" w:name="_Toc19484564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1"/>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1124CB75"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w:t>
      </w:r>
      <w:r>
        <w:rPr>
          <w:rFonts w:hint="eastAsia"/>
        </w:rPr>
        <w:lastRenderedPageBreak/>
        <w:t>则使用词编码模型进行预测，以替换字编码模型中识别错误的槽值。</w:t>
      </w:r>
    </w:p>
    <w:p w14:paraId="7F8106D6" w14:textId="7805F6BA" w:rsidR="00212359" w:rsidRDefault="009669E9" w:rsidP="00951645">
      <w:pPr>
        <w:pStyle w:val="afb"/>
        <w:ind w:firstLineChars="0" w:firstLine="0"/>
      </w:pPr>
      <w:r>
        <w:rPr>
          <w:noProof/>
        </w:rPr>
        <w:drawing>
          <wp:inline distT="0" distB="0" distL="0" distR="0" wp14:anchorId="17D73156" wp14:editId="69BF845C">
            <wp:extent cx="5363210" cy="2276475"/>
            <wp:effectExtent l="0" t="0" r="8890" b="9525"/>
            <wp:docPr id="11932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777" name=""/>
                    <pic:cNvPicPr/>
                  </pic:nvPicPr>
                  <pic:blipFill>
                    <a:blip r:embed="rId57"/>
                    <a:stretch>
                      <a:fillRect/>
                    </a:stretch>
                  </pic:blipFill>
                  <pic:spPr>
                    <a:xfrm>
                      <a:off x="0" y="0"/>
                      <a:ext cx="5363210" cy="2276475"/>
                    </a:xfrm>
                    <a:prstGeom prst="rect">
                      <a:avLst/>
                    </a:prstGeom>
                  </pic:spPr>
                </pic:pic>
              </a:graphicData>
            </a:graphic>
          </wp:inline>
        </w:drawing>
      </w:r>
    </w:p>
    <w:p w14:paraId="13F02E1D" w14:textId="67EB538F" w:rsidR="00212359" w:rsidRDefault="00440686" w:rsidP="00951645">
      <w:pPr>
        <w:pStyle w:val="afb"/>
        <w:ind w:firstLineChars="0" w:firstLine="0"/>
      </w:pPr>
      <w:bookmarkStart w:id="72" w:name="_Toc19513609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2"/>
    </w:p>
    <w:p w14:paraId="0025D772" w14:textId="5C043425" w:rsidR="00212359" w:rsidRPr="00A25908" w:rsidRDefault="00B766FC" w:rsidP="00951645">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3" w:name="_Toc194845644"/>
      <w:commentRangeStart w:id="33"/>
      <w:r w:rsidRPr="001941DA">
        <w:rPr>
          <w:rFonts w:hint="eastAsia"/>
        </w:rPr>
        <w:t>3.5</w:t>
      </w:r>
      <w:r w:rsidRPr="001941DA">
        <w:rPr>
          <w:rFonts w:hint="eastAsia"/>
        </w:rPr>
        <w:t>实验结果与分析</w:t>
      </w:r>
      <w:commentRangeEnd w:id="33"/>
      <w:r>
        <w:rPr>
          <w:rStyle w:val="CommentReference"/>
        </w:rPr>
        <w:commentReference w:id="33"/>
      </w:r>
      <w:bookmarkEnd w:id="73"/>
    </w:p>
    <w:p w14:paraId="1237060A" w14:textId="77777777" w:rsidR="00212359" w:rsidRPr="00AA70FD" w:rsidRDefault="00212359" w:rsidP="00212359">
      <w:pPr>
        <w:pStyle w:val="3"/>
      </w:pPr>
      <w:bookmarkStart w:id="74" w:name="_Toc194845645"/>
      <w:commentRangeStart w:id="30"/>
      <w:r w:rsidRPr="00AA70FD">
        <w:rPr>
          <w:rFonts w:hint="eastAsia"/>
        </w:rPr>
        <w:t>3.5.1</w:t>
      </w:r>
      <w:r>
        <w:rPr>
          <w:rFonts w:hint="eastAsia"/>
        </w:rPr>
        <w:t>实验</w:t>
      </w:r>
      <w:r w:rsidRPr="00AA70FD">
        <w:rPr>
          <w:rFonts w:hint="eastAsia"/>
        </w:rPr>
        <w:t>环境与参数配置</w:t>
      </w:r>
      <w:commentRangeEnd w:id="30"/>
      <w:r>
        <w:rPr>
          <w:rStyle w:val="CommentReference"/>
        </w:rPr>
        <w:commentReference w:id="30"/>
      </w:r>
      <w:bookmarkEnd w:id="74"/>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5" w:name="_Toc194845646"/>
      <w:commentRangeStart w:id="31"/>
      <w:r w:rsidRPr="00AA70FD">
        <w:rPr>
          <w:rFonts w:hint="eastAsia"/>
        </w:rPr>
        <w:lastRenderedPageBreak/>
        <w:t>3.5.2</w:t>
      </w:r>
      <w:r w:rsidRPr="00AA70FD">
        <w:rPr>
          <w:rFonts w:hint="eastAsia"/>
        </w:rPr>
        <w:t>数据集</w:t>
      </w:r>
      <w:commentRangeEnd w:id="31"/>
      <w:r>
        <w:rPr>
          <w:rStyle w:val="CommentReference"/>
        </w:rPr>
        <w:commentReference w:id="31"/>
      </w:r>
      <w:bookmarkEnd w:id="75"/>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951645">
      <w:pPr>
        <w:pStyle w:val="afb"/>
        <w:ind w:firstLineChars="0" w:firstLine="0"/>
      </w:pPr>
      <w:bookmarkStart w:id="76" w:name="_Toc19513612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6"/>
    </w:p>
    <w:p w14:paraId="7C85CFA7" w14:textId="04CEF24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7" w:name="_Toc194845647"/>
      <w:commentRangeStart w:id="32"/>
      <w:r w:rsidRPr="00AA70FD">
        <w:rPr>
          <w:rFonts w:hint="eastAsia"/>
        </w:rPr>
        <w:t>3.5.3</w:t>
      </w:r>
      <w:r w:rsidRPr="00AA70FD">
        <w:rPr>
          <w:rFonts w:hint="eastAsia"/>
        </w:rPr>
        <w:t>评估指标</w:t>
      </w:r>
      <w:commentRangeEnd w:id="32"/>
      <w:r>
        <w:rPr>
          <w:rStyle w:val="CommentReference"/>
        </w:rPr>
        <w:commentReference w:id="32"/>
      </w:r>
      <w:bookmarkEnd w:id="77"/>
    </w:p>
    <w:p w14:paraId="4DCB3E8F" w14:textId="2582948E" w:rsidR="00212359"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AC6855" w14:paraId="4DB42CB4" w14:textId="77777777" w:rsidTr="00AC6855">
        <w:trPr>
          <w:jc w:val="center"/>
        </w:trPr>
        <w:tc>
          <w:tcPr>
            <w:tcW w:w="2694" w:type="dxa"/>
          </w:tcPr>
          <w:p w14:paraId="5DBA43DA" w14:textId="77777777" w:rsidR="00AC6855" w:rsidRDefault="00AC6855" w:rsidP="00C82603">
            <w:pPr>
              <w:ind w:firstLineChars="0" w:firstLine="0"/>
              <w:rPr>
                <w:rFonts w:ascii="Cambria Math" w:hAnsi="Cambria Math"/>
                <w:i/>
              </w:rPr>
            </w:pPr>
          </w:p>
        </w:tc>
        <w:tc>
          <w:tcPr>
            <w:tcW w:w="2930" w:type="dxa"/>
          </w:tcPr>
          <w:p w14:paraId="4DC9F79C" w14:textId="024A444D" w:rsidR="00AC6855" w:rsidRDefault="00AC6855" w:rsidP="00C82603">
            <w:pPr>
              <w:ind w:firstLineChars="0" w:firstLine="0"/>
              <w:jc w:val="center"/>
              <w:rPr>
                <w:rFonts w:ascii="Cambria Math" w:hAnsi="Cambria Math"/>
                <w:i/>
              </w:rPr>
            </w:pPr>
            <m:oMathPara>
              <m:oMath>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oMath>
            </m:oMathPara>
          </w:p>
        </w:tc>
        <w:tc>
          <w:tcPr>
            <w:tcW w:w="3023" w:type="dxa"/>
            <w:vAlign w:val="center"/>
          </w:tcPr>
          <w:p w14:paraId="582CE759" w14:textId="1F97BAC8" w:rsidR="00AC6855" w:rsidRPr="00500AE7" w:rsidRDefault="00000000" w:rsidP="00AC6855">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3-14</m:t>
                    </m:r>
                  </m:e>
                </m:d>
              </m:oMath>
            </m:oMathPara>
          </w:p>
        </w:tc>
      </w:tr>
    </w:tbl>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8" w:name="_Toc194845648"/>
      <w:r w:rsidRPr="008B0511">
        <w:rPr>
          <w:rFonts w:hint="eastAsia"/>
        </w:rPr>
        <w:t>3.5.4</w:t>
      </w:r>
      <w:r w:rsidRPr="008B0511">
        <w:rPr>
          <w:rFonts w:hint="eastAsia"/>
        </w:rPr>
        <w:t>实验结果与分析</w:t>
      </w:r>
      <w:bookmarkEnd w:id="78"/>
    </w:p>
    <w:p w14:paraId="59B02185" w14:textId="311A0203" w:rsidR="00212359" w:rsidRPr="00D82094" w:rsidRDefault="00212359" w:rsidP="00212359">
      <w:pPr>
        <w:ind w:firstLine="480"/>
        <w:rPr>
          <w:color w:val="FF0000"/>
        </w:rPr>
      </w:pPr>
      <w:r w:rsidRPr="00D82094">
        <w:rPr>
          <w:rFonts w:hint="eastAsia"/>
          <w:color w:val="000000" w:themeColor="text1"/>
        </w:rPr>
        <w:t>为了比较不同编码方式的语义准确率，进行了对比实验。所用模型包括原始</w:t>
      </w:r>
      <w:r w:rsidRPr="00D82094">
        <w:rPr>
          <w:rFonts w:hint="eastAsia"/>
          <w:color w:val="000000" w:themeColor="text1"/>
        </w:rPr>
        <w:lastRenderedPageBreak/>
        <w:t>基于字编码的基线模型（以下简称</w:t>
      </w:r>
      <w:r w:rsidR="00B5698F">
        <w:rPr>
          <w:rFonts w:hint="eastAsia"/>
          <w:color w:val="000000" w:themeColor="text1"/>
        </w:rPr>
        <w:t>W</w:t>
      </w:r>
      <w:r w:rsidRPr="00D82094">
        <w:rPr>
          <w:rFonts w:hint="eastAsia"/>
          <w:color w:val="000000" w:themeColor="text1"/>
        </w:rPr>
        <w:t>Bert</w:t>
      </w:r>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r w:rsidRPr="00D82094">
        <w:rPr>
          <w:rFonts w:hint="eastAsia"/>
          <w:color w:val="000000" w:themeColor="text1"/>
        </w:rPr>
        <w:t>PBert-no</w:t>
      </w:r>
      <w:r w:rsidR="00B5698F" w:rsidRPr="00501E8D">
        <w:rPr>
          <w:color w:val="000000" w:themeColor="text1"/>
        </w:rPr>
        <w:t>NSWG</w:t>
      </w:r>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r w:rsidR="00B5698F">
        <w:rPr>
          <w:rFonts w:hint="eastAsia"/>
          <w:color w:val="000000" w:themeColor="text1"/>
        </w:rPr>
        <w:t>PBert</w:t>
      </w:r>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r w:rsidRPr="00D82094">
        <w:rPr>
          <w:rFonts w:hint="eastAsia"/>
          <w:color w:val="000000" w:themeColor="text1"/>
        </w:rPr>
        <w:t>WPFe-noSCCLoss</w:t>
      </w:r>
      <w:r w:rsidRPr="00D82094">
        <w:rPr>
          <w:rFonts w:hint="eastAsia"/>
          <w:color w:val="000000" w:themeColor="text1"/>
        </w:rPr>
        <w:t>）、基于编码层的字词融合模型（以下简称</w:t>
      </w:r>
      <w:r w:rsidRPr="00D82094">
        <w:rPr>
          <w:rFonts w:hint="eastAsia"/>
          <w:color w:val="000000" w:themeColor="text1"/>
        </w:rPr>
        <w:t>WPFe</w:t>
      </w:r>
      <w:r w:rsidRPr="00D82094">
        <w:rPr>
          <w:rFonts w:hint="eastAsia"/>
          <w:color w:val="000000" w:themeColor="text1"/>
        </w:rPr>
        <w:t>）以及基于解码层的字词融合模型（以下简称</w:t>
      </w:r>
      <w:r w:rsidRPr="00D82094">
        <w:rPr>
          <w:rFonts w:hint="eastAsia"/>
          <w:color w:val="000000" w:themeColor="text1"/>
        </w:rPr>
        <w:t>WPFd</w:t>
      </w:r>
      <w:r w:rsidRPr="00D82094">
        <w:rPr>
          <w:rFonts w:hint="eastAsia"/>
          <w:color w:val="000000" w:themeColor="text1"/>
        </w:rPr>
        <w:t>）。实验在六个专业数据集上进行，使用相同的数据集和参数设置。</w:t>
      </w:r>
    </w:p>
    <w:p w14:paraId="5502DF3B" w14:textId="63D4A61A" w:rsidR="00212359" w:rsidRDefault="00440686" w:rsidP="00951645">
      <w:pPr>
        <w:pStyle w:val="afb"/>
        <w:ind w:firstLineChars="0" w:firstLine="0"/>
      </w:pPr>
      <w:bookmarkStart w:id="79" w:name="_Toc195136121"/>
      <w:commentRangeStart w:id="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commentRangeEnd w:id="6"/>
      <w:r>
        <w:rPr>
          <w:rStyle w:val="CommentReference"/>
        </w:rPr>
        <w:commentReference w:id="6"/>
      </w:r>
      <w:bookmarkEnd w:id="79"/>
    </w:p>
    <w:p w14:paraId="6A3AB432" w14:textId="7E511F7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951645">
            <w:pPr>
              <w:spacing w:line="240" w:lineRule="auto"/>
              <w:ind w:firstLineChars="0" w:firstLine="0"/>
              <w:jc w:val="center"/>
              <w:rPr>
                <w:sz w:val="21"/>
                <w:szCs w:val="21"/>
              </w:rPr>
            </w:pPr>
            <w:r>
              <w:rPr>
                <w:rFonts w:hint="eastAsia"/>
                <w:sz w:val="21"/>
                <w:szCs w:val="21"/>
              </w:rPr>
              <w:t>W</w:t>
            </w:r>
            <w:r w:rsidR="00212359" w:rsidRPr="005204F4">
              <w:rPr>
                <w:rFonts w:hint="eastAsia"/>
                <w:sz w:val="21"/>
                <w:szCs w:val="21"/>
              </w:rPr>
              <w:t>Bert</w:t>
            </w:r>
          </w:p>
        </w:tc>
        <w:tc>
          <w:tcPr>
            <w:tcW w:w="1843" w:type="dxa"/>
            <w:tcBorders>
              <w:top w:val="single" w:sz="12" w:space="0" w:color="auto"/>
              <w:bottom w:val="single" w:sz="4" w:space="0" w:color="auto"/>
            </w:tcBorders>
          </w:tcPr>
          <w:p w14:paraId="208F20C4" w14:textId="5C887C90" w:rsidR="00212359" w:rsidRPr="005204F4" w:rsidRDefault="00212359" w:rsidP="00951645">
            <w:pPr>
              <w:spacing w:line="240" w:lineRule="auto"/>
              <w:ind w:firstLineChars="0" w:firstLine="0"/>
              <w:jc w:val="center"/>
              <w:rPr>
                <w:sz w:val="21"/>
                <w:szCs w:val="21"/>
              </w:rPr>
            </w:pPr>
            <w:r w:rsidRPr="005204F4">
              <w:rPr>
                <w:rFonts w:hint="eastAsia"/>
                <w:sz w:val="21"/>
                <w:szCs w:val="21"/>
              </w:rPr>
              <w:t>PBert-noNS</w:t>
            </w:r>
            <w:r w:rsidR="001B106D">
              <w:rPr>
                <w:rFonts w:hint="eastAsia"/>
                <w:sz w:val="21"/>
                <w:szCs w:val="21"/>
              </w:rPr>
              <w:t>WG</w:t>
            </w:r>
          </w:p>
        </w:tc>
        <w:tc>
          <w:tcPr>
            <w:tcW w:w="850" w:type="dxa"/>
            <w:tcBorders>
              <w:top w:val="single" w:sz="12" w:space="0" w:color="auto"/>
              <w:bottom w:val="single" w:sz="4" w:space="0" w:color="auto"/>
            </w:tcBorders>
          </w:tcPr>
          <w:p w14:paraId="2DE8CE7B" w14:textId="6A6D5625" w:rsidR="00212359" w:rsidRPr="005204F4" w:rsidRDefault="00212359" w:rsidP="00951645">
            <w:pPr>
              <w:spacing w:line="240" w:lineRule="auto"/>
              <w:ind w:firstLineChars="0" w:firstLine="0"/>
              <w:jc w:val="center"/>
              <w:rPr>
                <w:sz w:val="21"/>
                <w:szCs w:val="21"/>
              </w:rPr>
            </w:pPr>
            <w:r w:rsidRPr="005204F4">
              <w:rPr>
                <w:rFonts w:hint="eastAsia"/>
                <w:sz w:val="21"/>
                <w:szCs w:val="21"/>
              </w:rPr>
              <w:t>PBert</w:t>
            </w:r>
          </w:p>
        </w:tc>
        <w:tc>
          <w:tcPr>
            <w:tcW w:w="1961" w:type="dxa"/>
            <w:tcBorders>
              <w:top w:val="single" w:sz="12" w:space="0" w:color="auto"/>
              <w:bottom w:val="single" w:sz="4" w:space="0" w:color="auto"/>
            </w:tcBorders>
          </w:tcPr>
          <w:p w14:paraId="5745FEE7"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WPFe-noSCCLoss</w:t>
            </w:r>
          </w:p>
        </w:tc>
        <w:tc>
          <w:tcPr>
            <w:tcW w:w="744" w:type="dxa"/>
            <w:tcBorders>
              <w:top w:val="single" w:sz="12" w:space="0" w:color="auto"/>
              <w:bottom w:val="single" w:sz="4" w:space="0" w:color="auto"/>
            </w:tcBorders>
          </w:tcPr>
          <w:p w14:paraId="3350C2EE"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w:t>
            </w:r>
          </w:p>
        </w:tc>
        <w:tc>
          <w:tcPr>
            <w:tcW w:w="1205" w:type="dxa"/>
            <w:tcBorders>
              <w:top w:val="single" w:sz="12" w:space="0" w:color="auto"/>
              <w:bottom w:val="single" w:sz="4" w:space="0" w:color="auto"/>
            </w:tcBorders>
          </w:tcPr>
          <w:p w14:paraId="3C52E43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WPFd</w:t>
            </w:r>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951645">
      <w:pPr>
        <w:pStyle w:val="afb"/>
        <w:ind w:firstLineChars="0" w:firstLine="0"/>
      </w:pPr>
      <w:r>
        <w:rPr>
          <w:noProof/>
        </w:rPr>
        <w:drawing>
          <wp:inline distT="0" distB="0" distL="0" distR="0" wp14:anchorId="3A6012BB" wp14:editId="145BEA3C">
            <wp:extent cx="5281612" cy="2845291"/>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8"/>
                    <a:stretch>
                      <a:fillRect/>
                    </a:stretch>
                  </pic:blipFill>
                  <pic:spPr>
                    <a:xfrm>
                      <a:off x="0" y="0"/>
                      <a:ext cx="5398514" cy="2908268"/>
                    </a:xfrm>
                    <a:prstGeom prst="rect">
                      <a:avLst/>
                    </a:prstGeom>
                  </pic:spPr>
                </pic:pic>
              </a:graphicData>
            </a:graphic>
          </wp:inline>
        </w:drawing>
      </w:r>
    </w:p>
    <w:p w14:paraId="0326481C" w14:textId="73BAA86F" w:rsidR="00212359" w:rsidRDefault="00440686" w:rsidP="00951645">
      <w:pPr>
        <w:pStyle w:val="afb"/>
        <w:ind w:firstLineChars="0" w:firstLine="0"/>
      </w:pPr>
      <w:bookmarkStart w:id="80" w:name="_Toc19513609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80"/>
    </w:p>
    <w:p w14:paraId="6435E53B" w14:textId="70F92933" w:rsidR="00212359" w:rsidRPr="00B11BB1" w:rsidRDefault="00B766FC" w:rsidP="00951645">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r w:rsidRPr="000716F8">
        <w:rPr>
          <w:color w:val="000000" w:themeColor="text1"/>
        </w:rPr>
        <w:t>PBert</w:t>
      </w:r>
      <w:r w:rsidRPr="000716F8">
        <w:rPr>
          <w:rFonts w:hint="eastAsia"/>
          <w:color w:val="000000" w:themeColor="text1"/>
        </w:rPr>
        <w:t>模型相比</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r w:rsidRPr="000716F8">
        <w:rPr>
          <w:rFonts w:hint="eastAsia"/>
          <w:color w:val="000000" w:themeColor="text1"/>
        </w:rPr>
        <w:t>PBert-noNS</w:t>
      </w:r>
      <w:r w:rsidR="008C1B96">
        <w:rPr>
          <w:rFonts w:hint="eastAsia"/>
          <w:color w:val="000000" w:themeColor="text1"/>
        </w:rPr>
        <w:t>WG</w:t>
      </w:r>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r w:rsidRPr="000716F8">
        <w:rPr>
          <w:rFonts w:hint="eastAsia"/>
          <w:color w:val="000000" w:themeColor="text1"/>
        </w:rPr>
        <w:t>WPFe-noSCCLoss</w:t>
      </w:r>
      <w:r w:rsidRPr="000716F8">
        <w:rPr>
          <w:rFonts w:hint="eastAsia"/>
          <w:color w:val="000000" w:themeColor="text1"/>
        </w:rPr>
        <w:t>模</w:t>
      </w:r>
      <w:r w:rsidRPr="000716F8">
        <w:rPr>
          <w:rFonts w:hint="eastAsia"/>
          <w:color w:val="000000" w:themeColor="text1"/>
        </w:rPr>
        <w:lastRenderedPageBreak/>
        <w:t>型较</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t>
      </w:r>
      <w:r w:rsidRPr="000716F8">
        <w:rPr>
          <w:rFonts w:hint="eastAsia"/>
          <w:color w:val="000000" w:themeColor="text1"/>
        </w:rPr>
        <w:t>WPFd</w:t>
      </w:r>
      <w:r w:rsidRPr="000716F8">
        <w:rPr>
          <w:rFonts w:hint="eastAsia"/>
          <w:color w:val="000000" w:themeColor="text1"/>
        </w:rPr>
        <w:t>模型准确率相较于</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r w:rsidRPr="000716F8">
        <w:rPr>
          <w:rFonts w:hint="eastAsia"/>
          <w:color w:val="000000" w:themeColor="text1"/>
        </w:rPr>
        <w:t>WPFe</w:t>
      </w:r>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r w:rsidRPr="000716F8">
        <w:rPr>
          <w:rFonts w:hint="eastAsia"/>
          <w:color w:val="000000" w:themeColor="text1"/>
        </w:rPr>
        <w:t>WPFd</w:t>
      </w:r>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r w:rsidRPr="00B83B4B">
        <w:rPr>
          <w:rFonts w:hint="eastAsia"/>
          <w:color w:val="000000" w:themeColor="text1"/>
        </w:rPr>
        <w:t>PBert</w:t>
      </w:r>
      <w:r w:rsidRPr="00B83B4B">
        <w:rPr>
          <w:rFonts w:hint="eastAsia"/>
          <w:color w:val="000000" w:themeColor="text1"/>
        </w:rPr>
        <w:t>模型</w:t>
      </w:r>
      <w:r w:rsidR="00597EF4">
        <w:rPr>
          <w:rFonts w:hint="eastAsia"/>
          <w:color w:val="000000" w:themeColor="text1"/>
        </w:rPr>
        <w:t>、</w:t>
      </w:r>
      <w:r w:rsidRPr="00B83B4B">
        <w:rPr>
          <w:rFonts w:hint="eastAsia"/>
          <w:color w:val="000000" w:themeColor="text1"/>
        </w:rPr>
        <w:t>WPFe</w:t>
      </w:r>
      <w:r w:rsidRPr="00B83B4B">
        <w:rPr>
          <w:rFonts w:hint="eastAsia"/>
          <w:color w:val="000000" w:themeColor="text1"/>
        </w:rPr>
        <w:t>模型</w:t>
      </w:r>
      <w:r w:rsidR="00597EF4">
        <w:rPr>
          <w:rFonts w:hint="eastAsia"/>
          <w:color w:val="000000" w:themeColor="text1"/>
        </w:rPr>
        <w:t>、</w:t>
      </w:r>
      <w:r w:rsidR="00597EF4">
        <w:rPr>
          <w:rFonts w:hint="eastAsia"/>
          <w:color w:val="000000" w:themeColor="text1"/>
        </w:rPr>
        <w:t>WPFd</w:t>
      </w:r>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r w:rsidRPr="00DC20C7">
        <w:rPr>
          <w:color w:val="000000" w:themeColor="text1"/>
        </w:rPr>
        <w:t>WPFe</w:t>
      </w:r>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r w:rsidRPr="00DC20C7">
        <w:rPr>
          <w:color w:val="000000" w:themeColor="text1"/>
        </w:rPr>
        <w:t>PBert</w:t>
      </w:r>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r w:rsidR="00AE5F51" w:rsidRPr="00DC20C7">
        <w:rPr>
          <w:color w:val="000000" w:themeColor="text1"/>
        </w:rPr>
        <w:t>WPF</w:t>
      </w:r>
      <w:r w:rsidR="00AE5F51">
        <w:rPr>
          <w:rFonts w:hint="eastAsia"/>
          <w:color w:val="000000" w:themeColor="text1"/>
        </w:rPr>
        <w:t>d</w:t>
      </w:r>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r w:rsidR="00AE5F51" w:rsidRPr="00DC20C7">
        <w:rPr>
          <w:color w:val="000000" w:themeColor="text1"/>
        </w:rPr>
        <w:t>PBert</w:t>
      </w:r>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r w:rsidRPr="00DC20C7">
        <w:rPr>
          <w:color w:val="000000" w:themeColor="text1"/>
        </w:rPr>
        <w:t>WPFe</w:t>
      </w:r>
      <w:r w:rsidR="00A35BC4">
        <w:rPr>
          <w:rFonts w:hint="eastAsia"/>
          <w:color w:val="000000" w:themeColor="text1"/>
        </w:rPr>
        <w:t>、</w:t>
      </w:r>
      <w:r w:rsidR="00A35BC4">
        <w:rPr>
          <w:rFonts w:hint="eastAsia"/>
          <w:color w:val="000000" w:themeColor="text1"/>
        </w:rPr>
        <w:t>WPFd</w:t>
      </w:r>
      <w:r w:rsidRPr="00DC20C7">
        <w:rPr>
          <w:color w:val="000000" w:themeColor="text1"/>
        </w:rPr>
        <w:t>模型的表现优于</w:t>
      </w:r>
      <w:r w:rsidRPr="00DC20C7">
        <w:rPr>
          <w:color w:val="000000" w:themeColor="text1"/>
        </w:rPr>
        <w:t>PBert</w:t>
      </w:r>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951645">
      <w:pPr>
        <w:pStyle w:val="afb"/>
        <w:ind w:firstLineChars="0" w:firstLine="0"/>
      </w:pPr>
      <w:bookmarkStart w:id="81" w:name="_Toc1951361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1"/>
    </w:p>
    <w:p w14:paraId="118A9CAF" w14:textId="459F2488" w:rsidR="00212359" w:rsidRPr="00C94A36" w:rsidRDefault="00B766FC" w:rsidP="00951645">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
        </w:tc>
        <w:tc>
          <w:tcPr>
            <w:tcW w:w="1843" w:type="dxa"/>
            <w:tcBorders>
              <w:top w:val="single" w:sz="12" w:space="0" w:color="auto"/>
              <w:bottom w:val="single" w:sz="4" w:space="0" w:color="auto"/>
            </w:tcBorders>
          </w:tcPr>
          <w:p w14:paraId="66CA0FE5" w14:textId="34F8A067"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6C1D31">
              <w:rPr>
                <w:rFonts w:ascii="Linux Libertine O" w:eastAsia="Cambria" w:hAnsi="Linux Libertine O" w:cs="Linux Libertine O"/>
                <w:kern w:val="0"/>
                <w:sz w:val="18"/>
                <w:szCs w:val="18"/>
                <w:lang w:eastAsia="en-US"/>
              </w:rPr>
              <w:t>PBert</w:t>
            </w:r>
          </w:p>
        </w:tc>
        <w:tc>
          <w:tcPr>
            <w:tcW w:w="1842" w:type="dxa"/>
            <w:tcBorders>
              <w:top w:val="single" w:sz="12" w:space="0" w:color="auto"/>
              <w:bottom w:val="single" w:sz="4" w:space="0" w:color="auto"/>
            </w:tcBorders>
          </w:tcPr>
          <w:p w14:paraId="70D0B1E2" w14:textId="77777777" w:rsidR="00637C50" w:rsidRPr="00876BF2" w:rsidRDefault="00637C50" w:rsidP="00951645">
            <w:pPr>
              <w:spacing w:line="240" w:lineRule="auto"/>
              <w:ind w:firstLineChars="0" w:firstLine="0"/>
              <w:jc w:val="center"/>
              <w:rPr>
                <w:rFonts w:ascii="Linux Libertine O" w:hAnsi="Linux Libertine O" w:cs="Linux Libertine O"/>
                <w:kern w:val="0"/>
                <w:sz w:val="18"/>
                <w:szCs w:val="18"/>
              </w:rPr>
            </w:pPr>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
        </w:tc>
        <w:tc>
          <w:tcPr>
            <w:tcW w:w="1701" w:type="dxa"/>
            <w:tcBorders>
              <w:top w:val="single" w:sz="12" w:space="0" w:color="auto"/>
              <w:bottom w:val="single" w:sz="4" w:space="0" w:color="auto"/>
            </w:tcBorders>
          </w:tcPr>
          <w:p w14:paraId="45980B60" w14:textId="1B1D267F" w:rsidR="00637C50" w:rsidRPr="00637C50" w:rsidRDefault="00637C50" w:rsidP="00951645">
            <w:pPr>
              <w:spacing w:line="240" w:lineRule="auto"/>
              <w:ind w:firstLineChars="0" w:firstLine="0"/>
              <w:jc w:val="center"/>
              <w:rPr>
                <w:rFonts w:eastAsiaTheme="minorEastAsia"/>
                <w:kern w:val="0"/>
                <w:sz w:val="18"/>
                <w:szCs w:val="18"/>
              </w:rPr>
            </w:pPr>
            <w:r w:rsidRPr="00637C50">
              <w:rPr>
                <w:rFonts w:eastAsiaTheme="minorEastAsia"/>
                <w:kern w:val="0"/>
                <w:sz w:val="18"/>
                <w:szCs w:val="18"/>
              </w:rPr>
              <w:t>WPFd</w:t>
            </w:r>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2" w:name="_Toc194845649"/>
      <w:r w:rsidRPr="00AA70FD">
        <w:rPr>
          <w:rFonts w:hint="eastAsia"/>
        </w:rPr>
        <w:t>3.6</w:t>
      </w:r>
      <w:r w:rsidRPr="00AA70FD">
        <w:rPr>
          <w:rFonts w:hint="eastAsia"/>
        </w:rPr>
        <w:t>本章小结</w:t>
      </w:r>
      <w:bookmarkEnd w:id="82"/>
    </w:p>
    <w:p w14:paraId="43F9176D" w14:textId="085317AB"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lastRenderedPageBreak/>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w:t>
      </w:r>
      <w:r w:rsidR="00A128FD">
        <w:rPr>
          <w:rFonts w:hint="eastAsia"/>
          <w:color w:val="000000" w:themeColor="text1"/>
        </w:rPr>
        <w:t>然</w:t>
      </w:r>
      <w:r w:rsidRPr="001D697B">
        <w:rPr>
          <w:rFonts w:hint="eastAsia"/>
          <w:color w:val="000000" w:themeColor="text1"/>
        </w:rPr>
        <w:t>导致训练耗时延长，且该模型对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9"/>
          <w:headerReference w:type="default" r:id="rId60"/>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3" w:name="_Toc19484565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3"/>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4" w:name="_Toc19484565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4"/>
    </w:p>
    <w:p w14:paraId="2D991247" w14:textId="7D93DC76" w:rsidR="0033169C"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2</w:t>
      </w:r>
      <w:r w:rsidRPr="00780972">
        <w:rPr>
          <w:rFonts w:hint="eastAsia"/>
          <w:color w:val="000000" w:themeColor="text1"/>
        </w:rPr>
        <w:t>月盘点结果为盘亏的计量标准器同比增加多少”中，正确结构为</w:t>
      </w:r>
      <w:r w:rsidRPr="00780972">
        <w:rPr>
          <w:rFonts w:hint="eastAsia"/>
          <w:color w:val="000000" w:themeColor="text1"/>
        </w:rPr>
        <w:t>{'time': '202</w:t>
      </w:r>
      <w:r w:rsidR="00EB4126">
        <w:rPr>
          <w:rFonts w:hint="eastAsia"/>
          <w:color w:val="000000" w:themeColor="text1"/>
        </w:rPr>
        <w:t>3</w:t>
      </w:r>
      <w:r w:rsidRPr="00780972">
        <w:rPr>
          <w:rFonts w:hint="eastAsia"/>
          <w:color w:val="000000" w:themeColor="text1"/>
        </w:rPr>
        <w:t>年</w:t>
      </w:r>
      <w:r w:rsidR="00EB4126">
        <w:rPr>
          <w:rFonts w:hint="eastAsia"/>
          <w:color w:val="000000" w:themeColor="text1"/>
        </w:rPr>
        <w:t>2</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09D99671" w14:textId="06D499AA" w:rsidR="00E33259" w:rsidRPr="00780972" w:rsidRDefault="00E33259" w:rsidP="0033169C">
      <w:pPr>
        <w:ind w:firstLineChars="0" w:firstLine="420"/>
        <w:rPr>
          <w:color w:val="000000" w:themeColor="text1"/>
        </w:rPr>
      </w:pPr>
      <w:r w:rsidRPr="00E33259">
        <w:rPr>
          <w:rFonts w:hint="eastAsia"/>
          <w:color w:val="000000" w:themeColor="text1"/>
        </w:rPr>
        <w:t>现有模型中意图检测与槽位填充的解耦设计导致语义分割错误率显著增加，这源于两个任务在语义理解层面的强耦合特性</w:t>
      </w:r>
      <w:r>
        <w:rPr>
          <w:rFonts w:hint="eastAsia"/>
          <w:color w:val="000000" w:themeColor="text1"/>
        </w:rPr>
        <w:t>。</w:t>
      </w:r>
      <w:r w:rsidRPr="00780972">
        <w:rPr>
          <w:rFonts w:ascii="宋体" w:hAnsi="宋体"/>
          <w:color w:val="000000" w:themeColor="text1"/>
        </w:rPr>
        <w:t>槽位信息往往高度依赖于用户的意图，某些特定的槽位仅会在特定意图中出现，因此被称为意图专属槽位</w:t>
      </w:r>
      <w:r>
        <w:rPr>
          <w:rFonts w:ascii="宋体" w:hAnsi="宋体" w:hint="eastAsia"/>
          <w:color w:val="000000" w:themeColor="text1"/>
        </w:rPr>
        <w:t>。</w:t>
      </w:r>
      <w:r w:rsidRPr="00780972">
        <w:rPr>
          <w:rFonts w:ascii="宋体" w:hAnsi="宋体" w:hint="eastAsia"/>
          <w:color w:val="000000" w:themeColor="text1"/>
        </w:rPr>
        <w:t>以数据查询为例</w:t>
      </w:r>
      <w:r w:rsidRPr="00780972">
        <w:rPr>
          <w:rFonts w:ascii="宋体" w:hAnsi="宋体"/>
          <w:color w:val="000000" w:themeColor="text1"/>
        </w:rPr>
        <w:t>，</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hint="eastAsia"/>
          <w:color w:val="000000" w:themeColor="text1"/>
        </w:rPr>
        <w:t>为</w:t>
      </w:r>
      <w:proofErr w:type="spellStart"/>
      <w:r w:rsidRPr="00780972">
        <w:rPr>
          <w:color w:val="000000" w:themeColor="text1"/>
        </w:rPr>
        <w:t>query_MoM</w:t>
      </w:r>
      <w:proofErr w:type="spellEnd"/>
      <w:r w:rsidRPr="00780972">
        <w:rPr>
          <w:rFonts w:ascii="宋体" w:hAnsi="宋体"/>
          <w:color w:val="000000" w:themeColor="text1"/>
        </w:rPr>
        <w:t>（环比查询）和</w:t>
      </w:r>
      <w:proofErr w:type="spellStart"/>
      <w:r w:rsidRPr="00780972">
        <w:rPr>
          <w:color w:val="000000" w:themeColor="text1"/>
        </w:rPr>
        <w:t>query_YoY</w:t>
      </w:r>
      <w:proofErr w:type="spellEnd"/>
      <w:r w:rsidRPr="00780972">
        <w:rPr>
          <w:rFonts w:ascii="宋体" w:hAnsi="宋体"/>
          <w:color w:val="000000" w:themeColor="text1"/>
        </w:rPr>
        <w:t>（同比查询）等意图的专属槽位</w:t>
      </w:r>
      <w:r>
        <w:rPr>
          <w:rFonts w:ascii="宋体" w:hAnsi="宋体" w:hint="eastAsia"/>
          <w:color w:val="000000" w:themeColor="text1"/>
        </w:rPr>
        <w:t>，</w:t>
      </w:r>
      <w:r w:rsidRPr="00780972">
        <w:rPr>
          <w:rFonts w:ascii="宋体" w:hAnsi="宋体"/>
          <w:color w:val="000000" w:themeColor="text1"/>
        </w:rPr>
        <w:t>如果在其他意图中识别出</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5" w:name="_Toc19484565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5"/>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6" w:name="_Toc194845653"/>
      <w:r>
        <w:rPr>
          <w:rFonts w:hint="eastAsia"/>
        </w:rPr>
        <w:t>4.2.1</w:t>
      </w:r>
      <w:r w:rsidRPr="00AA70FD">
        <w:rPr>
          <w:rFonts w:hint="eastAsia"/>
        </w:rPr>
        <w:t>整体架构</w:t>
      </w:r>
      <w:bookmarkEnd w:id="86"/>
    </w:p>
    <w:p w14:paraId="5A9341F1" w14:textId="6C44264E" w:rsidR="00394FF9" w:rsidRDefault="00E60405" w:rsidP="00DB4FCB">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3A3C438E" w14:textId="5CCF5EEF" w:rsidR="00212359" w:rsidRPr="00C94A36" w:rsidRDefault="00B131E0" w:rsidP="00951645">
      <w:pPr>
        <w:pStyle w:val="afb"/>
        <w:ind w:firstLineChars="0" w:firstLine="0"/>
      </w:pPr>
      <w:r>
        <w:rPr>
          <w:noProof/>
        </w:rPr>
        <w:lastRenderedPageBreak/>
        <w:drawing>
          <wp:inline distT="0" distB="0" distL="0" distR="0" wp14:anchorId="1A79D204" wp14:editId="6AEAA6E4">
            <wp:extent cx="5363210" cy="2948305"/>
            <wp:effectExtent l="0" t="0" r="8890" b="4445"/>
            <wp:docPr id="39949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4945" name=""/>
                    <pic:cNvPicPr/>
                  </pic:nvPicPr>
                  <pic:blipFill>
                    <a:blip r:embed="rId61"/>
                    <a:stretch>
                      <a:fillRect/>
                    </a:stretch>
                  </pic:blipFill>
                  <pic:spPr>
                    <a:xfrm>
                      <a:off x="0" y="0"/>
                      <a:ext cx="5363210" cy="2948305"/>
                    </a:xfrm>
                    <a:prstGeom prst="rect">
                      <a:avLst/>
                    </a:prstGeom>
                  </pic:spPr>
                </pic:pic>
              </a:graphicData>
            </a:graphic>
          </wp:inline>
        </w:drawing>
      </w:r>
    </w:p>
    <w:p w14:paraId="34F867A4" w14:textId="0CBF32BB" w:rsidR="00212359" w:rsidRDefault="00440686" w:rsidP="00951645">
      <w:pPr>
        <w:pStyle w:val="afb"/>
        <w:ind w:firstLineChars="0" w:firstLine="0"/>
      </w:pPr>
      <w:bookmarkStart w:id="87" w:name="_Toc19513609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7"/>
    </w:p>
    <w:p w14:paraId="38ACDC3D" w14:textId="240B984A" w:rsidR="00212359" w:rsidRPr="00384B67"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8" w:name="_Toc194845654"/>
      <w:r w:rsidRPr="00270859">
        <w:rPr>
          <w:rFonts w:hint="eastAsia"/>
        </w:rPr>
        <w:t>4.2.</w:t>
      </w:r>
      <w:r>
        <w:rPr>
          <w:rFonts w:hint="eastAsia"/>
        </w:rPr>
        <w:t>2</w:t>
      </w:r>
      <w:r>
        <w:rPr>
          <w:rFonts w:hint="eastAsia"/>
        </w:rPr>
        <w:t>输入层</w:t>
      </w:r>
      <w:bookmarkEnd w:id="88"/>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lastRenderedPageBreak/>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9" w:name="_Hlk194179800"/>
      <w:r w:rsidRPr="0025704B">
        <w:rPr>
          <w:rFonts w:hint="eastAsia"/>
        </w:rPr>
        <w:t>比如在“今年</w:t>
      </w:r>
      <w:r w:rsidRPr="0025704B">
        <w:rPr>
          <w:rFonts w:hint="eastAsia"/>
        </w:rPr>
        <w:t>1</w:t>
      </w:r>
      <w:r w:rsidRPr="0025704B">
        <w:rPr>
          <w:rFonts w:hint="eastAsia"/>
        </w:rPr>
        <w:t>月石家庄售电量是多少”这句话中</w:t>
      </w:r>
      <w:bookmarkEnd w:id="89"/>
      <w:r>
        <w:rPr>
          <w:rFonts w:hint="eastAsia"/>
        </w:rPr>
        <w:t>（句法分析树见下图</w:t>
      </w:r>
      <w:r>
        <w:rPr>
          <w:rFonts w:hint="eastAsia"/>
        </w:rPr>
        <w:t>4-2</w:t>
      </w:r>
      <w:r>
        <w:rPr>
          <w:rFonts w:hint="eastAsia"/>
        </w:rPr>
        <w:t>）</w:t>
      </w:r>
      <w:r w:rsidRPr="0025704B">
        <w:rPr>
          <w:rFonts w:hint="eastAsia"/>
        </w:rPr>
        <w:t>，通过依赖关系可以明确</w:t>
      </w:r>
      <w:bookmarkStart w:id="90"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90"/>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1"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1"/>
    <w:p w14:paraId="7CB1A6A5" w14:textId="77777777" w:rsidR="00212359" w:rsidRDefault="00212359" w:rsidP="00951645">
      <w:pPr>
        <w:pStyle w:val="afb"/>
        <w:ind w:firstLineChars="0" w:firstLine="0"/>
      </w:pPr>
      <w:r>
        <w:rPr>
          <w:noProof/>
        </w:rPr>
        <w:drawing>
          <wp:inline distT="0" distB="0" distL="0" distR="0" wp14:anchorId="4A3FE03A" wp14:editId="13F4DEB0">
            <wp:extent cx="3281362" cy="1185876"/>
            <wp:effectExtent l="0" t="0" r="0" b="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2"/>
                    <a:stretch>
                      <a:fillRect/>
                    </a:stretch>
                  </pic:blipFill>
                  <pic:spPr>
                    <a:xfrm>
                      <a:off x="0" y="0"/>
                      <a:ext cx="3337349" cy="1206110"/>
                    </a:xfrm>
                    <a:prstGeom prst="rect">
                      <a:avLst/>
                    </a:prstGeom>
                  </pic:spPr>
                </pic:pic>
              </a:graphicData>
            </a:graphic>
          </wp:inline>
        </w:drawing>
      </w:r>
    </w:p>
    <w:p w14:paraId="4652F1F7" w14:textId="58B35033" w:rsidR="00212359" w:rsidRDefault="00440686" w:rsidP="00951645">
      <w:pPr>
        <w:pStyle w:val="afb"/>
        <w:ind w:firstLineChars="0" w:firstLine="0"/>
      </w:pPr>
      <w:bookmarkStart w:id="92" w:name="_Toc19513609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2"/>
    </w:p>
    <w:p w14:paraId="77196B77" w14:textId="16E8AAC1" w:rsidR="00212359" w:rsidRPr="00384B67" w:rsidRDefault="00B766FC" w:rsidP="00951645">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6B902996"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m:oMath>
        <m:sSub>
          <m:sSubPr>
            <m:ctrlPr>
              <w:rPr>
                <w:rFonts w:ascii="Cambria Math" w:hAnsi="Cambria Math"/>
                <w:i/>
              </w:rPr>
            </m:ctrlPr>
          </m:sSubPr>
          <m:e>
            <m:r>
              <w:rPr>
                <w:rFonts w:ascii="Cambria Math" w:hAnsi="Cambria Math"/>
              </w:rPr>
              <m:t>E</m:t>
            </m:r>
          </m:e>
          <m:sub>
            <m:r>
              <w:rPr>
                <w:rFonts w:ascii="Cambria Math" w:hAnsi="Cambria Math"/>
              </w:rPr>
              <m:t>p</m:t>
            </m:r>
          </m:sub>
        </m:sSub>
      </m:oMath>
      <w:r w:rsidRPr="00292039">
        <w:rPr>
          <w:rFonts w:ascii="宋体" w:hAnsi="宋体" w:hint="eastAsia"/>
        </w:rPr>
        <w:t>以及其对应的依赖关系表示</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sidRPr="00292039">
        <w:rPr>
          <w:rFonts w:ascii="宋体" w:hAnsi="宋体" w:hint="eastAsia"/>
        </w:rPr>
        <w:t>进行组合</w:t>
      </w:r>
      <w:r w:rsidR="00DB4FCB">
        <w:rPr>
          <w:rFonts w:ascii="宋体" w:hAnsi="宋体"/>
        </w:rPr>
        <w:t>,</w:t>
      </w:r>
      <w:r w:rsidRPr="00292039">
        <w:rPr>
          <w:rFonts w:ascii="宋体" w:hAnsi="宋体" w:hint="eastAsia"/>
        </w:rPr>
        <w:t>作为模型的输入，更好地捕捉槽位之间的语法关系和词语之间的层级结构，通过引入外部文法信息，提高低频指标项和未见指标项的识别准确率。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46FE04CA" w14:textId="77777777" w:rsidTr="00AC6855">
        <w:tc>
          <w:tcPr>
            <w:tcW w:w="2812" w:type="dxa"/>
          </w:tcPr>
          <w:p w14:paraId="21A6391C" w14:textId="77777777" w:rsidR="00AC6855" w:rsidRDefault="00AC6855" w:rsidP="00AC6855">
            <w:pPr>
              <w:ind w:firstLineChars="0" w:firstLine="0"/>
              <w:rPr>
                <w:rFonts w:ascii="宋体" w:hAnsi="宋体"/>
              </w:rPr>
            </w:pPr>
          </w:p>
        </w:tc>
        <w:tc>
          <w:tcPr>
            <w:tcW w:w="2812" w:type="dxa"/>
          </w:tcPr>
          <w:p w14:paraId="00E9B7B9" w14:textId="40D69D02" w:rsidR="00AC6855" w:rsidRPr="00AC6855"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oMath>
            </m:oMathPara>
          </w:p>
        </w:tc>
        <w:tc>
          <w:tcPr>
            <w:tcW w:w="2812" w:type="dxa"/>
          </w:tcPr>
          <w:p w14:paraId="2139F1CD" w14:textId="67842EC3" w:rsidR="00AC6855" w:rsidRPr="00AC6855"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4-1</m:t>
                    </m:r>
                  </m:e>
                </m:d>
              </m:oMath>
            </m:oMathPara>
          </w:p>
        </w:tc>
      </w:tr>
      <w:tr w:rsidR="00E6301A" w14:paraId="7BE7BE78" w14:textId="77777777" w:rsidTr="006871C7">
        <w:tc>
          <w:tcPr>
            <w:tcW w:w="2812" w:type="dxa"/>
          </w:tcPr>
          <w:p w14:paraId="356131FA" w14:textId="77777777" w:rsidR="00E6301A" w:rsidRDefault="00E6301A" w:rsidP="00AC6855">
            <w:pPr>
              <w:ind w:firstLineChars="0" w:firstLine="0"/>
              <w:rPr>
                <w:rFonts w:ascii="宋体" w:hAnsi="宋体"/>
              </w:rPr>
            </w:pPr>
          </w:p>
        </w:tc>
        <w:tc>
          <w:tcPr>
            <w:tcW w:w="2812" w:type="dxa"/>
          </w:tcPr>
          <w:p w14:paraId="6CC71E68" w14:textId="095280DB" w:rsidR="00E6301A" w:rsidRPr="00E6301A"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oMath>
            </m:oMathPara>
          </w:p>
        </w:tc>
        <w:tc>
          <w:tcPr>
            <w:tcW w:w="2812" w:type="dxa"/>
          </w:tcPr>
          <w:p w14:paraId="2DE66CC6" w14:textId="63BCBBCE" w:rsidR="00E6301A" w:rsidRPr="00E6301A"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4-2</m:t>
                    </m:r>
                  </m:e>
                </m:d>
              </m:oMath>
            </m:oMathPara>
          </w:p>
        </w:tc>
      </w:tr>
    </w:tbl>
    <w:p w14:paraId="35929047" w14:textId="01378BFF" w:rsidR="00F932FC" w:rsidRDefault="00212359" w:rsidP="00F932FC">
      <w:pPr>
        <w:ind w:firstLine="480"/>
        <w:rPr>
          <w:rFonts w:ascii="宋体" w:hAnsi="宋体"/>
        </w:rPr>
      </w:pPr>
      <w:r>
        <w:rPr>
          <w:rFonts w:ascii="宋体" w:hAnsi="宋体" w:hint="eastAsia"/>
        </w:rPr>
        <w:lastRenderedPageBreak/>
        <w:t>其中，</w:t>
      </w:r>
      <w:bookmarkStart w:id="93"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3"/>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6BF44838" w:rsidR="00212359" w:rsidRPr="00C94A36" w:rsidRDefault="00B131E0" w:rsidP="00951645">
      <w:pPr>
        <w:pStyle w:val="afb"/>
        <w:ind w:firstLineChars="0" w:firstLine="0"/>
      </w:pPr>
      <w:r>
        <w:rPr>
          <w:noProof/>
        </w:rPr>
        <w:drawing>
          <wp:inline distT="0" distB="0" distL="0" distR="0" wp14:anchorId="15837612" wp14:editId="1ADEAE25">
            <wp:extent cx="5363210" cy="2389505"/>
            <wp:effectExtent l="0" t="0" r="8890" b="0"/>
            <wp:docPr id="1994838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8590" name=""/>
                    <pic:cNvPicPr/>
                  </pic:nvPicPr>
                  <pic:blipFill>
                    <a:blip r:embed="rId63"/>
                    <a:stretch>
                      <a:fillRect/>
                    </a:stretch>
                  </pic:blipFill>
                  <pic:spPr>
                    <a:xfrm>
                      <a:off x="0" y="0"/>
                      <a:ext cx="5363210" cy="2389505"/>
                    </a:xfrm>
                    <a:prstGeom prst="rect">
                      <a:avLst/>
                    </a:prstGeom>
                  </pic:spPr>
                </pic:pic>
              </a:graphicData>
            </a:graphic>
          </wp:inline>
        </w:drawing>
      </w:r>
    </w:p>
    <w:p w14:paraId="1C384048" w14:textId="70D65CAC" w:rsidR="00212359" w:rsidRDefault="00440686" w:rsidP="00951645">
      <w:pPr>
        <w:pStyle w:val="afb"/>
        <w:ind w:firstLineChars="0" w:firstLine="0"/>
      </w:pPr>
      <w:bookmarkStart w:id="94" w:name="_Toc19513609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4"/>
      <w:r w:rsidR="00212359">
        <w:rPr>
          <w:rFonts w:hint="eastAsia"/>
        </w:rPr>
        <w:t xml:space="preserve"> </w:t>
      </w:r>
    </w:p>
    <w:p w14:paraId="3506BD42" w14:textId="60068FD9" w:rsidR="00212359" w:rsidRPr="001F03DD"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5" w:name="_Toc194845655"/>
      <w:r w:rsidRPr="00270859">
        <w:rPr>
          <w:rFonts w:hint="eastAsia"/>
        </w:rPr>
        <w:t>4.2.</w:t>
      </w:r>
      <w:r>
        <w:rPr>
          <w:rFonts w:hint="eastAsia"/>
        </w:rPr>
        <w:t>3</w:t>
      </w:r>
      <w:r>
        <w:rPr>
          <w:rFonts w:hint="eastAsia"/>
        </w:rPr>
        <w:t>解码层</w:t>
      </w:r>
      <w:bookmarkEnd w:id="95"/>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w:t>
      </w:r>
      <w:r w:rsidRPr="00DB108F">
        <w:rPr>
          <w:rFonts w:hint="eastAsia"/>
        </w:rPr>
        <w:lastRenderedPageBreak/>
        <w:t>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3CE1CB9D" w:rsidR="00212359" w:rsidRPr="00C94A36" w:rsidRDefault="00F95473" w:rsidP="00951645">
      <w:pPr>
        <w:pStyle w:val="afb"/>
        <w:ind w:firstLineChars="0" w:firstLine="0"/>
      </w:pPr>
      <w:r>
        <w:rPr>
          <w:noProof/>
        </w:rPr>
        <w:drawing>
          <wp:inline distT="0" distB="0" distL="0" distR="0" wp14:anchorId="3D4D1F33" wp14:editId="04C030A6">
            <wp:extent cx="5363210" cy="2242820"/>
            <wp:effectExtent l="0" t="0" r="8890" b="5080"/>
            <wp:docPr id="1352724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4777" name=""/>
                    <pic:cNvPicPr/>
                  </pic:nvPicPr>
                  <pic:blipFill>
                    <a:blip r:embed="rId64"/>
                    <a:stretch>
                      <a:fillRect/>
                    </a:stretch>
                  </pic:blipFill>
                  <pic:spPr>
                    <a:xfrm>
                      <a:off x="0" y="0"/>
                      <a:ext cx="5363210" cy="2242820"/>
                    </a:xfrm>
                    <a:prstGeom prst="rect">
                      <a:avLst/>
                    </a:prstGeom>
                  </pic:spPr>
                </pic:pic>
              </a:graphicData>
            </a:graphic>
          </wp:inline>
        </w:drawing>
      </w:r>
    </w:p>
    <w:p w14:paraId="779AB60D" w14:textId="06DA5D30" w:rsidR="00212359" w:rsidRDefault="00440686" w:rsidP="00951645">
      <w:pPr>
        <w:pStyle w:val="afb"/>
        <w:ind w:firstLineChars="0" w:firstLine="0"/>
      </w:pPr>
      <w:bookmarkStart w:id="96" w:name="_Toc19513609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6"/>
    </w:p>
    <w:p w14:paraId="0547132D" w14:textId="47A8CD6F" w:rsidR="00212359" w:rsidRPr="005F0D1C"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75DB6904" w14:textId="6F2DD900" w:rsidR="008B69B8" w:rsidRDefault="00212359" w:rsidP="00E33259">
      <w:pPr>
        <w:ind w:firstLine="480"/>
      </w:pPr>
      <w:r w:rsidRPr="008D037C">
        <w:t>Step</w:t>
      </w:r>
      <w:r>
        <w:rPr>
          <w:rFonts w:hint="eastAsia"/>
        </w:rPr>
        <w:t>3</w:t>
      </w:r>
      <w:r>
        <w:rPr>
          <w:rFonts w:hint="eastAsia"/>
        </w:rPr>
        <w:t>：</w:t>
      </w:r>
      <w:r w:rsidR="00E33259" w:rsidRPr="00292039">
        <w:t>为</w:t>
      </w:r>
      <w:r w:rsidR="00E33259">
        <w:rPr>
          <w:rFonts w:hint="eastAsia"/>
        </w:rPr>
        <w:t>了</w:t>
      </w:r>
      <w:r w:rsidR="00E33259" w:rsidRPr="00292039">
        <w:t>确保自然语言理解任务中模型识别的意图与槽位之间达到完全一致，避免意图</w:t>
      </w:r>
      <w:r w:rsidR="00E33259" w:rsidRPr="00292039">
        <w:t>-</w:t>
      </w:r>
      <w:proofErr w:type="gramStart"/>
      <w:r w:rsidR="00E33259" w:rsidRPr="00292039">
        <w:t>槽不匹配</w:t>
      </w:r>
      <w:proofErr w:type="gramEnd"/>
      <w:r w:rsidR="00E33259" w:rsidRPr="00292039">
        <w:t>的问题，</w:t>
      </w:r>
      <w:r w:rsidR="00E33259">
        <w:rPr>
          <w:rFonts w:hint="eastAsia"/>
        </w:rPr>
        <w:t>本文采用</w:t>
      </w:r>
      <w:r w:rsidR="00E33259" w:rsidRPr="00292039">
        <w:t>解码后的后处理策略</w:t>
      </w:r>
      <w:r w:rsidR="00E33259">
        <w:rPr>
          <w:rFonts w:hint="eastAsia"/>
        </w:rPr>
        <w:t>，以</w:t>
      </w:r>
      <w:r w:rsidR="00E33259" w:rsidRPr="00292039">
        <w:t>进一步优化和校正模型的输出结果。</w:t>
      </w:r>
      <w:r w:rsidR="00E33259">
        <w:rPr>
          <w:rFonts w:hint="eastAsia"/>
        </w:rPr>
        <w:t>该策略首先通过</w:t>
      </w:r>
      <w:r w:rsidR="00E33259" w:rsidRPr="00292039">
        <w:t>公式</w:t>
      </w:r>
      <w:r w:rsidR="00E33259">
        <w:rPr>
          <w:rFonts w:hint="eastAsia"/>
        </w:rPr>
        <w:t>4-3</w:t>
      </w:r>
      <w:r w:rsidR="00E33259" w:rsidRPr="00292039">
        <w:t>所示</w:t>
      </w:r>
      <w:r w:rsidR="00E33259">
        <w:rPr>
          <w:rFonts w:hint="eastAsia"/>
        </w:rPr>
        <w:t>的操作，</w:t>
      </w:r>
      <w:r w:rsidR="00E33259" w:rsidRPr="00292039">
        <w:t>根据每个</w:t>
      </w:r>
      <w:r w:rsidR="00E33259" w:rsidRPr="004C645B">
        <w:t>token</w:t>
      </w:r>
      <w:r w:rsidR="00E33259" w:rsidRPr="00292039">
        <w:t>的</w:t>
      </w:r>
      <w:r w:rsidR="00E33259" w:rsidRPr="004C645B">
        <w:t>logits</w:t>
      </w:r>
      <w:r w:rsidR="00E33259" w:rsidRPr="00292039">
        <w:t>进行排序</w:t>
      </w:r>
      <w:r w:rsidR="00E33259">
        <w:rPr>
          <w:rFonts w:hint="eastAsia"/>
        </w:rPr>
        <w:t>，其中</w:t>
      </w:r>
      <w:r w:rsidR="00E33259" w:rsidRPr="00E33259">
        <w:rPr>
          <w:rFonts w:asciiTheme="majorBidi" w:hAnsiTheme="majorBidi" w:cstheme="majorBidi"/>
        </w:rPr>
        <w:t>lo</w:t>
      </w:r>
      <w:r w:rsidR="00E33259" w:rsidRPr="004C645B">
        <w:t>gits</w:t>
      </w:r>
      <w:r w:rsidR="00E33259" w:rsidRPr="00292039">
        <w:t>是模型输出的原始分数，代表模型对每个</w:t>
      </w:r>
      <w:r w:rsidR="00E33259" w:rsidRPr="004C645B">
        <w:t>token</w:t>
      </w:r>
      <w:r w:rsidR="00E33259" w:rsidRPr="00292039">
        <w:t>属于各个类别的初步判断</w:t>
      </w:r>
      <w:r w:rsidR="00E33259" w:rsidRPr="00292039">
        <w:rPr>
          <w:rFonts w:hint="eastAsia"/>
        </w:rPr>
        <w:t>，</w:t>
      </w:r>
      <w:r w:rsidR="00E33259" w:rsidRPr="00292039">
        <w:t>通过排序获得一个优先级列表。</w:t>
      </w:r>
      <w:r w:rsidR="00E33259">
        <w:rPr>
          <w:rFonts w:hint="eastAsia"/>
        </w:rPr>
        <w:t>紧接着该策略</w:t>
      </w:r>
      <w:r w:rsidR="00E33259" w:rsidRPr="00292039">
        <w:t>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00E33259" w:rsidRPr="00292039">
        <w:t>的识别结果</w:t>
      </w:r>
      <w:r w:rsidR="00E33259" w:rsidRPr="00292039">
        <w:rPr>
          <w:rFonts w:hint="eastAsia"/>
        </w:rPr>
        <w:t>，</w:t>
      </w:r>
      <w:r w:rsidR="00E33259" w:rsidRPr="00292039">
        <w:t>逐一判断其是否与识别出的意图相匹配</w:t>
      </w:r>
      <w:r w:rsidR="00E33259" w:rsidRPr="00292039">
        <w:rPr>
          <w:rFonts w:hint="eastAsia"/>
        </w:rPr>
        <w:t>，</w:t>
      </w:r>
      <w:r w:rsidR="00E33259" w:rsidRPr="00292039">
        <w:t>以确保其与意图的一致性</w:t>
      </w:r>
      <w:r w:rsidR="00E33259">
        <w:rPr>
          <w:rFonts w:hint="eastAsia"/>
        </w:rPr>
        <w:t>，</w:t>
      </w:r>
      <w:r w:rsidR="00E33259" w:rsidRPr="00292039">
        <w:t>如果在匹配过程中发现了不匹配的槽位，</w:t>
      </w:r>
      <w:r w:rsidR="00E33259" w:rsidRPr="00292039">
        <w:rPr>
          <w:rFonts w:hint="eastAsia"/>
        </w:rPr>
        <w:t>则继续判别下一可能</w:t>
      </w:r>
      <w:r w:rsidR="00E33259" w:rsidRPr="00292039">
        <w:t>槽位，直到找到与意图相匹配的槽位。</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7BA184DE" w14:textId="77777777" w:rsidTr="00AC6855">
        <w:tc>
          <w:tcPr>
            <w:tcW w:w="2812" w:type="dxa"/>
          </w:tcPr>
          <w:p w14:paraId="7EDFE4C6" w14:textId="77777777" w:rsidR="00AC6855" w:rsidRDefault="00AC6855" w:rsidP="00AC6855">
            <w:pPr>
              <w:ind w:firstLineChars="0" w:firstLine="0"/>
            </w:pPr>
          </w:p>
        </w:tc>
        <w:tc>
          <w:tcPr>
            <w:tcW w:w="2812" w:type="dxa"/>
          </w:tcPr>
          <w:p w14:paraId="6E5881DA" w14:textId="32BC1D1D" w:rsidR="00AC6855" w:rsidRDefault="00000000" w:rsidP="00AC6855">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tc>
        <w:tc>
          <w:tcPr>
            <w:tcW w:w="2812" w:type="dxa"/>
          </w:tcPr>
          <w:p w14:paraId="547A8733" w14:textId="102EABA2" w:rsidR="00AC6855" w:rsidRPr="00AC6855" w:rsidRDefault="00000000" w:rsidP="00AC6855">
            <w:pPr>
              <w:ind w:firstLineChars="0" w:firstLine="0"/>
            </w:pPr>
            <m:oMathPara>
              <m:oMathParaPr>
                <m:jc m:val="right"/>
              </m:oMathParaPr>
              <m:oMath>
                <m:d>
                  <m:dPr>
                    <m:ctrlPr>
                      <w:rPr>
                        <w:rFonts w:ascii="Cambria Math" w:hAnsi="Cambria Math"/>
                        <w:i/>
                      </w:rPr>
                    </m:ctrlPr>
                  </m:dPr>
                  <m:e>
                    <m:r>
                      <w:rPr>
                        <w:rFonts w:ascii="Cambria Math" w:hAnsi="Cambria Math"/>
                      </w:rPr>
                      <m:t>4-3</m:t>
                    </m:r>
                  </m:e>
                </m:d>
              </m:oMath>
            </m:oMathPara>
          </w:p>
        </w:tc>
      </w:tr>
    </w:tbl>
    <w:p w14:paraId="56588834" w14:textId="33C42D27" w:rsidR="00212359" w:rsidRPr="00270859" w:rsidRDefault="00212359" w:rsidP="00212359">
      <w:pPr>
        <w:pStyle w:val="2"/>
      </w:pPr>
      <w:bookmarkStart w:id="97" w:name="_Toc19484565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7"/>
    </w:p>
    <w:p w14:paraId="7BA725F4" w14:textId="6D72625B" w:rsidR="008B3774" w:rsidRDefault="00212359" w:rsidP="007F5072">
      <w:pPr>
        <w:pStyle w:val="3"/>
      </w:pPr>
      <w:bookmarkStart w:id="98" w:name="_Toc194845657"/>
      <w:commentRangeStart w:id="34"/>
      <w:r w:rsidRPr="00270859">
        <w:rPr>
          <w:rFonts w:hint="eastAsia"/>
        </w:rPr>
        <w:t>4.3.1</w:t>
      </w:r>
      <w:r w:rsidRPr="00270859">
        <w:rPr>
          <w:rFonts w:hint="eastAsia"/>
        </w:rPr>
        <w:t>整体框架</w:t>
      </w:r>
      <w:commentRangeEnd w:id="34"/>
      <w:r>
        <w:rPr>
          <w:rStyle w:val="CommentReference"/>
        </w:rPr>
        <w:commentReference w:id="34"/>
      </w:r>
      <w:bookmarkEnd w:id="98"/>
    </w:p>
    <w:p w14:paraId="553FA789" w14:textId="313AC844" w:rsidR="00C8322B" w:rsidRDefault="00C8322B" w:rsidP="00C8322B">
      <w:pPr>
        <w:ind w:firstLine="480"/>
        <w:rPr>
          <w:color w:val="000000" w:themeColor="text1"/>
        </w:rPr>
      </w:pPr>
      <w:r>
        <w:rPr>
          <w:rFonts w:hint="eastAsia"/>
          <w:color w:val="000000" w:themeColor="text1"/>
        </w:rPr>
        <w:t>虽然</w:t>
      </w:r>
      <w:r w:rsidRPr="00C8322B">
        <w:rPr>
          <w:rFonts w:hint="eastAsia"/>
          <w:color w:val="000000" w:themeColor="text1"/>
        </w:rPr>
        <w:t>基于</w:t>
      </w:r>
      <w:r w:rsidRPr="00C8322B">
        <w:rPr>
          <w:rFonts w:hint="eastAsia"/>
          <w:color w:val="000000" w:themeColor="text1"/>
        </w:rPr>
        <w:t>Spacy</w:t>
      </w:r>
      <w:r w:rsidRPr="00C8322B">
        <w:rPr>
          <w:rFonts w:hint="eastAsia"/>
          <w:color w:val="000000" w:themeColor="text1"/>
        </w:rPr>
        <w:t>句法分析树的联合建模框架在未见指标项解析任务中</w:t>
      </w:r>
      <w:r>
        <w:rPr>
          <w:rFonts w:hint="eastAsia"/>
          <w:color w:val="000000" w:themeColor="text1"/>
        </w:rPr>
        <w:t>具有良好的性能</w:t>
      </w:r>
      <w:r w:rsidRPr="00C8322B">
        <w:rPr>
          <w:rFonts w:hint="eastAsia"/>
          <w:color w:val="000000" w:themeColor="text1"/>
        </w:rPr>
        <w:t>，但其在复杂语言变体处理方面仍存在局限性。</w:t>
      </w:r>
      <w:r>
        <w:rPr>
          <w:rFonts w:hint="eastAsia"/>
          <w:color w:val="000000" w:themeColor="text1"/>
        </w:rPr>
        <w:t>由于</w:t>
      </w:r>
      <w:r w:rsidRPr="00B5706B">
        <w:rPr>
          <w:rFonts w:hint="eastAsia"/>
          <w:color w:val="000000" w:themeColor="text1"/>
        </w:rPr>
        <w:t>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w:t>
      </w:r>
      <w:r w:rsidR="00B36324">
        <w:rPr>
          <w:rFonts w:hint="eastAsia"/>
          <w:color w:val="000000" w:themeColor="text1"/>
        </w:rPr>
        <w:t>生成的样本句式单一</w:t>
      </w:r>
      <w:r w:rsidRPr="00B5706B">
        <w:rPr>
          <w:rFonts w:hint="eastAsia"/>
          <w:color w:val="000000" w:themeColor="text1"/>
        </w:rPr>
        <w:t>，难以适应实际场景中句法结构的多变需求。</w:t>
      </w:r>
      <w:r w:rsidRPr="00C8322B">
        <w:rPr>
          <w:rFonts w:hint="eastAsia"/>
          <w:color w:val="000000" w:themeColor="text1"/>
        </w:rPr>
        <w:t>针对这一问题，本研究提出基于大语言模型迭代数据增强的自然语言理解模型</w:t>
      </w:r>
      <w:r>
        <w:rPr>
          <w:rFonts w:hint="eastAsia"/>
          <w:color w:val="000000" w:themeColor="text1"/>
        </w:rPr>
        <w:t>，</w:t>
      </w:r>
      <w:r w:rsidR="0006760E" w:rsidRPr="00B5706B">
        <w:rPr>
          <w:rFonts w:hint="eastAsia"/>
          <w:color w:val="000000" w:themeColor="text1"/>
        </w:rPr>
        <w:t>通过</w:t>
      </w:r>
      <w:r w:rsidR="0006760E" w:rsidRPr="00B5706B">
        <w:rPr>
          <w:rFonts w:hint="eastAsia"/>
          <w:color w:val="000000" w:themeColor="text1"/>
        </w:rPr>
        <w:t>LLM</w:t>
      </w:r>
      <w:r w:rsidR="0006760E" w:rsidRPr="00B5706B">
        <w:rPr>
          <w:rFonts w:hint="eastAsia"/>
          <w:color w:val="000000" w:themeColor="text1"/>
        </w:rPr>
        <w:t>的语义生成优势扩展目标模型的训练边界</w:t>
      </w:r>
      <w:r w:rsidRPr="00C8322B">
        <w:rPr>
          <w:rFonts w:hint="eastAsia"/>
          <w:color w:val="000000" w:themeColor="text1"/>
        </w:rPr>
        <w:t>。</w:t>
      </w:r>
      <w:r>
        <w:rPr>
          <w:rFonts w:hint="eastAsia"/>
          <w:color w:val="000000" w:themeColor="text1"/>
        </w:rPr>
        <w:t>在实际应用中</w:t>
      </w:r>
      <w:r>
        <w:rPr>
          <w:rFonts w:hint="eastAsia"/>
          <w:color w:val="000000" w:themeColor="text1"/>
        </w:rPr>
        <w:t>LLM</w:t>
      </w:r>
      <w:r w:rsidRPr="00B5706B">
        <w:rPr>
          <w:color w:val="000000" w:themeColor="text1"/>
        </w:rPr>
        <w:t>可以生成大量具有丰富语义和复杂结构的句子，这些句子涵盖了各种潜在的语义关系和句法规则</w:t>
      </w:r>
      <w:r w:rsidR="00B36324">
        <w:rPr>
          <w:rFonts w:hint="eastAsia"/>
          <w:color w:val="000000" w:themeColor="text1"/>
        </w:rPr>
        <w:t>，通过</w:t>
      </w:r>
      <w:r w:rsidRPr="00B5706B">
        <w:rPr>
          <w:color w:val="000000" w:themeColor="text1"/>
        </w:rPr>
        <w:t>将这些生成的句子作为训练数据提供给</w:t>
      </w:r>
      <w:r>
        <w:rPr>
          <w:rFonts w:hint="eastAsia"/>
          <w:color w:val="000000" w:themeColor="text1"/>
        </w:rPr>
        <w:t>基座</w:t>
      </w:r>
      <w:r w:rsidRPr="00B5706B">
        <w:rPr>
          <w:color w:val="000000" w:themeColor="text1"/>
        </w:rPr>
        <w:t>模型，</w:t>
      </w:r>
      <w:r>
        <w:rPr>
          <w:rFonts w:hint="eastAsia"/>
          <w:color w:val="000000" w:themeColor="text1"/>
        </w:rPr>
        <w:t>可以使得模型</w:t>
      </w:r>
      <w:r w:rsidRPr="00B5706B">
        <w:rPr>
          <w:color w:val="000000" w:themeColor="text1"/>
        </w:rPr>
        <w:t>在训练过程中能够学习到更多样化的语言模式和结构，从而在面对实际应用中的复杂句式时，表现出更高的识别准确率和鲁棒性。</w:t>
      </w:r>
    </w:p>
    <w:p w14:paraId="1830A832" w14:textId="77777777" w:rsidR="00B36324" w:rsidRPr="00B36324" w:rsidRDefault="00B36324" w:rsidP="00B36324">
      <w:pPr>
        <w:ind w:firstLine="480"/>
        <w:rPr>
          <w:color w:val="000000" w:themeColor="text1"/>
        </w:rPr>
      </w:pPr>
      <w:r w:rsidRPr="00B36324">
        <w:rPr>
          <w:rFonts w:hint="eastAsia"/>
          <w:color w:val="000000" w:themeColor="text1"/>
        </w:rPr>
        <w:t>本文提出的基于大语言模型迭代数据增强的自然语言理解模型框架如下图</w:t>
      </w:r>
      <w:r w:rsidRPr="00B36324">
        <w:rPr>
          <w:rFonts w:hint="eastAsia"/>
          <w:color w:val="000000" w:themeColor="text1"/>
        </w:rPr>
        <w:t>4-5</w:t>
      </w:r>
      <w:r w:rsidRPr="00B36324">
        <w:rPr>
          <w:rFonts w:hint="eastAsia"/>
          <w:color w:val="000000" w:themeColor="text1"/>
        </w:rPr>
        <w:t>所示，该模型采用螺旋上升式多阶段训练过程，借助大语言模型进行数据增强，进而辅助基座模型开展迭代训练。每个训练阶段涵盖以下三个关键步骤。</w:t>
      </w:r>
    </w:p>
    <w:p w14:paraId="6C9988E7" w14:textId="1CF89E54" w:rsidR="004848B4" w:rsidRDefault="00B36324" w:rsidP="00B36324">
      <w:pPr>
        <w:ind w:firstLine="480"/>
        <w:rPr>
          <w:color w:val="000000" w:themeColor="text1"/>
        </w:rPr>
      </w:pPr>
      <w:r w:rsidRPr="00B36324">
        <w:rPr>
          <w:rFonts w:hint="eastAsia"/>
          <w:color w:val="000000" w:themeColor="text1"/>
        </w:rPr>
        <w:t>第一步是大语言模型的二段式数据增强。该阶段使用</w:t>
      </w:r>
      <w:r w:rsidRPr="00B36324">
        <w:rPr>
          <w:rFonts w:hint="eastAsia"/>
          <w:color w:val="000000" w:themeColor="text1"/>
        </w:rPr>
        <w:t>Qwen1.5-72B</w:t>
      </w:r>
      <w:r w:rsidRPr="00B36324">
        <w:rPr>
          <w:rFonts w:hint="eastAsia"/>
          <w:color w:val="000000" w:themeColor="text1"/>
        </w:rPr>
        <w:t>模型生成句式丰富多样的训练样本，</w:t>
      </w:r>
      <w:r w:rsidRPr="00B36324">
        <w:rPr>
          <w:rFonts w:hint="eastAsia"/>
          <w:color w:val="000000" w:themeColor="text1"/>
        </w:rPr>
        <w:t>Qwen1.5-72B</w:t>
      </w:r>
      <w:r w:rsidRPr="00B36324">
        <w:rPr>
          <w:rFonts w:hint="eastAsia"/>
          <w:color w:val="000000" w:themeColor="text1"/>
        </w:rPr>
        <w:t>模型凭借其卓越的语言理解与生成能力，生成的训练样本在句式与表达方式上具有较高的多样性，有助于基座模型学习更广泛的语言模式。第二步为动态适配性样本筛选。该阶段利用小模型基于自身的判断机制，对大模型生成的训练样本进行细致筛选，进而挑选出小模型认为正确的样本。这种动态适配的筛选方式确保了进入后续训练的样本质量，减少了噪声数据的干扰。第三步是模型微调。该阶段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w:t>
      </w:r>
      <w:r w:rsidRPr="00B36324">
        <w:rPr>
          <w:rFonts w:hint="eastAsia"/>
          <w:color w:val="000000" w:themeColor="text1"/>
        </w:rPr>
        <w:t>LLM</w:t>
      </w:r>
      <w:r w:rsidRPr="00B36324">
        <w:rPr>
          <w:rFonts w:hint="eastAsia"/>
          <w:color w:val="000000" w:themeColor="text1"/>
        </w:rPr>
        <w:t>的辅助下，能够实现性能的逐步提升与优化。</w:t>
      </w:r>
    </w:p>
    <w:p w14:paraId="2F726DC8" w14:textId="04A9D24B" w:rsidR="00212359" w:rsidRPr="00C94A36" w:rsidRDefault="00F95473" w:rsidP="00951645">
      <w:pPr>
        <w:pStyle w:val="afb"/>
        <w:ind w:firstLineChars="0" w:firstLine="0"/>
      </w:pPr>
      <w:r>
        <w:rPr>
          <w:noProof/>
        </w:rPr>
        <w:lastRenderedPageBreak/>
        <w:drawing>
          <wp:inline distT="0" distB="0" distL="0" distR="0" wp14:anchorId="01F54358" wp14:editId="5F096728">
            <wp:extent cx="5363210" cy="2299335"/>
            <wp:effectExtent l="0" t="0" r="8890" b="5715"/>
            <wp:docPr id="1793245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5898" name=""/>
                    <pic:cNvPicPr/>
                  </pic:nvPicPr>
                  <pic:blipFill>
                    <a:blip r:embed="rId65"/>
                    <a:stretch>
                      <a:fillRect/>
                    </a:stretch>
                  </pic:blipFill>
                  <pic:spPr>
                    <a:xfrm>
                      <a:off x="0" y="0"/>
                      <a:ext cx="5363210" cy="2299335"/>
                    </a:xfrm>
                    <a:prstGeom prst="rect">
                      <a:avLst/>
                    </a:prstGeom>
                  </pic:spPr>
                </pic:pic>
              </a:graphicData>
            </a:graphic>
          </wp:inline>
        </w:drawing>
      </w:r>
    </w:p>
    <w:p w14:paraId="53EA4D13" w14:textId="7619847C" w:rsidR="00212359" w:rsidRDefault="00440686" w:rsidP="00951645">
      <w:pPr>
        <w:pStyle w:val="afb"/>
        <w:ind w:firstLineChars="0" w:firstLine="0"/>
      </w:pPr>
      <w:bookmarkStart w:id="99" w:name="_Toc19513609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9"/>
    </w:p>
    <w:p w14:paraId="5E9BAD50" w14:textId="2EEC07B1" w:rsidR="00212359" w:rsidRPr="00775CCA" w:rsidRDefault="00B766FC" w:rsidP="00951645">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100" w:name="_Toc194845658"/>
      <w:commentRangeStart w:id="35"/>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commentRangeEnd w:id="35"/>
      <w:r>
        <w:rPr>
          <w:rStyle w:val="CommentReference"/>
        </w:rPr>
        <w:commentReference w:id="35"/>
      </w:r>
      <w:bookmarkEnd w:id="100"/>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951645">
      <w:pPr>
        <w:pStyle w:val="afb"/>
        <w:ind w:firstLineChars="0" w:firstLine="0"/>
      </w:pPr>
      <w:bookmarkStart w:id="101" w:name="_Toc195136123"/>
      <w:commentRangeStart w:id="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commentRangeEnd w:id="7"/>
      <w:r>
        <w:rPr>
          <w:rStyle w:val="CommentReference"/>
        </w:rPr>
        <w:commentReference w:id="7"/>
      </w:r>
      <w:bookmarkEnd w:id="101"/>
    </w:p>
    <w:p w14:paraId="2F23D8CF" w14:textId="79177C35"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951645">
            <w:pPr>
              <w:pStyle w:val="HTML"/>
              <w:tabs>
                <w:tab w:val="left" w:pos="495"/>
              </w:tabs>
              <w:spacing w:line="240" w:lineRule="auto"/>
              <w:ind w:firstLineChars="0" w:firstLine="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r w:rsidRPr="00EA29A4">
              <w:rPr>
                <w:rFonts w:ascii="Times New Roman" w:hAnsi="Times New Roman" w:cs="Times New Roman"/>
                <w:kern w:val="2"/>
                <w:sz w:val="18"/>
                <w:szCs w:val="18"/>
              </w:rPr>
              <w:t>tem_slots</w:t>
            </w:r>
            <w:r w:rsidRPr="00EA29A4">
              <w:rPr>
                <w:rFonts w:ascii="Times New Roman" w:hAnsi="Times New Roman" w:cs="Times New Roman" w:hint="eastAsia"/>
                <w:kern w:val="2"/>
                <w:sz w:val="18"/>
                <w:szCs w:val="18"/>
              </w:rPr>
              <w:t>中，例如</w:t>
            </w:r>
            <w:r w:rsidRPr="00EA29A4">
              <w:rPr>
                <w:rFonts w:ascii="Times New Roman" w:hAnsi="Times New Roman" w:cs="Times New Roman" w:hint="eastAsia"/>
                <w:kern w:val="2"/>
                <w:sz w:val="18"/>
                <w:szCs w:val="18"/>
              </w:rPr>
              <w:t>tem_slots:{"time":"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r w:rsidRPr="00EA29A4">
              <w:rPr>
                <w:rFonts w:ascii="Times New Roman" w:hAnsi="Times New Roman" w:cs="Times New Roman" w:hint="eastAsia"/>
                <w:kern w:val="2"/>
                <w:sz w:val="18"/>
                <w:szCs w:val="18"/>
              </w:rPr>
              <w:t>tem_slots</w:t>
            </w:r>
            <w:r w:rsidRPr="00EA29A4">
              <w:rPr>
                <w:rFonts w:ascii="Times New Roman" w:hAnsi="Times New Roman" w:cs="Times New Roman" w:hint="eastAsia"/>
                <w:kern w:val="2"/>
                <w:sz w:val="18"/>
                <w:szCs w:val="18"/>
              </w:rPr>
              <w:t>中的全部词语造个查询疑问句</w:t>
            </w:r>
            <w:r w:rsidRPr="00EA29A4">
              <w:rPr>
                <w:rFonts w:ascii="Times New Roman" w:hAnsi="Times New Roman" w:cs="Times New Roman" w:hint="eastAsia"/>
                <w:kern w:val="2"/>
                <w:sz w:val="18"/>
                <w:szCs w:val="18"/>
              </w:rPr>
              <w:t>tem_text</w:t>
            </w:r>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 slots</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
          <w:p w14:paraId="2D7872F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_slots=required_slots)</w:t>
            </w:r>
          </w:p>
        </w:tc>
      </w:tr>
    </w:tbl>
    <w:p w14:paraId="303F3887" w14:textId="1D2C8E14" w:rsidR="008815C3" w:rsidRDefault="00FF39F5" w:rsidP="008815C3">
      <w:pPr>
        <w:ind w:firstLine="480"/>
        <w:rPr>
          <w:color w:val="000000" w:themeColor="text1"/>
        </w:rPr>
      </w:pPr>
      <w:r>
        <w:rPr>
          <w:rFonts w:hint="eastAsia"/>
          <w:color w:val="000000" w:themeColor="text1"/>
        </w:rPr>
        <w:t>紧接着</w:t>
      </w:r>
      <w:r w:rsidR="008815C3">
        <w:rPr>
          <w:rFonts w:hint="eastAsia"/>
          <w:color w:val="000000" w:themeColor="text1"/>
        </w:rPr>
        <w:t>该步骤</w:t>
      </w:r>
      <w:r>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集合中的全部词语构造查询文本</w:t>
      </w:r>
      <w:r w:rsidR="008815C3"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815C3">
        <w:rPr>
          <w:rFonts w:hint="eastAsia"/>
          <w:color w:val="000000" w:themeColor="text1"/>
        </w:rPr>
        <w:t>，例如</w:t>
      </w:r>
      <w:r w:rsidR="008815C3" w:rsidRPr="00441F56">
        <w:rPr>
          <w:rFonts w:hint="eastAsia"/>
          <w:color w:val="000000" w:themeColor="text1"/>
        </w:rPr>
        <w:t>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集合为</w:t>
      </w:r>
      <w:r w:rsidR="008815C3" w:rsidRPr="00441F56">
        <w:rPr>
          <w:rFonts w:hint="eastAsia"/>
          <w:color w:val="000000" w:themeColor="text1"/>
        </w:rPr>
        <w:t>{"time":"</w:t>
      </w:r>
      <w:r w:rsidR="008815C3" w:rsidRPr="00441F56">
        <w:rPr>
          <w:rFonts w:hint="eastAsia"/>
          <w:color w:val="000000" w:themeColor="text1"/>
        </w:rPr>
        <w:t>今年</w:t>
      </w:r>
      <w:r w:rsidR="008815C3" w:rsidRPr="00441F56">
        <w:rPr>
          <w:rFonts w:hint="eastAsia"/>
          <w:color w:val="000000" w:themeColor="text1"/>
        </w:rPr>
        <w:t>","org":"</w:t>
      </w:r>
      <w:r w:rsidR="008815C3" w:rsidRPr="00441F56">
        <w:rPr>
          <w:rFonts w:hint="eastAsia"/>
          <w:color w:val="000000" w:themeColor="text1"/>
        </w:rPr>
        <w:t>石家庄</w:t>
      </w:r>
      <w:r w:rsidR="008815C3" w:rsidRPr="00441F56">
        <w:rPr>
          <w:rFonts w:hint="eastAsia"/>
          <w:color w:val="000000" w:themeColor="text1"/>
        </w:rPr>
        <w:t>"}</w:t>
      </w:r>
      <w:r w:rsidR="008815C3" w:rsidRPr="00441F56">
        <w:rPr>
          <w:rFonts w:hint="eastAsia"/>
          <w:color w:val="000000" w:themeColor="text1"/>
        </w:rPr>
        <w:t>，即可构造出“今年石家庄售电量是多少”这样的生成文本。</w:t>
      </w:r>
      <w:r w:rsidR="008815C3">
        <w:rPr>
          <w:rFonts w:hint="eastAsia"/>
          <w:color w:val="000000" w:themeColor="text1"/>
        </w:rPr>
        <w:t>最终该文本</w:t>
      </w:r>
      <w:proofErr w:type="gramStart"/>
      <w:r w:rsidR="008815C3">
        <w:rPr>
          <w:rFonts w:hint="eastAsia"/>
          <w:color w:val="000000" w:themeColor="text1"/>
        </w:rPr>
        <w:t>按照</w:t>
      </w:r>
      <w:r w:rsidR="008815C3" w:rsidRPr="001046C2">
        <w:rPr>
          <w:rFonts w:hint="eastAsia"/>
          <w:color w:val="000000" w:themeColor="text1"/>
        </w:rPr>
        <w:t>按照</w:t>
      </w:r>
      <w:proofErr w:type="gramEnd"/>
      <w:r w:rsidR="008815C3" w:rsidRPr="001046C2">
        <w:rPr>
          <w:rFonts w:hint="eastAsia"/>
          <w:color w:val="000000" w:themeColor="text1"/>
        </w:rPr>
        <w:t>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Pr>
          <w:rFonts w:hint="eastAsia"/>
          <w:color w:val="000000" w:themeColor="text1"/>
        </w:rPr>
        <w:t>，</w:t>
      </w:r>
      <w:r w:rsidR="008815C3" w:rsidRPr="001046C2">
        <w:rPr>
          <w:rFonts w:hint="eastAsia"/>
          <w:color w:val="000000" w:themeColor="text1"/>
        </w:rPr>
        <w:t>其中包含构造的文本和文本涉及的槽位</w:t>
      </w:r>
      <w:r w:rsidR="008815C3" w:rsidRPr="008815C3">
        <w:rPr>
          <w:rFonts w:hint="eastAsia"/>
          <w:color w:val="000000" w:themeColor="text1"/>
        </w:rPr>
        <w:t>。</w:t>
      </w:r>
    </w:p>
    <w:p w14:paraId="04B70698" w14:textId="2E738EB7" w:rsidR="008815C3" w:rsidRDefault="00847FE4" w:rsidP="008815C3">
      <w:pPr>
        <w:ind w:firstLine="480"/>
        <w:rPr>
          <w:color w:val="000000" w:themeColor="text1"/>
        </w:rPr>
      </w:pPr>
      <w:r w:rsidRPr="00F932FC">
        <w:rPr>
          <w:color w:val="000000" w:themeColor="text1"/>
        </w:rPr>
        <w:t>Step2</w:t>
      </w:r>
      <w:r w:rsidRPr="00F932FC">
        <w:rPr>
          <w:color w:val="000000" w:themeColor="text1"/>
        </w:rPr>
        <w:t>：</w:t>
      </w:r>
      <w:r w:rsidR="008815C3">
        <w:rPr>
          <w:rFonts w:hint="eastAsia"/>
          <w:color w:val="000000" w:themeColor="text1"/>
        </w:rPr>
        <w:t>该步骤</w:t>
      </w:r>
      <w:r w:rsidR="008815C3" w:rsidRPr="00F932FC">
        <w:rPr>
          <w:rFonts w:hint="eastAsia"/>
          <w:color w:val="000000" w:themeColor="text1"/>
        </w:rPr>
        <w:t>在获</w:t>
      </w:r>
      <w:r w:rsidR="008815C3" w:rsidRPr="001046C2">
        <w:rPr>
          <w:rFonts w:hint="eastAsia"/>
          <w:color w:val="000000" w:themeColor="text1"/>
        </w:rPr>
        <w:t>得</w:t>
      </w:r>
      <w:r w:rsidR="008815C3" w:rsidRPr="001046C2">
        <w:rPr>
          <w:rFonts w:hint="eastAsia"/>
          <w:color w:val="000000" w:themeColor="text1"/>
        </w:rPr>
        <w:t>LLM</w:t>
      </w:r>
      <w:r w:rsidR="008815C3" w:rsidRPr="001046C2">
        <w:rPr>
          <w:rFonts w:hint="eastAsia"/>
          <w:color w:val="000000" w:themeColor="text1"/>
        </w:rPr>
        <w:t>稳定的输出结果后，根据上一步骤中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1046C2">
        <w:rPr>
          <w:rFonts w:hint="eastAsia"/>
          <w:color w:val="000000" w:themeColor="text1"/>
        </w:rPr>
        <w:t>的文本和</w:t>
      </w:r>
      <w:proofErr w:type="gramStart"/>
      <w:r w:rsidR="008815C3" w:rsidRPr="001046C2">
        <w:rPr>
          <w:rFonts w:hint="eastAsia"/>
          <w:color w:val="000000" w:themeColor="text1"/>
        </w:rPr>
        <w:t>槽位</w:t>
      </w:r>
      <w:proofErr w:type="gramEnd"/>
      <w:r w:rsidR="008815C3" w:rsidRPr="001046C2">
        <w:rPr>
          <w:rFonts w:hint="eastAsia"/>
          <w:color w:val="000000" w:themeColor="text1"/>
        </w:rPr>
        <w:t>内容，按照</w:t>
      </w:r>
      <w:r w:rsidR="008815C3" w:rsidRPr="001046C2">
        <w:rPr>
          <w:rFonts w:hint="eastAsia"/>
          <w:color w:val="000000" w:themeColor="text1"/>
        </w:rPr>
        <w:t>JSON</w:t>
      </w:r>
      <w:r w:rsidR="008815C3" w:rsidRPr="001046C2">
        <w:rPr>
          <w:rFonts w:hint="eastAsia"/>
          <w:color w:val="000000" w:themeColor="text1"/>
        </w:rPr>
        <w:t>格式的规范以及业务场景</w:t>
      </w:r>
      <w:r w:rsidR="008815C3" w:rsidRPr="001046C2">
        <w:rPr>
          <w:rFonts w:hint="eastAsia"/>
          <w:color w:val="000000" w:themeColor="text1"/>
        </w:rPr>
        <w:t>Domain</w:t>
      </w:r>
      <w:r w:rsidR="008815C3" w:rsidRPr="001046C2">
        <w:rPr>
          <w:rFonts w:hint="eastAsia"/>
          <w:color w:val="000000" w:themeColor="text1"/>
        </w:rPr>
        <w:t>、意图</w:t>
      </w:r>
      <w:r w:rsidR="008815C3" w:rsidRPr="001046C2">
        <w:rPr>
          <w:rFonts w:hint="eastAsia"/>
          <w:color w:val="000000" w:themeColor="text1"/>
        </w:rPr>
        <w:t>Intent</w:t>
      </w:r>
      <w:r w:rsidR="008815C3" w:rsidRPr="001046C2">
        <w:rPr>
          <w:rFonts w:hint="eastAsia"/>
          <w:color w:val="000000" w:themeColor="text1"/>
        </w:rPr>
        <w:t>进行整理和转换。</w:t>
      </w:r>
      <w:r w:rsidR="008815C3" w:rsidRPr="001046C2">
        <w:rPr>
          <w:rFonts w:hint="eastAsia"/>
          <w:color w:val="000000" w:themeColor="text1"/>
        </w:rPr>
        <w:t>JSON</w:t>
      </w:r>
      <w:r w:rsidR="008815C3" w:rsidRPr="001046C2">
        <w:rPr>
          <w:rFonts w:hint="eastAsia"/>
          <w:color w:val="000000" w:themeColor="text1"/>
        </w:rPr>
        <w:t>格式具有良好的结构化和通用性，便于后续进行样本筛选和模型微调。最后</w:t>
      </w:r>
      <w:r w:rsidR="008815C3">
        <w:rPr>
          <w:rFonts w:hint="eastAsia"/>
          <w:color w:val="000000" w:themeColor="text1"/>
        </w:rPr>
        <w:t>该策略</w:t>
      </w:r>
      <w:r w:rsidR="008815C3" w:rsidRPr="001046C2">
        <w:rPr>
          <w:rFonts w:hint="eastAsia"/>
          <w:color w:val="000000" w:themeColor="text1"/>
        </w:rPr>
        <w:t>利用这些转换后的</w:t>
      </w:r>
      <w:r w:rsidR="008815C3" w:rsidRPr="001046C2">
        <w:rPr>
          <w:rFonts w:hint="eastAsia"/>
          <w:color w:val="000000" w:themeColor="text1"/>
        </w:rPr>
        <w:t>JSON</w:t>
      </w:r>
      <w:r w:rsidR="008815C3"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008815C3" w:rsidRPr="001046C2">
        <w:rPr>
          <w:rFonts w:hint="eastAsia"/>
          <w:color w:val="000000" w:themeColor="text1"/>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8B69B8" w14:paraId="17CEECBA" w14:textId="77777777" w:rsidTr="008B69B8">
        <w:tc>
          <w:tcPr>
            <w:tcW w:w="2122" w:type="dxa"/>
          </w:tcPr>
          <w:p w14:paraId="40967E95" w14:textId="77777777" w:rsidR="008B69B8" w:rsidRDefault="008B69B8" w:rsidP="008B69B8">
            <w:pPr>
              <w:ind w:firstLineChars="0" w:firstLine="0"/>
              <w:rPr>
                <w:strike/>
                <w:color w:val="000000" w:themeColor="text1"/>
              </w:rPr>
            </w:pPr>
          </w:p>
        </w:tc>
        <w:tc>
          <w:tcPr>
            <w:tcW w:w="4110" w:type="dxa"/>
          </w:tcPr>
          <w:p w14:paraId="688302F4" w14:textId="35889A1A" w:rsidR="008B69B8" w:rsidRDefault="00000000" w:rsidP="008B69B8">
            <w:pPr>
              <w:ind w:firstLineChars="0" w:firstLine="0"/>
              <w:rPr>
                <w:strike/>
                <w:color w:val="000000" w:themeColor="text1"/>
              </w:rPr>
            </w:pPr>
            <m:oMathPara>
              <m:oMath>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oMath>
            </m:oMathPara>
          </w:p>
        </w:tc>
        <w:tc>
          <w:tcPr>
            <w:tcW w:w="2204" w:type="dxa"/>
            <w:vAlign w:val="center"/>
          </w:tcPr>
          <w:p w14:paraId="051528E8" w14:textId="4FDCE147" w:rsidR="008B69B8" w:rsidRPr="008B69B8" w:rsidRDefault="00000000" w:rsidP="008B69B8">
            <w:pPr>
              <w:ind w:firstLineChars="0" w:firstLine="0"/>
              <w:jc w:val="center"/>
              <w:rPr>
                <w:strike/>
                <w:color w:val="000000" w:themeColor="text1"/>
              </w:rPr>
            </w:pPr>
            <m:oMathPara>
              <m:oMathParaPr>
                <m:jc m:val="right"/>
              </m:oMathParaPr>
              <m:oMath>
                <m:d>
                  <m:dPr>
                    <m:ctrlPr>
                      <w:rPr>
                        <w:rFonts w:ascii="Cambria Math" w:hAnsi="Cambria Math"/>
                        <w:i/>
                      </w:rPr>
                    </m:ctrlPr>
                  </m:dPr>
                  <m:e>
                    <m:r>
                      <w:rPr>
                        <w:rFonts w:ascii="Cambria Math" w:hAnsi="Cambria Math"/>
                      </w:rPr>
                      <m:t>4-4</m:t>
                    </m:r>
                  </m:e>
                </m:d>
              </m:oMath>
            </m:oMathPara>
          </w:p>
        </w:tc>
      </w:tr>
    </w:tbl>
    <w:p w14:paraId="456C6894" w14:textId="443DD6B0" w:rsidR="00B36324" w:rsidRDefault="00B36324" w:rsidP="00B36324">
      <w:pPr>
        <w:ind w:firstLine="480"/>
        <w:rPr>
          <w:color w:val="000000" w:themeColor="text1"/>
        </w:rPr>
      </w:pPr>
      <w:r w:rsidRPr="00B36324">
        <w:rPr>
          <w:rFonts w:hint="eastAsia"/>
          <w:color w:val="000000" w:themeColor="text1"/>
        </w:rPr>
        <w:t>该数据生成策略不仅充分发挥了</w:t>
      </w:r>
      <w:r w:rsidRPr="00B36324">
        <w:rPr>
          <w:rFonts w:hint="eastAsia"/>
          <w:color w:val="000000" w:themeColor="text1"/>
        </w:rPr>
        <w:t>LLM</w:t>
      </w:r>
      <w:r w:rsidRPr="00B36324">
        <w:rPr>
          <w:rFonts w:hint="eastAsia"/>
          <w:color w:val="000000" w:themeColor="text1"/>
        </w:rPr>
        <w:t>强大的生成优势，还可以克服其输出格式不稳定的难题。最终生成的迭代数据为基座模型提供了高质量、多样化的训练样本，保证基座模型在训练过程中不断提升性能。通过结构化和标准化的数据处理，基座模型能够更有效地学习和适应不同的应用场景，从而在实际应用中</w:t>
      </w:r>
      <w:r w:rsidRPr="00B36324">
        <w:rPr>
          <w:color w:val="000000" w:themeColor="text1"/>
        </w:rPr>
        <w:t>表现出更高的识别准确率</w:t>
      </w:r>
      <w:r w:rsidRPr="00B36324">
        <w:rPr>
          <w:rFonts w:hint="eastAsia"/>
          <w:color w:val="000000" w:themeColor="text1"/>
        </w:rPr>
        <w:t>。</w:t>
      </w:r>
    </w:p>
    <w:p w14:paraId="4D987501" w14:textId="77777777" w:rsidR="00212359" w:rsidRPr="00270859" w:rsidRDefault="00212359" w:rsidP="00212359">
      <w:pPr>
        <w:pStyle w:val="3"/>
      </w:pPr>
      <w:bookmarkStart w:id="102" w:name="_Toc194845659"/>
      <w:commentRangeStart w:id="36"/>
      <w:r w:rsidRPr="00270859">
        <w:rPr>
          <w:rFonts w:hint="eastAsia"/>
        </w:rPr>
        <w:t>4.3.3</w:t>
      </w:r>
      <w:r w:rsidRPr="00270859">
        <w:rPr>
          <w:rFonts w:hint="eastAsia"/>
        </w:rPr>
        <w:t>动态适配性样本筛选</w:t>
      </w:r>
      <w:commentRangeEnd w:id="36"/>
      <w:r>
        <w:rPr>
          <w:rStyle w:val="CommentReference"/>
        </w:rPr>
        <w:commentReference w:id="36"/>
      </w:r>
      <w:bookmarkEnd w:id="102"/>
    </w:p>
    <w:p w14:paraId="2F02B5B3" w14:textId="676776EA" w:rsidR="00811730" w:rsidRPr="00AB1FA8" w:rsidRDefault="00811730" w:rsidP="00212359">
      <w:pPr>
        <w:ind w:firstLine="480"/>
      </w:pPr>
      <w:r w:rsidRPr="00811730">
        <w:rPr>
          <w:rFonts w:hint="eastAsia"/>
        </w:rPr>
        <w:t>动态适配性样本筛选作为数据增强技术的关键环节，</w:t>
      </w:r>
      <w:r>
        <w:rPr>
          <w:rFonts w:hint="eastAsia"/>
        </w:rPr>
        <w:t>其核心目标是</w:t>
      </w:r>
      <w:r w:rsidRPr="00AB1FA8">
        <w:rPr>
          <w:rFonts w:hint="eastAsia"/>
        </w:rPr>
        <w:t>从大量的</w:t>
      </w:r>
      <w:r>
        <w:rPr>
          <w:rFonts w:hint="eastAsia"/>
        </w:rPr>
        <w:t>生成</w:t>
      </w:r>
      <w:r w:rsidRPr="00AB1FA8">
        <w:rPr>
          <w:rFonts w:hint="eastAsia"/>
        </w:rPr>
        <w:t>样本中精准挑选出高质量的训练数据，以提升模型的性能和泛化能力</w:t>
      </w:r>
      <w:r>
        <w:rPr>
          <w:rFonts w:hint="eastAsia"/>
        </w:rPr>
        <w:t>。</w:t>
      </w:r>
    </w:p>
    <w:p w14:paraId="2C44BB4A" w14:textId="72757FCA" w:rsidR="00212359" w:rsidRDefault="00212359" w:rsidP="00EF2CA5">
      <w:pPr>
        <w:ind w:firstLine="480"/>
      </w:pPr>
      <w:r w:rsidRPr="00AB1FA8">
        <w:rPr>
          <w:rFonts w:hint="eastAsia"/>
        </w:rPr>
        <w:lastRenderedPageBreak/>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2B436E" w14:paraId="3DD6BA5E" w14:textId="77777777" w:rsidTr="002B436E">
        <w:tc>
          <w:tcPr>
            <w:tcW w:w="2812" w:type="dxa"/>
          </w:tcPr>
          <w:p w14:paraId="1DCAED3C" w14:textId="77777777" w:rsidR="002B436E" w:rsidRDefault="002B436E" w:rsidP="002B436E">
            <w:pPr>
              <w:ind w:firstLineChars="0" w:firstLine="0"/>
            </w:pPr>
          </w:p>
        </w:tc>
        <w:tc>
          <w:tcPr>
            <w:tcW w:w="2812" w:type="dxa"/>
          </w:tcPr>
          <w:p w14:paraId="0CFBCE06" w14:textId="385E185C" w:rsidR="002B436E" w:rsidRDefault="00000000" w:rsidP="002B436E">
            <w:pPr>
              <w:ind w:firstLineChars="0" w:firstLine="0"/>
            </w:pPr>
            <m:oMathPara>
              <m:oMath>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oMath>
            </m:oMathPara>
          </w:p>
        </w:tc>
        <w:tc>
          <w:tcPr>
            <w:tcW w:w="2812" w:type="dxa"/>
          </w:tcPr>
          <w:p w14:paraId="331B6AA3" w14:textId="465EECDF" w:rsidR="002B436E" w:rsidRPr="002B436E" w:rsidRDefault="00000000" w:rsidP="002B436E">
            <w:pPr>
              <w:ind w:firstLineChars="0" w:firstLine="0"/>
            </w:pPr>
            <m:oMathPara>
              <m:oMathParaPr>
                <m:jc m:val="right"/>
              </m:oMathParaPr>
              <m:oMath>
                <m:d>
                  <m:dPr>
                    <m:ctrlPr>
                      <w:rPr>
                        <w:rFonts w:ascii="Cambria Math" w:hAnsi="Cambria Math"/>
                        <w:i/>
                      </w:rPr>
                    </m:ctrlPr>
                  </m:dPr>
                  <m:e>
                    <m:r>
                      <w:rPr>
                        <w:rFonts w:ascii="Cambria Math" w:hAnsi="Cambria Math"/>
                      </w:rPr>
                      <m:t>4-5</m:t>
                    </m:r>
                  </m:e>
                </m:d>
              </m:oMath>
            </m:oMathPara>
          </w:p>
        </w:tc>
      </w:tr>
    </w:tbl>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3" w:name="_Toc194845660"/>
      <w:commentRangeStart w:id="37"/>
      <w:r w:rsidRPr="00270859">
        <w:rPr>
          <w:rFonts w:hint="eastAsia"/>
        </w:rPr>
        <w:t>4.3.4</w:t>
      </w:r>
      <w:r w:rsidRPr="00270859">
        <w:rPr>
          <w:rFonts w:hint="eastAsia"/>
        </w:rPr>
        <w:t>模型微调</w:t>
      </w:r>
      <w:commentRangeEnd w:id="37"/>
      <w:r>
        <w:rPr>
          <w:rStyle w:val="CommentReference"/>
        </w:rPr>
        <w:commentReference w:id="37"/>
      </w:r>
      <w:bookmarkEnd w:id="103"/>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351066" w14:paraId="518B1879" w14:textId="77777777" w:rsidTr="00351066">
        <w:tc>
          <w:tcPr>
            <w:tcW w:w="2263" w:type="dxa"/>
          </w:tcPr>
          <w:p w14:paraId="44C61BA9" w14:textId="77777777" w:rsidR="00351066" w:rsidRDefault="00351066" w:rsidP="00351066">
            <w:pPr>
              <w:ind w:firstLineChars="0" w:firstLine="0"/>
            </w:pPr>
          </w:p>
        </w:tc>
        <w:tc>
          <w:tcPr>
            <w:tcW w:w="3828" w:type="dxa"/>
          </w:tcPr>
          <w:p w14:paraId="7F1FECDF" w14:textId="4F356A75" w:rsidR="00351066" w:rsidRDefault="00351066" w:rsidP="00351066">
            <w:pPr>
              <w:ind w:firstLineChars="0" w:firstLine="0"/>
            </w:pPr>
            <m:oMathPara>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m:oMathPara>
          </w:p>
        </w:tc>
        <w:tc>
          <w:tcPr>
            <w:tcW w:w="2345" w:type="dxa"/>
          </w:tcPr>
          <w:p w14:paraId="06CF15FC" w14:textId="57D4C784" w:rsidR="00351066" w:rsidRPr="00351066" w:rsidRDefault="00000000" w:rsidP="00351066">
            <w:pPr>
              <w:ind w:firstLineChars="0" w:firstLine="0"/>
            </w:pPr>
            <m:oMathPara>
              <m:oMathParaPr>
                <m:jc m:val="right"/>
              </m:oMathParaPr>
              <m:oMath>
                <m:d>
                  <m:dPr>
                    <m:ctrlPr>
                      <w:rPr>
                        <w:rFonts w:ascii="Cambria Math" w:hAnsi="Cambria Math"/>
                        <w:i/>
                      </w:rPr>
                    </m:ctrlPr>
                  </m:dPr>
                  <m:e>
                    <m:r>
                      <w:rPr>
                        <w:rFonts w:ascii="Cambria Math" w:hAnsi="Cambria Math"/>
                      </w:rPr>
                      <m:t>4-6</m:t>
                    </m:r>
                  </m:e>
                </m:d>
              </m:oMath>
            </m:oMathPara>
          </w:p>
        </w:tc>
      </w:tr>
    </w:tbl>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4" w:name="_Toc194845661"/>
      <w:r w:rsidRPr="00270859">
        <w:rPr>
          <w:rFonts w:hint="eastAsia"/>
        </w:rPr>
        <w:t>4.4</w:t>
      </w:r>
      <w:r w:rsidRPr="00270859">
        <w:rPr>
          <w:rFonts w:hint="eastAsia"/>
        </w:rPr>
        <w:t>实验结果与分析</w:t>
      </w:r>
      <w:bookmarkEnd w:id="104"/>
    </w:p>
    <w:p w14:paraId="0E089720" w14:textId="66AD8D2B" w:rsidR="00212359" w:rsidRPr="000C749A" w:rsidRDefault="00212359" w:rsidP="00212359">
      <w:pPr>
        <w:pStyle w:val="3"/>
      </w:pPr>
      <w:bookmarkStart w:id="105" w:name="_Toc194845662"/>
      <w:r w:rsidRPr="000C749A">
        <w:rPr>
          <w:rFonts w:hint="eastAsia"/>
        </w:rPr>
        <w:t>4.4.1</w:t>
      </w:r>
      <w:r w:rsidR="001B2970" w:rsidRPr="008A1727">
        <w:rPr>
          <w:rFonts w:hint="eastAsia"/>
        </w:rPr>
        <w:t>实验环境与参数配置</w:t>
      </w:r>
      <w:bookmarkEnd w:id="105"/>
    </w:p>
    <w:p w14:paraId="00468D14" w14:textId="3721988B"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Python 3.8.1</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w:t>
      </w:r>
      <w:r w:rsidRPr="009B315B">
        <w:rPr>
          <w:color w:val="000000" w:themeColor="text1"/>
        </w:rPr>
        <w:lastRenderedPageBreak/>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6" w:name="_Toc194845663"/>
      <w:r w:rsidRPr="000C749A">
        <w:rPr>
          <w:rFonts w:hint="eastAsia"/>
        </w:rPr>
        <w:t>4.4.2</w:t>
      </w:r>
      <w:r w:rsidRPr="000C749A">
        <w:rPr>
          <w:rFonts w:hint="eastAsia"/>
        </w:rPr>
        <w:t>数据集</w:t>
      </w:r>
      <w:bookmarkEnd w:id="106"/>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951645">
      <w:pPr>
        <w:pStyle w:val="afb"/>
        <w:ind w:firstLineChars="0" w:firstLine="0"/>
      </w:pPr>
      <w:bookmarkStart w:id="107" w:name="_Toc1951361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7"/>
    </w:p>
    <w:p w14:paraId="5D408993" w14:textId="31A26C99"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8" w:name="_Toc194845664"/>
      <w:r w:rsidRPr="000C749A">
        <w:rPr>
          <w:rFonts w:hint="eastAsia"/>
        </w:rPr>
        <w:t>4.4.3</w:t>
      </w:r>
      <w:r w:rsidRPr="000C749A">
        <w:rPr>
          <w:rFonts w:hint="eastAsia"/>
        </w:rPr>
        <w:t>评估指标</w:t>
      </w:r>
      <w:bookmarkEnd w:id="108"/>
    </w:p>
    <w:p w14:paraId="2EAADD93" w14:textId="01A00D97"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率、意图</w:t>
      </w:r>
      <w:r w:rsidR="00DB4FCB">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CE55CD" w14:paraId="2FC6C758" w14:textId="77777777" w:rsidTr="00CE55CD">
        <w:tc>
          <w:tcPr>
            <w:tcW w:w="2263" w:type="dxa"/>
          </w:tcPr>
          <w:p w14:paraId="07D70393" w14:textId="77777777" w:rsidR="00CE55CD" w:rsidRDefault="00CE55CD" w:rsidP="00CE55CD">
            <w:pPr>
              <w:pStyle w:val="a8"/>
              <w:spacing w:line="360" w:lineRule="auto"/>
              <w:ind w:firstLineChars="0" w:firstLine="0"/>
              <w:rPr>
                <w:color w:val="000000" w:themeColor="text1"/>
              </w:rPr>
            </w:pPr>
          </w:p>
        </w:tc>
        <w:tc>
          <w:tcPr>
            <w:tcW w:w="3828" w:type="dxa"/>
          </w:tcPr>
          <w:p w14:paraId="5EB0C9C9" w14:textId="6C5F4A0E" w:rsidR="00CE55CD" w:rsidRDefault="00CE55CD" w:rsidP="00CE55CD">
            <w:pPr>
              <w:pStyle w:val="a8"/>
              <w:spacing w:line="360" w:lineRule="auto"/>
              <w:ind w:firstLineChars="0" w:firstLine="0"/>
              <w:rPr>
                <w:color w:val="000000" w:themeColor="text1"/>
              </w:rPr>
            </w:pPr>
            <m:oMathPara>
              <m:oMath>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3F3A0461" w14:textId="1D101613"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4-7</m:t>
                    </m:r>
                  </m:e>
                </m:d>
              </m:oMath>
            </m:oMathPara>
          </w:p>
        </w:tc>
      </w:tr>
    </w:tbl>
    <w:p w14:paraId="07AE1B21" w14:textId="340C0CAE" w:rsidR="00292573" w:rsidRDefault="00986796" w:rsidP="007C5470">
      <w:pPr>
        <w:pStyle w:val="a8"/>
        <w:spacing w:line="360" w:lineRule="auto"/>
        <w:ind w:firstLineChars="0" w:firstLine="0"/>
        <w:rPr>
          <w:color w:val="000000" w:themeColor="text1"/>
        </w:rPr>
      </w:pPr>
      <w:r w:rsidRPr="00EA086C">
        <w:rPr>
          <w:color w:val="000000" w:themeColor="text1"/>
        </w:rPr>
        <w:lastRenderedPageBreak/>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CE55CD" w14:paraId="7FCAAABC" w14:textId="77777777" w:rsidTr="00CE55CD">
        <w:tc>
          <w:tcPr>
            <w:tcW w:w="2122" w:type="dxa"/>
          </w:tcPr>
          <w:p w14:paraId="20A4E7C4" w14:textId="77777777" w:rsidR="00CE55CD" w:rsidRDefault="00CE55CD" w:rsidP="007C5470">
            <w:pPr>
              <w:pStyle w:val="a8"/>
              <w:spacing w:line="360" w:lineRule="auto"/>
              <w:ind w:firstLineChars="0" w:firstLine="0"/>
              <w:rPr>
                <w:color w:val="000000" w:themeColor="text1"/>
              </w:rPr>
            </w:pPr>
          </w:p>
        </w:tc>
        <w:tc>
          <w:tcPr>
            <w:tcW w:w="4110" w:type="dxa"/>
          </w:tcPr>
          <w:p w14:paraId="715C004C" w14:textId="40E4C936" w:rsidR="00CE55CD" w:rsidRDefault="00CE55CD" w:rsidP="007C5470">
            <w:pPr>
              <w:pStyle w:val="a8"/>
              <w:spacing w:line="360" w:lineRule="auto"/>
              <w:ind w:firstLineChars="0" w:firstLine="0"/>
              <w:rPr>
                <w:color w:val="000000" w:themeColor="text1"/>
              </w:rPr>
            </w:pPr>
            <m:oMathPara>
              <m:oMath>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204" w:type="dxa"/>
            <w:vAlign w:val="center"/>
          </w:tcPr>
          <w:p w14:paraId="7184695B" w14:textId="194671B6"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4-8</m:t>
                    </m:r>
                  </m:e>
                </m:d>
              </m:oMath>
            </m:oMathPara>
          </w:p>
        </w:tc>
      </w:tr>
    </w:tbl>
    <w:p w14:paraId="3C1B0993" w14:textId="2EB2D8E5" w:rsidR="00292573" w:rsidRDefault="001E1408" w:rsidP="001E1408">
      <w:pPr>
        <w:ind w:firstLine="480"/>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544"/>
        <w:gridCol w:w="2487"/>
      </w:tblGrid>
      <w:tr w:rsidR="00CE55CD" w14:paraId="1723EBB0" w14:textId="77777777" w:rsidTr="00CE55CD">
        <w:tc>
          <w:tcPr>
            <w:tcW w:w="2405" w:type="dxa"/>
          </w:tcPr>
          <w:p w14:paraId="7B4E8AFE" w14:textId="77777777" w:rsidR="00CE55CD" w:rsidRDefault="00CE55CD" w:rsidP="00CE55CD">
            <w:pPr>
              <w:ind w:firstLineChars="0" w:firstLine="0"/>
              <w:rPr>
                <w:color w:val="000000" w:themeColor="text1"/>
              </w:rPr>
            </w:pPr>
          </w:p>
        </w:tc>
        <w:tc>
          <w:tcPr>
            <w:tcW w:w="3544" w:type="dxa"/>
          </w:tcPr>
          <w:p w14:paraId="0F373CBF" w14:textId="200B54E0" w:rsidR="00CE55CD" w:rsidRDefault="00CE55CD" w:rsidP="00CE55CD">
            <w:pPr>
              <w:ind w:firstLineChars="0" w:firstLine="0"/>
              <w:rPr>
                <w:color w:val="000000" w:themeColor="text1"/>
              </w:rPr>
            </w:pPr>
            <m:oMathPara>
              <m:oMath>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487" w:type="dxa"/>
            <w:vAlign w:val="center"/>
          </w:tcPr>
          <w:p w14:paraId="55221246" w14:textId="7B78315E" w:rsidR="00CE55CD" w:rsidRPr="00CE55CD" w:rsidRDefault="00000000" w:rsidP="00CE55CD">
            <w:pPr>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4-9</m:t>
                    </m:r>
                  </m:e>
                </m:d>
              </m:oMath>
            </m:oMathPara>
          </w:p>
        </w:tc>
      </w:tr>
    </w:tbl>
    <w:p w14:paraId="6C550B0D" w14:textId="25822500" w:rsidR="00292573"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6928C1" w14:paraId="41BF175F" w14:textId="77777777" w:rsidTr="00561B23">
        <w:tc>
          <w:tcPr>
            <w:tcW w:w="2263" w:type="dxa"/>
          </w:tcPr>
          <w:p w14:paraId="5A0E835D" w14:textId="77777777" w:rsidR="006928C1" w:rsidRDefault="006928C1" w:rsidP="006928C1">
            <w:pPr>
              <w:ind w:firstLineChars="0" w:firstLine="0"/>
            </w:pPr>
          </w:p>
        </w:tc>
        <w:tc>
          <w:tcPr>
            <w:tcW w:w="3828" w:type="dxa"/>
          </w:tcPr>
          <w:p w14:paraId="79D26172" w14:textId="02B28A19" w:rsidR="006928C1" w:rsidRDefault="006928C1" w:rsidP="006928C1">
            <w:pPr>
              <w:ind w:firstLineChars="0" w:firstLine="0"/>
            </w:pPr>
            <m:oMathPara>
              <m:oMath>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16F14A61" w14:textId="658600FD" w:rsidR="006928C1" w:rsidRPr="00561B23" w:rsidRDefault="00000000" w:rsidP="00561B23">
            <w:pPr>
              <w:ind w:firstLineChars="0" w:firstLine="0"/>
              <w:jc w:val="cente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4-10</m:t>
                    </m:r>
                  </m:e>
                </m:d>
              </m:oMath>
            </m:oMathPara>
          </w:p>
        </w:tc>
      </w:tr>
    </w:tbl>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9" w:name="_Toc194845665"/>
      <w:r w:rsidRPr="000C749A">
        <w:rPr>
          <w:rFonts w:hint="eastAsia"/>
        </w:rPr>
        <w:t>4.4.4</w:t>
      </w:r>
      <w:r w:rsidRPr="000C749A">
        <w:rPr>
          <w:rFonts w:hint="eastAsia"/>
        </w:rPr>
        <w:t>实验结果与分析</w:t>
      </w:r>
      <w:bookmarkEnd w:id="109"/>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r w:rsidR="00CA1E56">
        <w:rPr>
          <w:rFonts w:hint="eastAsia"/>
          <w:color w:val="000000" w:themeColor="text1"/>
        </w:rPr>
        <w:t>W</w:t>
      </w:r>
      <w:r w:rsidR="0084708C" w:rsidRPr="006500B4">
        <w:rPr>
          <w:rFonts w:hint="eastAsia"/>
          <w:color w:val="000000" w:themeColor="text1"/>
        </w:rPr>
        <w:t>Bert</w:t>
      </w:r>
      <w:r w:rsidR="0084708C" w:rsidRPr="006500B4">
        <w:rPr>
          <w:rFonts w:hint="eastAsia"/>
          <w:color w:val="000000" w:themeColor="text1"/>
        </w:rPr>
        <w:t>、</w:t>
      </w:r>
      <w:r w:rsidR="0084708C" w:rsidRPr="006500B4">
        <w:rPr>
          <w:rFonts w:hint="eastAsia"/>
          <w:color w:val="000000" w:themeColor="text1"/>
        </w:rPr>
        <w:t>PBert</w:t>
      </w:r>
      <w:r w:rsidR="0084708C" w:rsidRPr="006500B4">
        <w:rPr>
          <w:rFonts w:hint="eastAsia"/>
          <w:color w:val="000000" w:themeColor="text1"/>
        </w:rPr>
        <w:t>、</w:t>
      </w:r>
      <w:r w:rsidR="0084708C" w:rsidRPr="006500B4">
        <w:rPr>
          <w:rFonts w:hint="eastAsia"/>
          <w:color w:val="000000" w:themeColor="text1"/>
        </w:rPr>
        <w:t>WPF</w:t>
      </w:r>
      <w:r w:rsidR="00CA1E56">
        <w:rPr>
          <w:rFonts w:hint="eastAsia"/>
          <w:color w:val="000000" w:themeColor="text1"/>
        </w:rPr>
        <w:t>e</w:t>
      </w:r>
      <w:r w:rsidR="0084708C" w:rsidRPr="006500B4">
        <w:rPr>
          <w:rFonts w:hint="eastAsia"/>
          <w:color w:val="000000" w:themeColor="text1"/>
        </w:rPr>
        <w:t>和</w:t>
      </w:r>
      <w:r w:rsidR="0084708C" w:rsidRPr="006500B4">
        <w:rPr>
          <w:rFonts w:hint="eastAsia"/>
          <w:color w:val="000000" w:themeColor="text1"/>
        </w:rPr>
        <w:t>WPFd</w:t>
      </w:r>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0F1A80D1" w14:textId="1D8A5FFE" w:rsidR="00AC227A" w:rsidRDefault="00AC227A" w:rsidP="00AC227A">
      <w:pPr>
        <w:ind w:firstLineChars="0" w:firstLine="420"/>
        <w:rPr>
          <w:color w:val="000000" w:themeColor="text1"/>
        </w:rPr>
      </w:pPr>
      <w:r w:rsidRPr="00710545">
        <w:rPr>
          <w:rFonts w:hint="eastAsia"/>
          <w:color w:val="000000" w:themeColor="text1"/>
        </w:rPr>
        <w:t>实验结果表明，</w:t>
      </w:r>
      <w:r w:rsidRPr="00710545">
        <w:rPr>
          <w:rFonts w:hint="eastAsia"/>
          <w:color w:val="000000" w:themeColor="text1"/>
        </w:rPr>
        <w:t>SSIS</w:t>
      </w:r>
      <w:r w:rsidRPr="00710545">
        <w:rPr>
          <w:rFonts w:hint="eastAsia"/>
          <w:color w:val="000000" w:themeColor="text1"/>
        </w:rPr>
        <w:t>模型于营销、运营、财务数据集的关键指标均显著超越</w:t>
      </w:r>
      <w:r>
        <w:rPr>
          <w:rFonts w:hint="eastAsia"/>
          <w:color w:val="000000" w:themeColor="text1"/>
        </w:rPr>
        <w:t>W</w:t>
      </w:r>
      <w:r w:rsidRPr="00710545">
        <w:rPr>
          <w:rFonts w:hint="eastAsia"/>
          <w:color w:val="000000" w:themeColor="text1"/>
        </w:rPr>
        <w:t>B</w:t>
      </w:r>
      <w:r>
        <w:rPr>
          <w:rFonts w:hint="eastAsia"/>
          <w:color w:val="000000" w:themeColor="text1"/>
        </w:rPr>
        <w:t>ert</w:t>
      </w:r>
      <w:r w:rsidRPr="00710545">
        <w:rPr>
          <w:rFonts w:hint="eastAsia"/>
          <w:color w:val="000000" w:themeColor="text1"/>
        </w:rPr>
        <w:t>基线模型。</w:t>
      </w:r>
      <w:r>
        <w:rPr>
          <w:rFonts w:hint="eastAsia"/>
          <w:color w:val="000000" w:themeColor="text1"/>
        </w:rPr>
        <w:t>其中相较于</w:t>
      </w:r>
      <w:r>
        <w:rPr>
          <w:rFonts w:hint="eastAsia"/>
          <w:color w:val="000000" w:themeColor="text1"/>
        </w:rPr>
        <w:t>W</w:t>
      </w:r>
      <w:r w:rsidRPr="00710545">
        <w:rPr>
          <w:rFonts w:hint="eastAsia"/>
          <w:color w:val="000000" w:themeColor="text1"/>
        </w:rPr>
        <w:t>B</w:t>
      </w:r>
      <w:r>
        <w:rPr>
          <w:rFonts w:hint="eastAsia"/>
          <w:color w:val="000000" w:themeColor="text1"/>
        </w:rPr>
        <w:t>ert</w:t>
      </w:r>
      <w:r>
        <w:rPr>
          <w:rFonts w:hint="eastAsia"/>
          <w:color w:val="000000" w:themeColor="text1"/>
        </w:rPr>
        <w:t>模型，</w:t>
      </w:r>
      <w:r w:rsidRPr="00710545">
        <w:rPr>
          <w:rFonts w:hint="eastAsia"/>
          <w:color w:val="000000" w:themeColor="text1"/>
        </w:rPr>
        <w:t>SSIS</w:t>
      </w:r>
      <w:r>
        <w:rPr>
          <w:rFonts w:hint="eastAsia"/>
          <w:color w:val="000000" w:themeColor="text1"/>
        </w:rPr>
        <w:t>模型在</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Pr>
          <w:rFonts w:hint="eastAsia"/>
          <w:color w:val="000000" w:themeColor="text1"/>
        </w:rPr>
        <w:t>。</w:t>
      </w:r>
      <w:r w:rsidRPr="00710545">
        <w:rPr>
          <w:rFonts w:hint="eastAsia"/>
          <w:color w:val="000000" w:themeColor="text1"/>
        </w:rPr>
        <w:t>这验证了</w:t>
      </w:r>
      <w:r w:rsidRPr="00AC227A">
        <w:rPr>
          <w:rFonts w:hint="eastAsia"/>
          <w:color w:val="000000" w:themeColor="text1"/>
        </w:rPr>
        <w:t>该模型通过</w:t>
      </w:r>
      <w:r>
        <w:rPr>
          <w:rFonts w:hint="eastAsia"/>
          <w:color w:val="000000" w:themeColor="text1"/>
        </w:rPr>
        <w:t>结合</w:t>
      </w:r>
      <w:r w:rsidRPr="00710545">
        <w:rPr>
          <w:rFonts w:hint="eastAsia"/>
          <w:color w:val="000000" w:themeColor="text1"/>
        </w:rPr>
        <w:t>句法结构信息</w:t>
      </w:r>
      <w:r w:rsidRPr="00AC227A">
        <w:rPr>
          <w:rFonts w:hint="eastAsia"/>
          <w:color w:val="000000" w:themeColor="text1"/>
        </w:rPr>
        <w:t>与意图引导机制，在未见指标项的词语划分准确性以及意图</w:t>
      </w:r>
      <w:r w:rsidRPr="00AC227A">
        <w:rPr>
          <w:rFonts w:hint="eastAsia"/>
          <w:color w:val="000000" w:themeColor="text1"/>
        </w:rPr>
        <w:t>-</w:t>
      </w:r>
      <w:r w:rsidRPr="00AC227A">
        <w:rPr>
          <w:rFonts w:hint="eastAsia"/>
          <w:color w:val="000000" w:themeColor="text1"/>
        </w:rPr>
        <w:t>槽位匹配精度方面</w:t>
      </w:r>
      <w:r>
        <w:rPr>
          <w:rFonts w:hint="eastAsia"/>
          <w:color w:val="000000" w:themeColor="text1"/>
        </w:rPr>
        <w:t>均有</w:t>
      </w:r>
      <w:r w:rsidRPr="00710545">
        <w:rPr>
          <w:rFonts w:hint="eastAsia"/>
          <w:color w:val="000000" w:themeColor="text1"/>
        </w:rPr>
        <w:t>明显改善</w:t>
      </w:r>
      <w:r>
        <w:rPr>
          <w:rFonts w:hint="eastAsia"/>
          <w:color w:val="000000" w:themeColor="text1"/>
        </w:rPr>
        <w:t>。</w:t>
      </w:r>
      <w:r w:rsidR="007B653D">
        <w:rPr>
          <w:rFonts w:hint="eastAsia"/>
          <w:color w:val="000000" w:themeColor="text1"/>
        </w:rPr>
        <w:t>实验表明</w:t>
      </w:r>
      <w:r w:rsidR="007B653D" w:rsidRPr="00710545">
        <w:rPr>
          <w:rFonts w:hint="eastAsia"/>
          <w:color w:val="000000" w:themeColor="text1"/>
        </w:rPr>
        <w:t>SSIS</w:t>
      </w:r>
      <w:r w:rsidR="007B653D" w:rsidRPr="00710545">
        <w:rPr>
          <w:rFonts w:hint="eastAsia"/>
          <w:color w:val="000000" w:themeColor="text1"/>
        </w:rPr>
        <w:t>模型</w:t>
      </w:r>
      <w:r w:rsidR="007B653D" w:rsidRPr="007B653D">
        <w:rPr>
          <w:rFonts w:hint="eastAsia"/>
          <w:color w:val="000000" w:themeColor="text1"/>
        </w:rPr>
        <w:t>通过构建跨模态知识融合架构，有效提升了对用户多样化表达的语义解析能力，为实际业务场景提供可靠的语义理解支持。</w:t>
      </w:r>
    </w:p>
    <w:p w14:paraId="707083FA" w14:textId="34538040" w:rsidR="00212359" w:rsidRDefault="00440686" w:rsidP="00951645">
      <w:pPr>
        <w:pStyle w:val="afb"/>
        <w:ind w:firstLineChars="0" w:firstLine="0"/>
      </w:pPr>
      <w:bookmarkStart w:id="110" w:name="_Toc195136125"/>
      <w:commentRangeStart w:id="8"/>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commentRangeEnd w:id="8"/>
      <w:r>
        <w:rPr>
          <w:rStyle w:val="CommentReference"/>
        </w:rPr>
        <w:commentReference w:id="8"/>
      </w:r>
      <w:bookmarkEnd w:id="110"/>
    </w:p>
    <w:p w14:paraId="2784143E" w14:textId="6D0EABBC"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B112AA">
        <w:tc>
          <w:tcPr>
            <w:tcW w:w="1413" w:type="dxa"/>
            <w:tcBorders>
              <w:top w:val="single" w:sz="12" w:space="0" w:color="auto"/>
            </w:tcBorders>
          </w:tcPr>
          <w:p w14:paraId="1109634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模型</w:t>
            </w:r>
          </w:p>
        </w:tc>
        <w:tc>
          <w:tcPr>
            <w:tcW w:w="1397" w:type="dxa"/>
            <w:tcBorders>
              <w:top w:val="single" w:sz="12" w:space="0" w:color="auto"/>
            </w:tcBorders>
          </w:tcPr>
          <w:p w14:paraId="30321241" w14:textId="744B488E" w:rsidR="00212359" w:rsidRPr="00214425" w:rsidRDefault="001406F4" w:rsidP="004E0EC7">
            <w:pPr>
              <w:spacing w:line="240" w:lineRule="auto"/>
              <w:ind w:firstLineChars="0" w:firstLine="0"/>
              <w:jc w:val="center"/>
              <w:rPr>
                <w:b/>
                <w:bCs/>
                <w:sz w:val="21"/>
                <w:szCs w:val="21"/>
              </w:rPr>
            </w:pPr>
            <w:r>
              <w:rPr>
                <w:rFonts w:hint="eastAsia"/>
                <w:b/>
                <w:bCs/>
                <w:sz w:val="21"/>
                <w:szCs w:val="21"/>
              </w:rPr>
              <w:t>W</w:t>
            </w:r>
            <w:r w:rsidR="00212359" w:rsidRPr="00214425">
              <w:rPr>
                <w:rFonts w:hint="eastAsia"/>
                <w:b/>
                <w:bCs/>
                <w:sz w:val="21"/>
                <w:szCs w:val="21"/>
              </w:rPr>
              <w:t>Bert</w:t>
            </w:r>
          </w:p>
        </w:tc>
        <w:tc>
          <w:tcPr>
            <w:tcW w:w="1416" w:type="dxa"/>
            <w:tcBorders>
              <w:top w:val="single" w:sz="12" w:space="0" w:color="auto"/>
            </w:tcBorders>
          </w:tcPr>
          <w:p w14:paraId="0BF30655" w14:textId="072B587D"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PBert</w:t>
            </w:r>
          </w:p>
        </w:tc>
        <w:tc>
          <w:tcPr>
            <w:tcW w:w="1408" w:type="dxa"/>
            <w:tcBorders>
              <w:top w:val="single" w:sz="12" w:space="0" w:color="auto"/>
            </w:tcBorders>
          </w:tcPr>
          <w:p w14:paraId="05469FA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WPFe</w:t>
            </w:r>
          </w:p>
        </w:tc>
        <w:tc>
          <w:tcPr>
            <w:tcW w:w="1411" w:type="dxa"/>
            <w:tcBorders>
              <w:top w:val="single" w:sz="12" w:space="0" w:color="auto"/>
            </w:tcBorders>
          </w:tcPr>
          <w:p w14:paraId="0166B88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WPFd</w:t>
            </w:r>
          </w:p>
        </w:tc>
        <w:tc>
          <w:tcPr>
            <w:tcW w:w="1401" w:type="dxa"/>
            <w:tcBorders>
              <w:top w:val="single" w:sz="12" w:space="0" w:color="auto"/>
            </w:tcBorders>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1FE4A6D4" w:rsidR="00212359" w:rsidRPr="00214425" w:rsidRDefault="008E1C0C" w:rsidP="004E0EC7">
            <w:pPr>
              <w:spacing w:line="240" w:lineRule="auto"/>
              <w:ind w:firstLineChars="0" w:firstLine="0"/>
              <w:jc w:val="center"/>
              <w:rPr>
                <w:sz w:val="21"/>
                <w:szCs w:val="21"/>
              </w:rPr>
            </w:pPr>
            <w:r>
              <w:rPr>
                <w:rFonts w:hint="eastAsia"/>
                <w:sz w:val="21"/>
                <w:szCs w:val="21"/>
              </w:rPr>
              <w:t>59</w:t>
            </w:r>
            <w:r w:rsidR="00212359" w:rsidRPr="00214425">
              <w:rPr>
                <w:rFonts w:hint="eastAsia"/>
                <w:sz w:val="21"/>
                <w:szCs w:val="21"/>
              </w:rPr>
              <w:t>.7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749B3B76" w:rsidR="00212359" w:rsidRPr="00214425" w:rsidRDefault="008E1C0C" w:rsidP="004E0EC7">
            <w:pPr>
              <w:spacing w:line="240" w:lineRule="auto"/>
              <w:ind w:firstLineChars="0" w:firstLine="0"/>
              <w:jc w:val="center"/>
              <w:rPr>
                <w:sz w:val="21"/>
                <w:szCs w:val="21"/>
              </w:rPr>
            </w:pPr>
            <w:r>
              <w:rPr>
                <w:rFonts w:hint="eastAsia"/>
                <w:sz w:val="21"/>
                <w:szCs w:val="21"/>
              </w:rPr>
              <w:t>47</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275DF913" w:rsidR="00212359" w:rsidRPr="00214425" w:rsidRDefault="00212359" w:rsidP="004E0EC7">
            <w:pPr>
              <w:spacing w:line="240" w:lineRule="auto"/>
              <w:ind w:firstLineChars="0" w:firstLine="0"/>
              <w:jc w:val="center"/>
              <w:rPr>
                <w:sz w:val="21"/>
                <w:szCs w:val="21"/>
              </w:rPr>
            </w:pPr>
            <w:r w:rsidRPr="00214425">
              <w:rPr>
                <w:rFonts w:hint="eastAsia"/>
                <w:sz w:val="21"/>
                <w:szCs w:val="21"/>
              </w:rPr>
              <w:t>9</w:t>
            </w:r>
            <w:r w:rsidR="00FF55D2">
              <w:rPr>
                <w:rFonts w:hint="eastAsia"/>
                <w:sz w:val="21"/>
                <w:szCs w:val="21"/>
              </w:rPr>
              <w:t>7</w:t>
            </w:r>
            <w:r w:rsidRPr="00214425">
              <w:rPr>
                <w:rFonts w:hint="eastAsia"/>
                <w:sz w:val="21"/>
                <w:szCs w:val="21"/>
              </w:rPr>
              <w:t>.0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53374918"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FF55D2">
              <w:rPr>
                <w:rFonts w:hint="eastAsia"/>
                <w:sz w:val="21"/>
                <w:szCs w:val="21"/>
              </w:rPr>
              <w:t>0</w:t>
            </w:r>
            <w:r w:rsidRPr="00214425">
              <w:rPr>
                <w:rFonts w:hint="eastAsia"/>
                <w:sz w:val="21"/>
                <w:szCs w:val="21"/>
              </w:rPr>
              <w:t>.7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FEA73E4" w:rsidR="00212359" w:rsidRPr="00214425" w:rsidRDefault="00FF55D2" w:rsidP="004E0EC7">
            <w:pPr>
              <w:spacing w:line="240" w:lineRule="auto"/>
              <w:ind w:firstLineChars="0" w:firstLine="0"/>
              <w:jc w:val="center"/>
              <w:rPr>
                <w:sz w:val="21"/>
                <w:szCs w:val="21"/>
              </w:rPr>
            </w:pPr>
            <w:r>
              <w:rPr>
                <w:rFonts w:hint="eastAsia"/>
                <w:sz w:val="21"/>
                <w:szCs w:val="21"/>
              </w:rPr>
              <w:t>5</w:t>
            </w:r>
            <w:r w:rsidR="00212359" w:rsidRPr="00214425">
              <w:rPr>
                <w:rFonts w:hint="eastAsia"/>
                <w:sz w:val="21"/>
                <w:szCs w:val="21"/>
              </w:rPr>
              <w:t>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47AB296B" w:rsidR="00212359" w:rsidRPr="00214425" w:rsidRDefault="00FF55D2" w:rsidP="004E0EC7">
            <w:pPr>
              <w:spacing w:line="240" w:lineRule="auto"/>
              <w:ind w:firstLineChars="0" w:firstLine="0"/>
              <w:jc w:val="center"/>
              <w:rPr>
                <w:sz w:val="21"/>
                <w:szCs w:val="21"/>
              </w:rPr>
            </w:pPr>
            <w:r>
              <w:rPr>
                <w:rFonts w:hint="eastAsia"/>
                <w:sz w:val="21"/>
                <w:szCs w:val="21"/>
              </w:rPr>
              <w:t>41</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6537460" w:rsidR="00212359" w:rsidRPr="00214425" w:rsidRDefault="00212359" w:rsidP="004E0EC7">
            <w:pPr>
              <w:spacing w:line="240" w:lineRule="auto"/>
              <w:ind w:firstLineChars="0" w:firstLine="0"/>
              <w:jc w:val="center"/>
              <w:rPr>
                <w:sz w:val="21"/>
                <w:szCs w:val="21"/>
              </w:rPr>
            </w:pPr>
            <w:r w:rsidRPr="00214425">
              <w:rPr>
                <w:rFonts w:hint="eastAsia"/>
                <w:sz w:val="21"/>
                <w:szCs w:val="21"/>
              </w:rPr>
              <w:t>7</w:t>
            </w:r>
            <w:r w:rsidR="00FF55D2">
              <w:rPr>
                <w:rFonts w:hint="eastAsia"/>
                <w:sz w:val="21"/>
                <w:szCs w:val="21"/>
              </w:rPr>
              <w:t>3</w:t>
            </w:r>
            <w:r w:rsidRPr="00214425">
              <w:rPr>
                <w:rFonts w:hint="eastAsia"/>
                <w:sz w:val="21"/>
                <w:szCs w:val="21"/>
              </w:rPr>
              <w:t>.3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51483EFB" w:rsidR="00212359" w:rsidRPr="00214425" w:rsidRDefault="00FF55D2" w:rsidP="004E0EC7">
            <w:pPr>
              <w:spacing w:line="240" w:lineRule="auto"/>
              <w:ind w:firstLineChars="0" w:firstLine="0"/>
              <w:jc w:val="center"/>
              <w:rPr>
                <w:sz w:val="21"/>
                <w:szCs w:val="21"/>
              </w:rPr>
            </w:pPr>
            <w:r>
              <w:rPr>
                <w:rFonts w:hint="eastAsia"/>
                <w:sz w:val="21"/>
                <w:szCs w:val="21"/>
              </w:rPr>
              <w:t>35</w:t>
            </w:r>
            <w:r w:rsidR="00212359" w:rsidRPr="00214425">
              <w:rPr>
                <w:rFonts w:hint="eastAsia"/>
                <w:sz w:val="21"/>
                <w:szCs w:val="21"/>
              </w:rPr>
              <w:t>.2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B112AA">
        <w:tc>
          <w:tcPr>
            <w:tcW w:w="1413" w:type="dxa"/>
            <w:tcBorders>
              <w:bottom w:val="single" w:sz="12" w:space="0" w:color="auto"/>
            </w:tcBorders>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Borders>
              <w:bottom w:val="single" w:sz="12" w:space="0" w:color="auto"/>
            </w:tcBorders>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Borders>
              <w:bottom w:val="single" w:sz="12" w:space="0" w:color="auto"/>
            </w:tcBorders>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Borders>
              <w:bottom w:val="single" w:sz="12" w:space="0" w:color="auto"/>
            </w:tcBorders>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Borders>
              <w:bottom w:val="single" w:sz="12" w:space="0" w:color="auto"/>
            </w:tcBorders>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Borders>
              <w:bottom w:val="single" w:sz="12" w:space="0" w:color="auto"/>
            </w:tcBorders>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5D4C96DE" w14:textId="16C8AED7" w:rsidR="0020524C" w:rsidRDefault="0084708C" w:rsidP="0020524C">
      <w:pPr>
        <w:ind w:firstLineChars="0" w:firstLine="420"/>
        <w:rPr>
          <w:color w:val="000000" w:themeColor="text1"/>
        </w:rPr>
      </w:pPr>
      <w:r w:rsidRPr="00233B4A">
        <w:rPr>
          <w:rFonts w:hint="eastAsia"/>
          <w:color w:val="000000" w:themeColor="text1"/>
        </w:rPr>
        <w:t>相较于编码优化类模型（</w:t>
      </w:r>
      <w:r w:rsidRPr="00233B4A">
        <w:rPr>
          <w:rFonts w:hint="eastAsia"/>
          <w:color w:val="000000" w:themeColor="text1"/>
        </w:rPr>
        <w:t>P</w:t>
      </w:r>
      <w:r w:rsidR="00614FD4" w:rsidRPr="00233B4A">
        <w:rPr>
          <w:rFonts w:hint="eastAsia"/>
          <w:color w:val="000000" w:themeColor="text1"/>
        </w:rPr>
        <w:t>Bert</w:t>
      </w:r>
      <w:r w:rsidRPr="00233B4A">
        <w:rPr>
          <w:rFonts w:hint="eastAsia"/>
          <w:color w:val="000000" w:themeColor="text1"/>
        </w:rPr>
        <w:t>、</w:t>
      </w:r>
      <w:r w:rsidRPr="00233B4A">
        <w:rPr>
          <w:rFonts w:hint="eastAsia"/>
          <w:color w:val="000000" w:themeColor="text1"/>
        </w:rPr>
        <w:t>WPFe</w:t>
      </w:r>
      <w:r w:rsidRPr="00233B4A">
        <w:rPr>
          <w:rFonts w:hint="eastAsia"/>
          <w:color w:val="000000" w:themeColor="text1"/>
        </w:rPr>
        <w:t>、</w:t>
      </w:r>
      <w:r w:rsidRPr="00233B4A">
        <w:rPr>
          <w:rFonts w:hint="eastAsia"/>
          <w:color w:val="000000" w:themeColor="text1"/>
        </w:rPr>
        <w:t>WPFd</w:t>
      </w:r>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w:t>
      </w:r>
      <w:r w:rsidR="00E33259">
        <w:rPr>
          <w:rFonts w:hint="eastAsia"/>
          <w:color w:val="000000" w:themeColor="text1"/>
        </w:rPr>
        <w:t>均展现出显著优势。</w:t>
      </w:r>
      <w:r w:rsidR="0020524C">
        <w:rPr>
          <w:rFonts w:hint="eastAsia"/>
          <w:color w:val="000000" w:themeColor="text1"/>
        </w:rPr>
        <w:t>实验表明</w:t>
      </w:r>
      <w:r w:rsidR="0020524C" w:rsidRPr="00233B4A">
        <w:rPr>
          <w:rFonts w:hint="eastAsia"/>
          <w:color w:val="000000" w:themeColor="text1"/>
        </w:rPr>
        <w:t>SSIS</w:t>
      </w:r>
      <w:r w:rsidR="0020524C" w:rsidRPr="00233B4A">
        <w:rPr>
          <w:rFonts w:hint="eastAsia"/>
          <w:color w:val="000000" w:themeColor="text1"/>
        </w:rPr>
        <w:t>模型</w:t>
      </w:r>
      <w:r w:rsidR="0020524C">
        <w:rPr>
          <w:rFonts w:hint="eastAsia"/>
          <w:color w:val="000000" w:themeColor="text1"/>
        </w:rPr>
        <w:t>较</w:t>
      </w:r>
      <w:r w:rsidR="0020524C" w:rsidRPr="00233B4A">
        <w:rPr>
          <w:color w:val="000000" w:themeColor="text1"/>
        </w:rPr>
        <w:t>PBert</w:t>
      </w:r>
      <w:r w:rsidR="0020524C" w:rsidRPr="00233B4A">
        <w:rPr>
          <w:color w:val="000000" w:themeColor="text1"/>
        </w:rPr>
        <w:t>模型</w:t>
      </w:r>
      <w:r w:rsidR="0020524C" w:rsidRPr="00233B4A">
        <w:rPr>
          <w:rFonts w:hint="eastAsia"/>
          <w:color w:val="000000" w:themeColor="text1"/>
        </w:rPr>
        <w:t>SA</w:t>
      </w:r>
      <w:r w:rsidR="0020524C" w:rsidRPr="00233B4A">
        <w:rPr>
          <w:rFonts w:hint="eastAsia"/>
          <w:color w:val="000000" w:themeColor="text1"/>
        </w:rPr>
        <w:t>值</w:t>
      </w:r>
      <w:r w:rsidR="0020524C" w:rsidRPr="00233B4A">
        <w:rPr>
          <w:color w:val="000000" w:themeColor="text1"/>
        </w:rPr>
        <w:t>提升</w:t>
      </w:r>
      <w:r w:rsidR="0020524C" w:rsidRPr="00233B4A">
        <w:rPr>
          <w:rFonts w:hint="eastAsia"/>
          <w:color w:val="000000" w:themeColor="text1"/>
        </w:rPr>
        <w:t>16.9</w:t>
      </w:r>
      <w:r w:rsidR="0020524C" w:rsidRPr="00233B4A">
        <w:rPr>
          <w:color w:val="000000" w:themeColor="text1"/>
        </w:rPr>
        <w:t>%</w:t>
      </w:r>
      <w:r w:rsidR="0020524C">
        <w:rPr>
          <w:rFonts w:hint="eastAsia"/>
          <w:color w:val="000000" w:themeColor="text1"/>
        </w:rPr>
        <w:t>，较</w:t>
      </w:r>
      <w:r w:rsidR="0020524C" w:rsidRPr="00233B4A">
        <w:rPr>
          <w:color w:val="000000" w:themeColor="text1"/>
        </w:rPr>
        <w:t>WPFe</w:t>
      </w:r>
      <w:r w:rsidR="0020524C" w:rsidRPr="00233B4A">
        <w:rPr>
          <w:color w:val="000000" w:themeColor="text1"/>
        </w:rPr>
        <w:t>模型提升</w:t>
      </w:r>
      <w:r w:rsidR="0020524C" w:rsidRPr="00233B4A">
        <w:rPr>
          <w:rFonts w:hint="eastAsia"/>
          <w:color w:val="000000" w:themeColor="text1"/>
        </w:rPr>
        <w:t>9.9</w:t>
      </w:r>
      <w:r w:rsidR="0020524C" w:rsidRPr="00233B4A">
        <w:rPr>
          <w:color w:val="000000" w:themeColor="text1"/>
        </w:rPr>
        <w:t>%</w:t>
      </w:r>
      <w:r w:rsidR="0020524C">
        <w:rPr>
          <w:rFonts w:hint="eastAsia"/>
          <w:color w:val="000000" w:themeColor="text1"/>
        </w:rPr>
        <w:t>，较</w:t>
      </w:r>
      <w:r w:rsidR="0020524C" w:rsidRPr="00233B4A">
        <w:rPr>
          <w:color w:val="000000" w:themeColor="text1"/>
        </w:rPr>
        <w:t>WPFd</w:t>
      </w:r>
      <w:r w:rsidR="0020524C" w:rsidRPr="00233B4A">
        <w:rPr>
          <w:color w:val="000000" w:themeColor="text1"/>
        </w:rPr>
        <w:t>模型提升</w:t>
      </w:r>
      <w:r w:rsidR="0020524C" w:rsidRPr="00233B4A">
        <w:rPr>
          <w:rFonts w:hint="eastAsia"/>
          <w:color w:val="000000" w:themeColor="text1"/>
        </w:rPr>
        <w:t>6.7</w:t>
      </w:r>
      <w:r w:rsidR="0020524C" w:rsidRPr="00233B4A">
        <w:rPr>
          <w:color w:val="000000" w:themeColor="text1"/>
        </w:rPr>
        <w:t>%</w:t>
      </w:r>
      <w:r w:rsidR="0020524C">
        <w:rPr>
          <w:rFonts w:hint="eastAsia"/>
          <w:color w:val="000000" w:themeColor="text1"/>
        </w:rPr>
        <w:t>。</w:t>
      </w:r>
      <w:r w:rsidR="0020524C" w:rsidRPr="00233B4A">
        <w:rPr>
          <w:rFonts w:hint="eastAsia"/>
          <w:color w:val="000000" w:themeColor="text1"/>
        </w:rPr>
        <w:t>这表明</w:t>
      </w:r>
      <w:r w:rsidR="0020524C">
        <w:rPr>
          <w:rFonts w:hint="eastAsia"/>
          <w:color w:val="000000" w:themeColor="text1"/>
        </w:rPr>
        <w:t>通过</w:t>
      </w:r>
      <w:r w:rsidR="0020524C" w:rsidRPr="00233B4A">
        <w:rPr>
          <w:rFonts w:hint="eastAsia"/>
          <w:color w:val="000000" w:themeColor="text1"/>
        </w:rPr>
        <w:t>引入外部句法</w:t>
      </w:r>
      <w:r w:rsidR="00B36324">
        <w:rPr>
          <w:rFonts w:hint="eastAsia"/>
          <w:color w:val="000000" w:themeColor="text1"/>
        </w:rPr>
        <w:t>的</w:t>
      </w:r>
      <w:r w:rsidR="0020524C" w:rsidRPr="00233B4A">
        <w:rPr>
          <w:rFonts w:hint="eastAsia"/>
          <w:color w:val="000000" w:themeColor="text1"/>
        </w:rPr>
        <w:t>改进方案，</w:t>
      </w:r>
      <w:r w:rsidR="0020524C">
        <w:rPr>
          <w:rFonts w:hint="eastAsia"/>
          <w:color w:val="000000" w:themeColor="text1"/>
        </w:rPr>
        <w:t>模型</w:t>
      </w:r>
      <w:r w:rsidR="0020524C" w:rsidRPr="00233B4A">
        <w:rPr>
          <w:rFonts w:hint="eastAsia"/>
          <w:color w:val="000000" w:themeColor="text1"/>
        </w:rPr>
        <w:t>在未见指标</w:t>
      </w:r>
      <w:proofErr w:type="gramStart"/>
      <w:r w:rsidR="0020524C" w:rsidRPr="00233B4A">
        <w:rPr>
          <w:rFonts w:hint="eastAsia"/>
          <w:color w:val="000000" w:themeColor="text1"/>
        </w:rPr>
        <w:t>项理解</w:t>
      </w:r>
      <w:proofErr w:type="gramEnd"/>
      <w:r w:rsidR="0020524C" w:rsidRPr="00233B4A">
        <w:rPr>
          <w:rFonts w:hint="eastAsia"/>
          <w:color w:val="000000" w:themeColor="text1"/>
        </w:rPr>
        <w:t>任务中具有更优的语义理解能力。</w:t>
      </w:r>
    </w:p>
    <w:p w14:paraId="76800BF3" w14:textId="56FA78BA" w:rsidR="0020524C" w:rsidRDefault="0020524C" w:rsidP="0020524C">
      <w:pPr>
        <w:ind w:firstLineChars="0" w:firstLine="420"/>
        <w:rPr>
          <w:color w:val="000000" w:themeColor="text1"/>
        </w:rPr>
      </w:pPr>
      <w:r w:rsidRPr="0020524C">
        <w:rPr>
          <w:rFonts w:hint="eastAsia"/>
          <w:color w:val="000000" w:themeColor="text1"/>
        </w:rPr>
        <w:t>与此同时</w:t>
      </w:r>
      <w:r w:rsidR="00CE1F82">
        <w:rPr>
          <w:rFonts w:hint="eastAsia"/>
          <w:color w:val="000000" w:themeColor="text1"/>
        </w:rPr>
        <w:t>，</w:t>
      </w:r>
      <w:r>
        <w:rPr>
          <w:rFonts w:hint="eastAsia"/>
          <w:color w:val="000000" w:themeColor="text1"/>
        </w:rPr>
        <w:t>实验表明</w:t>
      </w:r>
      <w:r w:rsidRPr="0020524C">
        <w:rPr>
          <w:rFonts w:hint="eastAsia"/>
          <w:color w:val="000000" w:themeColor="text1"/>
        </w:rPr>
        <w:t>以字为基本单位的建模方式在未训练数据处理中表现出更强的鲁棒性</w:t>
      </w:r>
      <w:r>
        <w:rPr>
          <w:rFonts w:hint="eastAsia"/>
          <w:color w:val="000000" w:themeColor="text1"/>
        </w:rPr>
        <w:t>和准确性</w:t>
      </w:r>
      <w:r w:rsidR="00B36324">
        <w:rPr>
          <w:rFonts w:hint="eastAsia"/>
          <w:color w:val="000000" w:themeColor="text1"/>
        </w:rPr>
        <w:t>，</w:t>
      </w:r>
      <w:r>
        <w:rPr>
          <w:rFonts w:hint="eastAsia"/>
          <w:color w:val="000000" w:themeColor="text1"/>
        </w:rPr>
        <w:t>因为</w:t>
      </w:r>
      <w:r>
        <w:rPr>
          <w:rFonts w:ascii="Segoe UI" w:hAnsi="Segoe UI" w:cs="Segoe UI"/>
          <w:shd w:val="clear" w:color="auto" w:fill="FFFFFF"/>
        </w:rPr>
        <w:t>该方法通过保留词语的</w:t>
      </w:r>
      <w:proofErr w:type="gramStart"/>
      <w:r>
        <w:rPr>
          <w:rFonts w:ascii="Segoe UI" w:hAnsi="Segoe UI" w:cs="Segoe UI"/>
          <w:shd w:val="clear" w:color="auto" w:fill="FFFFFF"/>
        </w:rPr>
        <w:t>字符级</w:t>
      </w:r>
      <w:proofErr w:type="gramEnd"/>
      <w:r>
        <w:rPr>
          <w:rFonts w:ascii="Segoe UI" w:hAnsi="Segoe UI" w:cs="Segoe UI"/>
          <w:shd w:val="clear" w:color="auto" w:fill="FFFFFF"/>
        </w:rPr>
        <w:t>完整性，</w:t>
      </w:r>
      <w:r>
        <w:rPr>
          <w:rFonts w:ascii="Segoe UI" w:hAnsi="Segoe UI" w:cs="Segoe UI" w:hint="eastAsia"/>
          <w:shd w:val="clear" w:color="auto" w:fill="FFFFFF"/>
        </w:rPr>
        <w:t>可以有</w:t>
      </w:r>
      <w:r>
        <w:rPr>
          <w:rFonts w:ascii="Segoe UI" w:hAnsi="Segoe UI" w:cs="Segoe UI"/>
          <w:shd w:val="clear" w:color="auto" w:fill="FFFFFF"/>
        </w:rPr>
        <w:t>效规避传统词编码方式因分词错误导致的语义偏差问题</w:t>
      </w:r>
    </w:p>
    <w:p w14:paraId="1F307FEB" w14:textId="4C53E410"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w:t>
      </w:r>
      <w:r w:rsidR="0020524C">
        <w:rPr>
          <w:rFonts w:hint="eastAsia"/>
          <w:color w:val="000000" w:themeColor="text1"/>
        </w:rPr>
        <w:t>了</w:t>
      </w:r>
      <w:r w:rsidR="00D31AB5" w:rsidRPr="00233B4A">
        <w:rPr>
          <w:rFonts w:hint="eastAsia"/>
          <w:color w:val="000000" w:themeColor="text1"/>
        </w:rPr>
        <w:t>基于大模型迭代数据增强的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951645">
      <w:pPr>
        <w:pStyle w:val="afb"/>
        <w:ind w:firstLineChars="0" w:firstLine="0"/>
      </w:pPr>
      <w:bookmarkStart w:id="111" w:name="_Toc19513612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1"/>
    </w:p>
    <w:p w14:paraId="14FE1F87" w14:textId="05577A37" w:rsidR="00212359" w:rsidRPr="002C006A" w:rsidRDefault="003E6F0E" w:rsidP="00951645">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DE19FA">
        <w:tc>
          <w:tcPr>
            <w:tcW w:w="1271" w:type="dxa"/>
            <w:tcBorders>
              <w:top w:val="single" w:sz="12" w:space="0" w:color="auto"/>
            </w:tcBorders>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Borders>
              <w:top w:val="single" w:sz="12" w:space="0" w:color="auto"/>
            </w:tcBorders>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Borders>
              <w:top w:val="single" w:sz="12" w:space="0" w:color="auto"/>
            </w:tcBorders>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Borders>
              <w:top w:val="single" w:sz="12" w:space="0" w:color="auto"/>
            </w:tcBorders>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Borders>
              <w:top w:val="single" w:sz="12" w:space="0" w:color="auto"/>
            </w:tcBorders>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Borders>
              <w:top w:val="single" w:sz="12" w:space="0" w:color="auto"/>
            </w:tcBorders>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Borders>
              <w:top w:val="single" w:sz="12" w:space="0" w:color="auto"/>
            </w:tcBorders>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Borders>
              <w:top w:val="single" w:sz="12" w:space="0" w:color="auto"/>
            </w:tcBorders>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Borders>
              <w:top w:val="single" w:sz="12" w:space="0" w:color="auto"/>
            </w:tcBorders>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Borders>
              <w:top w:val="single" w:sz="12" w:space="0" w:color="auto"/>
            </w:tcBorders>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DE19FA">
        <w:tc>
          <w:tcPr>
            <w:tcW w:w="1271" w:type="dxa"/>
            <w:tcBorders>
              <w:bottom w:val="single" w:sz="12" w:space="0" w:color="auto"/>
            </w:tcBorders>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Borders>
              <w:bottom w:val="single" w:sz="12" w:space="0" w:color="auto"/>
            </w:tcBorders>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Borders>
              <w:bottom w:val="single" w:sz="12" w:space="0" w:color="auto"/>
            </w:tcBorders>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Borders>
              <w:bottom w:val="single" w:sz="12" w:space="0" w:color="auto"/>
            </w:tcBorders>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Borders>
              <w:bottom w:val="single" w:sz="12" w:space="0" w:color="auto"/>
            </w:tcBorders>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Borders>
              <w:bottom w:val="single" w:sz="12" w:space="0" w:color="auto"/>
            </w:tcBorders>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Borders>
              <w:bottom w:val="single" w:sz="12" w:space="0" w:color="auto"/>
            </w:tcBorders>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Borders>
              <w:bottom w:val="single" w:sz="12" w:space="0" w:color="auto"/>
            </w:tcBorders>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Borders>
              <w:bottom w:val="single" w:sz="12" w:space="0" w:color="auto"/>
            </w:tcBorders>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Borders>
              <w:bottom w:val="single" w:sz="12" w:space="0" w:color="auto"/>
            </w:tcBorders>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951645">
      <w:pPr>
        <w:pStyle w:val="afb"/>
        <w:ind w:firstLineChars="0" w:firstLine="0"/>
      </w:pPr>
      <w:bookmarkStart w:id="112" w:name="_Toc19513612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2"/>
    </w:p>
    <w:p w14:paraId="5AE814F3" w14:textId="46A39942" w:rsidR="00212359" w:rsidRPr="00CA2BA9" w:rsidRDefault="003E6F0E" w:rsidP="00951645">
      <w:pPr>
        <w:pStyle w:val="afb"/>
        <w:ind w:firstLineChars="0" w:firstLine="0"/>
        <w:rPr>
          <w:szCs w:val="21"/>
        </w:rPr>
      </w:pPr>
      <w:commentRangeStart w:id="51"/>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commentRangeEnd w:id="51"/>
      <w:r>
        <w:rPr>
          <w:rStyle w:val="CommentReference"/>
        </w:rPr>
        <w:commentReference w:id="51"/>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3" w:name="_Toc194845666"/>
      <w:r w:rsidRPr="00270859">
        <w:rPr>
          <w:rFonts w:hint="eastAsia"/>
        </w:rPr>
        <w:t>4.5</w:t>
      </w:r>
      <w:r w:rsidRPr="00270859">
        <w:rPr>
          <w:rFonts w:hint="eastAsia"/>
        </w:rPr>
        <w:t>本章总结</w:t>
      </w:r>
      <w:bookmarkEnd w:id="113"/>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w:t>
      </w:r>
      <w:r w:rsidRPr="002A3C54">
        <w:rPr>
          <w:rFonts w:hint="eastAsia"/>
          <w:color w:val="000000" w:themeColor="text1"/>
        </w:rPr>
        <w:lastRenderedPageBreak/>
        <w:t>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6"/>
          <w:headerReference w:type="default" r:id="rId67"/>
          <w:pgSz w:w="11906" w:h="16838"/>
          <w:pgMar w:top="1134" w:right="1588" w:bottom="1418" w:left="1588" w:header="1417" w:footer="1701" w:gutter="284"/>
          <w:cols w:space="425"/>
          <w:docGrid w:type="lines" w:linePitch="326"/>
        </w:sectPr>
      </w:pPr>
    </w:p>
    <w:p w14:paraId="5FDE9D19" w14:textId="335D64C1" w:rsidR="001A1E17" w:rsidRDefault="00EA7655" w:rsidP="001A1E17">
      <w:pPr>
        <w:pStyle w:val="1"/>
      </w:pPr>
      <w:r>
        <w:rPr>
          <w:rFonts w:hint="eastAsia"/>
        </w:rPr>
        <w:lastRenderedPageBreak/>
        <w:t xml:space="preserve"> </w:t>
      </w:r>
      <w:bookmarkStart w:id="114" w:name="_Toc194845667"/>
      <w:r w:rsidRPr="00A053F0">
        <w:rPr>
          <w:rFonts w:hint="eastAsia"/>
        </w:rPr>
        <w:t>NLU</w:t>
      </w:r>
      <w:r w:rsidRPr="00A053F0">
        <w:rPr>
          <w:rFonts w:hint="eastAsia"/>
        </w:rPr>
        <w:t>模型管理系统</w:t>
      </w:r>
      <w:bookmarkEnd w:id="114"/>
    </w:p>
    <w:p w14:paraId="7A3DBF71" w14:textId="2E3CE78D" w:rsidR="001A1E17" w:rsidRPr="00AE5049" w:rsidRDefault="00AE5049" w:rsidP="00AE5049">
      <w:pPr>
        <w:ind w:firstLine="480"/>
        <w:rPr>
          <w:color w:val="000000" w:themeColor="text1"/>
        </w:rPr>
      </w:pPr>
      <w:r w:rsidRPr="00AE5049">
        <w:rPr>
          <w:rFonts w:hint="eastAsia"/>
          <w:color w:val="000000" w:themeColor="text1"/>
        </w:rPr>
        <w:t>为了高效管理模型和测试样本，</w:t>
      </w:r>
      <w:r w:rsidRPr="00AE5049">
        <w:rPr>
          <w:color w:val="000000" w:themeColor="text1"/>
        </w:rPr>
        <w:t>本章</w:t>
      </w:r>
      <w:r w:rsidRPr="00AE5049">
        <w:rPr>
          <w:rFonts w:hint="eastAsia"/>
          <w:color w:val="000000" w:themeColor="text1"/>
        </w:rPr>
        <w:t>设计并实现了一套</w:t>
      </w:r>
      <w:r w:rsidRPr="00AE5049">
        <w:rPr>
          <w:color w:val="000000" w:themeColor="text1"/>
        </w:rPr>
        <w:t>可持续迭代的自动化语义解析系统</w:t>
      </w:r>
      <w:r w:rsidRPr="00AE5049">
        <w:rPr>
          <w:rFonts w:hint="eastAsia"/>
          <w:color w:val="000000" w:themeColor="text1"/>
        </w:rPr>
        <w:t>，该系统通过界面化的操作方式，覆盖了样本生成、模型训练和模型管理的全流程功能，</w:t>
      </w:r>
      <w:r w:rsidRPr="00AE5049">
        <w:rPr>
          <w:color w:val="000000" w:themeColor="text1"/>
        </w:rPr>
        <w:t>以</w:t>
      </w:r>
      <w:r w:rsidRPr="00AE5049">
        <w:rPr>
          <w:rFonts w:hint="eastAsia"/>
          <w:color w:val="000000" w:themeColor="text1"/>
        </w:rPr>
        <w:t>满足</w:t>
      </w:r>
      <w:r w:rsidRPr="00AE5049">
        <w:rPr>
          <w:color w:val="000000" w:themeColor="text1"/>
        </w:rPr>
        <w:t>实际应用场景</w:t>
      </w:r>
      <w:r w:rsidRPr="00AE5049">
        <w:rPr>
          <w:rFonts w:hint="eastAsia"/>
          <w:color w:val="000000" w:themeColor="text1"/>
        </w:rPr>
        <w:t>下</w:t>
      </w:r>
      <w:r w:rsidRPr="00AE5049">
        <w:rPr>
          <w:color w:val="000000" w:themeColor="text1"/>
        </w:rPr>
        <w:t>快速迭代的需求。</w:t>
      </w:r>
    </w:p>
    <w:p w14:paraId="2DE63974" w14:textId="77777777" w:rsidR="001A1E17" w:rsidRPr="00A053F0" w:rsidRDefault="001A1E17" w:rsidP="001A1E17">
      <w:pPr>
        <w:pStyle w:val="2"/>
      </w:pPr>
      <w:bookmarkStart w:id="115" w:name="_Toc190176094"/>
      <w:bookmarkStart w:id="116" w:name="_Toc194845668"/>
      <w:r w:rsidRPr="00A053F0">
        <w:rPr>
          <w:rFonts w:hint="eastAsia"/>
        </w:rPr>
        <w:t>5.1</w:t>
      </w:r>
      <w:r w:rsidRPr="00A053F0">
        <w:rPr>
          <w:rFonts w:hint="eastAsia"/>
        </w:rPr>
        <w:t>总体设计</w:t>
      </w:r>
      <w:bookmarkEnd w:id="115"/>
      <w:bookmarkEnd w:id="116"/>
    </w:p>
    <w:p w14:paraId="7436E417" w14:textId="77777777" w:rsidR="001A1E17" w:rsidRPr="0008619D" w:rsidRDefault="001A1E17" w:rsidP="001A1E17">
      <w:pPr>
        <w:pStyle w:val="3"/>
      </w:pPr>
      <w:bookmarkStart w:id="117" w:name="_Toc190176095"/>
      <w:bookmarkStart w:id="118" w:name="_Toc194845669"/>
      <w:commentRangeStart w:id="38"/>
      <w:r w:rsidRPr="0008619D">
        <w:rPr>
          <w:rFonts w:hint="eastAsia"/>
        </w:rPr>
        <w:t>5.1.1</w:t>
      </w:r>
      <w:r w:rsidRPr="0008619D">
        <w:rPr>
          <w:rFonts w:hint="eastAsia"/>
        </w:rPr>
        <w:t>设计目标</w:t>
      </w:r>
      <w:commentRangeEnd w:id="38"/>
      <w:r>
        <w:rPr>
          <w:rStyle w:val="CommentReference"/>
        </w:rPr>
        <w:commentReference w:id="38"/>
      </w:r>
      <w:bookmarkEnd w:id="117"/>
      <w:bookmarkEnd w:id="118"/>
    </w:p>
    <w:p w14:paraId="78D93519" w14:textId="69DC80C8" w:rsidR="001A1E17" w:rsidRPr="00AE5049" w:rsidRDefault="00AE5049" w:rsidP="00AE5049">
      <w:pPr>
        <w:ind w:firstLine="480"/>
        <w:rPr>
          <w:color w:val="000000" w:themeColor="text1"/>
        </w:rPr>
      </w:pPr>
      <w:r w:rsidRPr="00AE5049">
        <w:rPr>
          <w:rFonts w:hint="eastAsia"/>
          <w:color w:val="000000" w:themeColor="text1"/>
        </w:rPr>
        <w:t>语义解析模型作为自然语言理解系统的核心组件，其性能对智能应用的用户体验具有决定性影响。本系统旨在通过可视化的方式进行模型管理，实现模型的持续优化与迭代，进而提升模型的语义解析准确率与迭代效率。基于该目标，本系统需要实现的功能结构如下图</w:t>
      </w:r>
      <w:r w:rsidRPr="00AE5049">
        <w:rPr>
          <w:rFonts w:hint="eastAsia"/>
          <w:color w:val="000000" w:themeColor="text1"/>
        </w:rPr>
        <w:t>5-1</w:t>
      </w:r>
      <w:r w:rsidRPr="00AE5049">
        <w:rPr>
          <w:rFonts w:hint="eastAsia"/>
          <w:color w:val="000000" w:themeColor="text1"/>
        </w:rPr>
        <w:t>所示，主要包括</w:t>
      </w:r>
      <w:r w:rsidRPr="00AE5049">
        <w:rPr>
          <w:rFonts w:hint="eastAsia"/>
          <w:color w:val="000000" w:themeColor="text1"/>
        </w:rPr>
        <w:t>Bad-Case</w:t>
      </w:r>
      <w:r w:rsidRPr="00AE5049">
        <w:rPr>
          <w:rFonts w:hint="eastAsia"/>
          <w:color w:val="000000" w:themeColor="text1"/>
        </w:rPr>
        <w:t>管理、模型训练和模型版本管理三个核心模块，具体设计目标如下：</w:t>
      </w:r>
    </w:p>
    <w:p w14:paraId="3FD6EBC1" w14:textId="77777777" w:rsidR="001A1E17" w:rsidRPr="00C94A36" w:rsidRDefault="001A1E17" w:rsidP="00951645">
      <w:pPr>
        <w:pStyle w:val="afb"/>
        <w:ind w:firstLineChars="0" w:firstLine="0"/>
      </w:pPr>
      <w:r>
        <w:rPr>
          <w:noProof/>
        </w:rPr>
        <w:drawing>
          <wp:inline distT="0" distB="0" distL="0" distR="0" wp14:anchorId="3CF0A642" wp14:editId="76F800E8">
            <wp:extent cx="4557713" cy="2447488"/>
            <wp:effectExtent l="0" t="0" r="0" b="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8"/>
                    <a:stretch>
                      <a:fillRect/>
                    </a:stretch>
                  </pic:blipFill>
                  <pic:spPr>
                    <a:xfrm>
                      <a:off x="0" y="0"/>
                      <a:ext cx="4613371" cy="2477376"/>
                    </a:xfrm>
                    <a:prstGeom prst="rect">
                      <a:avLst/>
                    </a:prstGeom>
                  </pic:spPr>
                </pic:pic>
              </a:graphicData>
            </a:graphic>
          </wp:inline>
        </w:drawing>
      </w:r>
    </w:p>
    <w:p w14:paraId="331F25B4" w14:textId="0B0EAE74" w:rsidR="001A1E17" w:rsidRDefault="00440686" w:rsidP="00951645">
      <w:pPr>
        <w:pStyle w:val="afb"/>
        <w:ind w:firstLineChars="0" w:firstLine="0"/>
      </w:pPr>
      <w:bookmarkStart w:id="119" w:name="_Toc19513609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模型管理系统功能结构图</w:t>
      </w:r>
      <w:bookmarkEnd w:id="119"/>
    </w:p>
    <w:p w14:paraId="4CF63505" w14:textId="4FFC7D09" w:rsidR="001A1E17" w:rsidRPr="00067DD0"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management system</w:t>
      </w:r>
    </w:p>
    <w:p w14:paraId="30BEB665" w14:textId="74833DAA" w:rsidR="001A1E17" w:rsidRPr="00D66B59" w:rsidRDefault="00377294"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77294">
        <w:rPr>
          <w:rFonts w:cs="Times New Roman" w:hint="eastAsia"/>
          <w:color w:val="000000" w:themeColor="text1"/>
          <w:szCs w:val="24"/>
        </w:rPr>
        <w:t>Bad-Case</w:t>
      </w:r>
      <w:r w:rsidRPr="00377294">
        <w:rPr>
          <w:rFonts w:cs="Times New Roman" w:hint="eastAsia"/>
          <w:color w:val="000000" w:themeColor="text1"/>
          <w:szCs w:val="24"/>
        </w:rPr>
        <w:t>收集与数据管理。该模型采用批量导入的方式，定期将用户查询语句中语义解析错误的案例录入到问题模板和测试样本中，解决了传统人工</w:t>
      </w:r>
      <w:r w:rsidRPr="00377294">
        <w:rPr>
          <w:rFonts w:cs="Times New Roman" w:hint="eastAsia"/>
          <w:color w:val="000000" w:themeColor="text1"/>
          <w:szCs w:val="24"/>
        </w:rPr>
        <w:lastRenderedPageBreak/>
        <w:t>整理效率低下的问题。通过</w:t>
      </w:r>
      <w:r w:rsidRPr="00377294">
        <w:rPr>
          <w:rFonts w:cs="Times New Roman"/>
          <w:color w:val="000000" w:themeColor="text1"/>
          <w:szCs w:val="24"/>
        </w:rPr>
        <w:t>构建增量式</w:t>
      </w:r>
      <w:r w:rsidRPr="00377294">
        <w:rPr>
          <w:rFonts w:cs="Times New Roman" w:hint="eastAsia"/>
          <w:color w:val="000000" w:themeColor="text1"/>
          <w:szCs w:val="24"/>
        </w:rPr>
        <w:t>问题模版仓库</w:t>
      </w:r>
      <w:r w:rsidRPr="00377294">
        <w:rPr>
          <w:rFonts w:cs="Times New Roman"/>
          <w:color w:val="000000" w:themeColor="text1"/>
          <w:szCs w:val="24"/>
        </w:rPr>
        <w:t>，将筛选后的异常案例与</w:t>
      </w:r>
      <w:r w:rsidRPr="00377294">
        <w:rPr>
          <w:rFonts w:cs="Times New Roman" w:hint="eastAsia"/>
          <w:color w:val="000000" w:themeColor="text1"/>
          <w:szCs w:val="24"/>
        </w:rPr>
        <w:t>原始</w:t>
      </w:r>
      <w:r w:rsidRPr="00377294">
        <w:rPr>
          <w:rFonts w:cs="Times New Roman"/>
          <w:color w:val="000000" w:themeColor="text1"/>
          <w:szCs w:val="24"/>
        </w:rPr>
        <w:t>训练集进行动态融合，</w:t>
      </w:r>
      <w:r w:rsidRPr="00377294">
        <w:rPr>
          <w:rFonts w:cs="Times New Roman" w:hint="eastAsia"/>
          <w:color w:val="000000" w:themeColor="text1"/>
          <w:szCs w:val="24"/>
        </w:rPr>
        <w:t>本系统形成</w:t>
      </w:r>
      <w:r w:rsidRPr="00377294">
        <w:rPr>
          <w:rFonts w:cs="Times New Roman"/>
          <w:color w:val="000000" w:themeColor="text1"/>
          <w:szCs w:val="24"/>
        </w:rPr>
        <w:t>覆盖典型错误模式的多维训练</w:t>
      </w:r>
      <w:r w:rsidRPr="00377294">
        <w:rPr>
          <w:rFonts w:cs="Times New Roman" w:hint="eastAsia"/>
          <w:color w:val="000000" w:themeColor="text1"/>
          <w:szCs w:val="24"/>
        </w:rPr>
        <w:t>样本，该机制</w:t>
      </w:r>
      <w:r w:rsidRPr="00377294">
        <w:rPr>
          <w:rFonts w:cs="Times New Roman"/>
          <w:color w:val="000000" w:themeColor="text1"/>
          <w:szCs w:val="24"/>
        </w:rPr>
        <w:t>通过</w:t>
      </w:r>
      <w:r w:rsidRPr="00377294">
        <w:rPr>
          <w:rFonts w:cs="Times New Roman" w:hint="eastAsia"/>
          <w:color w:val="000000" w:themeColor="text1"/>
          <w:szCs w:val="24"/>
        </w:rPr>
        <w:t>不断扩展</w:t>
      </w:r>
      <w:r w:rsidRPr="00377294">
        <w:rPr>
          <w:rFonts w:cs="Times New Roman"/>
          <w:color w:val="000000" w:themeColor="text1"/>
          <w:szCs w:val="24"/>
        </w:rPr>
        <w:t>模型的语义表征空间，</w:t>
      </w:r>
      <w:r w:rsidRPr="00377294">
        <w:rPr>
          <w:rFonts w:cs="Times New Roman" w:hint="eastAsia"/>
          <w:color w:val="000000" w:themeColor="text1"/>
          <w:szCs w:val="24"/>
        </w:rPr>
        <w:t>可以有效</w:t>
      </w:r>
      <w:r w:rsidRPr="00377294">
        <w:rPr>
          <w:rFonts w:cs="Times New Roman"/>
          <w:color w:val="000000" w:themeColor="text1"/>
          <w:szCs w:val="24"/>
        </w:rPr>
        <w:t>增强其对语言表达多样性及上下文依赖关系的泛化能力</w:t>
      </w:r>
      <w:r w:rsidRPr="00377294">
        <w:rPr>
          <w:rFonts w:cs="Times New Roman" w:hint="eastAsia"/>
          <w:color w:val="000000" w:themeColor="text1"/>
          <w:szCs w:val="24"/>
        </w:rPr>
        <w:t>。</w:t>
      </w:r>
    </w:p>
    <w:p w14:paraId="1F680F98" w14:textId="0CD3D2DA" w:rsidR="001A1E17" w:rsidRPr="00D107A0" w:rsidRDefault="00D107A0"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107A0">
        <w:rPr>
          <w:rFonts w:cs="Times New Roman" w:hint="eastAsia"/>
          <w:color w:val="000000" w:themeColor="text1"/>
          <w:szCs w:val="24"/>
        </w:rPr>
        <w:t>自动化模型训练。本模块基于</w:t>
      </w:r>
      <w:r w:rsidR="000C464A">
        <w:rPr>
          <w:rFonts w:cs="Times New Roman" w:hint="eastAsia"/>
          <w:color w:val="000000" w:themeColor="text1"/>
          <w:szCs w:val="24"/>
        </w:rPr>
        <w:t>NLU</w:t>
      </w:r>
      <w:r w:rsidRPr="00D107A0">
        <w:rPr>
          <w:rFonts w:cs="Times New Roman" w:hint="eastAsia"/>
          <w:color w:val="000000" w:themeColor="text1"/>
          <w:szCs w:val="24"/>
        </w:rPr>
        <w:t>模型构建了</w:t>
      </w:r>
      <w:proofErr w:type="gramStart"/>
      <w:r w:rsidRPr="00D107A0">
        <w:rPr>
          <w:rFonts w:cs="Times New Roman" w:hint="eastAsia"/>
          <w:color w:val="000000" w:themeColor="text1"/>
          <w:szCs w:val="24"/>
        </w:rPr>
        <w:t>一</w:t>
      </w:r>
      <w:proofErr w:type="gramEnd"/>
      <w:r w:rsidRPr="00D107A0">
        <w:rPr>
          <w:rFonts w:cs="Times New Roman" w:hint="eastAsia"/>
          <w:color w:val="000000" w:themeColor="text1"/>
          <w:szCs w:val="24"/>
        </w:rPr>
        <w:t>套包含样本生成、模型训练一体化流程，系统基于更新后样本进行迭代训练流程，并在训练完成后自动存储训练数据集、测试数据集、生成模型及性能评估结果进行存储，为后续的模型版本比对、参数分析和性能优化提供数据基础。</w:t>
      </w:r>
    </w:p>
    <w:p w14:paraId="762AF7F5" w14:textId="56E6FBDB" w:rsidR="001A1E17" w:rsidRPr="0039163A" w:rsidRDefault="0039163A" w:rsidP="0039163A">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9163A">
        <w:rPr>
          <w:rFonts w:cs="Times New Roman" w:hint="eastAsia"/>
          <w:color w:val="000000" w:themeColor="text1"/>
          <w:szCs w:val="24"/>
        </w:rPr>
        <w:t>模型版本管理与性能追踪。该模块基于分布式对象存储组件完整记录模型迭代过程的核心信息，包括不同训练阶段数据集、参数配置及模型二进制文件。通过系统化归档各训练模型数据，用户可以对比不同版本在训练参数优化和数据集调整前后的性能差异</w:t>
      </w:r>
      <w:r w:rsidR="00DB4FCB">
        <w:rPr>
          <w:rFonts w:cs="Times New Roman" w:hint="eastAsia"/>
          <w:color w:val="000000" w:themeColor="text1"/>
          <w:szCs w:val="24"/>
        </w:rPr>
        <w:t>，</w:t>
      </w:r>
      <w:r w:rsidRPr="0039163A">
        <w:rPr>
          <w:rFonts w:cs="Times New Roman" w:hint="eastAsia"/>
          <w:color w:val="000000" w:themeColor="text1"/>
          <w:szCs w:val="24"/>
        </w:rPr>
        <w:t>精确评估改进策略的有效性，支持模型的持续优化。</w:t>
      </w:r>
    </w:p>
    <w:p w14:paraId="6977659E" w14:textId="77777777" w:rsidR="001A1E17" w:rsidRPr="00AD656A" w:rsidRDefault="001A1E17" w:rsidP="001A1E17">
      <w:pPr>
        <w:pStyle w:val="3"/>
      </w:pPr>
      <w:bookmarkStart w:id="120" w:name="_Toc190176096"/>
      <w:bookmarkStart w:id="121" w:name="_Toc194845670"/>
      <w:commentRangeStart w:id="39"/>
      <w:r w:rsidRPr="00B63400">
        <w:rPr>
          <w:rFonts w:hint="eastAsia"/>
        </w:rPr>
        <w:t>5.1.2</w:t>
      </w:r>
      <w:r w:rsidRPr="00B63400">
        <w:rPr>
          <w:rFonts w:hint="eastAsia"/>
        </w:rPr>
        <w:t>总体架构</w:t>
      </w:r>
      <w:commentRangeEnd w:id="39"/>
      <w:r>
        <w:rPr>
          <w:rStyle w:val="CommentReference"/>
        </w:rPr>
        <w:commentReference w:id="39"/>
      </w:r>
      <w:bookmarkEnd w:id="120"/>
      <w:bookmarkEnd w:id="121"/>
    </w:p>
    <w:p w14:paraId="248242BB" w14:textId="48FFB2EB"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1CC26E63"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平台层作为核心处理层，集成自动化问题模板和测试样本操作编排逻辑、训练流水线与模型版本控制机制。问题模板、测试样本模块集成了数据校验、数据筛选及数据存储等逻辑操作。模型训练模块集成了本文</w:t>
      </w:r>
      <w:r w:rsidR="001859E2">
        <w:rPr>
          <w:rFonts w:hint="eastAsia"/>
          <w:color w:val="000000" w:themeColor="text1"/>
        </w:rPr>
        <w:t>NLU</w:t>
      </w:r>
      <w:r w:rsidRPr="004E6C69">
        <w:rPr>
          <w:rFonts w:hint="eastAsia"/>
          <w:color w:val="000000" w:themeColor="text1"/>
        </w:rPr>
        <w:t>模型，主要过程包括</w:t>
      </w:r>
      <w:r w:rsidRPr="004E6C69">
        <w:rPr>
          <w:rFonts w:hint="eastAsia"/>
          <w:color w:val="000000" w:themeColor="text1"/>
        </w:rPr>
        <w:lastRenderedPageBreak/>
        <w:t>样本生成、配置文件创建、模型训练及评估。模型版本管理模块集成配置文件及评估结果预览、下载、删除等逻辑操作。</w:t>
      </w:r>
    </w:p>
    <w:p w14:paraId="43985773" w14:textId="45A3E74E" w:rsidR="00F95473" w:rsidRPr="00F95473" w:rsidRDefault="001A1E17" w:rsidP="00F95473">
      <w:pPr>
        <w:ind w:firstLineChars="0" w:firstLine="420"/>
        <w:rPr>
          <w:color w:val="000000" w:themeColor="text1"/>
        </w:rPr>
      </w:pPr>
      <w:r w:rsidRPr="00B36A06">
        <w:rPr>
          <w:rFonts w:hint="eastAsia"/>
          <w:color w:val="000000" w:themeColor="text1"/>
        </w:rPr>
        <w:t>基建层主要提供了该管理系统所依赖的基础设施和通用存储。为了实现高效且可靠的各版本模型的数据集、配置文件、测试结果数据及模型文件，本系统设计了分布式对象存储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proofErr w:type="spellStart"/>
      <w:r w:rsidRPr="00B36A06">
        <w:rPr>
          <w:rFonts w:hint="eastAsia"/>
          <w:color w:val="000000" w:themeColor="text1"/>
        </w:rPr>
        <w:t>Ceph</w:t>
      </w:r>
      <w:proofErr w:type="spellEnd"/>
      <w:r w:rsidRPr="00B36A06">
        <w:rPr>
          <w:rFonts w:hint="eastAsia"/>
          <w:color w:val="000000" w:themeColor="text1"/>
        </w:rPr>
        <w:t>。</w:t>
      </w:r>
      <w:proofErr w:type="spellStart"/>
      <w:r w:rsidRPr="00B36A06">
        <w:rPr>
          <w:rFonts w:hint="eastAsia"/>
          <w:color w:val="000000" w:themeColor="text1"/>
        </w:rPr>
        <w:t>Ceph</w:t>
      </w:r>
      <w:proofErr w:type="spellEnd"/>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32F3873F" w:rsidR="001A1E17" w:rsidRDefault="001A1E17" w:rsidP="00951645">
      <w:pPr>
        <w:pStyle w:val="afb"/>
        <w:ind w:firstLineChars="0" w:firstLine="0"/>
      </w:pPr>
      <w:r>
        <w:rPr>
          <w:noProof/>
        </w:rPr>
        <w:drawing>
          <wp:inline distT="0" distB="0" distL="0" distR="0" wp14:anchorId="3036A003" wp14:editId="1A9F807A">
            <wp:extent cx="5416156" cy="3305175"/>
            <wp:effectExtent l="0" t="0" r="0" b="0"/>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rotWithShape="1">
                    <a:blip r:embed="rId69"/>
                    <a:srcRect l="1695" r="1683"/>
                    <a:stretch/>
                  </pic:blipFill>
                  <pic:spPr bwMode="auto">
                    <a:xfrm>
                      <a:off x="0" y="0"/>
                      <a:ext cx="5521180" cy="3369265"/>
                    </a:xfrm>
                    <a:prstGeom prst="rect">
                      <a:avLst/>
                    </a:prstGeom>
                    <a:ln>
                      <a:noFill/>
                    </a:ln>
                    <a:extLst>
                      <a:ext uri="{53640926-AAD7-44D8-BBD7-CCE9431645EC}">
                        <a14:shadowObscured xmlns:a14="http://schemas.microsoft.com/office/drawing/2010/main"/>
                      </a:ext>
                    </a:extLst>
                  </pic:spPr>
                </pic:pic>
              </a:graphicData>
            </a:graphic>
          </wp:inline>
        </w:drawing>
      </w:r>
    </w:p>
    <w:p w14:paraId="2D462BD4" w14:textId="10AD7337" w:rsidR="001A1E17" w:rsidRDefault="00440686" w:rsidP="00951645">
      <w:pPr>
        <w:pStyle w:val="afb"/>
        <w:ind w:firstLineChars="0" w:firstLine="0"/>
      </w:pPr>
      <w:bookmarkStart w:id="122" w:name="_Toc19513609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模型管理系统总体架构图</w:t>
      </w:r>
      <w:bookmarkEnd w:id="122"/>
    </w:p>
    <w:p w14:paraId="780C2EA4" w14:textId="6929C052" w:rsidR="001A1E17" w:rsidRPr="00693E4C" w:rsidRDefault="003E6F0E" w:rsidP="00951645">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proofErr w:type="spellStart"/>
      <w:r w:rsidRPr="00E743F7">
        <w:rPr>
          <w:rFonts w:hint="eastAsia"/>
          <w:color w:val="000000" w:themeColor="text1"/>
        </w:rPr>
        <w:t>Ceph</w:t>
      </w:r>
      <w:proofErr w:type="spellEnd"/>
      <w:r w:rsidRPr="00E743F7">
        <w:rPr>
          <w:rFonts w:hint="eastAsia"/>
          <w:color w:val="000000" w:themeColor="text1"/>
        </w:rPr>
        <w:t>分</w:t>
      </w:r>
      <w:r w:rsidRPr="00E743F7">
        <w:rPr>
          <w:rFonts w:hint="eastAsia"/>
          <w:color w:val="000000" w:themeColor="text1"/>
        </w:rPr>
        <w:lastRenderedPageBreak/>
        <w:t>布式对象存储系统进行版本化管理。</w:t>
      </w:r>
    </w:p>
    <w:p w14:paraId="1CAAD519" w14:textId="0FF7FF9B" w:rsidR="001A1E17" w:rsidRDefault="00440686" w:rsidP="00951645">
      <w:pPr>
        <w:pStyle w:val="afb"/>
        <w:ind w:firstLineChars="0" w:firstLine="0"/>
      </w:pPr>
      <w:bookmarkStart w:id="123" w:name="_Toc19513612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3"/>
    </w:p>
    <w:p w14:paraId="60BDCF96" w14:textId="64A11A40" w:rsidR="001A1E17" w:rsidRPr="00C94A36" w:rsidRDefault="003E6F0E" w:rsidP="00951645">
      <w:pPr>
        <w:pStyle w:val="afb"/>
        <w:ind w:firstLineChars="0" w:firstLine="0"/>
      </w:pPr>
      <w:commentRangeStart w:id="52"/>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commentRangeEnd w:id="52"/>
      <w:r>
        <w:rPr>
          <w:rStyle w:val="CommentReference"/>
        </w:rPr>
        <w:commentReference w:id="52"/>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proofErr w:type="spellStart"/>
            <w:r>
              <w:rPr>
                <w:rFonts w:hint="eastAsia"/>
                <w:sz w:val="21"/>
                <w:szCs w:val="21"/>
              </w:rPr>
              <w:t>Ceph</w:t>
            </w:r>
            <w:proofErr w:type="spellEnd"/>
          </w:p>
        </w:tc>
      </w:tr>
    </w:tbl>
    <w:p w14:paraId="63A964ED" w14:textId="77777777" w:rsidR="001A1E17" w:rsidRDefault="001A1E17" w:rsidP="001A1E17">
      <w:pPr>
        <w:pStyle w:val="2"/>
      </w:pPr>
      <w:bookmarkStart w:id="124" w:name="_Toc190176097"/>
      <w:bookmarkStart w:id="125" w:name="_Toc194845671"/>
      <w:r w:rsidRPr="00B63400">
        <w:rPr>
          <w:rFonts w:hint="eastAsia"/>
        </w:rPr>
        <w:t>5.2</w:t>
      </w:r>
      <w:r w:rsidRPr="00B63400">
        <w:rPr>
          <w:rFonts w:hint="eastAsia"/>
        </w:rPr>
        <w:t>问题模板管理</w:t>
      </w:r>
      <w:bookmarkEnd w:id="124"/>
      <w:bookmarkEnd w:id="125"/>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951645">
      <w:pPr>
        <w:pStyle w:val="afb"/>
        <w:ind w:firstLineChars="0" w:firstLine="0"/>
      </w:pPr>
      <w:bookmarkStart w:id="126" w:name="_Toc19513612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6"/>
    </w:p>
    <w:p w14:paraId="7BE20004" w14:textId="0302EDEC" w:rsidR="001A1E17" w:rsidRPr="00C94A36" w:rsidRDefault="003E6F0E" w:rsidP="00951645">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3A7AB0B5" w14:textId="0B4B3ECA" w:rsidR="006149B9" w:rsidRPr="006149B9" w:rsidRDefault="001A1E17" w:rsidP="006149B9">
      <w:pPr>
        <w:pStyle w:val="3"/>
      </w:pPr>
      <w:bookmarkStart w:id="127" w:name="_Toc190176098"/>
      <w:bookmarkStart w:id="128" w:name="_Toc194845672"/>
      <w:commentRangeStart w:id="40"/>
      <w:r w:rsidRPr="009E208A">
        <w:rPr>
          <w:rFonts w:hint="eastAsia"/>
        </w:rPr>
        <w:t>5.2.1</w:t>
      </w:r>
      <w:r w:rsidRPr="009E208A">
        <w:rPr>
          <w:rFonts w:hint="eastAsia"/>
        </w:rPr>
        <w:t>优化样本标注规则模块</w:t>
      </w:r>
      <w:commentRangeEnd w:id="40"/>
      <w:r>
        <w:rPr>
          <w:rStyle w:val="CommentReference"/>
        </w:rPr>
        <w:commentReference w:id="40"/>
      </w:r>
      <w:bookmarkEnd w:id="127"/>
      <w:bookmarkEnd w:id="128"/>
    </w:p>
    <w:p w14:paraId="0FD9E3D4" w14:textId="2A6D00AB" w:rsidR="001A1E17" w:rsidRPr="006149B9" w:rsidRDefault="006149B9" w:rsidP="001A1E17">
      <w:pPr>
        <w:ind w:firstLine="480"/>
        <w:rPr>
          <w:color w:val="000000" w:themeColor="text1"/>
        </w:rPr>
      </w:pPr>
      <w:r w:rsidRPr="006149B9">
        <w:rPr>
          <w:rFonts w:hint="eastAsia"/>
          <w:color w:val="000000" w:themeColor="text1"/>
        </w:rPr>
        <w:t>在语义槽位映射过程中，</w:t>
      </w:r>
      <w:proofErr w:type="gramStart"/>
      <w:r w:rsidRPr="006149B9">
        <w:rPr>
          <w:rFonts w:hint="eastAsia"/>
          <w:color w:val="000000" w:themeColor="text1"/>
        </w:rPr>
        <w:t>当相同</w:t>
      </w:r>
      <w:proofErr w:type="gramEnd"/>
      <w:r w:rsidRPr="006149B9">
        <w:rPr>
          <w:rFonts w:hint="eastAsia"/>
          <w:color w:val="000000" w:themeColor="text1"/>
        </w:rPr>
        <w:t>文本内容被映射至不同语义槽位时，模型易出现特征混淆问题，进而导致训练准确率显著下降。针对标注过程中的标准不一致问题，本研究建立了统一的语义标注规范，通过依据模型的识别效果和深入分</w:t>
      </w:r>
      <w:r w:rsidRPr="006149B9">
        <w:rPr>
          <w:rFonts w:hint="eastAsia"/>
          <w:color w:val="000000" w:themeColor="text1"/>
        </w:rPr>
        <w:lastRenderedPageBreak/>
        <w:t>析错误成因，并针对性地修改样本标注规则，可以有效提升标注结果的可靠性与可复用性。例如</w:t>
      </w:r>
      <w:r w:rsidRPr="006149B9">
        <w:rPr>
          <w:rFonts w:hint="eastAsia"/>
          <w:color w:val="000000" w:themeColor="text1"/>
        </w:rPr>
        <w:t>[line]</w:t>
      </w:r>
      <w:r w:rsidRPr="006149B9">
        <w:rPr>
          <w:rFonts w:hint="eastAsia"/>
          <w:color w:val="000000" w:themeColor="text1"/>
        </w:rPr>
        <w:t>槽</w:t>
      </w:r>
      <w:proofErr w:type="gramStart"/>
      <w:r w:rsidRPr="006149B9">
        <w:rPr>
          <w:rFonts w:hint="eastAsia"/>
          <w:color w:val="000000" w:themeColor="text1"/>
        </w:rPr>
        <w:t>的槽值一般</w:t>
      </w:r>
      <w:proofErr w:type="gramEnd"/>
      <w:r w:rsidRPr="006149B9">
        <w:rPr>
          <w:rFonts w:hint="eastAsia"/>
          <w:color w:val="000000" w:themeColor="text1"/>
        </w:rPr>
        <w:t>由电压等级和线路名称构成，其中电压等级已被定义为</w:t>
      </w:r>
      <w:r w:rsidRPr="006149B9">
        <w:rPr>
          <w:rFonts w:hint="eastAsia"/>
          <w:color w:val="000000" w:themeColor="text1"/>
        </w:rPr>
        <w:t>[</w:t>
      </w:r>
      <w:proofErr w:type="spellStart"/>
      <w:r w:rsidRPr="006149B9">
        <w:rPr>
          <w:rFonts w:hint="eastAsia"/>
          <w:color w:val="000000" w:themeColor="text1"/>
        </w:rPr>
        <w:t>voltType</w:t>
      </w:r>
      <w:proofErr w:type="spellEnd"/>
      <w:r w:rsidRPr="006149B9">
        <w:rPr>
          <w:rFonts w:hint="eastAsia"/>
          <w:color w:val="000000" w:themeColor="text1"/>
        </w:rPr>
        <w:t>]</w:t>
      </w:r>
      <w:r w:rsidRPr="006149B9">
        <w:rPr>
          <w:rFonts w:hint="eastAsia"/>
          <w:color w:val="000000" w:themeColor="text1"/>
        </w:rPr>
        <w:t>槽，因此在定义</w:t>
      </w:r>
      <w:r w:rsidRPr="006149B9">
        <w:rPr>
          <w:rFonts w:hint="eastAsia"/>
          <w:color w:val="000000" w:themeColor="text1"/>
        </w:rPr>
        <w:t>[line]</w:t>
      </w:r>
      <w:r w:rsidRPr="006149B9">
        <w:rPr>
          <w:rFonts w:hint="eastAsia"/>
          <w:color w:val="000000" w:themeColor="text1"/>
        </w:rPr>
        <w:t>标注规则时，将电压等级和线路名称分别进行定义，实现语义要素的精准分离。以营销专业为例，模型实施统一的槽位标准化策略后，识别准确率由</w:t>
      </w:r>
      <w:r w:rsidRPr="006149B9">
        <w:rPr>
          <w:rFonts w:hint="eastAsia"/>
          <w:color w:val="000000" w:themeColor="text1"/>
        </w:rPr>
        <w:t>89.6%</w:t>
      </w:r>
      <w:r w:rsidRPr="006149B9">
        <w:rPr>
          <w:rFonts w:hint="eastAsia"/>
          <w:color w:val="000000" w:themeColor="text1"/>
        </w:rPr>
        <w:t>提升至</w:t>
      </w:r>
      <w:r w:rsidRPr="006149B9">
        <w:rPr>
          <w:rFonts w:hint="eastAsia"/>
          <w:color w:val="000000" w:themeColor="text1"/>
        </w:rPr>
        <w:t>93.7%</w:t>
      </w:r>
      <w:r w:rsidRPr="006149B9">
        <w:rPr>
          <w:rFonts w:hint="eastAsia"/>
          <w:color w:val="000000" w:themeColor="text1"/>
        </w:rPr>
        <w:t>。</w:t>
      </w:r>
    </w:p>
    <w:p w14:paraId="3505E7DA" w14:textId="77777777" w:rsidR="001A1E17" w:rsidRDefault="001A1E17" w:rsidP="001A1E17">
      <w:pPr>
        <w:pStyle w:val="3"/>
      </w:pPr>
      <w:bookmarkStart w:id="129" w:name="_Toc190176099"/>
      <w:bookmarkStart w:id="130" w:name="_Toc194845673"/>
      <w:commentRangeStart w:id="41"/>
      <w:r w:rsidRPr="007A511D">
        <w:rPr>
          <w:rFonts w:hint="eastAsia"/>
        </w:rPr>
        <w:t>5.2.2</w:t>
      </w:r>
      <w:r w:rsidRPr="007A511D">
        <w:rPr>
          <w:rFonts w:hint="eastAsia"/>
        </w:rPr>
        <w:t>问题模板展示模块</w:t>
      </w:r>
      <w:commentRangeEnd w:id="41"/>
      <w:r>
        <w:rPr>
          <w:rStyle w:val="CommentReference"/>
        </w:rPr>
        <w:commentReference w:id="41"/>
      </w:r>
      <w:bookmarkEnd w:id="129"/>
      <w:bookmarkEnd w:id="130"/>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951645">
      <w:pPr>
        <w:pStyle w:val="a8"/>
        <w:spacing w:line="24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70"/>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951645">
      <w:pPr>
        <w:pStyle w:val="afb"/>
        <w:ind w:firstLineChars="0" w:firstLine="0"/>
      </w:pPr>
      <w:bookmarkStart w:id="131" w:name="_Toc19513610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1"/>
    </w:p>
    <w:p w14:paraId="2832B6EE" w14:textId="678DA856" w:rsidR="001A1E17" w:rsidRPr="00900661"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2" w:name="_Toc190176100"/>
      <w:bookmarkStart w:id="133" w:name="_Toc194845674"/>
      <w:commentRangeStart w:id="42"/>
      <w:r w:rsidRPr="00357107">
        <w:rPr>
          <w:rFonts w:hint="eastAsia"/>
        </w:rPr>
        <w:t>5.2.</w:t>
      </w:r>
      <w:r w:rsidRPr="00516726">
        <w:rPr>
          <w:rFonts w:hint="eastAsia"/>
          <w:color w:val="000000" w:themeColor="text1"/>
        </w:rPr>
        <w:t>3</w:t>
      </w:r>
      <w:bookmarkEnd w:id="132"/>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commentRangeEnd w:id="42"/>
      <w:r>
        <w:rPr>
          <w:rStyle w:val="CommentReference"/>
        </w:rPr>
        <w:commentReference w:id="42"/>
      </w:r>
      <w:bookmarkEnd w:id="133"/>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w:t>
      </w:r>
      <w:r w:rsidRPr="00F84362">
        <w:rPr>
          <w:rFonts w:hint="eastAsia"/>
        </w:rPr>
        <w:lastRenderedPageBreak/>
        <w:t>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951645">
      <w:pPr>
        <w:spacing w:line="240" w:lineRule="auto"/>
        <w:ind w:firstLineChars="0" w:firstLine="0"/>
        <w:jc w:val="center"/>
        <w:rPr>
          <w:b/>
          <w:bCs/>
          <w:color w:val="FF0000"/>
        </w:rPr>
      </w:pPr>
      <w:r>
        <w:rPr>
          <w:noProof/>
        </w:rPr>
        <w:drawing>
          <wp:inline distT="0" distB="0" distL="0" distR="0" wp14:anchorId="1A3A9BB3" wp14:editId="64AFF126">
            <wp:extent cx="4689771" cy="4310062"/>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71"/>
                    <a:srcRect t="1190" b="1853"/>
                    <a:stretch/>
                  </pic:blipFill>
                  <pic:spPr bwMode="auto">
                    <a:xfrm>
                      <a:off x="0" y="0"/>
                      <a:ext cx="4743339" cy="4359293"/>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951645">
      <w:pPr>
        <w:pStyle w:val="afb"/>
        <w:ind w:firstLineChars="0" w:firstLine="0"/>
      </w:pPr>
      <w:bookmarkStart w:id="134" w:name="_Toc19513610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4"/>
    </w:p>
    <w:p w14:paraId="1B71358F" w14:textId="408283BA" w:rsidR="001A1E17" w:rsidRPr="000C66DC"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5" w:name="_Toc190176101"/>
      <w:bookmarkStart w:id="136" w:name="_Toc194845675"/>
      <w:commentRangeStart w:id="43"/>
      <w:r w:rsidRPr="00975B9D">
        <w:rPr>
          <w:rFonts w:hint="eastAsia"/>
        </w:rPr>
        <w:t>5.2.4</w:t>
      </w:r>
      <w:r w:rsidRPr="00975B9D">
        <w:rPr>
          <w:rFonts w:hint="eastAsia"/>
        </w:rPr>
        <w:t>问题模板交互</w:t>
      </w:r>
      <w:bookmarkEnd w:id="135"/>
      <w:r>
        <w:rPr>
          <w:rFonts w:hint="eastAsia"/>
        </w:rPr>
        <w:t>模块</w:t>
      </w:r>
      <w:commentRangeEnd w:id="43"/>
      <w:r>
        <w:rPr>
          <w:rStyle w:val="CommentReference"/>
        </w:rPr>
        <w:commentReference w:id="43"/>
      </w:r>
      <w:bookmarkEnd w:id="136"/>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9516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b/>
          <w:bCs/>
          <w:color w:val="FF0000"/>
          <w:szCs w:val="21"/>
        </w:rPr>
      </w:pPr>
      <w:r>
        <w:rPr>
          <w:noProof/>
        </w:rPr>
        <w:lastRenderedPageBreak/>
        <w:drawing>
          <wp:inline distT="0" distB="0" distL="0" distR="0" wp14:anchorId="59C990E7" wp14:editId="1C4972C8">
            <wp:extent cx="4009280" cy="6610350"/>
            <wp:effectExtent l="0" t="0" r="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2"/>
                    <a:stretch>
                      <a:fillRect/>
                    </a:stretch>
                  </pic:blipFill>
                  <pic:spPr>
                    <a:xfrm>
                      <a:off x="0" y="0"/>
                      <a:ext cx="4022307" cy="6631828"/>
                    </a:xfrm>
                    <a:prstGeom prst="rect">
                      <a:avLst/>
                    </a:prstGeom>
                  </pic:spPr>
                </pic:pic>
              </a:graphicData>
            </a:graphic>
          </wp:inline>
        </w:drawing>
      </w:r>
    </w:p>
    <w:p w14:paraId="16087B91" w14:textId="0E3C4D06" w:rsidR="001A1E17" w:rsidRPr="00C94A36" w:rsidRDefault="00440686" w:rsidP="00951645">
      <w:pPr>
        <w:pStyle w:val="afb"/>
        <w:ind w:firstLineChars="0" w:firstLine="0"/>
      </w:pPr>
      <w:bookmarkStart w:id="137" w:name="_Toc19513610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7"/>
    </w:p>
    <w:p w14:paraId="5E7928B0" w14:textId="29BD454F" w:rsidR="001A1E17" w:rsidRPr="00494484"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w:t>
      </w:r>
      <w:r w:rsidRPr="00F33F3E">
        <w:rPr>
          <w:color w:val="000000" w:themeColor="text1"/>
        </w:rPr>
        <w:lastRenderedPageBreak/>
        <w:t>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951645">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3"/>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951645">
      <w:pPr>
        <w:pStyle w:val="afb"/>
        <w:ind w:firstLineChars="0" w:firstLine="0"/>
      </w:pPr>
      <w:bookmarkStart w:id="138" w:name="_Toc19513610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8"/>
    </w:p>
    <w:p w14:paraId="59115B5D" w14:textId="4CBAB1DB" w:rsidR="001A1E17" w:rsidRPr="00C57EF5"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5557722B" w:rsidR="001A1E17" w:rsidRPr="00171EAC" w:rsidRDefault="00171EAC" w:rsidP="00171EA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szCs w:val="21"/>
        </w:rPr>
      </w:pPr>
      <w:r w:rsidRPr="00171EAC">
        <w:rPr>
          <w:rFonts w:hint="eastAsia"/>
          <w:color w:val="000000" w:themeColor="text1"/>
          <w:szCs w:val="21"/>
        </w:rPr>
        <w:t>当用户在问题模</w:t>
      </w:r>
      <w:proofErr w:type="gramStart"/>
      <w:r w:rsidRPr="00171EAC">
        <w:rPr>
          <w:rFonts w:hint="eastAsia"/>
          <w:color w:val="000000" w:themeColor="text1"/>
          <w:szCs w:val="21"/>
        </w:rPr>
        <w:t>版管理</w:t>
      </w:r>
      <w:proofErr w:type="gramEnd"/>
      <w:r w:rsidRPr="00171EAC">
        <w:rPr>
          <w:rFonts w:hint="eastAsia"/>
          <w:color w:val="000000" w:themeColor="text1"/>
          <w:szCs w:val="21"/>
        </w:rPr>
        <w:t>页面输入相应问题并发起查询请求时，系统首先</w:t>
      </w:r>
      <w:r w:rsidRPr="00171EAC">
        <w:rPr>
          <w:rFonts w:hint="eastAsia"/>
          <w:color w:val="000000" w:themeColor="text1"/>
        </w:rPr>
        <w:t>对数据表中的数据进行模糊查询，并根据匹配结果渲染“问题模板管理”页。针对模版删除的场景，</w:t>
      </w:r>
      <w:r w:rsidRPr="00171EAC">
        <w:rPr>
          <w:rFonts w:hint="eastAsia"/>
          <w:color w:val="000000" w:themeColor="text1"/>
          <w:szCs w:val="21"/>
        </w:rPr>
        <w:t>当用户</w:t>
      </w:r>
      <w:r w:rsidRPr="00171EAC">
        <w:rPr>
          <w:rFonts w:hint="eastAsia"/>
          <w:color w:val="000000" w:themeColor="text1"/>
        </w:rPr>
        <w:t>执行“删除”操作时，系统会弹出二次确认弹窗，确保用户在执行前进行了充分确认，确认删除操作后，系统会同步更新问题模版数据，并渲染删除后的问题模板列表。</w:t>
      </w:r>
    </w:p>
    <w:p w14:paraId="580AAFA6" w14:textId="77777777" w:rsidR="001A1E17" w:rsidRPr="008C4FAE" w:rsidRDefault="001A1E17" w:rsidP="001A1E17">
      <w:pPr>
        <w:pStyle w:val="2"/>
      </w:pPr>
      <w:bookmarkStart w:id="139" w:name="_Toc190176102"/>
      <w:bookmarkStart w:id="140" w:name="_Toc194845676"/>
      <w:r w:rsidRPr="008C4FAE">
        <w:rPr>
          <w:rFonts w:hint="eastAsia"/>
        </w:rPr>
        <w:t>5.3</w:t>
      </w:r>
      <w:r w:rsidRPr="008C4FAE">
        <w:rPr>
          <w:rFonts w:hint="eastAsia"/>
        </w:rPr>
        <w:t>测试样本管理</w:t>
      </w:r>
      <w:bookmarkEnd w:id="139"/>
      <w:bookmarkEnd w:id="140"/>
    </w:p>
    <w:p w14:paraId="2F33372B" w14:textId="0184397D" w:rsidR="001A1E17" w:rsidRPr="006F1651" w:rsidRDefault="006F1651" w:rsidP="00FC396F">
      <w:pPr>
        <w:ind w:firstLine="480"/>
        <w:rPr>
          <w:rFonts w:ascii="宋体" w:hAnsi="宋体"/>
          <w:color w:val="000000" w:themeColor="text1"/>
        </w:rPr>
      </w:pPr>
      <w:r w:rsidRPr="006F1651">
        <w:rPr>
          <w:rFonts w:hint="eastAsia"/>
          <w:color w:val="000000" w:themeColor="text1"/>
        </w:rPr>
        <w:t>测试样本管理模块负责测试样本的渲染、上</w:t>
      </w:r>
      <w:proofErr w:type="gramStart"/>
      <w:r w:rsidRPr="006F1651">
        <w:rPr>
          <w:rFonts w:hint="eastAsia"/>
          <w:color w:val="000000" w:themeColor="text1"/>
        </w:rPr>
        <w:t>传以及</w:t>
      </w:r>
      <w:proofErr w:type="gramEnd"/>
      <w:r w:rsidR="00576F4B">
        <w:rPr>
          <w:rFonts w:hint="eastAsia"/>
          <w:color w:val="000000" w:themeColor="text1"/>
        </w:rPr>
        <w:t>版本</w:t>
      </w:r>
      <w:r w:rsidRPr="006F1651">
        <w:rPr>
          <w:rFonts w:hint="eastAsia"/>
          <w:color w:val="000000" w:themeColor="text1"/>
        </w:rPr>
        <w:t>管理功能，该模块通过结构化数据管理机制实现测试样本的全生命周期管理。为了高效的实现数据操作，本系统</w:t>
      </w:r>
      <w:r w:rsidRPr="006F1651">
        <w:rPr>
          <w:rFonts w:ascii="宋体" w:hAnsi="宋体" w:hint="eastAsia"/>
          <w:color w:val="000000" w:themeColor="text1"/>
        </w:rPr>
        <w:t>采用</w:t>
      </w:r>
      <w:proofErr w:type="spellStart"/>
      <w:r w:rsidRPr="006F1651">
        <w:rPr>
          <w:color w:val="000000" w:themeColor="text1"/>
        </w:rPr>
        <w:t>Py</w:t>
      </w:r>
      <w:r w:rsidRPr="006F1651">
        <w:rPr>
          <w:rFonts w:hint="eastAsia"/>
          <w:color w:val="000000" w:themeColor="text1"/>
        </w:rPr>
        <w:t>M</w:t>
      </w:r>
      <w:r w:rsidRPr="006F1651">
        <w:rPr>
          <w:color w:val="000000" w:themeColor="text1"/>
        </w:rPr>
        <w:t>y</w:t>
      </w:r>
      <w:r w:rsidRPr="006F1651">
        <w:rPr>
          <w:rFonts w:hint="eastAsia"/>
          <w:color w:val="000000" w:themeColor="text1"/>
        </w:rPr>
        <w:t>sql</w:t>
      </w:r>
      <w:proofErr w:type="spellEnd"/>
      <w:r w:rsidRPr="006F1651">
        <w:rPr>
          <w:rFonts w:ascii="宋体" w:hAnsi="宋体" w:hint="eastAsia"/>
          <w:color w:val="000000" w:themeColor="text1"/>
        </w:rPr>
        <w:t>建立数据库连接池，并通过</w:t>
      </w:r>
      <w:r w:rsidRPr="006F1651">
        <w:rPr>
          <w:color w:val="000000" w:themeColor="text1"/>
        </w:rPr>
        <w:t>Django ORM</w:t>
      </w:r>
      <w:r w:rsidRPr="006F1651">
        <w:rPr>
          <w:rFonts w:ascii="宋体" w:hAnsi="宋体" w:hint="eastAsia"/>
          <w:color w:val="000000" w:themeColor="text1"/>
        </w:rPr>
        <w:t>实现数据库操作与业务逻辑的解耦，核心测试样本数据表</w:t>
      </w:r>
      <w:proofErr w:type="spellStart"/>
      <w:r w:rsidRPr="006F1651">
        <w:rPr>
          <w:color w:val="000000" w:themeColor="text1"/>
        </w:rPr>
        <w:t>test_samples</w:t>
      </w:r>
      <w:proofErr w:type="spellEnd"/>
      <w:r w:rsidRPr="006F1651">
        <w:rPr>
          <w:rFonts w:hint="eastAsia"/>
          <w:color w:val="000000" w:themeColor="text1"/>
        </w:rPr>
        <w:t>主要涉及字段如下表</w:t>
      </w:r>
      <w:r w:rsidRPr="006F1651">
        <w:rPr>
          <w:rFonts w:hint="eastAsia"/>
          <w:color w:val="000000" w:themeColor="text1"/>
        </w:rPr>
        <w:t>5-3</w:t>
      </w:r>
      <w:r w:rsidRPr="006F1651">
        <w:rPr>
          <w:rFonts w:hint="eastAsia"/>
          <w:color w:val="000000" w:themeColor="text1"/>
        </w:rPr>
        <w:t>所示。</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B86360">
      <w:pPr>
        <w:pStyle w:val="afb"/>
        <w:ind w:firstLineChars="0" w:firstLine="0"/>
      </w:pPr>
      <w:bookmarkStart w:id="141" w:name="_Toc195136130"/>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1"/>
    </w:p>
    <w:p w14:paraId="65DA9EF2" w14:textId="264A7D4E" w:rsidR="00005869" w:rsidRPr="00C94A36" w:rsidRDefault="00005869" w:rsidP="00B86360">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2" w:name="_Toc190176103"/>
      <w:bookmarkStart w:id="143" w:name="_Toc194845677"/>
      <w:commentRangeStart w:id="44"/>
      <w:r>
        <w:rPr>
          <w:rFonts w:hint="eastAsia"/>
        </w:rPr>
        <w:t xml:space="preserve">5.3.1 </w:t>
      </w:r>
      <w:r w:rsidR="001A1E17">
        <w:rPr>
          <w:rFonts w:hint="eastAsia"/>
        </w:rPr>
        <w:t>测试样本</w:t>
      </w:r>
      <w:r w:rsidR="001A1E17" w:rsidRPr="007A511D">
        <w:rPr>
          <w:rFonts w:hint="eastAsia"/>
        </w:rPr>
        <w:t>展示模块</w:t>
      </w:r>
      <w:commentRangeEnd w:id="44"/>
      <w:r>
        <w:rPr>
          <w:rStyle w:val="CommentReference"/>
        </w:rPr>
        <w:commentReference w:id="44"/>
      </w:r>
      <w:bookmarkEnd w:id="142"/>
      <w:bookmarkEnd w:id="143"/>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B86360">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B86360">
      <w:pPr>
        <w:pStyle w:val="afb"/>
        <w:ind w:firstLineChars="0" w:firstLine="0"/>
      </w:pPr>
      <w:bookmarkStart w:id="144" w:name="_Toc19513610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4"/>
    </w:p>
    <w:p w14:paraId="458184DD" w14:textId="679D526D" w:rsidR="001A1E17" w:rsidRDefault="003E6F0E" w:rsidP="00B86360">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5" w:name="_Toc190176104"/>
      <w:bookmarkStart w:id="146" w:name="_Toc194845678"/>
      <w:commentRangeStart w:id="45"/>
      <w:r w:rsidRPr="00357107">
        <w:rPr>
          <w:rFonts w:hint="eastAsia"/>
        </w:rPr>
        <w:t>5.</w:t>
      </w:r>
      <w:r>
        <w:rPr>
          <w:rFonts w:hint="eastAsia"/>
        </w:rPr>
        <w:t>3</w:t>
      </w:r>
      <w:r w:rsidRPr="00357107">
        <w:rPr>
          <w:rFonts w:hint="eastAsia"/>
        </w:rPr>
        <w:t>.</w:t>
      </w:r>
      <w:bookmarkEnd w:id="145"/>
      <w:r w:rsidR="00005869">
        <w:rPr>
          <w:rFonts w:hint="eastAsia"/>
        </w:rPr>
        <w:t>2</w:t>
      </w:r>
      <w:r w:rsidRPr="00835B41">
        <w:rPr>
          <w:rFonts w:hint="eastAsia"/>
          <w:color w:val="000000" w:themeColor="text1"/>
        </w:rPr>
        <w:t>测试样本集成模块</w:t>
      </w:r>
      <w:commentRangeEnd w:id="45"/>
      <w:r>
        <w:rPr>
          <w:rStyle w:val="CommentReference"/>
        </w:rPr>
        <w:commentReference w:id="45"/>
      </w:r>
      <w:bookmarkEnd w:id="146"/>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7" w:name="_Toc190176105"/>
      <w:bookmarkStart w:id="148" w:name="_Toc194845679"/>
      <w:commentRangeStart w:id="46"/>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commentRangeEnd w:id="46"/>
      <w:r>
        <w:rPr>
          <w:rStyle w:val="CommentReference"/>
        </w:rPr>
        <w:commentReference w:id="46"/>
      </w:r>
      <w:bookmarkEnd w:id="147"/>
      <w:bookmarkEnd w:id="148"/>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B86360">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5"/>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B86360">
      <w:pPr>
        <w:pStyle w:val="afb"/>
        <w:ind w:firstLineChars="0" w:firstLine="0"/>
      </w:pPr>
      <w:bookmarkStart w:id="149" w:name="_Toc19513610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9"/>
    </w:p>
    <w:p w14:paraId="1BD6D0F2" w14:textId="13A6C73A" w:rsidR="001A1E17" w:rsidRDefault="003E6F0E" w:rsidP="00B86360">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51949671" w:rsidR="001A1E17" w:rsidRPr="00FC3945" w:rsidRDefault="00FC3945" w:rsidP="00FC39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C3945">
        <w:rPr>
          <w:rFonts w:hint="eastAsia"/>
          <w:color w:val="000000" w:themeColor="text1"/>
          <w:szCs w:val="21"/>
        </w:rPr>
        <w:t>在测试样本查询场景下，用户首先在测试样本管理页面输入相应的问题，并点击查询按钮执行查询后台逻辑。管理系统根据输入的问题</w:t>
      </w:r>
      <w:r w:rsidRPr="00FC3945">
        <w:rPr>
          <w:rFonts w:hint="eastAsia"/>
          <w:color w:val="000000" w:themeColor="text1"/>
        </w:rPr>
        <w:t>利用</w:t>
      </w:r>
      <w:r w:rsidRPr="00FC3945">
        <w:rPr>
          <w:rFonts w:hint="eastAsia"/>
          <w:color w:val="000000" w:themeColor="text1"/>
        </w:rPr>
        <w:t>ORM</w:t>
      </w:r>
      <w:r w:rsidRPr="00FC3945">
        <w:rPr>
          <w:rFonts w:hint="eastAsia"/>
          <w:color w:val="000000" w:themeColor="text1"/>
        </w:rPr>
        <w:t>对数据表中的数据进行模糊查询，并根据匹配结果渲染“测试样本管理”页。</w:t>
      </w:r>
      <w:r w:rsidRPr="00FC3945">
        <w:rPr>
          <w:rFonts w:hint="eastAsia"/>
          <w:color w:val="000000" w:themeColor="text1"/>
          <w:szCs w:val="21"/>
        </w:rPr>
        <w:t>针对测试机样本删除场景，当用户</w:t>
      </w:r>
      <w:r w:rsidRPr="00FC3945">
        <w:rPr>
          <w:rFonts w:hint="eastAsia"/>
          <w:color w:val="000000" w:themeColor="text1"/>
        </w:rPr>
        <w:t>执行“删除”操作时，系统会弹出二次确认弹窗，确保用户在执行前进行了充分确认，确认删除操作后，</w:t>
      </w:r>
      <w:r w:rsidR="0095019C">
        <w:rPr>
          <w:rFonts w:hint="eastAsia"/>
          <w:color w:val="000000" w:themeColor="text1"/>
        </w:rPr>
        <w:t>系统</w:t>
      </w:r>
      <w:r w:rsidRPr="00FC3945">
        <w:rPr>
          <w:rFonts w:hint="eastAsia"/>
          <w:color w:val="000000" w:themeColor="text1"/>
        </w:rPr>
        <w:t>获取相应条件下的测试样本模数据，并渲染删除后的测试样本列表。</w:t>
      </w:r>
    </w:p>
    <w:p w14:paraId="76893E9D" w14:textId="77777777" w:rsidR="001A1E17" w:rsidRPr="00B87C46" w:rsidRDefault="001A1E17" w:rsidP="001A1E17">
      <w:pPr>
        <w:pStyle w:val="2"/>
      </w:pPr>
      <w:bookmarkStart w:id="150" w:name="_Toc190176106"/>
      <w:bookmarkStart w:id="151" w:name="_Toc194845680"/>
      <w:r w:rsidRPr="00E649D3">
        <w:rPr>
          <w:rFonts w:hint="eastAsia"/>
        </w:rPr>
        <w:t>5.4</w:t>
      </w:r>
      <w:r w:rsidRPr="00E649D3">
        <w:rPr>
          <w:rFonts w:hint="eastAsia"/>
        </w:rPr>
        <w:t>模型管理</w:t>
      </w:r>
      <w:bookmarkEnd w:id="150"/>
      <w:bookmarkEnd w:id="151"/>
    </w:p>
    <w:p w14:paraId="7820B328" w14:textId="5E4A771E" w:rsidR="001A1E17" w:rsidRPr="00936BA4" w:rsidRDefault="00936BA4" w:rsidP="00936BA4">
      <w:pPr>
        <w:ind w:firstLine="480"/>
        <w:rPr>
          <w:rFonts w:ascii="宋体" w:hAnsi="宋体"/>
          <w:color w:val="000000" w:themeColor="text1"/>
        </w:rPr>
      </w:pPr>
      <w:r w:rsidRPr="00936BA4">
        <w:rPr>
          <w:rFonts w:hint="eastAsia"/>
          <w:color w:val="000000" w:themeColor="text1"/>
        </w:rPr>
        <w:t>图</w:t>
      </w:r>
      <w:r w:rsidRPr="00936BA4">
        <w:rPr>
          <w:rFonts w:hint="eastAsia"/>
          <w:color w:val="000000" w:themeColor="text1"/>
        </w:rPr>
        <w:t>5-9</w:t>
      </w:r>
      <w:r w:rsidRPr="00936BA4">
        <w:rPr>
          <w:rFonts w:hint="eastAsia"/>
          <w:color w:val="000000" w:themeColor="text1"/>
        </w:rPr>
        <w:t>展示了</w:t>
      </w:r>
      <w:r w:rsidRPr="00936BA4">
        <w:rPr>
          <w:rFonts w:hint="eastAsia"/>
          <w:color w:val="000000" w:themeColor="text1"/>
        </w:rPr>
        <w:t>NLU</w:t>
      </w:r>
      <w:r w:rsidRPr="00936BA4">
        <w:rPr>
          <w:rFonts w:hint="eastAsia"/>
          <w:color w:val="000000" w:themeColor="text1"/>
        </w:rPr>
        <w:t>模型管理系统的全部模块，该系统由模型训练和模型版本两个主要模块组成。模型训练模块集成了本文提出的</w:t>
      </w:r>
      <w:r w:rsidRPr="00936BA4">
        <w:rPr>
          <w:rFonts w:hint="eastAsia"/>
          <w:color w:val="000000" w:themeColor="text1"/>
        </w:rPr>
        <w:t>WPFe</w:t>
      </w:r>
      <w:r w:rsidRPr="00936BA4">
        <w:rPr>
          <w:rFonts w:hint="eastAsia"/>
          <w:color w:val="000000" w:themeColor="text1"/>
        </w:rPr>
        <w:t>模型，以自动化的方式实现训练样本、测试样本及其他配置文件的生成、模型性能评估和训练信息保存功能。该模块提供了可视化的操作界面，用户仅需进行样本文件上传和参数配置即可完成整体训练流程，能够快速产出迭代模型。</w:t>
      </w:r>
      <w:r w:rsidRPr="00936BA4">
        <w:rPr>
          <w:rFonts w:ascii="宋体" w:hAnsi="宋体" w:hint="eastAsia"/>
          <w:color w:val="000000" w:themeColor="text1"/>
        </w:rPr>
        <w:t>模型版本管理模块同样提供</w:t>
      </w:r>
      <w:r w:rsidRPr="00936BA4">
        <w:rPr>
          <w:rFonts w:ascii="宋体" w:hAnsi="宋体" w:hint="eastAsia"/>
          <w:color w:val="000000" w:themeColor="text1"/>
        </w:rPr>
        <w:lastRenderedPageBreak/>
        <w:t>了界面化的方式进行模型的预览、部分下载、打包下载和删除功能。通过对历史模型的版本，用户可以对比不同模型的性能，以指导模型的迭代优化。接下来，本章将详细介绍这些模式的具体实现。</w:t>
      </w:r>
    </w:p>
    <w:p w14:paraId="1985EBF6" w14:textId="77777777" w:rsidR="001A1E17" w:rsidRPr="00C94A36" w:rsidRDefault="001A1E17" w:rsidP="00B86360">
      <w:pPr>
        <w:pStyle w:val="afb"/>
        <w:ind w:firstLineChars="0" w:firstLine="0"/>
      </w:pPr>
      <w:r w:rsidRPr="00A02F30">
        <w:rPr>
          <w:noProof/>
        </w:rPr>
        <w:drawing>
          <wp:inline distT="0" distB="0" distL="0" distR="0" wp14:anchorId="54154B12" wp14:editId="4B75DE00">
            <wp:extent cx="3633787" cy="3200657"/>
            <wp:effectExtent l="0" t="0" r="5080" b="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6"/>
                    <a:srcRect t="3736"/>
                    <a:stretch/>
                  </pic:blipFill>
                  <pic:spPr bwMode="auto">
                    <a:xfrm>
                      <a:off x="0" y="0"/>
                      <a:ext cx="3700433" cy="3259359"/>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B86360">
      <w:pPr>
        <w:pStyle w:val="afb"/>
        <w:ind w:firstLineChars="0" w:firstLine="0"/>
      </w:pPr>
      <w:bookmarkStart w:id="152" w:name="_Toc19513610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2"/>
    </w:p>
    <w:p w14:paraId="16F36EF8" w14:textId="71628991" w:rsidR="001A1E17" w:rsidRPr="00A02F30"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proofErr w:type="spellStart"/>
      <w:r w:rsidRPr="00937DD6">
        <w:t>Ceph</w:t>
      </w:r>
      <w:proofErr w:type="spellEnd"/>
      <w:r>
        <w:rPr>
          <w:rFonts w:ascii="宋体" w:hAnsi="宋体" w:hint="eastAsia"/>
        </w:rPr>
        <w:t>分布式存储组件中</w:t>
      </w:r>
      <w:r w:rsidRPr="00303C8B">
        <w:rPr>
          <w:rFonts w:ascii="宋体" w:hAnsi="宋体" w:hint="eastAsia"/>
        </w:rPr>
        <w:t>。凭借</w:t>
      </w:r>
      <w:proofErr w:type="spellStart"/>
      <w:r w:rsidRPr="00937DD6">
        <w:t>Ceph</w:t>
      </w:r>
      <w:proofErr w:type="spellEnd"/>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B86360">
      <w:pPr>
        <w:pStyle w:val="afb"/>
        <w:ind w:firstLineChars="0" w:firstLine="0"/>
      </w:pPr>
      <w:bookmarkStart w:id="153" w:name="_Toc195136131"/>
      <w:commentRangeStart w:id="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commentRangeEnd w:id="9"/>
      <w:r>
        <w:rPr>
          <w:rStyle w:val="CommentReference"/>
        </w:rPr>
        <w:commentReference w:id="9"/>
      </w:r>
      <w:bookmarkEnd w:id="153"/>
    </w:p>
    <w:p w14:paraId="49A4439B" w14:textId="483533EE" w:rsidR="001A1E17" w:rsidRPr="00C94A36" w:rsidRDefault="003E6F0E" w:rsidP="00B86360">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4" w:name="_Toc190176107"/>
      <w:bookmarkStart w:id="155" w:name="_Toc194845681"/>
      <w:commentRangeStart w:id="47"/>
      <w:r w:rsidRPr="00E56572">
        <w:rPr>
          <w:rFonts w:hint="eastAsia"/>
        </w:rPr>
        <w:lastRenderedPageBreak/>
        <w:t>5.4.1</w:t>
      </w:r>
      <w:r w:rsidRPr="00E56572">
        <w:rPr>
          <w:rFonts w:hint="eastAsia"/>
        </w:rPr>
        <w:t>模型训练</w:t>
      </w:r>
      <w:commentRangeEnd w:id="47"/>
      <w:r>
        <w:rPr>
          <w:rStyle w:val="CommentReference"/>
        </w:rPr>
        <w:commentReference w:id="47"/>
      </w:r>
      <w:bookmarkEnd w:id="154"/>
      <w:bookmarkEnd w:id="155"/>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B86360">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pPr>
      <w:r>
        <w:rPr>
          <w:noProof/>
        </w:rPr>
        <w:drawing>
          <wp:inline distT="0" distB="0" distL="0" distR="0" wp14:anchorId="71F34AA6" wp14:editId="62603976">
            <wp:extent cx="3807214" cy="2114550"/>
            <wp:effectExtent l="0" t="0" r="3175"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7"/>
                    <a:srcRect t="3316"/>
                    <a:stretch/>
                  </pic:blipFill>
                  <pic:spPr bwMode="auto">
                    <a:xfrm>
                      <a:off x="0" y="0"/>
                      <a:ext cx="3856178" cy="2141745"/>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B86360">
      <w:pPr>
        <w:pStyle w:val="afb"/>
        <w:ind w:firstLineChars="0" w:firstLine="0"/>
      </w:pPr>
      <w:bookmarkStart w:id="156" w:name="_Toc1951361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6"/>
    </w:p>
    <w:p w14:paraId="24234942" w14:textId="1B4D7689"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7" w:name="_Toc190176108"/>
      <w:bookmarkStart w:id="158" w:name="_Toc194845682"/>
      <w:commentRangeStart w:id="48"/>
      <w:r w:rsidRPr="000D4F10">
        <w:rPr>
          <w:rFonts w:hint="eastAsia"/>
        </w:rPr>
        <w:t>5.4.2</w:t>
      </w:r>
      <w:r w:rsidRPr="000D4F10">
        <w:rPr>
          <w:rFonts w:hint="eastAsia"/>
        </w:rPr>
        <w:t>模型版本管理</w:t>
      </w:r>
      <w:commentRangeEnd w:id="48"/>
      <w:r>
        <w:rPr>
          <w:rStyle w:val="CommentReference"/>
        </w:rPr>
        <w:commentReference w:id="48"/>
      </w:r>
      <w:bookmarkEnd w:id="157"/>
      <w:bookmarkEnd w:id="158"/>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w:t>
      </w:r>
      <w:r>
        <w:rPr>
          <w:rFonts w:hint="eastAsia"/>
        </w:rPr>
        <w:lastRenderedPageBreak/>
        <w:t>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B86360">
      <w:pPr>
        <w:pStyle w:val="afb"/>
        <w:ind w:firstLineChars="0" w:firstLine="0"/>
      </w:pPr>
      <w:r w:rsidRPr="00D64F71">
        <w:rPr>
          <w:noProof/>
        </w:rPr>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8"/>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B86360">
      <w:pPr>
        <w:pStyle w:val="afb"/>
        <w:ind w:firstLineChars="0" w:firstLine="0"/>
      </w:pPr>
      <w:bookmarkStart w:id="159" w:name="_Toc19513610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9"/>
    </w:p>
    <w:p w14:paraId="643401BD" w14:textId="151BEB1D"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proofErr w:type="spellStart"/>
      <w:r w:rsidRPr="00912DA6">
        <w:rPr>
          <w:rFonts w:hint="eastAsia"/>
          <w:color w:val="000000" w:themeColor="text1"/>
        </w:rPr>
        <w:t>Ceph</w:t>
      </w:r>
      <w:proofErr w:type="spellEnd"/>
      <w:r w:rsidRPr="00912DA6">
        <w:rPr>
          <w:rFonts w:hint="eastAsia"/>
          <w:color w:val="000000" w:themeColor="text1"/>
        </w:rPr>
        <w:t>分布式存储系统相结合的模式来存储迭代生成的模型文件。在</w:t>
      </w:r>
      <w:proofErr w:type="spellStart"/>
      <w:r w:rsidRPr="00912DA6">
        <w:rPr>
          <w:rFonts w:hint="eastAsia"/>
          <w:color w:val="000000" w:themeColor="text1"/>
        </w:rPr>
        <w:t>Ceph</w:t>
      </w:r>
      <w:proofErr w:type="spellEnd"/>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proofErr w:type="spellStart"/>
      <w:r w:rsidRPr="00912DA6">
        <w:rPr>
          <w:rFonts w:hint="eastAsia"/>
          <w:color w:val="000000" w:themeColor="text1"/>
        </w:rPr>
        <w:t>Ceph</w:t>
      </w:r>
      <w:proofErr w:type="spellEnd"/>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05070DF" w:rsidR="001A1E17" w:rsidRPr="00912DA6" w:rsidRDefault="001A1E17" w:rsidP="001A1E17">
      <w:pPr>
        <w:ind w:firstLine="480"/>
        <w:rPr>
          <w:color w:val="000000" w:themeColor="text1"/>
        </w:rPr>
      </w:pPr>
      <w:r w:rsidRPr="00912DA6">
        <w:rPr>
          <w:rFonts w:hint="eastAsia"/>
          <w:color w:val="000000" w:themeColor="text1"/>
        </w:rPr>
        <w:t>查找模型文件时，首先查找</w:t>
      </w:r>
      <w:r>
        <w:rPr>
          <w:rFonts w:hint="eastAsia"/>
          <w:color w:val="000000" w:themeColor="text1"/>
        </w:rPr>
        <w:t>当天</w:t>
      </w:r>
      <w:r w:rsidRPr="00912DA6">
        <w:rPr>
          <w:rFonts w:hint="eastAsia"/>
          <w:color w:val="000000" w:themeColor="text1"/>
        </w:rPr>
        <w:t>训练完成且尚未存储进</w:t>
      </w:r>
      <w:proofErr w:type="spellStart"/>
      <w:r w:rsidRPr="00912DA6">
        <w:rPr>
          <w:rFonts w:hint="eastAsia"/>
          <w:color w:val="000000" w:themeColor="text1"/>
        </w:rPr>
        <w:t>Ceph</w:t>
      </w:r>
      <w:proofErr w:type="spellEnd"/>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proofErr w:type="spellStart"/>
      <w:r w:rsidRPr="00912DA6">
        <w:rPr>
          <w:rFonts w:hint="eastAsia"/>
          <w:color w:val="000000" w:themeColor="text1"/>
        </w:rPr>
        <w:t>Ceph</w:t>
      </w:r>
      <w:proofErr w:type="spellEnd"/>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proofErr w:type="spellStart"/>
      <w:r w:rsidRPr="00912DA6">
        <w:rPr>
          <w:rFonts w:hint="eastAsia"/>
          <w:color w:val="000000" w:themeColor="text1"/>
        </w:rPr>
        <w:t>Ceph</w:t>
      </w:r>
      <w:proofErr w:type="spellEnd"/>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B86360">
      <w:pPr>
        <w:pStyle w:val="afb"/>
        <w:ind w:firstLineChars="0" w:firstLine="0"/>
      </w:pPr>
      <w:r w:rsidRPr="00C94A36">
        <w:rPr>
          <w:noProof/>
        </w:rPr>
        <w:lastRenderedPageBreak/>
        <w:drawing>
          <wp:inline distT="0" distB="0" distL="0" distR="0" wp14:anchorId="2833BAA8" wp14:editId="2585A89C">
            <wp:extent cx="3948112" cy="3367535"/>
            <wp:effectExtent l="0" t="0" r="0" b="4445"/>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9"/>
                    <a:stretch>
                      <a:fillRect/>
                    </a:stretch>
                  </pic:blipFill>
                  <pic:spPr>
                    <a:xfrm>
                      <a:off x="0" y="0"/>
                      <a:ext cx="3978394" cy="3393364"/>
                    </a:xfrm>
                    <a:prstGeom prst="rect">
                      <a:avLst/>
                    </a:prstGeom>
                  </pic:spPr>
                </pic:pic>
              </a:graphicData>
            </a:graphic>
          </wp:inline>
        </w:drawing>
      </w:r>
    </w:p>
    <w:p w14:paraId="6A35D560" w14:textId="495798A6" w:rsidR="001A1E17" w:rsidRPr="00C94A36" w:rsidRDefault="00440686" w:rsidP="00B86360">
      <w:pPr>
        <w:pStyle w:val="afb"/>
        <w:ind w:firstLineChars="0" w:firstLine="0"/>
      </w:pPr>
      <w:bookmarkStart w:id="160" w:name="_Toc19513610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60"/>
    </w:p>
    <w:p w14:paraId="2E47C07B" w14:textId="3DCC02DF" w:rsidR="001A1E17" w:rsidRPr="000325F8"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1" w:name="_Toc190176109"/>
      <w:bookmarkStart w:id="162" w:name="_Toc194845683"/>
      <w:r w:rsidRPr="00F37633">
        <w:rPr>
          <w:rFonts w:hint="eastAsia"/>
        </w:rPr>
        <w:t>5.5</w:t>
      </w:r>
      <w:r w:rsidRPr="00F37633">
        <w:rPr>
          <w:rFonts w:hint="eastAsia"/>
        </w:rPr>
        <w:t>本章小结</w:t>
      </w:r>
      <w:bookmarkEnd w:id="161"/>
      <w:bookmarkEnd w:id="162"/>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80"/>
          <w:headerReference w:type="default" r:id="rId81"/>
          <w:headerReference w:type="first" r:id="rId82"/>
          <w:pgSz w:w="11906" w:h="16838"/>
          <w:pgMar w:top="1134" w:right="1588" w:bottom="1418" w:left="1588" w:header="1429" w:footer="1701" w:gutter="284"/>
          <w:cols w:space="425"/>
          <w:docGrid w:type="lines" w:linePitch="326"/>
        </w:sectPr>
      </w:pPr>
    </w:p>
    <w:p w14:paraId="66A11724" w14:textId="28B44FE3" w:rsidR="00212359" w:rsidRPr="0060468C" w:rsidRDefault="00D72C47" w:rsidP="0060468C">
      <w:pPr>
        <w:pStyle w:val="1"/>
        <w:numPr>
          <w:ilvl w:val="0"/>
          <w:numId w:val="41"/>
        </w:numPr>
      </w:pPr>
      <w:r w:rsidRPr="0060468C">
        <w:rPr>
          <w:rFonts w:hint="eastAsia"/>
        </w:rPr>
        <w:lastRenderedPageBreak/>
        <w:t xml:space="preserve"> </w:t>
      </w:r>
      <w:bookmarkStart w:id="163" w:name="_Toc194845684"/>
      <w:r w:rsidR="00801798" w:rsidRPr="0060468C">
        <w:rPr>
          <w:rFonts w:hint="eastAsia"/>
        </w:rPr>
        <w:t>总结与展望</w:t>
      </w:r>
      <w:bookmarkEnd w:id="163"/>
    </w:p>
    <w:p w14:paraId="4D01B1AB" w14:textId="6469DB27" w:rsidR="00212359" w:rsidRPr="008B0511" w:rsidRDefault="00212359" w:rsidP="00212359">
      <w:pPr>
        <w:pStyle w:val="2"/>
      </w:pPr>
      <w:bookmarkStart w:id="164" w:name="_Toc194845685"/>
      <w:r w:rsidRPr="008B0511">
        <w:rPr>
          <w:rFonts w:hint="eastAsia"/>
        </w:rPr>
        <w:t>6.1</w:t>
      </w:r>
      <w:r w:rsidR="002509A8">
        <w:rPr>
          <w:rFonts w:hint="eastAsia"/>
        </w:rPr>
        <w:t>本文工作总结</w:t>
      </w:r>
      <w:bookmarkEnd w:id="164"/>
    </w:p>
    <w:p w14:paraId="4DB73931" w14:textId="22452EF2" w:rsidR="0047176B" w:rsidRDefault="0047176B" w:rsidP="00212359">
      <w:pPr>
        <w:ind w:firstLine="480"/>
      </w:pPr>
      <w:r>
        <w:rPr>
          <w:rFonts w:hint="eastAsia"/>
        </w:rPr>
        <w:t>在当今数字化时代，</w:t>
      </w:r>
      <w:r>
        <w:rPr>
          <w:rFonts w:ascii="Segoe UI" w:hAnsi="Segoe UI" w:cs="Segoe UI"/>
          <w:shd w:val="clear" w:color="auto" w:fill="FFFFFF"/>
        </w:rPr>
        <w:t>智能问答系统正从简单指令响应向深度语义交互演进。</w:t>
      </w:r>
      <w:r w:rsidRPr="00D63540">
        <w:rPr>
          <w:rFonts w:hint="eastAsia"/>
        </w:rPr>
        <w:t>自然语言理解的发展</w:t>
      </w:r>
      <w:r>
        <w:rPr>
          <w:rFonts w:hint="eastAsia"/>
        </w:rPr>
        <w:t>使得问答</w:t>
      </w:r>
      <w:r w:rsidRPr="00D63540">
        <w:rPr>
          <w:rFonts w:hint="eastAsia"/>
        </w:rPr>
        <w:t>系统不仅能更敏锐深入地理解语言，自适应能力也显著增强，从而从容应对复杂对话场景，为用户提供精准、高效的服务体验。</w:t>
      </w:r>
    </w:p>
    <w:p w14:paraId="753F04B9" w14:textId="0ED39B9F"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4547B64E"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w:t>
      </w:r>
      <w:r w:rsidR="0047176B">
        <w:rPr>
          <w:rFonts w:hint="eastAsia"/>
        </w:rPr>
        <w:t>本文</w:t>
      </w:r>
      <w:r>
        <w:rPr>
          <w:rFonts w:hint="eastAsia"/>
        </w:rPr>
        <w:t>从实际角度出发，</w:t>
      </w:r>
      <w:r w:rsidRPr="00596F78">
        <w:rPr>
          <w:rFonts w:hint="eastAsia"/>
        </w:rPr>
        <w:t>探究</w:t>
      </w:r>
      <w:r w:rsidR="0047176B">
        <w:rPr>
          <w:rFonts w:hint="eastAsia"/>
        </w:rPr>
        <w:t>了</w:t>
      </w:r>
      <w:r w:rsidRPr="00596F78">
        <w:rPr>
          <w:rFonts w:hint="eastAsia"/>
        </w:rPr>
        <w:t>不同编码方式的性能表现，进而提出一种字词融合编码模型，有效提升模型在训练指标项上的语义解析准确率。</w:t>
      </w:r>
      <w:r>
        <w:rPr>
          <w:rFonts w:hint="eastAsia"/>
        </w:rPr>
        <w:t>接着针对未见指标项，</w:t>
      </w:r>
      <w:r w:rsidR="0047176B">
        <w:rPr>
          <w:rFonts w:hint="eastAsia"/>
        </w:rPr>
        <w:t>本文</w:t>
      </w:r>
      <w:r>
        <w:rPr>
          <w:rFonts w:hint="eastAsia"/>
        </w:rPr>
        <w:t>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238D0A43" w:rsidR="00212359" w:rsidRPr="000C267C" w:rsidRDefault="00212359" w:rsidP="00212359">
      <w:pPr>
        <w:pStyle w:val="a8"/>
        <w:spacing w:line="360" w:lineRule="auto"/>
      </w:pPr>
      <w:r>
        <w:rPr>
          <w:rFonts w:hint="eastAsia"/>
        </w:rPr>
        <w:t>（</w:t>
      </w:r>
      <w:r>
        <w:rPr>
          <w:rFonts w:hint="eastAsia"/>
        </w:rPr>
        <w:t>1</w:t>
      </w:r>
      <w:r>
        <w:rPr>
          <w:rFonts w:hint="eastAsia"/>
        </w:rPr>
        <w:t>）</w:t>
      </w:r>
      <w:r w:rsidR="000C521C" w:rsidRPr="000C521C">
        <w:rPr>
          <w:rFonts w:hint="eastAsia"/>
        </w:rPr>
        <w:t>本研究针对已训练指标项的用户查询语句，从编码方式和模型结构两方</w:t>
      </w:r>
      <w:r w:rsidR="000C521C" w:rsidRPr="000C521C">
        <w:rPr>
          <w:rFonts w:hint="eastAsia"/>
        </w:rPr>
        <w:lastRenderedPageBreak/>
        <w:t>面对自然语言理解模型展开优化研究</w:t>
      </w:r>
      <w:r w:rsidRPr="000B1BA2">
        <w:t>。</w:t>
      </w:r>
      <w:r w:rsidR="000C521C">
        <w:rPr>
          <w:rFonts w:hint="eastAsia"/>
        </w:rPr>
        <w:t>首先本文</w:t>
      </w:r>
      <w:r w:rsidRPr="000B1BA2">
        <w:t>构建了基于电力领域词典的预训练词模型，并通过邻近注意力机制缓解了词编码序列缩短而导致的上下文信息损失问题。</w:t>
      </w:r>
      <w:r w:rsidR="000C521C">
        <w:rPr>
          <w:rFonts w:hint="eastAsia"/>
        </w:rPr>
        <w:t>在此基础上</w:t>
      </w:r>
      <w:r w:rsidRPr="000B1BA2">
        <w:t>，</w:t>
      </w:r>
      <w:r w:rsidR="000C521C">
        <w:rPr>
          <w:rFonts w:hint="eastAsia"/>
        </w:rPr>
        <w:t>本研究</w:t>
      </w:r>
      <w:r w:rsidRPr="000B1BA2">
        <w:t>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w:t>
      </w:r>
      <w:r w:rsidR="000C521C">
        <w:rPr>
          <w:rFonts w:hint="eastAsia"/>
        </w:rPr>
        <w:t>本研究</w:t>
      </w:r>
      <w:r w:rsidRPr="00680D57">
        <w:rPr>
          <w:rFonts w:hint="eastAsia"/>
        </w:rPr>
        <w:t>通过消融分析，进一步证明了邻近自注意力机制与序列连续一致性损失方法的有效性。</w:t>
      </w:r>
    </w:p>
    <w:p w14:paraId="443DC0C7" w14:textId="65D7FD7E"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r>
        <w:rPr>
          <w:rFonts w:hint="eastAsia"/>
        </w:rPr>
        <w:t>槽联合模型，以及基于大语言模型迭代数据增强的</w:t>
      </w:r>
      <w:r>
        <w:rPr>
          <w:rFonts w:hint="eastAsia"/>
        </w:rPr>
        <w:t>NLU</w:t>
      </w:r>
      <w:r>
        <w:rPr>
          <w:rFonts w:hint="eastAsia"/>
        </w:rPr>
        <w:t>模型。</w:t>
      </w:r>
      <w:r w:rsidR="000C521C">
        <w:rPr>
          <w:rFonts w:hint="eastAsia"/>
        </w:rPr>
        <w:t>首先本文</w:t>
      </w:r>
      <w:r>
        <w:rPr>
          <w:rFonts w:hint="eastAsia"/>
        </w:rPr>
        <w:t>通过引入</w:t>
      </w:r>
      <w:r>
        <w:rPr>
          <w:rFonts w:hint="eastAsia"/>
        </w:rPr>
        <w:t>Spacy</w:t>
      </w:r>
      <w:r>
        <w:rPr>
          <w:rFonts w:hint="eastAsia"/>
        </w:rPr>
        <w:t>句法分析树，实现了字级模型对外部文法知识的有效引入</w:t>
      </w:r>
      <w:r w:rsidR="000C521C">
        <w:rPr>
          <w:rFonts w:hint="eastAsia"/>
        </w:rPr>
        <w:t>，同时</w:t>
      </w:r>
      <w:r>
        <w:rPr>
          <w:rFonts w:hint="eastAsia"/>
        </w:rPr>
        <w:t>对意图与槽信息进行联合建模，成功解决了意图与专属槽位不匹配的问题。</w:t>
      </w:r>
      <w:r w:rsidR="000C521C">
        <w:rPr>
          <w:rFonts w:hint="eastAsia"/>
        </w:rPr>
        <w:t>此外本研究</w:t>
      </w:r>
      <w:r>
        <w:rPr>
          <w:rFonts w:hint="eastAsia"/>
        </w:rPr>
        <w:t>借助多阶段迭代训练策略，利用大语言模型进行数据增强，显著提升了基线模型在单一训练样本条件下对复杂句式的识别准确率。实验结果显示，相较于基线模型与编码方式优化模型，</w:t>
      </w:r>
      <w:r w:rsidR="000C521C">
        <w:rPr>
          <w:rFonts w:hint="eastAsia"/>
        </w:rPr>
        <w:t>本文提出的</w:t>
      </w:r>
      <w:r>
        <w:rPr>
          <w:rFonts w:hint="eastAsia"/>
        </w:rPr>
        <w:t>基于</w:t>
      </w:r>
      <w:r>
        <w:rPr>
          <w:rFonts w:hint="eastAsia"/>
        </w:rPr>
        <w:t>Spacy</w:t>
      </w:r>
      <w:r>
        <w:rPr>
          <w:rFonts w:hint="eastAsia"/>
        </w:rPr>
        <w:t>句法分析树的意图</w:t>
      </w:r>
      <w:r>
        <w:rPr>
          <w:rFonts w:hint="eastAsia"/>
        </w:rPr>
        <w:t>-</w:t>
      </w:r>
      <w:r>
        <w:rPr>
          <w:rFonts w:hint="eastAsia"/>
        </w:rPr>
        <w:t>槽联合模型在处理未见指标项问题时，展现出显著的性能优势</w:t>
      </w:r>
      <w:r w:rsidR="000C521C">
        <w:rPr>
          <w:rFonts w:hint="eastAsia"/>
        </w:rPr>
        <w:t>，同时</w:t>
      </w:r>
      <w:r>
        <w:rPr>
          <w:rFonts w:hint="eastAsia"/>
        </w:rPr>
        <w:t>经大语言模型数据增强后，模型性能获得进一步提升。</w:t>
      </w:r>
    </w:p>
    <w:p w14:paraId="10195B0D" w14:textId="50C5941B"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模型管理系统。</w:t>
      </w:r>
      <w:r w:rsidR="000C521C" w:rsidRPr="000C521C">
        <w:rPr>
          <w:rFonts w:hint="eastAsia"/>
        </w:rPr>
        <w:t>该系统通过持续学习用户反馈实现模型语义解析能力的动态优化，显著提升实际场景中的迭代效率与语义准确率。</w:t>
      </w:r>
      <w:r w:rsidR="000C521C">
        <w:rPr>
          <w:rFonts w:hint="eastAsia"/>
        </w:rPr>
        <w:t>该系统集成了</w:t>
      </w:r>
      <w:r>
        <w:rPr>
          <w:rFonts w:hint="eastAsia"/>
        </w:rPr>
        <w:t>自动化样本维护、样本生成、模型训练</w:t>
      </w:r>
      <w:r w:rsidR="000C521C">
        <w:rPr>
          <w:rFonts w:hint="eastAsia"/>
        </w:rPr>
        <w:t>功能</w:t>
      </w:r>
      <w:r>
        <w:rPr>
          <w:rFonts w:hint="eastAsia"/>
        </w:rPr>
        <w:t>，</w:t>
      </w:r>
      <w:r w:rsidRPr="006428CE">
        <w:t>建立详细的模型版本</w:t>
      </w:r>
      <w:r w:rsidR="000C521C">
        <w:rPr>
          <w:rFonts w:hint="eastAsia"/>
        </w:rPr>
        <w:t>机制</w:t>
      </w:r>
      <w:r w:rsidRPr="006428CE">
        <w:t>，</w:t>
      </w:r>
      <w:r w:rsidR="000C521C">
        <w:rPr>
          <w:rFonts w:ascii="Segoe UI" w:hAnsi="Segoe UI" w:cs="Segoe UI"/>
          <w:shd w:val="clear" w:color="auto" w:fill="FFFFFF"/>
        </w:rPr>
        <w:t>实现全生命周期的信息追踪与演化过程记录</w:t>
      </w:r>
      <w:r w:rsidRPr="006428CE">
        <w:t>。</w:t>
      </w:r>
      <w:r w:rsidR="000C521C">
        <w:rPr>
          <w:rFonts w:hint="eastAsia"/>
        </w:rPr>
        <w:t>该</w:t>
      </w:r>
      <w:r w:rsidRPr="006428CE">
        <w:t>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5" w:name="_Toc194845686"/>
      <w:r w:rsidRPr="000B0C33">
        <w:rPr>
          <w:rFonts w:hint="eastAsia"/>
        </w:rPr>
        <w:lastRenderedPageBreak/>
        <w:t>6.2</w:t>
      </w:r>
      <w:r w:rsidRPr="000B0C33">
        <w:rPr>
          <w:rFonts w:hint="eastAsia"/>
        </w:rPr>
        <w:t>未来工作展望</w:t>
      </w:r>
      <w:bookmarkEnd w:id="165"/>
      <w:r w:rsidR="002509A8">
        <w:tab/>
      </w:r>
    </w:p>
    <w:p w14:paraId="5F473E7F" w14:textId="26ABCF39" w:rsidR="00212359" w:rsidRPr="00936BA4" w:rsidRDefault="00936BA4" w:rsidP="00936BA4">
      <w:pPr>
        <w:ind w:firstLine="480"/>
        <w:rPr>
          <w:color w:val="000000" w:themeColor="text1"/>
        </w:rPr>
      </w:pPr>
      <w:r w:rsidRPr="00936BA4">
        <w:rPr>
          <w:rFonts w:hint="eastAsia"/>
          <w:color w:val="000000" w:themeColor="text1"/>
        </w:rPr>
        <w:t>随着自然语言处理和大模型等技术领域</w:t>
      </w:r>
      <w:r w:rsidR="00BB4C3E">
        <w:rPr>
          <w:rFonts w:hint="eastAsia"/>
          <w:color w:val="000000" w:themeColor="text1"/>
        </w:rPr>
        <w:t>研究</w:t>
      </w:r>
      <w:r w:rsidRPr="00936BA4">
        <w:rPr>
          <w:rFonts w:hint="eastAsia"/>
          <w:color w:val="000000" w:themeColor="text1"/>
        </w:rPr>
        <w:t>的深入，对电力指标问答的</w:t>
      </w:r>
      <w:r w:rsidRPr="00936BA4">
        <w:rPr>
          <w:rFonts w:hint="eastAsia"/>
          <w:color w:val="000000" w:themeColor="text1"/>
        </w:rPr>
        <w:t>NLU</w:t>
      </w:r>
      <w:r w:rsidRPr="00936BA4">
        <w:rPr>
          <w:rFonts w:hint="eastAsia"/>
          <w:color w:val="000000" w:themeColor="text1"/>
        </w:rPr>
        <w:t>模型及管理系统在模型性能和系统实用性方面的要求将进一步提高，本文提出的模型仍然有以下几个方面亟待深入研究与探索：</w:t>
      </w:r>
    </w:p>
    <w:p w14:paraId="7C3D09A3" w14:textId="4698CF27" w:rsidR="00FA6650" w:rsidRPr="00670881" w:rsidRDefault="00FA6650" w:rsidP="00212359">
      <w:pPr>
        <w:ind w:firstLine="480"/>
      </w:pPr>
      <w:r>
        <w:rPr>
          <w:rFonts w:hint="eastAsia"/>
        </w:rPr>
        <w:t>第一，采用并行技术和自适应策略</w:t>
      </w:r>
      <w:r w:rsidRPr="000E4E40">
        <w:rPr>
          <w:rFonts w:hint="eastAsia"/>
          <w:color w:val="000000" w:themeColor="text1"/>
        </w:rPr>
        <w:t>提高模型训练效率</w:t>
      </w:r>
      <w:r>
        <w:rPr>
          <w:rFonts w:hint="eastAsia"/>
          <w:color w:val="000000" w:themeColor="text1"/>
        </w:rPr>
        <w:t>。随着训练数据集</w:t>
      </w:r>
      <w:r w:rsidR="007658F2">
        <w:rPr>
          <w:rFonts w:hint="eastAsia"/>
          <w:color w:val="000000" w:themeColor="text1"/>
        </w:rPr>
        <w:t>规模</w:t>
      </w:r>
      <w:r>
        <w:rPr>
          <w:rFonts w:hint="eastAsia"/>
          <w:color w:val="000000" w:themeColor="text1"/>
        </w:rPr>
        <w:t>的</w:t>
      </w:r>
      <w:r w:rsidR="007658F2">
        <w:rPr>
          <w:rFonts w:hint="eastAsia"/>
          <w:color w:val="000000" w:themeColor="text1"/>
        </w:rPr>
        <w:t>增长与</w:t>
      </w:r>
      <w:r>
        <w:rPr>
          <w:rFonts w:hint="eastAsia"/>
          <w:color w:val="000000" w:themeColor="text1"/>
        </w:rPr>
        <w:t>模型复杂性的提高，</w:t>
      </w:r>
      <w:r w:rsidRPr="00670881">
        <w:rPr>
          <w:rFonts w:hint="eastAsia"/>
        </w:rPr>
        <w:t>模型训练</w:t>
      </w:r>
      <w:r>
        <w:rPr>
          <w:rFonts w:hint="eastAsia"/>
        </w:rPr>
        <w:t>需要</w:t>
      </w:r>
      <w:r w:rsidRPr="00670881">
        <w:rPr>
          <w:rFonts w:hint="eastAsia"/>
        </w:rPr>
        <w:t>耗费</w:t>
      </w:r>
      <w:r>
        <w:rPr>
          <w:rFonts w:hint="eastAsia"/>
        </w:rPr>
        <w:t>更多</w:t>
      </w:r>
      <w:r w:rsidRPr="00670881">
        <w:rPr>
          <w:rFonts w:hint="eastAsia"/>
        </w:rPr>
        <w:t>的时间</w:t>
      </w:r>
      <w:r>
        <w:rPr>
          <w:rFonts w:hint="eastAsia"/>
        </w:rPr>
        <w:t>与</w:t>
      </w:r>
      <w:r w:rsidRPr="00670881">
        <w:rPr>
          <w:rFonts w:hint="eastAsia"/>
        </w:rPr>
        <w:t>计算资源</w:t>
      </w:r>
      <w:r>
        <w:rPr>
          <w:rFonts w:hint="eastAsia"/>
        </w:rPr>
        <w:t>，因此</w:t>
      </w:r>
      <w:r w:rsidRPr="00670881">
        <w:rPr>
          <w:rFonts w:hint="eastAsia"/>
        </w:rPr>
        <w:t>提高训练效率是未来的重要研究方向。</w:t>
      </w:r>
      <w:r w:rsidR="00E10176">
        <w:rPr>
          <w:rFonts w:hint="eastAsia"/>
        </w:rPr>
        <w:t>可以考虑将</w:t>
      </w:r>
      <w:r w:rsidR="00E10176" w:rsidRPr="00670881">
        <w:rPr>
          <w:rFonts w:hint="eastAsia"/>
        </w:rPr>
        <w:t>分布式训练和并行计算技术</w:t>
      </w:r>
      <w:r w:rsidR="00E10176">
        <w:rPr>
          <w:rFonts w:hint="eastAsia"/>
        </w:rPr>
        <w:t>应用于模型训练过程</w:t>
      </w:r>
      <w:r w:rsidR="00E10176" w:rsidRPr="00670881">
        <w:rPr>
          <w:rFonts w:hint="eastAsia"/>
        </w:rPr>
        <w:t>，利用多核处理器和</w:t>
      </w:r>
      <w:r w:rsidR="00E10176" w:rsidRPr="00670881">
        <w:rPr>
          <w:rFonts w:hint="eastAsia"/>
        </w:rPr>
        <w:t>GPU</w:t>
      </w:r>
      <w:r w:rsidR="00E10176" w:rsidRPr="00670881">
        <w:rPr>
          <w:rFonts w:hint="eastAsia"/>
        </w:rPr>
        <w:t>集群的计算能力加速训练。</w:t>
      </w:r>
      <w:r w:rsidR="007658F2">
        <w:rPr>
          <w:rFonts w:hint="eastAsia"/>
        </w:rPr>
        <w:t>在算法层面，考虑将</w:t>
      </w:r>
      <w:r w:rsidR="00E10176" w:rsidRPr="00670881">
        <w:rPr>
          <w:rFonts w:hint="eastAsia"/>
        </w:rPr>
        <w:t>自适应学习率调整策略</w:t>
      </w:r>
      <w:r w:rsidR="00782700">
        <w:rPr>
          <w:rFonts w:hint="eastAsia"/>
        </w:rPr>
        <w:t>集成到</w:t>
      </w:r>
      <w:r w:rsidR="007658F2">
        <w:rPr>
          <w:rFonts w:hint="eastAsia"/>
        </w:rPr>
        <w:t>模型训练</w:t>
      </w:r>
      <w:r w:rsidR="00782700">
        <w:rPr>
          <w:rFonts w:hint="eastAsia"/>
        </w:rPr>
        <w:t>中</w:t>
      </w:r>
      <w:r w:rsidR="007658F2">
        <w:rPr>
          <w:rFonts w:hint="eastAsia"/>
        </w:rPr>
        <w:t>，</w:t>
      </w:r>
      <w:r w:rsidR="00E10176">
        <w:rPr>
          <w:rFonts w:hint="eastAsia"/>
        </w:rPr>
        <w:t>可以</w:t>
      </w:r>
      <w:r w:rsidR="00E10176" w:rsidRPr="00670881">
        <w:rPr>
          <w:rFonts w:hint="eastAsia"/>
        </w:rPr>
        <w:t>根据训练过程中的反馈动态调整学习率，避免训练过程陷入局部最优解</w:t>
      </w:r>
      <w:r w:rsidR="00E10176">
        <w:rPr>
          <w:rFonts w:hint="eastAsia"/>
        </w:rPr>
        <w:t>，从而提高模型的训练效率。</w:t>
      </w:r>
    </w:p>
    <w:p w14:paraId="4F16F1FD" w14:textId="43DA70EB" w:rsidR="00782700" w:rsidRDefault="00782700" w:rsidP="00782700">
      <w:pPr>
        <w:ind w:firstLine="480"/>
      </w:pPr>
      <w:r>
        <w:rPr>
          <w:rFonts w:hint="eastAsia"/>
        </w:rPr>
        <w:t>第二，利用</w:t>
      </w:r>
      <w:r w:rsidRPr="00670881">
        <w:rPr>
          <w:rFonts w:hint="eastAsia"/>
        </w:rPr>
        <w:t>大语言模型</w:t>
      </w:r>
      <w:r>
        <w:rPr>
          <w:rFonts w:hint="eastAsia"/>
        </w:rPr>
        <w:t>继续提高对未见指标项问题的解析</w:t>
      </w:r>
      <w:r w:rsidRPr="00670881">
        <w:rPr>
          <w:rFonts w:hint="eastAsia"/>
        </w:rPr>
        <w:t>准确</w:t>
      </w:r>
      <w:r>
        <w:rPr>
          <w:rFonts w:hint="eastAsia"/>
        </w:rPr>
        <w:t>率</w:t>
      </w:r>
      <w:r w:rsidRPr="00670881">
        <w:rPr>
          <w:rFonts w:hint="eastAsia"/>
        </w:rPr>
        <w:t>。</w:t>
      </w:r>
      <w:r>
        <w:rPr>
          <w:rFonts w:hint="eastAsia"/>
        </w:rPr>
        <w:t>目前</w:t>
      </w:r>
      <w:r w:rsidRPr="00670881">
        <w:rPr>
          <w:rFonts w:hint="eastAsia"/>
        </w:rPr>
        <w:t>大模型在生成训练样本时存在准确率</w:t>
      </w:r>
      <w:r w:rsidR="009D5449">
        <w:rPr>
          <w:rFonts w:hint="eastAsia"/>
        </w:rPr>
        <w:t>低下</w:t>
      </w:r>
      <w:r w:rsidRPr="00670881">
        <w:rPr>
          <w:rFonts w:hint="eastAsia"/>
        </w:rPr>
        <w:t>的问题，</w:t>
      </w:r>
      <w:r>
        <w:rPr>
          <w:rFonts w:hint="eastAsia"/>
        </w:rPr>
        <w:t>会</w:t>
      </w:r>
      <w:r w:rsidRPr="00670881">
        <w:rPr>
          <w:rFonts w:hint="eastAsia"/>
        </w:rPr>
        <w:t>影响模型的训练效果。</w:t>
      </w:r>
      <w:r>
        <w:rPr>
          <w:rFonts w:hint="eastAsia"/>
        </w:rPr>
        <w:t>在未来的工作中，可以</w:t>
      </w:r>
      <w:r w:rsidRPr="00670881">
        <w:rPr>
          <w:rFonts w:hint="eastAsia"/>
        </w:rPr>
        <w:t>深入研究大模型的生成机制</w:t>
      </w:r>
      <w:r>
        <w:rPr>
          <w:rFonts w:hint="eastAsia"/>
        </w:rPr>
        <w:t>来</w:t>
      </w:r>
      <w:r w:rsidRPr="00670881">
        <w:rPr>
          <w:rFonts w:hint="eastAsia"/>
        </w:rPr>
        <w:t>优化提示工程，设计更具针对性和引导性的提示模板</w:t>
      </w:r>
      <w:r w:rsidR="00C970E3">
        <w:rPr>
          <w:rFonts w:hint="eastAsia"/>
        </w:rPr>
        <w:t>。此外也可以考虑构建多阶段协同的</w:t>
      </w:r>
      <w:r w:rsidR="00C970E3">
        <w:rPr>
          <w:rFonts w:hint="eastAsia"/>
        </w:rPr>
        <w:t>NLU</w:t>
      </w:r>
      <w:r w:rsidR="00C970E3">
        <w:rPr>
          <w:rFonts w:hint="eastAsia"/>
        </w:rPr>
        <w:t>处理流程，</w:t>
      </w:r>
      <w:r w:rsidR="00C970E3" w:rsidRPr="00207B61">
        <w:rPr>
          <w:rFonts w:hint="eastAsia"/>
        </w:rPr>
        <w:t>例如在文本预处理阶段，凭借大模型强大的能力进行初步的语义解析与特征提取</w:t>
      </w:r>
      <w:r w:rsidR="00C970E3">
        <w:rPr>
          <w:rFonts w:hint="eastAsia"/>
        </w:rPr>
        <w:t>，</w:t>
      </w:r>
      <w:r w:rsidR="00C970E3" w:rsidRPr="00207B61">
        <w:rPr>
          <w:rFonts w:hint="eastAsia"/>
        </w:rPr>
        <w:t>而小模型则在后续阶段基于大模型的处理成果，开展更为精细的槽位填充与意图识别工作。通过这种协同模式</w:t>
      </w:r>
      <w:r w:rsidR="00C970E3">
        <w:rPr>
          <w:rFonts w:hint="eastAsia"/>
        </w:rPr>
        <w:t>可以有效结合各个模型的优点，</w:t>
      </w:r>
      <w:r w:rsidR="00C970E3" w:rsidRPr="00207B61">
        <w:rPr>
          <w:rFonts w:hint="eastAsia"/>
        </w:rPr>
        <w:t>提升整体的自然语言理解性能。</w:t>
      </w:r>
    </w:p>
    <w:p w14:paraId="667865AA" w14:textId="26632B85" w:rsidR="00C970E3" w:rsidRDefault="00C970E3" w:rsidP="00C970E3">
      <w:pPr>
        <w:ind w:firstLine="480"/>
      </w:pPr>
      <w:r>
        <w:rPr>
          <w:rFonts w:hint="eastAsia"/>
        </w:rPr>
        <w:t>第三，标准化</w:t>
      </w:r>
      <w:r w:rsidRPr="00670881">
        <w:rPr>
          <w:rFonts w:hint="eastAsia"/>
        </w:rPr>
        <w:t>维度字段体系</w:t>
      </w:r>
      <w:r>
        <w:rPr>
          <w:rFonts w:hint="eastAsia"/>
        </w:rPr>
        <w:t>。</w:t>
      </w:r>
      <w:r w:rsidRPr="00670881">
        <w:rPr>
          <w:rFonts w:hint="eastAsia"/>
        </w:rPr>
        <w:t>在</w:t>
      </w:r>
      <w:r w:rsidR="0047176B">
        <w:rPr>
          <w:rFonts w:hint="eastAsia"/>
        </w:rPr>
        <w:t>当前</w:t>
      </w:r>
      <w:r w:rsidRPr="00670881">
        <w:rPr>
          <w:rFonts w:hint="eastAsia"/>
        </w:rPr>
        <w:t>实际应用中，维度字段过多</w:t>
      </w:r>
      <w:r>
        <w:rPr>
          <w:rFonts w:hint="eastAsia"/>
        </w:rPr>
        <w:t>与统一标准</w:t>
      </w:r>
      <w:r w:rsidR="0047176B">
        <w:rPr>
          <w:rFonts w:hint="eastAsia"/>
        </w:rPr>
        <w:t>的</w:t>
      </w:r>
      <w:r>
        <w:rPr>
          <w:rFonts w:hint="eastAsia"/>
        </w:rPr>
        <w:t>缺失导致</w:t>
      </w:r>
      <w:r w:rsidRPr="00670881">
        <w:rPr>
          <w:rFonts w:hint="eastAsia"/>
        </w:rPr>
        <w:t>模型的训练和应用</w:t>
      </w:r>
      <w:r>
        <w:rPr>
          <w:rFonts w:hint="eastAsia"/>
        </w:rPr>
        <w:t>困难，后续可以考虑</w:t>
      </w:r>
      <w:r w:rsidRPr="00670881">
        <w:rPr>
          <w:rFonts w:hint="eastAsia"/>
        </w:rPr>
        <w:t>对维度字段进行系统的梳理和分析</w:t>
      </w:r>
      <w:r>
        <w:rPr>
          <w:rFonts w:hint="eastAsia"/>
        </w:rPr>
        <w:t>研究，</w:t>
      </w:r>
      <w:r>
        <w:rPr>
          <w:rFonts w:ascii="Segoe UI" w:hAnsi="Segoe UI" w:cs="Segoe UI"/>
          <w:shd w:val="clear" w:color="auto" w:fill="FFFFFF"/>
        </w:rPr>
        <w:t>探索建立统一的维度字段体系</w:t>
      </w:r>
      <w:r>
        <w:rPr>
          <w:rFonts w:ascii="Segoe UI" w:hAnsi="Segoe UI" w:cs="Segoe UI" w:hint="eastAsia"/>
          <w:shd w:val="clear" w:color="auto" w:fill="FFFFFF"/>
        </w:rPr>
        <w:t>。</w:t>
      </w:r>
      <w:r w:rsidR="0047176B" w:rsidRPr="00670881">
        <w:rPr>
          <w:rFonts w:hint="eastAsia"/>
        </w:rPr>
        <w:t>通过制定维度字段的定义、分类和编码规则</w:t>
      </w:r>
      <w:r w:rsidR="0047176B">
        <w:rPr>
          <w:rFonts w:hint="eastAsia"/>
        </w:rPr>
        <w:t>的标准化框架，可以</w:t>
      </w:r>
      <w:r w:rsidR="0047176B" w:rsidRPr="00670881">
        <w:rPr>
          <w:rFonts w:hint="eastAsia"/>
        </w:rPr>
        <w:t>实现维度字段的标准化和规范化</w:t>
      </w:r>
      <w:r w:rsidR="0047176B">
        <w:rPr>
          <w:rFonts w:hint="eastAsia"/>
        </w:rPr>
        <w:t>，</w:t>
      </w:r>
      <w:r w:rsidR="0047176B" w:rsidRPr="00670881">
        <w:rPr>
          <w:rFonts w:hint="eastAsia"/>
        </w:rPr>
        <w:t>减少模型训练过程中的数据冗余和噪声。</w:t>
      </w:r>
    </w:p>
    <w:p w14:paraId="71D727DC" w14:textId="459B32F2" w:rsidR="0047176B" w:rsidRDefault="0047176B" w:rsidP="005049B5">
      <w:pPr>
        <w:ind w:firstLine="480"/>
        <w:jc w:val="left"/>
        <w:rPr>
          <w:rFonts w:ascii="Segoe UI" w:hAnsi="Segoe UI" w:cs="Segoe UI"/>
          <w:shd w:val="clear" w:color="auto" w:fill="FFFFFF"/>
        </w:rPr>
      </w:pPr>
      <w:r>
        <w:rPr>
          <w:rFonts w:hint="eastAsia"/>
        </w:rPr>
        <w:t>第四，进一步完善</w:t>
      </w:r>
      <w:r w:rsidR="00CF2829">
        <w:rPr>
          <w:rFonts w:hint="eastAsia"/>
        </w:rPr>
        <w:t>NLU</w:t>
      </w:r>
      <w:r>
        <w:rPr>
          <w:rFonts w:hint="eastAsia"/>
        </w:rPr>
        <w:t>模型管理系统功能。</w:t>
      </w:r>
      <w:r w:rsidRPr="00670881">
        <w:rPr>
          <w:rFonts w:hint="eastAsia"/>
        </w:rPr>
        <w:t>NLU</w:t>
      </w:r>
      <w:r w:rsidRPr="00670881">
        <w:rPr>
          <w:rFonts w:hint="eastAsia"/>
        </w:rPr>
        <w:t>模型管理系统虽然已具备基本功能，但</w:t>
      </w:r>
      <w:r>
        <w:rPr>
          <w:rFonts w:hint="eastAsia"/>
        </w:rPr>
        <w:t>在用户体验方面</w:t>
      </w:r>
      <w:r w:rsidRPr="00670881">
        <w:rPr>
          <w:rFonts w:hint="eastAsia"/>
        </w:rPr>
        <w:t>仍</w:t>
      </w:r>
      <w:r>
        <w:rPr>
          <w:rFonts w:hint="eastAsia"/>
        </w:rPr>
        <w:t>可</w:t>
      </w:r>
      <w:r w:rsidRPr="00670881">
        <w:rPr>
          <w:rFonts w:hint="eastAsia"/>
        </w:rPr>
        <w:t>进一步完善。</w:t>
      </w:r>
      <w:r>
        <w:rPr>
          <w:rFonts w:hint="eastAsia"/>
        </w:rPr>
        <w:t>例如后续可以考虑</w:t>
      </w:r>
      <w:r>
        <w:rPr>
          <w:rFonts w:ascii="Segoe UI" w:hAnsi="Segoe UI" w:cs="Segoe UI"/>
          <w:shd w:val="clear" w:color="auto" w:fill="FFFFFF"/>
        </w:rPr>
        <w:t>将模型训练进展与评估结果比对功能集成至可视化界面</w:t>
      </w:r>
      <w:r>
        <w:rPr>
          <w:rFonts w:ascii="Segoe UI" w:hAnsi="Segoe UI" w:cs="Segoe UI" w:hint="eastAsia"/>
          <w:shd w:val="clear" w:color="auto" w:fill="FFFFFF"/>
        </w:rPr>
        <w:t>，</w:t>
      </w:r>
      <w:r>
        <w:rPr>
          <w:rFonts w:ascii="Segoe UI" w:hAnsi="Segoe UI" w:cs="Segoe UI"/>
          <w:shd w:val="clear" w:color="auto" w:fill="FFFFFF"/>
        </w:rPr>
        <w:t>支持多维度数据对比分析</w:t>
      </w:r>
      <w:r>
        <w:rPr>
          <w:rFonts w:ascii="Segoe UI" w:hAnsi="Segoe UI" w:cs="Segoe UI" w:hint="eastAsia"/>
          <w:shd w:val="clear" w:color="auto" w:fill="FFFFFF"/>
        </w:rPr>
        <w:t>。</w:t>
      </w:r>
    </w:p>
    <w:p w14:paraId="66AE3F68" w14:textId="77777777" w:rsidR="0040587C" w:rsidRDefault="0040587C" w:rsidP="00212359">
      <w:pPr>
        <w:ind w:firstLine="480"/>
        <w:sectPr w:rsidR="0040587C" w:rsidSect="008F6394">
          <w:headerReference w:type="even" r:id="rId83"/>
          <w:headerReference w:type="default" r:id="rId84"/>
          <w:headerReference w:type="first" r:id="rId85"/>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6" w:name="_Toc4394"/>
      <w:bookmarkStart w:id="167" w:name="_Toc19484568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6"/>
      <w:bookmarkEnd w:id="167"/>
    </w:p>
    <w:p w14:paraId="03F034E3" w14:textId="77777777" w:rsidR="00212359" w:rsidRPr="0021253E" w:rsidRDefault="00212359" w:rsidP="00212359">
      <w:pPr>
        <w:pStyle w:val="a8"/>
        <w:spacing w:line="360" w:lineRule="auto"/>
        <w:ind w:firstLineChars="0" w:firstLine="0"/>
      </w:pPr>
    </w:p>
    <w:p w14:paraId="3129A562" w14:textId="48A3E315" w:rsidR="00212359" w:rsidRPr="005C0005" w:rsidRDefault="001B1555" w:rsidP="00D228DE">
      <w:pPr>
        <w:pStyle w:val="afe"/>
        <w:numPr>
          <w:ilvl w:val="0"/>
          <w:numId w:val="23"/>
        </w:numPr>
        <w:wordWrap w:val="0"/>
        <w:spacing w:line="360" w:lineRule="auto"/>
        <w:ind w:left="442" w:hanging="442"/>
      </w:pPr>
      <w:bookmarkStart w:id="168" w:name="_Ref192933409"/>
      <w:bookmarkStart w:id="169" w:name="_Ref154665674"/>
      <w:r w:rsidRPr="001B1555">
        <w:t xml:space="preserve">Gao M, Li M, Ji T, et al. Key technologies of intelligent question-answering system for power system rules and regulations based on improved BERTserini algorithm[J]. </w:t>
      </w:r>
      <w:r w:rsidRPr="005C0005">
        <w:t>Processes, 2023, 12(1): 58.</w:t>
      </w:r>
      <w:bookmarkEnd w:id="168"/>
    </w:p>
    <w:p w14:paraId="25BA6DEE" w14:textId="3D04DDE5" w:rsidR="00212359" w:rsidRPr="001B1555" w:rsidRDefault="001B1555" w:rsidP="00D228DE">
      <w:pPr>
        <w:pStyle w:val="afe"/>
        <w:numPr>
          <w:ilvl w:val="0"/>
          <w:numId w:val="23"/>
        </w:numPr>
        <w:wordWrap w:val="0"/>
        <w:spacing w:line="360" w:lineRule="auto"/>
        <w:ind w:left="442" w:hanging="442"/>
      </w:pPr>
      <w:bookmarkStart w:id="170"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70"/>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1" w:name="_Ref192933515"/>
      <w:bookmarkStart w:id="172"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1"/>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3" w:name="_Ref192933533"/>
      <w:bookmarkEnd w:id="172"/>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3"/>
    </w:p>
    <w:p w14:paraId="52D49618" w14:textId="4A9C0C2C" w:rsidR="00212359" w:rsidRPr="00C727F7" w:rsidRDefault="001B1555" w:rsidP="00D228DE">
      <w:pPr>
        <w:pStyle w:val="afe"/>
        <w:numPr>
          <w:ilvl w:val="0"/>
          <w:numId w:val="23"/>
        </w:numPr>
        <w:wordWrap w:val="0"/>
        <w:spacing w:line="360" w:lineRule="auto"/>
        <w:ind w:left="442" w:hanging="442"/>
      </w:pPr>
      <w:bookmarkStart w:id="174" w:name="_Ref192933547"/>
      <w:r w:rsidRPr="001B1555">
        <w:t>Sutton C .An Introduction to Conditional Random Fields[M]. 2012.</w:t>
      </w:r>
      <w:bookmarkEnd w:id="174"/>
    </w:p>
    <w:p w14:paraId="408EFD12" w14:textId="1296C8EC" w:rsidR="00212359" w:rsidRPr="001B1555" w:rsidRDefault="001B1555" w:rsidP="00D228DE">
      <w:pPr>
        <w:pStyle w:val="afe"/>
        <w:numPr>
          <w:ilvl w:val="0"/>
          <w:numId w:val="23"/>
        </w:numPr>
        <w:wordWrap w:val="0"/>
        <w:spacing w:line="360" w:lineRule="auto"/>
        <w:ind w:left="442" w:hanging="442"/>
      </w:pPr>
      <w:bookmarkStart w:id="175" w:name="_Ref192933565"/>
      <w:bookmarkStart w:id="176" w:name="_Ref190171373"/>
      <w:r w:rsidRPr="001B1555">
        <w:t>Jiang G , Ma Z , Zhang L ,et al.Prompt Engineering to Inform Large Language Model in Automated Building Energy Modeling[J].</w:t>
      </w:r>
      <w:r w:rsidR="00D228DE">
        <w:rPr>
          <w:rFonts w:hint="eastAsia"/>
        </w:rPr>
        <w:t xml:space="preserve"> </w:t>
      </w:r>
      <w:r w:rsidRPr="001B1555">
        <w:t>Energy[2025-02-28].DOI:10.1016/j.energy.2025.134548.</w:t>
      </w:r>
      <w:bookmarkEnd w:id="175"/>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7" w:name="_Ref192933616"/>
      <w:bookmarkStart w:id="178" w:name="_Ref190381137"/>
      <w:bookmarkStart w:id="179" w:name="_Ref158043318"/>
      <w:bookmarkEnd w:id="176"/>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7"/>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80"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8"/>
      <w:bookmarkEnd w:id="180"/>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1" w:name="_Ref192933658"/>
      <w:bookmarkStart w:id="182" w:name="_Hlk158041646"/>
      <w:bookmarkEnd w:id="179"/>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1"/>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3" w:name="_Ref192933708"/>
      <w:bookmarkStart w:id="184" w:name="_Ref158043339"/>
      <w:bookmarkEnd w:id="182"/>
      <w:r w:rsidRPr="005C0005">
        <w:t xml:space="preserve">Liu Z , Zhu C , Zhao T .Chinese Named Entity Recognition with a Sequence Labeling Approach: Based on </w:t>
      </w:r>
      <w:r w:rsidR="002470A6">
        <w:t>Phrase</w:t>
      </w:r>
      <w:r w:rsidRPr="005C0005">
        <w:t>s, or Based on Words?[J].Springer-Verlag, 2010.DOI:10.1007/978-3-642-14932-0_78.</w:t>
      </w:r>
      <w:bookmarkEnd w:id="183"/>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5" w:name="_Ref192933721"/>
      <w:bookmarkEnd w:id="184"/>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5"/>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6" w:name="_Ref192933735"/>
      <w:bookmarkStart w:id="187" w:name="_Ref158043366"/>
      <w:r w:rsidRPr="00741D61">
        <w:rPr>
          <w:lang w:val="pt-BR"/>
        </w:rPr>
        <w:t>Ma X , Hovy E .End-to-end Sequence Labeling via Bi-directional LSTM-CNNs-CRF[C]//2016.DOI:10.13140/RG.2.1.2182.5685.</w:t>
      </w:r>
      <w:bookmarkEnd w:id="186"/>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8" w:name="_Ref192933753"/>
      <w:bookmarkStart w:id="189" w:name="_Ref158043382"/>
      <w:bookmarkEnd w:id="187"/>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r w:rsidRPr="00741D61">
        <w:rPr>
          <w:rFonts w:hint="eastAsia"/>
          <w:lang w:val="pt-BR"/>
        </w:rPr>
        <w:t>刘思含</w:t>
      </w:r>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8"/>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90" w:name="_Ref192933775"/>
      <w:bookmarkStart w:id="191" w:name="_Ref158043394"/>
      <w:bookmarkEnd w:id="189"/>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90"/>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2" w:name="_Ref192933795"/>
      <w:bookmarkEnd w:id="191"/>
      <w:r w:rsidRPr="00741D61">
        <w:rPr>
          <w:rFonts w:hint="eastAsia"/>
          <w:lang w:val="pt-BR"/>
        </w:rPr>
        <w:t>甘晨阳</w:t>
      </w:r>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2"/>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3" w:name="_Ref190386107"/>
      <w:bookmarkStart w:id="194"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3"/>
    </w:p>
    <w:p w14:paraId="66C6DF31" w14:textId="77777777" w:rsidR="00212359" w:rsidRPr="002509A8" w:rsidRDefault="00212359" w:rsidP="00D228DE">
      <w:pPr>
        <w:pStyle w:val="afe"/>
        <w:numPr>
          <w:ilvl w:val="0"/>
          <w:numId w:val="23"/>
        </w:numPr>
        <w:wordWrap w:val="0"/>
        <w:spacing w:line="360" w:lineRule="auto"/>
        <w:ind w:left="442" w:hanging="442"/>
        <w:rPr>
          <w:lang w:val="pt-BR"/>
        </w:rPr>
      </w:pPr>
      <w:r w:rsidRPr="002509A8">
        <w:rPr>
          <w:rFonts w:hint="eastAsia"/>
          <w:lang w:val="pt-BR"/>
        </w:rPr>
        <w:t>丁海博</w:t>
      </w:r>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5" w:name="_Ref190385921"/>
      <w:r w:rsidRPr="00741D61">
        <w:t>Xu Y , Chen Y .Attention-based interactive multi-level feature fusion for named entity recognition[J].Scientific Reports[2025-02-28].DOI:10.1038/s41598-025-86718-0.</w:t>
      </w:r>
    </w:p>
    <w:p w14:paraId="0A5953D9" w14:textId="58B389F6" w:rsidR="00212359" w:rsidRPr="002509A8" w:rsidRDefault="00212359" w:rsidP="00D228DE">
      <w:pPr>
        <w:pStyle w:val="afe"/>
        <w:numPr>
          <w:ilvl w:val="0"/>
          <w:numId w:val="23"/>
        </w:numPr>
        <w:wordWrap w:val="0"/>
        <w:spacing w:line="360" w:lineRule="auto"/>
        <w:ind w:left="442" w:hanging="442"/>
        <w:rPr>
          <w:lang w:val="pt-BR"/>
        </w:rPr>
      </w:pPr>
      <w:bookmarkStart w:id="196"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4"/>
      <w:bookmarkEnd w:id="195"/>
      <w:bookmarkEnd w:id="196"/>
    </w:p>
    <w:p w14:paraId="2758CB19" w14:textId="77777777" w:rsidR="00680C22" w:rsidRPr="005C0005" w:rsidRDefault="00680C22" w:rsidP="00D228DE">
      <w:pPr>
        <w:pStyle w:val="afe"/>
        <w:numPr>
          <w:ilvl w:val="0"/>
          <w:numId w:val="23"/>
        </w:numPr>
        <w:wordWrap w:val="0"/>
        <w:spacing w:line="360" w:lineRule="auto"/>
        <w:ind w:left="442" w:hanging="442"/>
      </w:pPr>
      <w:bookmarkStart w:id="197" w:name="_Ref192933888"/>
      <w:bookmarkStart w:id="198" w:name="_Ref190385759"/>
      <w:r w:rsidRPr="005C0005">
        <w:lastRenderedPageBreak/>
        <w:t>Jie Z , Lu W .Dependency-Guided LSTM-CRF for Named Entity Recognition[C]//2019 Conference on Empirical Methods in Natural Language Processing.2019.DOI:10.18653/v1/D19-1399.</w:t>
      </w:r>
      <w:bookmarkEnd w:id="197"/>
    </w:p>
    <w:p w14:paraId="2601FE3B" w14:textId="1060DCEF" w:rsidR="00212359" w:rsidRDefault="00680C22" w:rsidP="00D228DE">
      <w:pPr>
        <w:pStyle w:val="afe"/>
        <w:numPr>
          <w:ilvl w:val="0"/>
          <w:numId w:val="23"/>
        </w:numPr>
        <w:wordWrap w:val="0"/>
        <w:spacing w:line="360" w:lineRule="auto"/>
        <w:ind w:left="442" w:hanging="442"/>
        <w:rPr>
          <w:lang w:val="pt-BR"/>
        </w:rPr>
      </w:pPr>
      <w:bookmarkStart w:id="199" w:name="_Ref191729428"/>
      <w:bookmarkEnd w:id="198"/>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9"/>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200" w:name="_Ref191729716"/>
      <w:r w:rsidRPr="00785ABA">
        <w:t>乔波</w:t>
      </w:r>
      <w:r w:rsidRPr="00785ABA">
        <w:t>,</w:t>
      </w:r>
      <w:r w:rsidRPr="00785ABA">
        <w:t>袁铨</w:t>
      </w:r>
      <w:r w:rsidRPr="00785ABA">
        <w:t>,</w:t>
      </w:r>
      <w:r w:rsidRPr="00785ABA">
        <w:t>周子濠</w:t>
      </w:r>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200"/>
    </w:p>
    <w:p w14:paraId="76D48978"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494"/>
      <w:r w:rsidRPr="002509A8">
        <w:rPr>
          <w:rFonts w:hint="eastAsia"/>
          <w:lang w:val="pt-BR"/>
        </w:rPr>
        <w:t>王婷</w:t>
      </w:r>
      <w:r w:rsidRPr="002509A8">
        <w:rPr>
          <w:rFonts w:hint="eastAsia"/>
          <w:lang w:val="pt-BR"/>
        </w:rPr>
        <w:t>,</w:t>
      </w:r>
      <w:r w:rsidRPr="002509A8">
        <w:rPr>
          <w:rFonts w:hint="eastAsia"/>
          <w:lang w:val="pt-BR"/>
        </w:rPr>
        <w:t>王娜</w:t>
      </w:r>
      <w:r w:rsidRPr="002509A8">
        <w:rPr>
          <w:rFonts w:hint="eastAsia"/>
          <w:lang w:val="pt-BR"/>
        </w:rPr>
        <w:t>,</w:t>
      </w:r>
      <w:r w:rsidRPr="002509A8">
        <w:rPr>
          <w:rFonts w:hint="eastAsia"/>
          <w:lang w:val="pt-BR"/>
        </w:rPr>
        <w:t>崔运鹏</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基于人工智能大模型技术的果蔬农技知识智能问答系统</w:t>
      </w:r>
      <w:r w:rsidRPr="002509A8">
        <w:rPr>
          <w:rFonts w:hint="eastAsia"/>
          <w:lang w:val="pt-BR"/>
        </w:rPr>
        <w:t>[J].</w:t>
      </w:r>
      <w:r w:rsidRPr="002509A8">
        <w:rPr>
          <w:rFonts w:hint="eastAsia"/>
          <w:lang w:val="pt-BR"/>
        </w:rPr>
        <w:t>智慧农业</w:t>
      </w:r>
      <w:r w:rsidRPr="002509A8">
        <w:rPr>
          <w:rFonts w:hint="eastAsia"/>
          <w:lang w:val="pt-BR"/>
        </w:rPr>
        <w:t>(</w:t>
      </w:r>
      <w:r w:rsidRPr="002509A8">
        <w:rPr>
          <w:rFonts w:hint="eastAsia"/>
          <w:lang w:val="pt-BR"/>
        </w:rPr>
        <w:t>中英文</w:t>
      </w:r>
      <w:r w:rsidRPr="002509A8">
        <w:rPr>
          <w:rFonts w:hint="eastAsia"/>
          <w:lang w:val="pt-BR"/>
        </w:rPr>
        <w:t>),2023,5(04):105-116.</w:t>
      </w:r>
      <w:bookmarkEnd w:id="201"/>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2"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2"/>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3" w:name="_Ref191732047"/>
      <w:bookmarkStart w:id="204" w:name="_Ref190171534"/>
      <w:bookmarkStart w:id="205" w:name="_Ref190386196"/>
      <w:r w:rsidRPr="009106C5">
        <w:t>蒋雷</w:t>
      </w:r>
      <w:r w:rsidRPr="009106C5">
        <w:t>,</w:t>
      </w:r>
      <w:r w:rsidRPr="009106C5">
        <w:t>汤海林</w:t>
      </w:r>
      <w:r w:rsidRPr="009106C5">
        <w:t>,</w:t>
      </w:r>
      <w:r w:rsidRPr="009106C5">
        <w:t>陈瑜瑾</w:t>
      </w:r>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3"/>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6"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6"/>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7" w:name="_Ref192934173"/>
      <w:bookmarkEnd w:id="169"/>
      <w:bookmarkEnd w:id="204"/>
      <w:bookmarkEnd w:id="205"/>
      <w:r w:rsidRPr="00680C22">
        <w:t>Zhou G , Su J .Named entity recognition using an HMM-based chunk tagger[C]//Proceedings of the 40th Annual Meeting of the Association for Computational Linguistics, July 6-12, 2002, Philadelphia, PA, USA. 2002.DOI:10.3115/1073083.1073163.</w:t>
      </w:r>
      <w:bookmarkEnd w:id="207"/>
    </w:p>
    <w:p w14:paraId="4750A2B2" w14:textId="6C689B18" w:rsidR="00212359" w:rsidRPr="00BF4049" w:rsidRDefault="00212359" w:rsidP="00D228DE">
      <w:pPr>
        <w:pStyle w:val="afe"/>
        <w:numPr>
          <w:ilvl w:val="0"/>
          <w:numId w:val="23"/>
        </w:numPr>
        <w:wordWrap w:val="0"/>
        <w:spacing w:line="360" w:lineRule="auto"/>
        <w:ind w:left="442" w:hanging="442"/>
      </w:pPr>
      <w:bookmarkStart w:id="208"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8"/>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9"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9"/>
    </w:p>
    <w:p w14:paraId="6B2854E9" w14:textId="77777777" w:rsidR="00BF4049" w:rsidRDefault="00BF4049" w:rsidP="00D228DE">
      <w:pPr>
        <w:pStyle w:val="afe"/>
        <w:numPr>
          <w:ilvl w:val="0"/>
          <w:numId w:val="23"/>
        </w:numPr>
        <w:wordWrap w:val="0"/>
        <w:spacing w:line="360" w:lineRule="auto"/>
        <w:ind w:left="442" w:hanging="442"/>
        <w:rPr>
          <w:lang w:val="pt-BR"/>
        </w:rPr>
      </w:pPr>
      <w:bookmarkStart w:id="210" w:name="_Ref192934215"/>
      <w:bookmarkStart w:id="211" w:name="_Ref154664124"/>
      <w:bookmarkStart w:id="212" w:name="_Ref160181247"/>
      <w:r w:rsidRPr="00BF4049">
        <w:t xml:space="preserve">Isozaki H, Kazawa H. Efficient support vector classifiers for named entity recognition[C]//COLING 2002: The 19th International Conference on Computational Linguistics. </w:t>
      </w:r>
      <w:r w:rsidRPr="00BF4049">
        <w:rPr>
          <w:lang w:val="pt-BR"/>
        </w:rPr>
        <w:t>2002.</w:t>
      </w:r>
      <w:bookmarkEnd w:id="210"/>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3" w:name="_Ref192934250"/>
      <w:bookmarkStart w:id="214" w:name="_Ref154664136"/>
      <w:bookmarkEnd w:id="211"/>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3"/>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5" w:name="_Ref192934263"/>
      <w:bookmarkStart w:id="216" w:name="_Ref190383368"/>
      <w:bookmarkStart w:id="217" w:name="_Ref190171592"/>
      <w:bookmarkEnd w:id="214"/>
      <w:commentRangeStart w:id="10"/>
      <w:r w:rsidRPr="00BF4049">
        <w:t>Lafferty J, McCallum A, Pereira F. Conditional random fields: Probabilistic models for segmenting and labeling sequence data[C]//Icml. 2001, 1(2): 3.</w:t>
      </w:r>
      <w:commentRangeEnd w:id="10"/>
      <w:r>
        <w:rPr>
          <w:rStyle w:val="CommentReference"/>
        </w:rPr>
        <w:commentReference w:id="10"/>
      </w:r>
      <w:bookmarkEnd w:id="215"/>
    </w:p>
    <w:p w14:paraId="3263A96D" w14:textId="4D704A12" w:rsidR="00212359" w:rsidRPr="00BF4049" w:rsidRDefault="00212359" w:rsidP="00D228DE">
      <w:pPr>
        <w:pStyle w:val="afe"/>
        <w:numPr>
          <w:ilvl w:val="0"/>
          <w:numId w:val="23"/>
        </w:numPr>
        <w:wordWrap w:val="0"/>
        <w:spacing w:line="360" w:lineRule="auto"/>
        <w:ind w:left="442" w:hanging="442"/>
      </w:pPr>
      <w:bookmarkStart w:id="218" w:name="_Ref192934277"/>
      <w:r w:rsidRPr="002509A8">
        <w:rPr>
          <w:rFonts w:hint="eastAsia"/>
          <w:lang w:val="pt-BR"/>
        </w:rPr>
        <w:t>胡德洲</w:t>
      </w:r>
      <w:r w:rsidRPr="00BF4049">
        <w:rPr>
          <w:rFonts w:hint="eastAsia"/>
        </w:rPr>
        <w:t>,</w:t>
      </w:r>
      <w:r w:rsidRPr="002509A8">
        <w:rPr>
          <w:rFonts w:hint="eastAsia"/>
          <w:lang w:val="pt-BR"/>
        </w:rPr>
        <w:t>李贯峰</w:t>
      </w:r>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6"/>
      <w:bookmarkEnd w:id="218"/>
    </w:p>
    <w:p w14:paraId="27C22B7E" w14:textId="77777777" w:rsidR="00BF4049" w:rsidRPr="001957ED" w:rsidRDefault="00BF4049" w:rsidP="00D228DE">
      <w:pPr>
        <w:pStyle w:val="afe"/>
        <w:numPr>
          <w:ilvl w:val="0"/>
          <w:numId w:val="23"/>
        </w:numPr>
        <w:wordWrap w:val="0"/>
        <w:spacing w:line="360" w:lineRule="auto"/>
        <w:ind w:left="442" w:hanging="442"/>
      </w:pPr>
      <w:bookmarkStart w:id="219" w:name="_Ref192934368"/>
      <w:bookmarkStart w:id="220" w:name="_Ref154664375"/>
      <w:bookmarkEnd w:id="217"/>
      <w:r w:rsidRPr="001957ED">
        <w:t>Deng H , Ergu D , Liu F ,et al.Text sentiment analysis of fusion model based on attention mechanism[J].Procedia Computer Science, 2022, 199:741-748.DOI:10.1016/j.procs.2022.01.092.</w:t>
      </w:r>
      <w:bookmarkEnd w:id="219"/>
      <w:r w:rsidRPr="001957ED">
        <w:t xml:space="preserve"> </w:t>
      </w:r>
    </w:p>
    <w:p w14:paraId="73A4E134" w14:textId="77777777" w:rsidR="00BF4049" w:rsidRPr="001957ED" w:rsidRDefault="00BF4049" w:rsidP="00D228DE">
      <w:pPr>
        <w:pStyle w:val="afe"/>
        <w:numPr>
          <w:ilvl w:val="0"/>
          <w:numId w:val="23"/>
        </w:numPr>
        <w:wordWrap w:val="0"/>
        <w:spacing w:line="360" w:lineRule="auto"/>
        <w:ind w:left="442" w:hanging="442"/>
      </w:pPr>
      <w:bookmarkStart w:id="221" w:name="_Ref192934386"/>
      <w:bookmarkStart w:id="222" w:name="_Ref154664386"/>
      <w:bookmarkEnd w:id="220"/>
      <w:r w:rsidRPr="001957ED">
        <w:t>Vaswani A , Shazeer N , Parmar N ,et al.Attention Is All You Need[J].arXiv, 2017.DOI:10.48550/arXiv.1706.03762.</w:t>
      </w:r>
      <w:bookmarkEnd w:id="221"/>
      <w:r w:rsidRPr="001957ED">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3" w:name="_Ref192934398"/>
      <w:r w:rsidRPr="005C0005">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3"/>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4" w:name="_Ref192936887"/>
      <w:bookmarkStart w:id="225" w:name="_Ref192934411"/>
      <w:bookmarkStart w:id="226" w:name="_Ref154664174"/>
      <w:bookmarkEnd w:id="212"/>
      <w:bookmarkEnd w:id="222"/>
      <w:r w:rsidRPr="00F14027">
        <w:rPr>
          <w:rFonts w:hint="eastAsia"/>
          <w:lang w:val="pt-BR"/>
        </w:rPr>
        <w:t>胡虹</w:t>
      </w:r>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,2024,33(7):161-169. DOI:10.15888/j.cnki.csa.009553.</w:t>
      </w:r>
      <w:bookmarkEnd w:id="224"/>
    </w:p>
    <w:p w14:paraId="5CF49FF8" w14:textId="09A11D92" w:rsidR="006673D0" w:rsidRDefault="006673D0" w:rsidP="00D228DE">
      <w:pPr>
        <w:pStyle w:val="afe"/>
        <w:numPr>
          <w:ilvl w:val="0"/>
          <w:numId w:val="23"/>
        </w:numPr>
        <w:wordWrap w:val="0"/>
        <w:spacing w:line="360" w:lineRule="auto"/>
        <w:ind w:left="442" w:hanging="442"/>
        <w:rPr>
          <w:lang w:val="pt-BR"/>
        </w:rPr>
      </w:pPr>
      <w:bookmarkStart w:id="227" w:name="_Ref194594928"/>
      <w:r w:rsidRPr="00BF4049">
        <w:rPr>
          <w:rFonts w:hint="eastAsia"/>
          <w:lang w:val="pt-BR"/>
        </w:rPr>
        <w:t>陈赛</w:t>
      </w:r>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27"/>
    </w:p>
    <w:p w14:paraId="197E8E8F" w14:textId="59D8C7E7" w:rsidR="006673D0" w:rsidRPr="006673D0" w:rsidRDefault="006673D0" w:rsidP="006673D0">
      <w:pPr>
        <w:pStyle w:val="afe"/>
        <w:numPr>
          <w:ilvl w:val="0"/>
          <w:numId w:val="23"/>
        </w:numPr>
        <w:wordWrap w:val="0"/>
        <w:spacing w:line="360" w:lineRule="auto"/>
        <w:rPr>
          <w:lang w:val="pt-BR"/>
        </w:rPr>
      </w:pPr>
      <w:bookmarkStart w:id="228" w:name="_Ref194594945"/>
      <w:commentRangeStart w:id="11"/>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基于预训练语言模型的知识图谱研究综述</w:t>
      </w:r>
      <w:r w:rsidRPr="00ED6F45">
        <w:rPr>
          <w:rFonts w:hint="eastAsia"/>
          <w:lang w:val="pt-BR"/>
        </w:rPr>
        <w:t>[J].</w:t>
      </w:r>
      <w:r w:rsidRPr="00ED6F45">
        <w:rPr>
          <w:rFonts w:hint="eastAsia"/>
          <w:lang w:val="pt-BR"/>
        </w:rPr>
        <w:t>计算机科</w:t>
      </w:r>
      <w:r w:rsidRPr="00ED6F45">
        <w:rPr>
          <w:rFonts w:hint="eastAsia"/>
          <w:lang w:val="pt-BR"/>
        </w:rPr>
        <w:lastRenderedPageBreak/>
        <w:t>学</w:t>
      </w:r>
      <w:r w:rsidRPr="00ED6F45">
        <w:rPr>
          <w:rFonts w:hint="eastAsia"/>
          <w:lang w:val="pt-BR"/>
        </w:rPr>
        <w:t>,2025,52(01):1-33.</w:t>
      </w:r>
      <w:commentRangeEnd w:id="11"/>
      <w:r>
        <w:rPr>
          <w:rStyle w:val="CommentReference"/>
        </w:rPr>
        <w:commentReference w:id="11"/>
      </w:r>
      <w:bookmarkEnd w:id="228"/>
    </w:p>
    <w:p w14:paraId="3DA2B896" w14:textId="6276B230" w:rsidR="008D668F" w:rsidRDefault="008D668F" w:rsidP="006673D0">
      <w:pPr>
        <w:pStyle w:val="afe"/>
        <w:numPr>
          <w:ilvl w:val="0"/>
          <w:numId w:val="23"/>
        </w:numPr>
        <w:wordWrap w:val="0"/>
        <w:spacing w:line="360" w:lineRule="auto"/>
        <w:rPr>
          <w:lang w:val="pt-BR"/>
        </w:rPr>
      </w:pPr>
      <w:bookmarkStart w:id="229" w:name="_Ref192936914"/>
      <w:r w:rsidRPr="008D668F">
        <w:rPr>
          <w:rFonts w:hint="eastAsia"/>
          <w:lang w:val="pt-BR"/>
        </w:rPr>
        <w:t>王腾科</w:t>
      </w:r>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5"/>
      <w:bookmarkEnd w:id="229"/>
    </w:p>
    <w:p w14:paraId="2707069B" w14:textId="3FDA8811" w:rsidR="00212359" w:rsidRPr="002509A8" w:rsidRDefault="00212359" w:rsidP="006673D0">
      <w:pPr>
        <w:pStyle w:val="afe"/>
        <w:numPr>
          <w:ilvl w:val="0"/>
          <w:numId w:val="23"/>
        </w:numPr>
        <w:wordWrap w:val="0"/>
        <w:spacing w:line="360" w:lineRule="auto"/>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6"/>
      <w:bookmarkEnd w:id="230"/>
    </w:p>
    <w:p w14:paraId="5A694427" w14:textId="77777777" w:rsidR="008D668F" w:rsidRPr="008D668F" w:rsidRDefault="008D668F" w:rsidP="006673D0">
      <w:pPr>
        <w:pStyle w:val="ac"/>
        <w:numPr>
          <w:ilvl w:val="0"/>
          <w:numId w:val="23"/>
        </w:numPr>
        <w:wordWrap w:val="0"/>
        <w:ind w:firstLineChars="0"/>
        <w:rPr>
          <w:rFonts w:cs="Times New Roman"/>
          <w:szCs w:val="24"/>
          <w:lang w:val="pt-BR"/>
        </w:rPr>
      </w:pPr>
      <w:bookmarkStart w:id="231" w:name="_Ref192934438"/>
      <w:bookmarkStart w:id="232" w:name="_Ref190384875"/>
      <w:bookmarkStart w:id="233" w:name="_Ref154664399"/>
      <w:r w:rsidRPr="008D668F">
        <w:rPr>
          <w:rFonts w:cs="Times New Roman" w:hint="eastAsia"/>
          <w:szCs w:val="24"/>
          <w:lang w:val="pt-BR"/>
        </w:rPr>
        <w:t>范晓明</w:t>
      </w:r>
      <w:r w:rsidRPr="008D668F">
        <w:rPr>
          <w:rFonts w:cs="Times New Roman" w:hint="eastAsia"/>
          <w:szCs w:val="24"/>
          <w:lang w:val="pt-BR"/>
        </w:rPr>
        <w:t>.</w:t>
      </w:r>
      <w:r w:rsidRPr="008D668F">
        <w:rPr>
          <w:rFonts w:cs="Times New Roman" w:hint="eastAsia"/>
          <w:szCs w:val="24"/>
          <w:lang w:val="pt-BR"/>
        </w:rPr>
        <w:t>面向中文的混合嵌入文本表征方法研究</w:t>
      </w:r>
      <w:r w:rsidRPr="008D668F">
        <w:rPr>
          <w:rFonts w:cs="Times New Roman" w:hint="eastAsia"/>
          <w:szCs w:val="24"/>
          <w:lang w:val="pt-BR"/>
        </w:rPr>
        <w:t>[D].</w:t>
      </w:r>
      <w:r w:rsidRPr="008D668F">
        <w:rPr>
          <w:rFonts w:cs="Times New Roman" w:hint="eastAsia"/>
          <w:szCs w:val="24"/>
          <w:lang w:val="pt-BR"/>
        </w:rPr>
        <w:t>中国人民公安大学</w:t>
      </w:r>
      <w:r w:rsidRPr="008D668F">
        <w:rPr>
          <w:rFonts w:cs="Times New Roman" w:hint="eastAsia"/>
          <w:szCs w:val="24"/>
          <w:lang w:val="pt-BR"/>
        </w:rPr>
        <w:t>,2023.</w:t>
      </w:r>
      <w:bookmarkEnd w:id="231"/>
    </w:p>
    <w:p w14:paraId="1472E238" w14:textId="77777777" w:rsidR="008D668F" w:rsidRDefault="008D668F" w:rsidP="006673D0">
      <w:pPr>
        <w:pStyle w:val="afe"/>
        <w:numPr>
          <w:ilvl w:val="0"/>
          <w:numId w:val="23"/>
        </w:numPr>
        <w:wordWrap w:val="0"/>
        <w:spacing w:line="360" w:lineRule="auto"/>
        <w:rPr>
          <w:lang w:val="pt-BR"/>
        </w:rPr>
      </w:pPr>
      <w:bookmarkStart w:id="234" w:name="_Ref192934452"/>
      <w:bookmarkStart w:id="235" w:name="_Ref190386522"/>
      <w:bookmarkEnd w:id="23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4"/>
    </w:p>
    <w:p w14:paraId="1159061C" w14:textId="0ECE1E73" w:rsidR="00212359" w:rsidRPr="002509A8" w:rsidRDefault="00212359" w:rsidP="006673D0">
      <w:pPr>
        <w:pStyle w:val="afe"/>
        <w:numPr>
          <w:ilvl w:val="0"/>
          <w:numId w:val="23"/>
        </w:numPr>
        <w:wordWrap w:val="0"/>
        <w:spacing w:line="360" w:lineRule="auto"/>
        <w:rPr>
          <w:lang w:val="pt-BR"/>
        </w:rPr>
      </w:pPr>
      <w:bookmarkStart w:id="236"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3"/>
      <w:bookmarkEnd w:id="235"/>
      <w:bookmarkEnd w:id="236"/>
    </w:p>
    <w:p w14:paraId="481D9FC8" w14:textId="11BF83CC" w:rsidR="008D668F" w:rsidRDefault="007061CA" w:rsidP="006673D0">
      <w:pPr>
        <w:pStyle w:val="afe"/>
        <w:numPr>
          <w:ilvl w:val="0"/>
          <w:numId w:val="23"/>
        </w:numPr>
        <w:wordWrap w:val="0"/>
        <w:spacing w:line="360" w:lineRule="auto"/>
        <w:rPr>
          <w:lang w:val="pt-BR"/>
        </w:rPr>
      </w:pPr>
      <w:bookmarkStart w:id="237" w:name="_Ref190171641"/>
      <w:r w:rsidRPr="007061CA">
        <w:rPr>
          <w:rFonts w:hint="eastAsia"/>
          <w:lang w:val="pt-BR"/>
        </w:rPr>
        <w:t>黄峻</w:t>
      </w:r>
      <w:r w:rsidRPr="007061CA">
        <w:rPr>
          <w:rFonts w:hint="eastAsia"/>
          <w:lang w:val="pt-BR"/>
        </w:rPr>
        <w:t>,</w:t>
      </w:r>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6673D0">
      <w:pPr>
        <w:pStyle w:val="afe"/>
        <w:numPr>
          <w:ilvl w:val="0"/>
          <w:numId w:val="23"/>
        </w:numPr>
        <w:wordWrap w:val="0"/>
        <w:spacing w:line="360" w:lineRule="auto"/>
      </w:pPr>
      <w:bookmarkStart w:id="238" w:name="_Ref192934490"/>
      <w:bookmarkStart w:id="239" w:name="_Ref190171655"/>
      <w:bookmarkEnd w:id="237"/>
      <w:r w:rsidRPr="008D668F">
        <w:t>Gu J , Han Z , Chen S ,et al.A Systematic Survey of Prompt Engineering on Vision-Language Foundation Models[J]. 2023.</w:t>
      </w:r>
      <w:bookmarkEnd w:id="238"/>
      <w:r w:rsidRPr="008D668F">
        <w:t xml:space="preserve"> </w:t>
      </w:r>
    </w:p>
    <w:p w14:paraId="357EEBEB" w14:textId="77777777" w:rsidR="008D668F" w:rsidRDefault="008D668F" w:rsidP="006673D0">
      <w:pPr>
        <w:pStyle w:val="afe"/>
        <w:numPr>
          <w:ilvl w:val="0"/>
          <w:numId w:val="23"/>
        </w:numPr>
        <w:wordWrap w:val="0"/>
        <w:spacing w:line="360" w:lineRule="auto"/>
      </w:pPr>
      <w:bookmarkStart w:id="240" w:name="_Ref192934503"/>
      <w:bookmarkStart w:id="241" w:name="_Ref190171667"/>
      <w:bookmarkEnd w:id="239"/>
      <w:r w:rsidRPr="008D668F">
        <w:t>Lester B , Al-Rfou R , Constant N .The Power of Scale for Parameter-Efficient Prompt Tuning[J]. 2021.DOI:10.48550/arXiv.2104.08691.</w:t>
      </w:r>
      <w:bookmarkEnd w:id="240"/>
    </w:p>
    <w:p w14:paraId="47373748" w14:textId="3F25A279" w:rsidR="008D668F" w:rsidRDefault="008D668F" w:rsidP="006673D0">
      <w:pPr>
        <w:pStyle w:val="afe"/>
        <w:numPr>
          <w:ilvl w:val="0"/>
          <w:numId w:val="23"/>
        </w:numPr>
        <w:wordWrap w:val="0"/>
        <w:spacing w:line="360" w:lineRule="auto"/>
      </w:pPr>
      <w:bookmarkStart w:id="242" w:name="_Ref192934518"/>
      <w:bookmarkStart w:id="243" w:name="_Ref190171678"/>
      <w:bookmarkEnd w:id="241"/>
      <w:r w:rsidRPr="008D668F">
        <w:t>Yu F Y , Pan K J .The Effects of Student Question-Generation with Online Prompts on Learning.[J].Journal of Educational Technology &amp; Society, 2014.</w:t>
      </w:r>
      <w:bookmarkEnd w:id="242"/>
    </w:p>
    <w:p w14:paraId="3573BA04" w14:textId="7F11A1BC" w:rsidR="0040587C" w:rsidRPr="00F14027" w:rsidRDefault="008D668F" w:rsidP="006673D0">
      <w:pPr>
        <w:pStyle w:val="afe"/>
        <w:numPr>
          <w:ilvl w:val="0"/>
          <w:numId w:val="23"/>
        </w:numPr>
        <w:wordWrap w:val="0"/>
        <w:spacing w:line="360" w:lineRule="auto"/>
      </w:pPr>
      <w:bookmarkStart w:id="244" w:name="_Ref192934539"/>
      <w:bookmarkEnd w:id="243"/>
      <w:r w:rsidRPr="008D668F">
        <w:t>Sun H. Offline prompt evaluation and optimization with inverse reinforcement learning[J]. arXiv preprint arXiv:2309.06553, 2023, 3.</w:t>
      </w:r>
      <w:bookmarkEnd w:id="244"/>
    </w:p>
    <w:p w14:paraId="23847C56" w14:textId="77777777" w:rsidR="00F47E8C" w:rsidRDefault="00F47E8C" w:rsidP="0040587C">
      <w:pPr>
        <w:spacing w:beforeLines="50" w:before="163"/>
        <w:ind w:firstLineChars="0" w:firstLine="0"/>
        <w:rPr>
          <w:szCs w:val="21"/>
        </w:rPr>
        <w:sectPr w:rsidR="00F47E8C" w:rsidSect="008F6394">
          <w:headerReference w:type="even" r:id="rId86"/>
          <w:headerReference w:type="default" r:id="rId87"/>
          <w:footerReference w:type="even" r:id="rId88"/>
          <w:footerReference w:type="default" r:id="rId89"/>
          <w:headerReference w:type="first" r:id="rId90"/>
          <w:footerReference w:type="first" r:id="rId91"/>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5" w:name="_Toc86781660"/>
      <w:bookmarkStart w:id="246" w:name="_Toc445369939"/>
      <w:bookmarkStart w:id="247" w:name="_Toc86781293"/>
      <w:bookmarkStart w:id="248" w:name="_Toc299"/>
      <w:bookmarkStart w:id="249" w:name="_Toc86781586"/>
      <w:bookmarkStart w:id="250" w:name="_Toc194845688"/>
      <w:r>
        <w:rPr>
          <w:rFonts w:hint="eastAsia"/>
        </w:rPr>
        <w:lastRenderedPageBreak/>
        <w:t>简历及在学期间所获得的学术成果</w:t>
      </w:r>
      <w:bookmarkEnd w:id="245"/>
      <w:bookmarkEnd w:id="246"/>
      <w:bookmarkEnd w:id="247"/>
      <w:bookmarkEnd w:id="248"/>
      <w:bookmarkEnd w:id="249"/>
      <w:bookmarkEnd w:id="250"/>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r w:rsidRPr="00484001">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2"/>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51" w:name="_Toc194845689"/>
      <w:r w:rsidRPr="00C13C75">
        <w:rPr>
          <w:rFonts w:hint="eastAsia"/>
        </w:rPr>
        <w:lastRenderedPageBreak/>
        <w:t>致</w:t>
      </w:r>
      <w:r>
        <w:rPr>
          <w:rFonts w:hint="eastAsia"/>
        </w:rPr>
        <w:t xml:space="preserve"> </w:t>
      </w:r>
      <w:r w:rsidRPr="00C13C75">
        <w:rPr>
          <w:rFonts w:hint="eastAsia"/>
        </w:rPr>
        <w:t>谢</w:t>
      </w:r>
      <w:bookmarkEnd w:id="251"/>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感谢实验室的兄弟姐妹们，你们是我这段旅程中最珍贵的同行者。我们曾一起挑灯夜战，在代码的海洋中寻找那一丝曙光，疲惫却执着；我们也曾一起把酒言欢，在杯盏交错间畅谈理想与未来，笑声中藏着对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向前看：前路漫漫亦灿灿！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3"/>
      <w:pgSz w:w="11906" w:h="16838"/>
      <w:pgMar w:top="1134" w:right="1588" w:bottom="1418" w:left="1588" w:header="1429" w:footer="1701" w:gutter="284"/>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37:15Z">
    <w:p>
      <w:pPr>
        <w:pStyle w:val="CommentText"/>
      </w:pPr>
      <w:r>
        <w:rPr>
          <w:rStyle w:val="CommentReference"/>
        </w:rPr>
        <w:annotationRef/>
      </w:r>
      <w:r>
        <w:t>[Abstract-english_title_format]</w:t>
      </w:r>
    </w:p>
    <w:p>
      <w:pPr>
        <w:pStyle w:val="CommentText"/>
      </w:pPr>
      <w:r>
        <w:t>• 标题段前应为0，当前12.0</w:t>
      </w:r>
    </w:p>
    <w:p>
      <w:pPr>
        <w:pStyle w:val="CommentText"/>
      </w:pPr>
      <w:r>
        <w:t>• 标题段后应为0，当前3.0</w:t>
      </w:r>
    </w:p>
  </w:comment>
  <w:comment w:id="1" w:author="论文检测系统" w:initials="PDS" w:date="2026-04-19T17:37:15Z">
    <w:p>
      <w:pPr>
        <w:pStyle w:val="CommentText"/>
      </w:pPr>
      <w:r>
        <w:rPr>
          <w:rStyle w:val="CommentReference"/>
        </w:rPr>
        <w:annotationRef/>
      </w:r>
      <w:r>
        <w:t>[Abstract-english_content_format]</w:t>
      </w:r>
    </w:p>
    <w:p>
      <w:pPr>
        <w:pStyle w:val="CommentText"/>
      </w:pPr>
      <w:r>
        <w:t>• 第1段行距应为1.25倍，当前1.0</w:t>
      </w:r>
    </w:p>
    <w:p>
      <w:pPr>
        <w:pStyle w:val="CommentText"/>
      </w:pPr>
      <w:r>
        <w:t>• 第1段首行缩进应为4.0字符，当前约2.0字符</w:t>
      </w:r>
    </w:p>
    <w:p>
      <w:pPr>
        <w:pStyle w:val="CommentText"/>
      </w:pPr>
      <w:r>
        <w:t>• 第2段行距应为1.25倍，当前1.0</w:t>
      </w:r>
    </w:p>
    <w:p>
      <w:pPr>
        <w:pStyle w:val="CommentText"/>
      </w:pPr>
      <w:r>
        <w:t>• 第2段首行缩进应为4.0字符，当前约2.0字符</w:t>
      </w:r>
    </w:p>
    <w:p>
      <w:pPr>
        <w:pStyle w:val="CommentText"/>
      </w:pPr>
      <w:r>
        <w:t>• 第3段行距应为1.25倍，当前1.0</w:t>
      </w:r>
    </w:p>
    <w:p>
      <w:pPr>
        <w:pStyle w:val="CommentText"/>
      </w:pPr>
      <w:r>
        <w:t>• 第3段首行缩进应为4.0字符，当前约2.0字符</w:t>
      </w:r>
    </w:p>
    <w:p>
      <w:pPr>
        <w:pStyle w:val="CommentText"/>
      </w:pPr>
      <w:r>
        <w:t>• 第4段行距应为1.25倍，当前1.0</w:t>
      </w:r>
    </w:p>
    <w:p>
      <w:pPr>
        <w:pStyle w:val="CommentText"/>
      </w:pPr>
      <w:r>
        <w:t>• 第4段首行缩进应为4.0字符，当前约2.0字符</w:t>
      </w:r>
    </w:p>
    <w:p>
      <w:pPr>
        <w:pStyle w:val="CommentText"/>
      </w:pPr>
      <w:r>
        <w:t>• 第5段行距应为1.25倍，当前1.0</w:t>
      </w:r>
    </w:p>
    <w:p>
      <w:pPr>
        <w:pStyle w:val="CommentText"/>
      </w:pPr>
      <w:r>
        <w:t>• 第5段首行缩进应为4.0字符，当前约2.0字符</w:t>
      </w:r>
    </w:p>
    <w:p>
      <w:pPr>
        <w:pStyle w:val="CommentText"/>
      </w:pPr>
      <w:r>
        <w:t>• 第6段行距应为1.25倍，当前1.0</w:t>
      </w:r>
    </w:p>
    <w:p>
      <w:pPr>
        <w:pStyle w:val="CommentText"/>
      </w:pPr>
      <w:r>
        <w:t>• 第6段首行缩进应为4.0字符，当前约2.0字符</w:t>
      </w:r>
    </w:p>
  </w:comment>
  <w:comment w:id="2" w:author="论文检测系统" w:initials="PDS" w:date="2026-04-19T17:37:1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9T17:37:15Z">
    <w:p>
      <w:pPr>
        <w:pStyle w:val="CommentText"/>
      </w:pPr>
      <w:r>
        <w:rPr>
          <w:rStyle w:val="CommentReference"/>
        </w:rPr>
        <w:annotationRef/>
      </w:r>
      <w:r>
        <w:t>[Table-表1-1中文自然语言理解模型现状对比]</w:t>
      </w:r>
    </w:p>
    <w:p>
      <w:pPr>
        <w:pStyle w:val="CommentText"/>
      </w:pPr>
      <w:r>
        <w:t>• [表格引用] 表格上一段落未提及该表格引用（如：表{ch}-{seq}）</w:t>
      </w:r>
    </w:p>
  </w:comment>
  <w:comment w:id="4" w:author="论文检测系统" w:initials="PDS" w:date="2026-04-19T17:37:15Z">
    <w:p>
      <w:pPr>
        <w:pStyle w:val="CommentText"/>
      </w:pPr>
      <w:r>
        <w:rPr>
          <w:rStyle w:val="CommentReference"/>
        </w:rPr>
        <w:annotationRef/>
      </w:r>
      <w:r>
        <w:t>[Table-表3-3常用槽位设计及槽值示例]</w:t>
      </w:r>
    </w:p>
    <w:p>
      <w:pPr>
        <w:pStyle w:val="CommentText"/>
      </w:pPr>
      <w:r>
        <w:t>• [表格样式] 顶线宽度应为1.5磅，实际为0.5磅</w:t>
      </w:r>
    </w:p>
  </w:comment>
  <w:comment w:id="5" w:author="论文检测系统" w:initials="PDS" w:date="2026-04-19T17:37:15Z">
    <w:p>
      <w:pPr>
        <w:pStyle w:val="CommentText"/>
      </w:pPr>
      <w:r>
        <w:rPr>
          <w:rStyle w:val="CommentReference"/>
        </w:rPr>
        <w:annotationRef/>
      </w:r>
      <w:r>
        <w:t>[Table-表3-3常用槽位设计及槽值示例]</w:t>
      </w:r>
    </w:p>
    <w:p>
      <w:pPr>
        <w:pStyle w:val="CommentText"/>
      </w:pPr>
      <w:r>
        <w:t>• [表格样式] 顶线宽度应为1.5磅，实际为0.5磅</w:t>
      </w:r>
    </w:p>
    <w:p>
      <w:pPr>
        <w:pStyle w:val="CommentText"/>
      </w:pPr>
      <w:r>
        <w:t>• [表格样式] 底线宽度应为1.5磅，实际为0.5磅</w:t>
      </w:r>
    </w:p>
  </w:comment>
  <w:comment w:id="6" w:author="论文检测系统" w:initials="PDS" w:date="2026-04-19T17:37:15Z">
    <w:p>
      <w:pPr>
        <w:pStyle w:val="CommentText"/>
      </w:pPr>
      <w:r>
        <w:rPr>
          <w:rStyle w:val="CommentReference"/>
        </w:rPr>
        <w:annotationRef/>
      </w:r>
      <w:r>
        <w:t>[Table-表3-6不同编码方式语义准确率]</w:t>
      </w:r>
    </w:p>
    <w:p>
      <w:pPr>
        <w:pStyle w:val="CommentText"/>
      </w:pPr>
      <w:r>
        <w:t>• [表格引用] 表格上一段落未提及该表格引用（如：表{ch}-{seq}）</w:t>
      </w:r>
    </w:p>
  </w:comment>
  <w:comment w:id="7" w:author="论文检测系统" w:initials="PDS" w:date="2026-04-19T17:37:15Z">
    <w:p>
      <w:pPr>
        <w:pStyle w:val="CommentText"/>
      </w:pPr>
      <w:r>
        <w:rPr>
          <w:rStyle w:val="CommentReference"/>
        </w:rPr>
        <w:annotationRef/>
      </w:r>
      <w:r>
        <w:t>[Table-表4-1生成多样化样本的提示]</w:t>
      </w:r>
    </w:p>
    <w:p>
      <w:pPr>
        <w:pStyle w:val="CommentText"/>
      </w:pPr>
      <w:r>
        <w:t>• [表格引用] 表格上一段落未提及该表格引用（如：表{ch}-{seq}）</w:t>
      </w:r>
    </w:p>
  </w:comment>
  <w:comment w:id="8" w:author="论文检测系统" w:initials="PDS" w:date="2026-04-19T17:37:15Z">
    <w:p>
      <w:pPr>
        <w:pStyle w:val="CommentText"/>
      </w:pPr>
      <w:r>
        <w:rPr>
          <w:rStyle w:val="CommentReference"/>
        </w:rPr>
        <w:annotationRef/>
      </w:r>
      <w:r>
        <w:t>[Table-表4-3不同模型在未见指标项测试集评估结果]</w:t>
      </w:r>
    </w:p>
    <w:p>
      <w:pPr>
        <w:pStyle w:val="CommentText"/>
      </w:pPr>
      <w:r>
        <w:t>• [表格引用] 表格上一段落未提及该表格引用（如：表{ch}-{seq}）</w:t>
      </w:r>
    </w:p>
  </w:comment>
  <w:comment w:id="9" w:author="论文检测系统" w:initials="PDS" w:date="2026-04-19T17:37:15Z">
    <w:p>
      <w:pPr>
        <w:pStyle w:val="CommentText"/>
      </w:pPr>
      <w:r>
        <w:rPr>
          <w:rStyle w:val="CommentReference"/>
        </w:rPr>
        <w:annotationRef/>
      </w:r>
      <w:r>
        <w:t>[Table-表5-4模型管理模块数据存储表]</w:t>
      </w:r>
    </w:p>
    <w:p>
      <w:pPr>
        <w:pStyle w:val="CommentText"/>
      </w:pPr>
      <w:r>
        <w:t>• [表格样式] 表头底线宽度应为0.5磅，实际为0.75磅</w:t>
      </w:r>
    </w:p>
  </w:comment>
  <w:comment w:id="10" w:author="论文检测系统" w:initials="PDS" w:date="2026-04-19T17:37:15Z">
    <w:p>
      <w:pPr>
        <w:pStyle w:val="CommentText"/>
      </w:pPr>
      <w:r>
        <w:rPr>
          <w:rStyle w:val="CommentReference"/>
        </w:rPr>
        <w:annotationRef/>
      </w:r>
      <w:r>
        <w:t>[References-未被引用-[34]]</w:t>
      </w:r>
    </w:p>
    <w:p>
      <w:pPr>
        <w:pStyle w:val="CommentText"/>
      </w:pPr>
      <w:r>
        <w:t>• [34] Lafferty J, McCallum A, Pereira F. Conditional ran...</w:t>
      </w:r>
    </w:p>
  </w:comment>
  <w:comment w:id="11" w:author="论文检测系统" w:initials="PDS" w:date="2026-04-19T17:37:15Z">
    <w:p>
      <w:pPr>
        <w:pStyle w:val="CommentText"/>
      </w:pPr>
      <w:r>
        <w:rPr>
          <w:rStyle w:val="CommentReference"/>
        </w:rPr>
        <w:annotationRef/>
      </w:r>
      <w:r>
        <w:t>[References-未被引用-[41]]</w:t>
      </w:r>
    </w:p>
    <w:p>
      <w:pPr>
        <w:pStyle w:val="CommentText"/>
      </w:pPr>
      <w:r>
        <w:t>• [41] 曾泽凡,胡星辰,成清,等.基于预训练语言模型的知识图谱研究综述[J].计算机科学,2025,52(0...</w:t>
      </w:r>
    </w:p>
  </w:comment>
  <w:comment w:id="12" w:author="论文检测系统" w:initials="PDS" w:date="2026-04-19T17:37:15Z">
    <w:p>
      <w:pPr>
        <w:pStyle w:val="CommentText"/>
      </w:pPr>
      <w:r>
        <w:rPr>
          <w:rStyle w:val="CommentReference"/>
        </w:rPr>
        <w:annotationRef/>
      </w:r>
      <w:r>
        <w:t>[Title-chinese_format]</w:t>
      </w:r>
    </w:p>
    <w:p>
      <w:pPr>
        <w:pStyle w:val="CommentText"/>
      </w:pPr>
      <w:r>
        <w:t>• 字体应为加粗，实际为不加粗</w:t>
      </w:r>
    </w:p>
  </w:comment>
  <w:comment w:id="13" w:author="论文检测系统" w:initials="PDS" w:date="2026-04-19T17:37:15Z">
    <w:p>
      <w:pPr>
        <w:pStyle w:val="CommentText"/>
      </w:pPr>
      <w:r>
        <w:rPr>
          <w:rStyle w:val="CommentReference"/>
        </w:rPr>
        <w:annotationRef/>
      </w:r>
      <w:r>
        <w:t>[Title-english_format]</w:t>
      </w:r>
    </w:p>
    <w:p>
      <w:pPr>
        <w:pStyle w:val="CommentText"/>
      </w:pPr>
      <w:r>
        <w:t>• 行间距应为单倍行距（1.0倍），实际为1.5倍行距（1.5倍）</w:t>
      </w:r>
    </w:p>
  </w:comment>
  <w:comment w:id="14" w:author="论文检测系统" w:initials="PDS" w:date="2026-04-19T17:37:15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15" w:author="论文检测系统" w:initials="PDS" w:date="2026-04-19T17:37:15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16" w:author="论文检测系统" w:initials="PDS" w:date="2026-04-19T17:37:15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17" w:author="论文检测系统" w:initials="PDS" w:date="2026-04-19T17:37:15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18" w:author="论文检测系统" w:initials="PDS" w:date="2026-04-19T17:37:15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19" w:author="论文检测系统" w:initials="PDS" w:date="2026-04-19T17:37:15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20" w:author="论文检测系统" w:initials="PDS" w:date="2026-04-19T17:37:15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21" w:author="论文检测系统" w:initials="PDS" w:date="2026-04-19T17:37:15Z">
    <w:p>
      <w:pPr>
        <w:pStyle w:val="CommentText"/>
      </w:pPr>
      <w:r>
        <w:rPr>
          <w:rStyle w:val="CommentReference"/>
        </w:rPr>
        <w:annotationRef/>
      </w:r>
      <w:r>
        <w:t>[Content-format_静态词嵌入]</w:t>
      </w:r>
    </w:p>
    <w:p>
      <w:pPr>
        <w:pStyle w:val="CommentText"/>
      </w:pPr>
      <w:r>
        <w:t>• 标题“静态词嵌入”段前应为19.8pt，实际为8.5pt</w:t>
      </w:r>
    </w:p>
    <w:p>
      <w:pPr>
        <w:pStyle w:val="CommentText"/>
      </w:pPr>
      <w:r>
        <w:t>• 标题“静态词嵌入”段后应为19.8pt，实际为8.5pt</w:t>
      </w:r>
    </w:p>
  </w:comment>
  <w:comment w:id="22" w:author="论文检测系统" w:initials="PDS" w:date="2026-04-19T17:37:15Z">
    <w:p>
      <w:pPr>
        <w:pStyle w:val="CommentText"/>
      </w:pPr>
      <w:r>
        <w:rPr>
          <w:rStyle w:val="CommentReference"/>
        </w:rPr>
        <w:annotationRef/>
      </w:r>
      <w:r>
        <w:t>[Content-format_动态词嵌入]</w:t>
      </w:r>
    </w:p>
    <w:p>
      <w:pPr>
        <w:pStyle w:val="CommentText"/>
      </w:pPr>
      <w:r>
        <w:t>• 标题“动态词嵌入”段前应为19.8pt，实际为8.5pt</w:t>
      </w:r>
    </w:p>
    <w:p>
      <w:pPr>
        <w:pStyle w:val="CommentText"/>
      </w:pPr>
      <w:r>
        <w:t>• 标题“动态词嵌入”段后应为19.8pt，实际为8.5pt</w:t>
      </w:r>
    </w:p>
  </w:comment>
  <w:comment w:id="23" w:author="论文检测系统" w:initials="PDS" w:date="2026-04-19T17:37:15Z">
    <w:p>
      <w:pPr>
        <w:pStyle w:val="CommentText"/>
      </w:pPr>
      <w:r>
        <w:rPr>
          <w:rStyle w:val="CommentReference"/>
        </w:rPr>
        <w:annotationRef/>
      </w:r>
      <w:r>
        <w:t>[Content-format_编码维度对比]</w:t>
      </w:r>
    </w:p>
    <w:p>
      <w:pPr>
        <w:pStyle w:val="CommentText"/>
      </w:pPr>
      <w:r>
        <w:t>• 标题“编码维度对比”段前应为19.8pt，实际为8.5pt</w:t>
      </w:r>
    </w:p>
    <w:p>
      <w:pPr>
        <w:pStyle w:val="CommentText"/>
      </w:pPr>
      <w:r>
        <w:t>• 标题“编码维度对比”段后应为19.8pt，实际为8.5pt</w:t>
      </w:r>
    </w:p>
  </w:comment>
  <w:comment w:id="24" w:author="论文检测系统" w:initials="PDS" w:date="2026-04-19T17:37:15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25" w:author="论文检测系统" w:initials="PDS" w:date="2026-04-19T17:37:15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26" w:author="论文检测系统" w:initials="PDS" w:date="2026-04-19T17:37:15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27" w:author="论文检测系统" w:initials="PDS" w:date="2026-04-19T17:37:15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28" w:author="论文检测系统" w:initials="PDS" w:date="2026-04-19T17:37:15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29" w:author="论文检测系统" w:initials="PDS" w:date="2026-04-19T17:37:15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30" w:author="论文检测系统" w:initials="PDS" w:date="2026-04-19T17:37:15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31" w:author="论文检测系统" w:initials="PDS" w:date="2026-04-19T17:37:15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32" w:author="论文检测系统" w:initials="PDS" w:date="2026-04-19T17:37:15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33" w:author="论文检测系统" w:initials="PDS" w:date="2026-04-19T17:37:15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34" w:author="论文检测系统" w:initials="PDS" w:date="2026-04-19T17:37:15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35" w:author="论文检测系统" w:initials="PDS" w:date="2026-04-19T17:37:15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36" w:author="论文检测系统" w:initials="PDS" w:date="2026-04-19T17:37:15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37" w:author="论文检测系统" w:initials="PDS" w:date="2026-04-19T17:37:15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38" w:author="论文检测系统" w:initials="PDS" w:date="2026-04-19T17:37:15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39" w:author="论文检测系统" w:initials="PDS" w:date="2026-04-19T17:37:15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40" w:author="论文检测系统" w:initials="PDS" w:date="2026-04-19T17:37:15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41" w:author="论文检测系统" w:initials="PDS" w:date="2026-04-19T17:37:15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42" w:author="论文检测系统" w:initials="PDS" w:date="2026-04-19T17:37:15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43" w:author="论文检测系统" w:initials="PDS" w:date="2026-04-19T17:37:15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44" w:author="论文检测系统" w:initials="PDS" w:date="2026-04-19T17:37:15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45" w:author="论文检测系统" w:initials="PDS" w:date="2026-04-19T17:37:15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46" w:author="论文检测系统" w:initials="PDS" w:date="2026-04-19T17:37:15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47" w:author="论文检测系统" w:initials="PDS" w:date="2026-04-19T17:37:15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48" w:author="论文检测系统" w:initials="PDS" w:date="2026-04-19T17:37:15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49" w:author="论文检测系统" w:initials="PDS" w:date="2026-04-19T17:37:15Z">
    <w:p>
      <w:pPr>
        <w:pStyle w:val="CommentText"/>
      </w:pPr>
      <w:r>
        <w:rPr>
          <w:rStyle w:val="CommentReference"/>
        </w:rPr>
        <w:annotationRef/>
      </w:r>
      <w:r>
        <w:t>[Figure-figure6_picture]</w:t>
      </w:r>
    </w:p>
    <w:p>
      <w:pPr>
        <w:pStyle w:val="CommentText"/>
      </w:pPr>
      <w:r>
        <w:t>• 图片应居中对齐（当前：两端对齐）</w:t>
      </w:r>
    </w:p>
  </w:comment>
  <w:comment w:id="50" w:author="论文检测系统" w:initials="PDS" w:date="2026-04-19T17:37:15Z">
    <w:p>
      <w:pPr>
        <w:pStyle w:val="CommentText"/>
      </w:pPr>
      <w:r>
        <w:rPr>
          <w:rStyle w:val="CommentReference"/>
        </w:rPr>
        <w:annotationRef/>
      </w:r>
      <w:r>
        <w:t>[Figure-figure7_picture]</w:t>
      </w:r>
    </w:p>
    <w:p>
      <w:pPr>
        <w:pStyle w:val="CommentText"/>
      </w:pPr>
      <w:r>
        <w:t>• 图片应居中对齐（当前：两端对齐）</w:t>
      </w:r>
    </w:p>
  </w:comment>
  <w:comment w:id="51" w:author="论文检测系统" w:initials="PDS" w:date="2026-04-19T17:37:16Z">
    <w:p>
      <w:pPr>
        <w:pStyle w:val="CommentText"/>
      </w:pPr>
      <w:r>
        <w:rPr>
          <w:rStyle w:val="CommentReference"/>
        </w:rPr>
        <w:annotationRef/>
      </w:r>
      <w:r>
        <w:t>[Table-table4_style]</w:t>
      </w:r>
    </w:p>
    <w:p>
      <w:pPr>
        <w:pStyle w:val="CommentText"/>
      </w:pPr>
      <w:r>
        <w:t>• 顶线宽度应为1.5磅，实际为0.5磅</w:t>
      </w:r>
    </w:p>
  </w:comment>
  <w:comment w:id="52" w:author="论文检测系统" w:initials="PDS" w:date="2026-04-19T17:37:16Z">
    <w:p>
      <w:pPr>
        <w:pStyle w:val="CommentText"/>
      </w:pPr>
      <w:r>
        <w:rPr>
          <w:rStyle w:val="CommentReference"/>
        </w:rPr>
        <w:annotationRef/>
      </w:r>
      <w:r>
        <w:t>[Table-table5_style]</w:t>
      </w:r>
    </w:p>
    <w:p>
      <w:pPr>
        <w:pStyle w:val="CommentText"/>
      </w:pPr>
      <w:r>
        <w:t>• 顶线宽度应为1.5磅，实际为0.5磅</w:t>
      </w:r>
    </w:p>
    <w:p>
      <w:pPr>
        <w:pStyle w:val="CommentText"/>
      </w:pPr>
      <w:r>
        <w:t>• 底线宽度应为1.5磅，实际为0.5磅</w:t>
      </w:r>
    </w:p>
  </w:comment>
  <w:comment w:id="53" w:author="论文检测系统" w:initials="PDS" w:date="2026-04-19T17:37:16Z">
    <w:p>
      <w:pPr>
        <w:pStyle w:val="CommentText"/>
      </w:pPr>
      <w:r>
        <w:rPr>
          <w:rStyle w:val="CommentReference"/>
        </w:rPr>
        <w:annotationRef/>
      </w:r>
      <w:r>
        <w:t>[TOC-structure]</w:t>
      </w:r>
    </w:p>
    <w:p>
      <w:pPr>
        <w:pStyle w:val="CommentText"/>
      </w:pPr>
      <w:r>
        <w:t>• 目录标题与条目之间应空两行，实际为空1行</w:t>
      </w:r>
    </w:p>
  </w:comment>
  <w:comment w:id="54" w:author="论文检测系统" w:initials="PDS" w:date="2026-04-19T17:37:16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55" w:author="论文检测系统" w:initials="PDS" w:date="2026-04-19T17:37:16Z">
    <w:p>
      <w:pPr>
        <w:pStyle w:val="CommentText"/>
      </w:pPr>
      <w:r>
        <w:rPr>
          <w:rStyle w:val="CommentReference"/>
        </w:rPr>
        <w:annotationRef/>
      </w:r>
      <w:r>
        <w:t>[TOC-format_图录]</w:t>
      </w:r>
    </w:p>
    <w:p>
      <w:pPr>
        <w:pStyle w:val="CommentText"/>
      </w:pPr>
      <w:r>
        <w:t>• 字体应为不加粗，实际为加粗</w:t>
      </w:r>
    </w:p>
    <w:p>
      <w:pPr>
        <w:pStyle w:val="CommentText"/>
      </w:pPr>
      <w:r>
        <w:t>• 行间距应为单倍行距（1.0倍），实际为1.5倍行距（1.5倍）</w:t>
      </w:r>
    </w:p>
  </w:comment>
  <w:comment w:id="56" w:author="论文检测系统" w:initials="PDS" w:date="2026-04-19T17:37:16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8AEC" w14:textId="77777777" w:rsidR="00BE7199" w:rsidRDefault="00BE7199" w:rsidP="0011097D">
      <w:pPr>
        <w:ind w:firstLine="480"/>
      </w:pPr>
      <w:r>
        <w:separator/>
      </w:r>
    </w:p>
  </w:endnote>
  <w:endnote w:type="continuationSeparator" w:id="0">
    <w:p w14:paraId="1B8BE14A" w14:textId="77777777" w:rsidR="00BE7199" w:rsidRDefault="00BE7199"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B1F3" w14:textId="77777777" w:rsidR="00BE7199" w:rsidRDefault="00BE7199" w:rsidP="0011097D">
      <w:pPr>
        <w:ind w:firstLine="480"/>
      </w:pPr>
      <w:r>
        <w:separator/>
      </w:r>
    </w:p>
  </w:footnote>
  <w:footnote w:type="continuationSeparator" w:id="0">
    <w:p w14:paraId="512CF75D" w14:textId="77777777" w:rsidR="00BE7199" w:rsidRDefault="00BE7199"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E06720">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E06720">
    <w:pPr>
      <w:pStyle w:val="a3"/>
      <w:pBdr>
        <w:bottom w:val="single" w:sz="12" w:space="1" w:color="000000" w:themeColor="text1"/>
      </w:pBdr>
      <w:ind w:firstLineChars="0" w:firstLine="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E06720">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325EDBD6" w:rsidR="00164E6F" w:rsidRPr="00C84B05" w:rsidRDefault="000879B1" w:rsidP="00AE5A39">
    <w:pPr>
      <w:pStyle w:val="a3"/>
      <w:pBdr>
        <w:bottom w:val="single" w:sz="12" w:space="1" w:color="auto"/>
      </w:pBdr>
      <w:spacing w:line="240" w:lineRule="auto"/>
      <w:ind w:firstLineChars="0" w:firstLine="0"/>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D210" w14:textId="12F8875E" w:rsidR="000879B1" w:rsidRDefault="000879B1"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509D88C7" w:rsidR="00212359" w:rsidRPr="00C84B05" w:rsidRDefault="0040587C" w:rsidP="00AE5A39">
    <w:pPr>
      <w:pStyle w:val="a3"/>
      <w:pBdr>
        <w:bottom w:val="single" w:sz="12" w:space="1" w:color="auto"/>
      </w:pBdr>
      <w:spacing w:line="240" w:lineRule="auto"/>
      <w:ind w:firstLineChars="0" w:firstLine="0"/>
    </w:pPr>
    <w:r>
      <w:rPr>
        <w:rFonts w:hint="eastAsia"/>
      </w:rPr>
      <w:t>东华大学硕士</w:t>
    </w:r>
    <w:r w:rsidR="001957ED">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1F0588A" w:rsidR="00212359" w:rsidRDefault="001957ED" w:rsidP="00AE5A39">
    <w:pPr>
      <w:pStyle w:val="a3"/>
      <w:pBdr>
        <w:bottom w:val="single" w:sz="12" w:space="1" w:color="auto"/>
      </w:pBdr>
      <w:spacing w:line="240" w:lineRule="auto"/>
      <w:ind w:firstLineChars="0" w:firstLine="0"/>
    </w:pPr>
    <w:r>
      <w:rPr>
        <w:rFonts w:hint="eastAsia"/>
      </w:rPr>
      <w:t>基于字词融合的</w:t>
    </w:r>
    <w:r>
      <w:rPr>
        <w:rFonts w:hint="eastAsia"/>
      </w:rPr>
      <w:t>NLU</w:t>
    </w:r>
    <w:r>
      <w:rPr>
        <w:rFonts w:hint="eastAsia"/>
      </w:rPr>
      <w:t>模型</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BFC4" w14:textId="6E2702A6" w:rsidR="00543E53" w:rsidRPr="00C84B05" w:rsidRDefault="001957ED" w:rsidP="00543E53">
    <w:pPr>
      <w:pStyle w:val="a3"/>
      <w:pBdr>
        <w:bottom w:val="single" w:sz="12" w:space="1" w:color="auto"/>
      </w:pBdr>
      <w:spacing w:line="240" w:lineRule="auto"/>
      <w:ind w:firstLineChars="0" w:firstLine="0"/>
    </w:pPr>
    <w:r>
      <w:rPr>
        <w:rFonts w:hint="eastAsia"/>
      </w:rPr>
      <w:t>东华大学硕士学位论文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361405CC" w:rsidR="004C5B99" w:rsidRPr="00897626" w:rsidRDefault="001957ED" w:rsidP="00AE5A39">
    <w:pPr>
      <w:pStyle w:val="a3"/>
      <w:pBdr>
        <w:bottom w:val="single" w:sz="12" w:space="1" w:color="auto"/>
      </w:pBdr>
      <w:spacing w:line="240" w:lineRule="auto"/>
      <w:ind w:firstLineChars="0" w:firstLine="0"/>
    </w:pPr>
    <w:r>
      <w:rPr>
        <w:rFonts w:hint="eastAsia"/>
      </w:rPr>
      <w:t>NLU</w:t>
    </w:r>
    <w:r>
      <w:rPr>
        <w:rFonts w:hint="eastAsia"/>
      </w:rPr>
      <w:t>模型管理系统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611AFEEB" w:rsidR="00212359"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25AF5421" w:rsidR="00212359" w:rsidRDefault="00E06720"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4AAA3E08" w:rsidR="008F6394"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3157ED1" w:rsidR="00212359" w:rsidRDefault="001957ED" w:rsidP="00AE5A39">
    <w:pPr>
      <w:pStyle w:val="a3"/>
      <w:pBdr>
        <w:bottom w:val="single" w:sz="12" w:space="1" w:color="auto"/>
      </w:pBdr>
      <w:spacing w:line="240" w:lineRule="auto"/>
      <w:ind w:firstLineChars="0" w:firstLine="0"/>
    </w:pPr>
    <w:r>
      <w:rPr>
        <w:rFonts w:hint="eastAsia"/>
      </w:rPr>
      <w:t>总结与展望</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71CA1B38" w:rsidR="00250D39" w:rsidRDefault="009A2530"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33F1AF1" w:rsidR="00250D39" w:rsidRDefault="009A2530" w:rsidP="00AE5A39">
    <w:pPr>
      <w:pStyle w:val="a3"/>
      <w:pBdr>
        <w:bottom w:val="single" w:sz="12" w:space="1" w:color="auto"/>
      </w:pBdr>
      <w:spacing w:line="240" w:lineRule="auto"/>
      <w:ind w:firstLineChars="0" w:firstLine="0"/>
    </w:pPr>
    <w:r>
      <w:rPr>
        <w:rFonts w:hint="eastAsia"/>
      </w:rPr>
      <w:t>东华大学硕士学位论文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05F21C59" w:rsidR="00F47E8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438D78A5" w:rsidR="0040587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1A44A4B"/>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1"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2"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387A616C"/>
    <w:multiLevelType w:val="multilevel"/>
    <w:tmpl w:val="EB500322"/>
    <w:lvl w:ilvl="0">
      <w:start w:val="6"/>
      <w:numFmt w:val="ideographDigital"/>
      <w:suff w:val="space"/>
      <w:lvlText w:val="第%1章"/>
      <w:lvlJc w:val="center"/>
      <w:pPr>
        <w:ind w:left="0" w:firstLine="288"/>
      </w:pPr>
      <w:rPr>
        <w:rFonts w:hint="eastAsia"/>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6"/>
      <w:numFmt w:val="ideographDigital"/>
      <w:suff w:val="space"/>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635142C"/>
    <w:multiLevelType w:val="hybridMultilevel"/>
    <w:tmpl w:val="99827AF8"/>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9"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1"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2"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5"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8" w15:restartNumberingAfterBreak="0">
    <w:nsid w:val="753B3953"/>
    <w:multiLevelType w:val="multilevel"/>
    <w:tmpl w:val="7B9C7B0E"/>
    <w:lvl w:ilvl="0">
      <w:start w:val="1"/>
      <w:numFmt w:val="ideographDigital"/>
      <w:pStyle w:val="1"/>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1"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2"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2"/>
  </w:num>
  <w:num w:numId="5" w16cid:durableId="780807485">
    <w:abstractNumId w:val="4"/>
  </w:num>
  <w:num w:numId="6" w16cid:durableId="597521008">
    <w:abstractNumId w:val="17"/>
  </w:num>
  <w:num w:numId="7" w16cid:durableId="1514999297">
    <w:abstractNumId w:val="11"/>
  </w:num>
  <w:num w:numId="8" w16cid:durableId="1255551345">
    <w:abstractNumId w:val="6"/>
  </w:num>
  <w:num w:numId="9" w16cid:durableId="334500429">
    <w:abstractNumId w:val="15"/>
  </w:num>
  <w:num w:numId="10" w16cid:durableId="1373653904">
    <w:abstractNumId w:val="20"/>
  </w:num>
  <w:num w:numId="11" w16cid:durableId="1276406743">
    <w:abstractNumId w:val="31"/>
  </w:num>
  <w:num w:numId="12" w16cid:durableId="1951929885">
    <w:abstractNumId w:val="27"/>
  </w:num>
  <w:num w:numId="13" w16cid:durableId="1504903552">
    <w:abstractNumId w:val="5"/>
  </w:num>
  <w:num w:numId="14" w16cid:durableId="1175342284">
    <w:abstractNumId w:val="10"/>
  </w:num>
  <w:num w:numId="15" w16cid:durableId="1197542135">
    <w:abstractNumId w:val="24"/>
  </w:num>
  <w:num w:numId="16" w16cid:durableId="200287239">
    <w:abstractNumId w:val="12"/>
  </w:num>
  <w:num w:numId="17" w16cid:durableId="1513060419">
    <w:abstractNumId w:val="14"/>
  </w:num>
  <w:num w:numId="18" w16cid:durableId="1466969050">
    <w:abstractNumId w:val="21"/>
  </w:num>
  <w:num w:numId="19" w16cid:durableId="305279450">
    <w:abstractNumId w:val="7"/>
  </w:num>
  <w:num w:numId="20" w16cid:durableId="272789821">
    <w:abstractNumId w:val="19"/>
  </w:num>
  <w:num w:numId="21" w16cid:durableId="1455443522">
    <w:abstractNumId w:val="18"/>
  </w:num>
  <w:num w:numId="22" w16cid:durableId="1284967127">
    <w:abstractNumId w:val="30"/>
  </w:num>
  <w:num w:numId="23" w16cid:durableId="129590617">
    <w:abstractNumId w:val="16"/>
  </w:num>
  <w:num w:numId="24" w16cid:durableId="2043287672">
    <w:abstractNumId w:val="25"/>
  </w:num>
  <w:num w:numId="25" w16cid:durableId="637955764">
    <w:abstractNumId w:val="26"/>
  </w:num>
  <w:num w:numId="26" w16cid:durableId="450636366">
    <w:abstractNumId w:val="29"/>
  </w:num>
  <w:num w:numId="27" w16cid:durableId="252588153">
    <w:abstractNumId w:val="9"/>
  </w:num>
  <w:num w:numId="28" w16cid:durableId="1586262131">
    <w:abstractNumId w:val="13"/>
  </w:num>
  <w:num w:numId="29" w16cid:durableId="555090558">
    <w:abstractNumId w:val="23"/>
  </w:num>
  <w:num w:numId="30" w16cid:durableId="661197088">
    <w:abstractNumId w:val="13"/>
  </w:num>
  <w:num w:numId="31" w16cid:durableId="1163204735">
    <w:abstractNumId w:val="0"/>
  </w:num>
  <w:num w:numId="32" w16cid:durableId="1077509423">
    <w:abstractNumId w:val="13"/>
  </w:num>
  <w:num w:numId="33" w16cid:durableId="309096687">
    <w:abstractNumId w:val="13"/>
  </w:num>
  <w:num w:numId="34" w16cid:durableId="1956789149">
    <w:abstractNumId w:val="13"/>
  </w:num>
  <w:num w:numId="35" w16cid:durableId="1897620420">
    <w:abstractNumId w:val="13"/>
  </w:num>
  <w:num w:numId="36" w16cid:durableId="117452949">
    <w:abstractNumId w:val="32"/>
  </w:num>
  <w:num w:numId="37" w16cid:durableId="330104941">
    <w:abstractNumId w:val="13"/>
  </w:num>
  <w:num w:numId="38" w16cid:durableId="168563841">
    <w:abstractNumId w:val="13"/>
  </w:num>
  <w:num w:numId="39" w16cid:durableId="242615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3"/>
  </w:num>
  <w:num w:numId="41" w16cid:durableId="898831583">
    <w:abstractNumId w:val="13"/>
  </w:num>
  <w:num w:numId="42" w16cid:durableId="1364747176">
    <w:abstractNumId w:val="8"/>
  </w:num>
  <w:num w:numId="43" w16cid:durableId="85272053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592D"/>
    <w:rsid w:val="00006EBD"/>
    <w:rsid w:val="0000730A"/>
    <w:rsid w:val="00007EFE"/>
    <w:rsid w:val="0001064D"/>
    <w:rsid w:val="00010A39"/>
    <w:rsid w:val="00011771"/>
    <w:rsid w:val="00011D2F"/>
    <w:rsid w:val="00014B29"/>
    <w:rsid w:val="000153E5"/>
    <w:rsid w:val="000176C8"/>
    <w:rsid w:val="00017CC5"/>
    <w:rsid w:val="0002057A"/>
    <w:rsid w:val="00021E46"/>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38A"/>
    <w:rsid w:val="0004282C"/>
    <w:rsid w:val="00045074"/>
    <w:rsid w:val="000452AB"/>
    <w:rsid w:val="000463CB"/>
    <w:rsid w:val="000474D4"/>
    <w:rsid w:val="00050CAA"/>
    <w:rsid w:val="000510D0"/>
    <w:rsid w:val="00051480"/>
    <w:rsid w:val="0005246A"/>
    <w:rsid w:val="00052BCE"/>
    <w:rsid w:val="00054F31"/>
    <w:rsid w:val="000550B8"/>
    <w:rsid w:val="00055E39"/>
    <w:rsid w:val="00057E97"/>
    <w:rsid w:val="00062696"/>
    <w:rsid w:val="00062A7E"/>
    <w:rsid w:val="00063065"/>
    <w:rsid w:val="0006415A"/>
    <w:rsid w:val="000654C3"/>
    <w:rsid w:val="00065565"/>
    <w:rsid w:val="00065F42"/>
    <w:rsid w:val="00066406"/>
    <w:rsid w:val="000666B9"/>
    <w:rsid w:val="0006728B"/>
    <w:rsid w:val="0006760E"/>
    <w:rsid w:val="00067DD0"/>
    <w:rsid w:val="000701FF"/>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879B1"/>
    <w:rsid w:val="0009058F"/>
    <w:rsid w:val="000907B0"/>
    <w:rsid w:val="00090C8D"/>
    <w:rsid w:val="00090FF2"/>
    <w:rsid w:val="000929BB"/>
    <w:rsid w:val="00093C6D"/>
    <w:rsid w:val="00095CB8"/>
    <w:rsid w:val="00096473"/>
    <w:rsid w:val="00097AE1"/>
    <w:rsid w:val="00097F64"/>
    <w:rsid w:val="000A05F4"/>
    <w:rsid w:val="000A296F"/>
    <w:rsid w:val="000A3AC7"/>
    <w:rsid w:val="000A5356"/>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4A"/>
    <w:rsid w:val="000C4650"/>
    <w:rsid w:val="000C4CF0"/>
    <w:rsid w:val="000C4DA2"/>
    <w:rsid w:val="000C521C"/>
    <w:rsid w:val="000C52E5"/>
    <w:rsid w:val="000C5F22"/>
    <w:rsid w:val="000C67FC"/>
    <w:rsid w:val="000C749A"/>
    <w:rsid w:val="000D018E"/>
    <w:rsid w:val="000D170E"/>
    <w:rsid w:val="000D2483"/>
    <w:rsid w:val="000D29C3"/>
    <w:rsid w:val="000D2A64"/>
    <w:rsid w:val="000D2FC3"/>
    <w:rsid w:val="000D3004"/>
    <w:rsid w:val="000D4F10"/>
    <w:rsid w:val="000D5ACE"/>
    <w:rsid w:val="000D5CCE"/>
    <w:rsid w:val="000D6FB9"/>
    <w:rsid w:val="000D7907"/>
    <w:rsid w:val="000D7D22"/>
    <w:rsid w:val="000E0838"/>
    <w:rsid w:val="000E0B40"/>
    <w:rsid w:val="000E146A"/>
    <w:rsid w:val="000E24CD"/>
    <w:rsid w:val="000E26F6"/>
    <w:rsid w:val="000E2BF9"/>
    <w:rsid w:val="000E361E"/>
    <w:rsid w:val="000E369F"/>
    <w:rsid w:val="000E46F1"/>
    <w:rsid w:val="000E4E40"/>
    <w:rsid w:val="000E534E"/>
    <w:rsid w:val="000E68A5"/>
    <w:rsid w:val="000E79F2"/>
    <w:rsid w:val="000E7E61"/>
    <w:rsid w:val="000F0A54"/>
    <w:rsid w:val="000F12D0"/>
    <w:rsid w:val="000F1F82"/>
    <w:rsid w:val="000F22A7"/>
    <w:rsid w:val="000F2844"/>
    <w:rsid w:val="000F4E71"/>
    <w:rsid w:val="000F4F3C"/>
    <w:rsid w:val="000F7116"/>
    <w:rsid w:val="000F722F"/>
    <w:rsid w:val="000F74F4"/>
    <w:rsid w:val="000F76E1"/>
    <w:rsid w:val="00101505"/>
    <w:rsid w:val="00102556"/>
    <w:rsid w:val="001039E4"/>
    <w:rsid w:val="001046C2"/>
    <w:rsid w:val="00104B5C"/>
    <w:rsid w:val="00104F4F"/>
    <w:rsid w:val="00104F55"/>
    <w:rsid w:val="001055A4"/>
    <w:rsid w:val="001068AC"/>
    <w:rsid w:val="00106CBC"/>
    <w:rsid w:val="00110272"/>
    <w:rsid w:val="001104DD"/>
    <w:rsid w:val="0011097D"/>
    <w:rsid w:val="00111A63"/>
    <w:rsid w:val="00111BCF"/>
    <w:rsid w:val="00111D28"/>
    <w:rsid w:val="00111F88"/>
    <w:rsid w:val="001146FF"/>
    <w:rsid w:val="001149AA"/>
    <w:rsid w:val="00114C8F"/>
    <w:rsid w:val="00115068"/>
    <w:rsid w:val="00115A6E"/>
    <w:rsid w:val="00115EB3"/>
    <w:rsid w:val="001165B1"/>
    <w:rsid w:val="00116D1A"/>
    <w:rsid w:val="00116F36"/>
    <w:rsid w:val="00117037"/>
    <w:rsid w:val="0011728E"/>
    <w:rsid w:val="00117B74"/>
    <w:rsid w:val="00122C42"/>
    <w:rsid w:val="00125CA3"/>
    <w:rsid w:val="001266B8"/>
    <w:rsid w:val="00126DE1"/>
    <w:rsid w:val="00127D0D"/>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6BB5"/>
    <w:rsid w:val="00147A31"/>
    <w:rsid w:val="001509C6"/>
    <w:rsid w:val="00150CB4"/>
    <w:rsid w:val="001513A6"/>
    <w:rsid w:val="001526F2"/>
    <w:rsid w:val="001528C2"/>
    <w:rsid w:val="001539D3"/>
    <w:rsid w:val="00154B13"/>
    <w:rsid w:val="00155EF2"/>
    <w:rsid w:val="00156074"/>
    <w:rsid w:val="001564BC"/>
    <w:rsid w:val="001566E7"/>
    <w:rsid w:val="001568F3"/>
    <w:rsid w:val="00156B15"/>
    <w:rsid w:val="00160F1F"/>
    <w:rsid w:val="0016210C"/>
    <w:rsid w:val="00162D8C"/>
    <w:rsid w:val="00164943"/>
    <w:rsid w:val="00164D6B"/>
    <w:rsid w:val="00164E6F"/>
    <w:rsid w:val="001659FC"/>
    <w:rsid w:val="001664C7"/>
    <w:rsid w:val="0016676D"/>
    <w:rsid w:val="001673D6"/>
    <w:rsid w:val="00171EAC"/>
    <w:rsid w:val="00181E05"/>
    <w:rsid w:val="001825C9"/>
    <w:rsid w:val="00183683"/>
    <w:rsid w:val="00184EA1"/>
    <w:rsid w:val="001853E2"/>
    <w:rsid w:val="001859E2"/>
    <w:rsid w:val="00185E3D"/>
    <w:rsid w:val="00185F50"/>
    <w:rsid w:val="00186834"/>
    <w:rsid w:val="00190050"/>
    <w:rsid w:val="00192CD1"/>
    <w:rsid w:val="001933D8"/>
    <w:rsid w:val="001934DD"/>
    <w:rsid w:val="001941DA"/>
    <w:rsid w:val="00194751"/>
    <w:rsid w:val="00194AE0"/>
    <w:rsid w:val="001957ED"/>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5433"/>
    <w:rsid w:val="001B66B2"/>
    <w:rsid w:val="001B6962"/>
    <w:rsid w:val="001B6D69"/>
    <w:rsid w:val="001C01F6"/>
    <w:rsid w:val="001C0AC5"/>
    <w:rsid w:val="001C2342"/>
    <w:rsid w:val="001C30C7"/>
    <w:rsid w:val="001C490A"/>
    <w:rsid w:val="001C493F"/>
    <w:rsid w:val="001C4B02"/>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5668"/>
    <w:rsid w:val="001E7BBC"/>
    <w:rsid w:val="001E7DAD"/>
    <w:rsid w:val="001E7ED8"/>
    <w:rsid w:val="001F03DD"/>
    <w:rsid w:val="001F0409"/>
    <w:rsid w:val="001F208E"/>
    <w:rsid w:val="001F2B9C"/>
    <w:rsid w:val="001F30CF"/>
    <w:rsid w:val="001F3197"/>
    <w:rsid w:val="001F3764"/>
    <w:rsid w:val="001F7AA5"/>
    <w:rsid w:val="001F7F70"/>
    <w:rsid w:val="00200AB9"/>
    <w:rsid w:val="0020228F"/>
    <w:rsid w:val="00202542"/>
    <w:rsid w:val="00202AFF"/>
    <w:rsid w:val="00202EDD"/>
    <w:rsid w:val="002048B0"/>
    <w:rsid w:val="0020524C"/>
    <w:rsid w:val="00205BB2"/>
    <w:rsid w:val="002072F6"/>
    <w:rsid w:val="00207B61"/>
    <w:rsid w:val="002100D0"/>
    <w:rsid w:val="00210E4B"/>
    <w:rsid w:val="00210ECF"/>
    <w:rsid w:val="0021119C"/>
    <w:rsid w:val="00211A83"/>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2B94"/>
    <w:rsid w:val="0022347C"/>
    <w:rsid w:val="00223EC7"/>
    <w:rsid w:val="0022441C"/>
    <w:rsid w:val="00224F88"/>
    <w:rsid w:val="00226F35"/>
    <w:rsid w:val="00227380"/>
    <w:rsid w:val="00227459"/>
    <w:rsid w:val="002309CC"/>
    <w:rsid w:val="00233B4A"/>
    <w:rsid w:val="0023544C"/>
    <w:rsid w:val="00235F4B"/>
    <w:rsid w:val="00236B4F"/>
    <w:rsid w:val="00236DE2"/>
    <w:rsid w:val="00237437"/>
    <w:rsid w:val="00237C7B"/>
    <w:rsid w:val="00241867"/>
    <w:rsid w:val="00242D60"/>
    <w:rsid w:val="002441F5"/>
    <w:rsid w:val="00244D9E"/>
    <w:rsid w:val="002452E2"/>
    <w:rsid w:val="00245432"/>
    <w:rsid w:val="00246206"/>
    <w:rsid w:val="00246451"/>
    <w:rsid w:val="002470A6"/>
    <w:rsid w:val="0024725D"/>
    <w:rsid w:val="002477AA"/>
    <w:rsid w:val="00247946"/>
    <w:rsid w:val="00247FF1"/>
    <w:rsid w:val="00250008"/>
    <w:rsid w:val="0025042E"/>
    <w:rsid w:val="002509A8"/>
    <w:rsid w:val="00250BD6"/>
    <w:rsid w:val="00250D09"/>
    <w:rsid w:val="00250D39"/>
    <w:rsid w:val="00252302"/>
    <w:rsid w:val="002530E0"/>
    <w:rsid w:val="00253996"/>
    <w:rsid w:val="0025704B"/>
    <w:rsid w:val="00257F31"/>
    <w:rsid w:val="00261558"/>
    <w:rsid w:val="00262D38"/>
    <w:rsid w:val="0026337C"/>
    <w:rsid w:val="002634BC"/>
    <w:rsid w:val="0026486E"/>
    <w:rsid w:val="00264E15"/>
    <w:rsid w:val="002650FC"/>
    <w:rsid w:val="00265AB5"/>
    <w:rsid w:val="00265F36"/>
    <w:rsid w:val="00267657"/>
    <w:rsid w:val="002679E4"/>
    <w:rsid w:val="00270038"/>
    <w:rsid w:val="0027015F"/>
    <w:rsid w:val="00270859"/>
    <w:rsid w:val="00270A9E"/>
    <w:rsid w:val="00271060"/>
    <w:rsid w:val="00272E6F"/>
    <w:rsid w:val="00273396"/>
    <w:rsid w:val="00273A11"/>
    <w:rsid w:val="0027426F"/>
    <w:rsid w:val="0027489E"/>
    <w:rsid w:val="00274BD9"/>
    <w:rsid w:val="00275AEE"/>
    <w:rsid w:val="00276171"/>
    <w:rsid w:val="002765B6"/>
    <w:rsid w:val="00276794"/>
    <w:rsid w:val="00276B8C"/>
    <w:rsid w:val="0027743F"/>
    <w:rsid w:val="00277C84"/>
    <w:rsid w:val="00277F55"/>
    <w:rsid w:val="00277FF6"/>
    <w:rsid w:val="0028031B"/>
    <w:rsid w:val="00280ABA"/>
    <w:rsid w:val="00281202"/>
    <w:rsid w:val="00282D7B"/>
    <w:rsid w:val="00282DDC"/>
    <w:rsid w:val="00283857"/>
    <w:rsid w:val="00283BD4"/>
    <w:rsid w:val="00283F3B"/>
    <w:rsid w:val="0028413F"/>
    <w:rsid w:val="0028507C"/>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0D23"/>
    <w:rsid w:val="002A2CC3"/>
    <w:rsid w:val="002A3C54"/>
    <w:rsid w:val="002A44DE"/>
    <w:rsid w:val="002A6512"/>
    <w:rsid w:val="002A75DA"/>
    <w:rsid w:val="002A78ED"/>
    <w:rsid w:val="002B15CA"/>
    <w:rsid w:val="002B2B0C"/>
    <w:rsid w:val="002B38BE"/>
    <w:rsid w:val="002B4261"/>
    <w:rsid w:val="002B436E"/>
    <w:rsid w:val="002B4B60"/>
    <w:rsid w:val="002B52CF"/>
    <w:rsid w:val="002B5708"/>
    <w:rsid w:val="002B6C97"/>
    <w:rsid w:val="002B70F7"/>
    <w:rsid w:val="002B7462"/>
    <w:rsid w:val="002B75F0"/>
    <w:rsid w:val="002B78A0"/>
    <w:rsid w:val="002C006A"/>
    <w:rsid w:val="002C1152"/>
    <w:rsid w:val="002C1C18"/>
    <w:rsid w:val="002C2545"/>
    <w:rsid w:val="002C31CD"/>
    <w:rsid w:val="002C3FF2"/>
    <w:rsid w:val="002C5487"/>
    <w:rsid w:val="002C54BD"/>
    <w:rsid w:val="002C6B71"/>
    <w:rsid w:val="002C6E10"/>
    <w:rsid w:val="002C6E64"/>
    <w:rsid w:val="002C7E78"/>
    <w:rsid w:val="002D0164"/>
    <w:rsid w:val="002D02E2"/>
    <w:rsid w:val="002D1721"/>
    <w:rsid w:val="002D32CF"/>
    <w:rsid w:val="002D40DD"/>
    <w:rsid w:val="002D413F"/>
    <w:rsid w:val="002D4F8D"/>
    <w:rsid w:val="002D64E8"/>
    <w:rsid w:val="002D6DF4"/>
    <w:rsid w:val="002D720D"/>
    <w:rsid w:val="002E069D"/>
    <w:rsid w:val="002E0784"/>
    <w:rsid w:val="002E195C"/>
    <w:rsid w:val="002E1B27"/>
    <w:rsid w:val="002E1E9E"/>
    <w:rsid w:val="002E296D"/>
    <w:rsid w:val="002E4242"/>
    <w:rsid w:val="002E4834"/>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0EA5"/>
    <w:rsid w:val="003021FD"/>
    <w:rsid w:val="00302CEF"/>
    <w:rsid w:val="0030383A"/>
    <w:rsid w:val="00303A97"/>
    <w:rsid w:val="00303C8B"/>
    <w:rsid w:val="00304F57"/>
    <w:rsid w:val="00310E1C"/>
    <w:rsid w:val="00311234"/>
    <w:rsid w:val="0031220C"/>
    <w:rsid w:val="003162A5"/>
    <w:rsid w:val="0031691D"/>
    <w:rsid w:val="00317615"/>
    <w:rsid w:val="003209E9"/>
    <w:rsid w:val="00321ADC"/>
    <w:rsid w:val="00322A83"/>
    <w:rsid w:val="003234AF"/>
    <w:rsid w:val="00325356"/>
    <w:rsid w:val="00325536"/>
    <w:rsid w:val="0032619A"/>
    <w:rsid w:val="0033169C"/>
    <w:rsid w:val="00331CBE"/>
    <w:rsid w:val="00331D20"/>
    <w:rsid w:val="00332E1D"/>
    <w:rsid w:val="0033417B"/>
    <w:rsid w:val="0033427A"/>
    <w:rsid w:val="00335D17"/>
    <w:rsid w:val="00336B80"/>
    <w:rsid w:val="0033791F"/>
    <w:rsid w:val="00337C94"/>
    <w:rsid w:val="00341884"/>
    <w:rsid w:val="0034212E"/>
    <w:rsid w:val="00345E84"/>
    <w:rsid w:val="00346BD3"/>
    <w:rsid w:val="00347CF1"/>
    <w:rsid w:val="00351066"/>
    <w:rsid w:val="003513C5"/>
    <w:rsid w:val="003520B0"/>
    <w:rsid w:val="00352C2C"/>
    <w:rsid w:val="00352C7A"/>
    <w:rsid w:val="00352FC8"/>
    <w:rsid w:val="003564D7"/>
    <w:rsid w:val="00356C83"/>
    <w:rsid w:val="00357107"/>
    <w:rsid w:val="00357935"/>
    <w:rsid w:val="00360A2C"/>
    <w:rsid w:val="00362279"/>
    <w:rsid w:val="00363B00"/>
    <w:rsid w:val="00364C48"/>
    <w:rsid w:val="00364D34"/>
    <w:rsid w:val="00364F6F"/>
    <w:rsid w:val="0037025D"/>
    <w:rsid w:val="00370D39"/>
    <w:rsid w:val="00375E63"/>
    <w:rsid w:val="0037690C"/>
    <w:rsid w:val="00377294"/>
    <w:rsid w:val="003773F9"/>
    <w:rsid w:val="00380F89"/>
    <w:rsid w:val="003815DA"/>
    <w:rsid w:val="00381938"/>
    <w:rsid w:val="0038198F"/>
    <w:rsid w:val="0038287B"/>
    <w:rsid w:val="0038308E"/>
    <w:rsid w:val="00384207"/>
    <w:rsid w:val="00384B67"/>
    <w:rsid w:val="00386833"/>
    <w:rsid w:val="003869F1"/>
    <w:rsid w:val="00386B0A"/>
    <w:rsid w:val="003904FB"/>
    <w:rsid w:val="0039163A"/>
    <w:rsid w:val="0039268D"/>
    <w:rsid w:val="00392840"/>
    <w:rsid w:val="0039359F"/>
    <w:rsid w:val="00393BF1"/>
    <w:rsid w:val="00394ED7"/>
    <w:rsid w:val="00394FF9"/>
    <w:rsid w:val="003953AD"/>
    <w:rsid w:val="003A1ACD"/>
    <w:rsid w:val="003A1C1B"/>
    <w:rsid w:val="003A21B8"/>
    <w:rsid w:val="003A33E6"/>
    <w:rsid w:val="003A45B2"/>
    <w:rsid w:val="003A490B"/>
    <w:rsid w:val="003A544D"/>
    <w:rsid w:val="003A6625"/>
    <w:rsid w:val="003B02A8"/>
    <w:rsid w:val="003B0331"/>
    <w:rsid w:val="003B058A"/>
    <w:rsid w:val="003B1A08"/>
    <w:rsid w:val="003B4C01"/>
    <w:rsid w:val="003B59A8"/>
    <w:rsid w:val="003B6558"/>
    <w:rsid w:val="003B7C82"/>
    <w:rsid w:val="003C05FB"/>
    <w:rsid w:val="003C0999"/>
    <w:rsid w:val="003C1E61"/>
    <w:rsid w:val="003C3CF1"/>
    <w:rsid w:val="003C573A"/>
    <w:rsid w:val="003C6303"/>
    <w:rsid w:val="003C76AF"/>
    <w:rsid w:val="003C7BBA"/>
    <w:rsid w:val="003D0A73"/>
    <w:rsid w:val="003D0D99"/>
    <w:rsid w:val="003D105E"/>
    <w:rsid w:val="003D1E87"/>
    <w:rsid w:val="003D1EFE"/>
    <w:rsid w:val="003D229B"/>
    <w:rsid w:val="003D2314"/>
    <w:rsid w:val="003D3A8F"/>
    <w:rsid w:val="003D3B8B"/>
    <w:rsid w:val="003D46C1"/>
    <w:rsid w:val="003D5689"/>
    <w:rsid w:val="003D5D53"/>
    <w:rsid w:val="003D61D5"/>
    <w:rsid w:val="003D6787"/>
    <w:rsid w:val="003D705D"/>
    <w:rsid w:val="003D7DC8"/>
    <w:rsid w:val="003E01D6"/>
    <w:rsid w:val="003E07E0"/>
    <w:rsid w:val="003E1E32"/>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4356"/>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1158"/>
    <w:rsid w:val="0047176B"/>
    <w:rsid w:val="00471DDF"/>
    <w:rsid w:val="00472202"/>
    <w:rsid w:val="004723D9"/>
    <w:rsid w:val="00472CDA"/>
    <w:rsid w:val="00474839"/>
    <w:rsid w:val="00475C05"/>
    <w:rsid w:val="00476226"/>
    <w:rsid w:val="004771B8"/>
    <w:rsid w:val="004778B7"/>
    <w:rsid w:val="00480239"/>
    <w:rsid w:val="004805EB"/>
    <w:rsid w:val="0048060E"/>
    <w:rsid w:val="0048132C"/>
    <w:rsid w:val="00481542"/>
    <w:rsid w:val="00481A0B"/>
    <w:rsid w:val="00481AFB"/>
    <w:rsid w:val="00482F27"/>
    <w:rsid w:val="00482F70"/>
    <w:rsid w:val="00483219"/>
    <w:rsid w:val="00483E55"/>
    <w:rsid w:val="004848B4"/>
    <w:rsid w:val="00484B9F"/>
    <w:rsid w:val="00484F63"/>
    <w:rsid w:val="004862EA"/>
    <w:rsid w:val="00486B5F"/>
    <w:rsid w:val="004874D0"/>
    <w:rsid w:val="00487B9E"/>
    <w:rsid w:val="00492254"/>
    <w:rsid w:val="00492527"/>
    <w:rsid w:val="00493288"/>
    <w:rsid w:val="0049455C"/>
    <w:rsid w:val="004952BC"/>
    <w:rsid w:val="00495C28"/>
    <w:rsid w:val="00495C5F"/>
    <w:rsid w:val="00497248"/>
    <w:rsid w:val="004975A7"/>
    <w:rsid w:val="004975E9"/>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B5924"/>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4236"/>
    <w:rsid w:val="004D7B43"/>
    <w:rsid w:val="004E093C"/>
    <w:rsid w:val="004E0E06"/>
    <w:rsid w:val="004E15DE"/>
    <w:rsid w:val="004E24EE"/>
    <w:rsid w:val="004E2787"/>
    <w:rsid w:val="004E29DC"/>
    <w:rsid w:val="004E442A"/>
    <w:rsid w:val="004E47D3"/>
    <w:rsid w:val="004E50D4"/>
    <w:rsid w:val="004E522C"/>
    <w:rsid w:val="004E5F5E"/>
    <w:rsid w:val="004E6C69"/>
    <w:rsid w:val="004E6EFE"/>
    <w:rsid w:val="004E6FC7"/>
    <w:rsid w:val="004E7040"/>
    <w:rsid w:val="004E7C70"/>
    <w:rsid w:val="004F07BC"/>
    <w:rsid w:val="004F0D6E"/>
    <w:rsid w:val="004F135E"/>
    <w:rsid w:val="004F1AB1"/>
    <w:rsid w:val="004F2822"/>
    <w:rsid w:val="004F43B7"/>
    <w:rsid w:val="004F4658"/>
    <w:rsid w:val="004F58C8"/>
    <w:rsid w:val="004F5956"/>
    <w:rsid w:val="004F6374"/>
    <w:rsid w:val="004F6650"/>
    <w:rsid w:val="004F66AE"/>
    <w:rsid w:val="004F69E8"/>
    <w:rsid w:val="004F7498"/>
    <w:rsid w:val="004F753B"/>
    <w:rsid w:val="004F7ED0"/>
    <w:rsid w:val="0050091D"/>
    <w:rsid w:val="005009D8"/>
    <w:rsid w:val="00500AE7"/>
    <w:rsid w:val="00500D84"/>
    <w:rsid w:val="00500DE5"/>
    <w:rsid w:val="00501E8D"/>
    <w:rsid w:val="005021D9"/>
    <w:rsid w:val="00502377"/>
    <w:rsid w:val="00502A64"/>
    <w:rsid w:val="0050349D"/>
    <w:rsid w:val="005049B5"/>
    <w:rsid w:val="00505C51"/>
    <w:rsid w:val="0051018D"/>
    <w:rsid w:val="0051026C"/>
    <w:rsid w:val="00510B7F"/>
    <w:rsid w:val="00510C15"/>
    <w:rsid w:val="00511052"/>
    <w:rsid w:val="00511916"/>
    <w:rsid w:val="00511DEC"/>
    <w:rsid w:val="00513193"/>
    <w:rsid w:val="005138F2"/>
    <w:rsid w:val="00514CFD"/>
    <w:rsid w:val="00516726"/>
    <w:rsid w:val="005170D0"/>
    <w:rsid w:val="005204F4"/>
    <w:rsid w:val="00520B80"/>
    <w:rsid w:val="00521129"/>
    <w:rsid w:val="00523C69"/>
    <w:rsid w:val="005267FC"/>
    <w:rsid w:val="00526AD0"/>
    <w:rsid w:val="00527A5D"/>
    <w:rsid w:val="00530CC5"/>
    <w:rsid w:val="005313A3"/>
    <w:rsid w:val="00532790"/>
    <w:rsid w:val="00533117"/>
    <w:rsid w:val="005356AB"/>
    <w:rsid w:val="00536F79"/>
    <w:rsid w:val="00537142"/>
    <w:rsid w:val="0054329A"/>
    <w:rsid w:val="00543342"/>
    <w:rsid w:val="00543E53"/>
    <w:rsid w:val="00545210"/>
    <w:rsid w:val="00545532"/>
    <w:rsid w:val="0054646B"/>
    <w:rsid w:val="00547456"/>
    <w:rsid w:val="00550E06"/>
    <w:rsid w:val="00551706"/>
    <w:rsid w:val="0055372A"/>
    <w:rsid w:val="0055554F"/>
    <w:rsid w:val="00556812"/>
    <w:rsid w:val="00556B44"/>
    <w:rsid w:val="00556F8C"/>
    <w:rsid w:val="005570A3"/>
    <w:rsid w:val="00560349"/>
    <w:rsid w:val="00560DEB"/>
    <w:rsid w:val="00561B23"/>
    <w:rsid w:val="00564917"/>
    <w:rsid w:val="00566611"/>
    <w:rsid w:val="00570D77"/>
    <w:rsid w:val="005711A7"/>
    <w:rsid w:val="00571CFE"/>
    <w:rsid w:val="00572BC8"/>
    <w:rsid w:val="0057377D"/>
    <w:rsid w:val="00573D73"/>
    <w:rsid w:val="005743E9"/>
    <w:rsid w:val="00574783"/>
    <w:rsid w:val="00574E79"/>
    <w:rsid w:val="00575275"/>
    <w:rsid w:val="00575663"/>
    <w:rsid w:val="00575B23"/>
    <w:rsid w:val="00576F26"/>
    <w:rsid w:val="00576F4B"/>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298"/>
    <w:rsid w:val="00593E5A"/>
    <w:rsid w:val="0059693F"/>
    <w:rsid w:val="00596C9B"/>
    <w:rsid w:val="00596F78"/>
    <w:rsid w:val="00596FB5"/>
    <w:rsid w:val="00597EF4"/>
    <w:rsid w:val="005A05C9"/>
    <w:rsid w:val="005A05EE"/>
    <w:rsid w:val="005A13B4"/>
    <w:rsid w:val="005A1543"/>
    <w:rsid w:val="005A163F"/>
    <w:rsid w:val="005A1EB8"/>
    <w:rsid w:val="005A287D"/>
    <w:rsid w:val="005A3225"/>
    <w:rsid w:val="005A3B7C"/>
    <w:rsid w:val="005A4E58"/>
    <w:rsid w:val="005A5078"/>
    <w:rsid w:val="005A6ED5"/>
    <w:rsid w:val="005B0008"/>
    <w:rsid w:val="005B0C4E"/>
    <w:rsid w:val="005B1D10"/>
    <w:rsid w:val="005B28F4"/>
    <w:rsid w:val="005B3FB2"/>
    <w:rsid w:val="005B485F"/>
    <w:rsid w:val="005B53EC"/>
    <w:rsid w:val="005B5F1F"/>
    <w:rsid w:val="005B736F"/>
    <w:rsid w:val="005C0005"/>
    <w:rsid w:val="005C1D10"/>
    <w:rsid w:val="005C5D2C"/>
    <w:rsid w:val="005C7F5D"/>
    <w:rsid w:val="005D0936"/>
    <w:rsid w:val="005D0EFF"/>
    <w:rsid w:val="005D1185"/>
    <w:rsid w:val="005D1B71"/>
    <w:rsid w:val="005D26B8"/>
    <w:rsid w:val="005D5CC6"/>
    <w:rsid w:val="005D5FB7"/>
    <w:rsid w:val="005D624D"/>
    <w:rsid w:val="005D68D2"/>
    <w:rsid w:val="005D6E86"/>
    <w:rsid w:val="005D6FFF"/>
    <w:rsid w:val="005D7EC8"/>
    <w:rsid w:val="005E0292"/>
    <w:rsid w:val="005E0A4C"/>
    <w:rsid w:val="005E11C7"/>
    <w:rsid w:val="005E12C6"/>
    <w:rsid w:val="005E1948"/>
    <w:rsid w:val="005E1E05"/>
    <w:rsid w:val="005E2585"/>
    <w:rsid w:val="005E2B58"/>
    <w:rsid w:val="005E3A1E"/>
    <w:rsid w:val="005E40FA"/>
    <w:rsid w:val="005E4B54"/>
    <w:rsid w:val="005E5064"/>
    <w:rsid w:val="005E53FB"/>
    <w:rsid w:val="005E5E7D"/>
    <w:rsid w:val="005E6183"/>
    <w:rsid w:val="005E7F67"/>
    <w:rsid w:val="005F01FC"/>
    <w:rsid w:val="005F0216"/>
    <w:rsid w:val="005F0B84"/>
    <w:rsid w:val="005F0D1C"/>
    <w:rsid w:val="005F13D0"/>
    <w:rsid w:val="005F2C1A"/>
    <w:rsid w:val="005F3AA0"/>
    <w:rsid w:val="005F3F79"/>
    <w:rsid w:val="005F7296"/>
    <w:rsid w:val="006006AD"/>
    <w:rsid w:val="00600E24"/>
    <w:rsid w:val="00600EF0"/>
    <w:rsid w:val="0060135F"/>
    <w:rsid w:val="0060208C"/>
    <w:rsid w:val="006024B4"/>
    <w:rsid w:val="006035DA"/>
    <w:rsid w:val="006036D0"/>
    <w:rsid w:val="00603A35"/>
    <w:rsid w:val="0060400E"/>
    <w:rsid w:val="00604280"/>
    <w:rsid w:val="0060468C"/>
    <w:rsid w:val="00604D64"/>
    <w:rsid w:val="00605730"/>
    <w:rsid w:val="00605A51"/>
    <w:rsid w:val="006063C9"/>
    <w:rsid w:val="00607910"/>
    <w:rsid w:val="00611ED8"/>
    <w:rsid w:val="0061255E"/>
    <w:rsid w:val="00612A96"/>
    <w:rsid w:val="00613521"/>
    <w:rsid w:val="00613AAD"/>
    <w:rsid w:val="00614810"/>
    <w:rsid w:val="006149B9"/>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0A2"/>
    <w:rsid w:val="00636234"/>
    <w:rsid w:val="006375E9"/>
    <w:rsid w:val="00637C50"/>
    <w:rsid w:val="00640AE2"/>
    <w:rsid w:val="006428CE"/>
    <w:rsid w:val="00643363"/>
    <w:rsid w:val="00643532"/>
    <w:rsid w:val="006438AE"/>
    <w:rsid w:val="006452B9"/>
    <w:rsid w:val="00645B6D"/>
    <w:rsid w:val="00646AB1"/>
    <w:rsid w:val="00647171"/>
    <w:rsid w:val="006500B4"/>
    <w:rsid w:val="006507F6"/>
    <w:rsid w:val="00650869"/>
    <w:rsid w:val="0065157D"/>
    <w:rsid w:val="006537D0"/>
    <w:rsid w:val="00654F8A"/>
    <w:rsid w:val="0065559D"/>
    <w:rsid w:val="0065763B"/>
    <w:rsid w:val="00660565"/>
    <w:rsid w:val="00661B48"/>
    <w:rsid w:val="00662517"/>
    <w:rsid w:val="006629D1"/>
    <w:rsid w:val="00662B5D"/>
    <w:rsid w:val="006638D7"/>
    <w:rsid w:val="006648B3"/>
    <w:rsid w:val="0066526B"/>
    <w:rsid w:val="006673D0"/>
    <w:rsid w:val="00670210"/>
    <w:rsid w:val="006705EB"/>
    <w:rsid w:val="00670881"/>
    <w:rsid w:val="006711C2"/>
    <w:rsid w:val="00671829"/>
    <w:rsid w:val="00671E1F"/>
    <w:rsid w:val="00672091"/>
    <w:rsid w:val="00673C76"/>
    <w:rsid w:val="00674CEB"/>
    <w:rsid w:val="00675A7D"/>
    <w:rsid w:val="00675D39"/>
    <w:rsid w:val="0067695A"/>
    <w:rsid w:val="00676B79"/>
    <w:rsid w:val="00676D30"/>
    <w:rsid w:val="00680C22"/>
    <w:rsid w:val="00680D57"/>
    <w:rsid w:val="00682115"/>
    <w:rsid w:val="00683BF4"/>
    <w:rsid w:val="006845B3"/>
    <w:rsid w:val="00684B96"/>
    <w:rsid w:val="006855A5"/>
    <w:rsid w:val="0068684C"/>
    <w:rsid w:val="006871C7"/>
    <w:rsid w:val="00687D7B"/>
    <w:rsid w:val="00690C84"/>
    <w:rsid w:val="00690F71"/>
    <w:rsid w:val="00692546"/>
    <w:rsid w:val="006928C1"/>
    <w:rsid w:val="00693D93"/>
    <w:rsid w:val="00693E4C"/>
    <w:rsid w:val="00695559"/>
    <w:rsid w:val="006963CF"/>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B74D1"/>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167"/>
    <w:rsid w:val="006E1BB0"/>
    <w:rsid w:val="006E2679"/>
    <w:rsid w:val="006E323F"/>
    <w:rsid w:val="006E4B8B"/>
    <w:rsid w:val="006E5632"/>
    <w:rsid w:val="006E5D37"/>
    <w:rsid w:val="006E601F"/>
    <w:rsid w:val="006E7F99"/>
    <w:rsid w:val="006F06FB"/>
    <w:rsid w:val="006F1651"/>
    <w:rsid w:val="006F1778"/>
    <w:rsid w:val="006F1C63"/>
    <w:rsid w:val="006F1F38"/>
    <w:rsid w:val="006F21F4"/>
    <w:rsid w:val="006F3298"/>
    <w:rsid w:val="006F4684"/>
    <w:rsid w:val="006F49F6"/>
    <w:rsid w:val="006F558B"/>
    <w:rsid w:val="006F614E"/>
    <w:rsid w:val="006F6291"/>
    <w:rsid w:val="006F63DD"/>
    <w:rsid w:val="006F7F83"/>
    <w:rsid w:val="007000C1"/>
    <w:rsid w:val="007009AC"/>
    <w:rsid w:val="0070166D"/>
    <w:rsid w:val="00702873"/>
    <w:rsid w:val="00703970"/>
    <w:rsid w:val="00704976"/>
    <w:rsid w:val="00704F51"/>
    <w:rsid w:val="0070556C"/>
    <w:rsid w:val="007061CA"/>
    <w:rsid w:val="00706543"/>
    <w:rsid w:val="00710545"/>
    <w:rsid w:val="007110B9"/>
    <w:rsid w:val="00712CDE"/>
    <w:rsid w:val="0071412F"/>
    <w:rsid w:val="007142C3"/>
    <w:rsid w:val="007150C4"/>
    <w:rsid w:val="007152E3"/>
    <w:rsid w:val="007155FE"/>
    <w:rsid w:val="00715A24"/>
    <w:rsid w:val="00716888"/>
    <w:rsid w:val="007177E8"/>
    <w:rsid w:val="0071796B"/>
    <w:rsid w:val="007216C5"/>
    <w:rsid w:val="00721828"/>
    <w:rsid w:val="00721A9F"/>
    <w:rsid w:val="00722406"/>
    <w:rsid w:val="0072263F"/>
    <w:rsid w:val="00724AC8"/>
    <w:rsid w:val="00725E3C"/>
    <w:rsid w:val="00726BE5"/>
    <w:rsid w:val="007271C0"/>
    <w:rsid w:val="00727ED6"/>
    <w:rsid w:val="00727FD4"/>
    <w:rsid w:val="007307B1"/>
    <w:rsid w:val="00733160"/>
    <w:rsid w:val="00733D5D"/>
    <w:rsid w:val="007344E1"/>
    <w:rsid w:val="007348D4"/>
    <w:rsid w:val="00735AD9"/>
    <w:rsid w:val="0073644C"/>
    <w:rsid w:val="00736580"/>
    <w:rsid w:val="00740E3D"/>
    <w:rsid w:val="00741155"/>
    <w:rsid w:val="00741D61"/>
    <w:rsid w:val="00743BBB"/>
    <w:rsid w:val="0074414C"/>
    <w:rsid w:val="00744483"/>
    <w:rsid w:val="00744BF6"/>
    <w:rsid w:val="00745396"/>
    <w:rsid w:val="007469A0"/>
    <w:rsid w:val="00746AD4"/>
    <w:rsid w:val="0074701B"/>
    <w:rsid w:val="007476D1"/>
    <w:rsid w:val="007504B6"/>
    <w:rsid w:val="00750CAD"/>
    <w:rsid w:val="00753507"/>
    <w:rsid w:val="00754A0D"/>
    <w:rsid w:val="00755489"/>
    <w:rsid w:val="00756F81"/>
    <w:rsid w:val="00757080"/>
    <w:rsid w:val="007604E3"/>
    <w:rsid w:val="00762578"/>
    <w:rsid w:val="007644FD"/>
    <w:rsid w:val="007658F2"/>
    <w:rsid w:val="007663FF"/>
    <w:rsid w:val="00767F57"/>
    <w:rsid w:val="00770CD4"/>
    <w:rsid w:val="00772076"/>
    <w:rsid w:val="007726E4"/>
    <w:rsid w:val="007740DC"/>
    <w:rsid w:val="00774816"/>
    <w:rsid w:val="00774CB4"/>
    <w:rsid w:val="00774CCB"/>
    <w:rsid w:val="00775CCA"/>
    <w:rsid w:val="00776821"/>
    <w:rsid w:val="00780515"/>
    <w:rsid w:val="00780972"/>
    <w:rsid w:val="00780FC0"/>
    <w:rsid w:val="00782700"/>
    <w:rsid w:val="00782876"/>
    <w:rsid w:val="0078339F"/>
    <w:rsid w:val="007843DD"/>
    <w:rsid w:val="00785ABA"/>
    <w:rsid w:val="0078763D"/>
    <w:rsid w:val="00787723"/>
    <w:rsid w:val="0078780F"/>
    <w:rsid w:val="00787A00"/>
    <w:rsid w:val="0079102D"/>
    <w:rsid w:val="007917FC"/>
    <w:rsid w:val="007918A7"/>
    <w:rsid w:val="00791E4D"/>
    <w:rsid w:val="00793C3B"/>
    <w:rsid w:val="00795526"/>
    <w:rsid w:val="00795E81"/>
    <w:rsid w:val="00796230"/>
    <w:rsid w:val="00796789"/>
    <w:rsid w:val="007973E8"/>
    <w:rsid w:val="007A16F4"/>
    <w:rsid w:val="007A17BF"/>
    <w:rsid w:val="007A1C0F"/>
    <w:rsid w:val="007A4478"/>
    <w:rsid w:val="007A46DB"/>
    <w:rsid w:val="007A511D"/>
    <w:rsid w:val="007A5179"/>
    <w:rsid w:val="007A53BF"/>
    <w:rsid w:val="007A5A93"/>
    <w:rsid w:val="007A5D21"/>
    <w:rsid w:val="007A6B9C"/>
    <w:rsid w:val="007A7596"/>
    <w:rsid w:val="007A7AF6"/>
    <w:rsid w:val="007B06A2"/>
    <w:rsid w:val="007B16B9"/>
    <w:rsid w:val="007B1DDF"/>
    <w:rsid w:val="007B378C"/>
    <w:rsid w:val="007B42B7"/>
    <w:rsid w:val="007B4C8B"/>
    <w:rsid w:val="007B5DB2"/>
    <w:rsid w:val="007B653D"/>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D7986"/>
    <w:rsid w:val="007E0F5D"/>
    <w:rsid w:val="007E2472"/>
    <w:rsid w:val="007E269A"/>
    <w:rsid w:val="007E308B"/>
    <w:rsid w:val="007E369F"/>
    <w:rsid w:val="007E4437"/>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1730"/>
    <w:rsid w:val="00812F6A"/>
    <w:rsid w:val="00814252"/>
    <w:rsid w:val="008143E8"/>
    <w:rsid w:val="00814A2F"/>
    <w:rsid w:val="00814D9A"/>
    <w:rsid w:val="008177E1"/>
    <w:rsid w:val="00817F16"/>
    <w:rsid w:val="00820FD8"/>
    <w:rsid w:val="00822035"/>
    <w:rsid w:val="008224D4"/>
    <w:rsid w:val="00822E34"/>
    <w:rsid w:val="00823CF7"/>
    <w:rsid w:val="00824895"/>
    <w:rsid w:val="00824AC9"/>
    <w:rsid w:val="00824E38"/>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37FF1"/>
    <w:rsid w:val="0084052D"/>
    <w:rsid w:val="00842996"/>
    <w:rsid w:val="008436A7"/>
    <w:rsid w:val="00843F0B"/>
    <w:rsid w:val="00844366"/>
    <w:rsid w:val="0084456F"/>
    <w:rsid w:val="00844DB9"/>
    <w:rsid w:val="00844E6A"/>
    <w:rsid w:val="0084708C"/>
    <w:rsid w:val="008479F9"/>
    <w:rsid w:val="00847B57"/>
    <w:rsid w:val="00847FE4"/>
    <w:rsid w:val="0085036C"/>
    <w:rsid w:val="0085115D"/>
    <w:rsid w:val="00851299"/>
    <w:rsid w:val="00852486"/>
    <w:rsid w:val="00852791"/>
    <w:rsid w:val="00852FE1"/>
    <w:rsid w:val="00854949"/>
    <w:rsid w:val="00855B8A"/>
    <w:rsid w:val="00857CDA"/>
    <w:rsid w:val="008600D5"/>
    <w:rsid w:val="00860DBC"/>
    <w:rsid w:val="008612C7"/>
    <w:rsid w:val="00861716"/>
    <w:rsid w:val="0086226B"/>
    <w:rsid w:val="008627BC"/>
    <w:rsid w:val="0086375C"/>
    <w:rsid w:val="0086530A"/>
    <w:rsid w:val="008659A2"/>
    <w:rsid w:val="00865EF9"/>
    <w:rsid w:val="008677CF"/>
    <w:rsid w:val="00870877"/>
    <w:rsid w:val="00871F0A"/>
    <w:rsid w:val="0087257D"/>
    <w:rsid w:val="008742DE"/>
    <w:rsid w:val="00876287"/>
    <w:rsid w:val="00876A66"/>
    <w:rsid w:val="00876CEA"/>
    <w:rsid w:val="00877756"/>
    <w:rsid w:val="008804AD"/>
    <w:rsid w:val="00880A1B"/>
    <w:rsid w:val="0088135E"/>
    <w:rsid w:val="008815C3"/>
    <w:rsid w:val="008816A3"/>
    <w:rsid w:val="00882AEF"/>
    <w:rsid w:val="00882FFD"/>
    <w:rsid w:val="00883D3E"/>
    <w:rsid w:val="0088429B"/>
    <w:rsid w:val="00884FB6"/>
    <w:rsid w:val="0088570D"/>
    <w:rsid w:val="00885DFB"/>
    <w:rsid w:val="00886B90"/>
    <w:rsid w:val="00887347"/>
    <w:rsid w:val="00887F77"/>
    <w:rsid w:val="00887FC2"/>
    <w:rsid w:val="0089005B"/>
    <w:rsid w:val="00890092"/>
    <w:rsid w:val="00890873"/>
    <w:rsid w:val="00891E45"/>
    <w:rsid w:val="00891EC1"/>
    <w:rsid w:val="00892759"/>
    <w:rsid w:val="008934C5"/>
    <w:rsid w:val="00894155"/>
    <w:rsid w:val="00894E4A"/>
    <w:rsid w:val="00895131"/>
    <w:rsid w:val="0089525B"/>
    <w:rsid w:val="00895368"/>
    <w:rsid w:val="0089569D"/>
    <w:rsid w:val="0089591F"/>
    <w:rsid w:val="00897626"/>
    <w:rsid w:val="008A0C6B"/>
    <w:rsid w:val="008A1727"/>
    <w:rsid w:val="008A1D10"/>
    <w:rsid w:val="008A1D82"/>
    <w:rsid w:val="008A2DE0"/>
    <w:rsid w:val="008A5B33"/>
    <w:rsid w:val="008A5F89"/>
    <w:rsid w:val="008A6E60"/>
    <w:rsid w:val="008B0511"/>
    <w:rsid w:val="008B0BC3"/>
    <w:rsid w:val="008B10A7"/>
    <w:rsid w:val="008B3774"/>
    <w:rsid w:val="008B4230"/>
    <w:rsid w:val="008B4F59"/>
    <w:rsid w:val="008B6825"/>
    <w:rsid w:val="008B69B8"/>
    <w:rsid w:val="008B7F1B"/>
    <w:rsid w:val="008C0004"/>
    <w:rsid w:val="008C1B96"/>
    <w:rsid w:val="008C30DD"/>
    <w:rsid w:val="008C3510"/>
    <w:rsid w:val="008C394A"/>
    <w:rsid w:val="008C3E88"/>
    <w:rsid w:val="008C3F00"/>
    <w:rsid w:val="008C4FAE"/>
    <w:rsid w:val="008C687F"/>
    <w:rsid w:val="008C6A94"/>
    <w:rsid w:val="008C793C"/>
    <w:rsid w:val="008C7D3F"/>
    <w:rsid w:val="008D037C"/>
    <w:rsid w:val="008D0EA4"/>
    <w:rsid w:val="008D29ED"/>
    <w:rsid w:val="008D2C6B"/>
    <w:rsid w:val="008D33A8"/>
    <w:rsid w:val="008D41EE"/>
    <w:rsid w:val="008D5B89"/>
    <w:rsid w:val="008D6125"/>
    <w:rsid w:val="008D668F"/>
    <w:rsid w:val="008D6E0F"/>
    <w:rsid w:val="008E0CFA"/>
    <w:rsid w:val="008E1C0C"/>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A4C"/>
    <w:rsid w:val="008F6BE2"/>
    <w:rsid w:val="008F7900"/>
    <w:rsid w:val="00902D5A"/>
    <w:rsid w:val="00903EA1"/>
    <w:rsid w:val="00904990"/>
    <w:rsid w:val="00904CB4"/>
    <w:rsid w:val="009050D0"/>
    <w:rsid w:val="009059CC"/>
    <w:rsid w:val="00905B37"/>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4F1A"/>
    <w:rsid w:val="0092543C"/>
    <w:rsid w:val="00925B75"/>
    <w:rsid w:val="00925FA9"/>
    <w:rsid w:val="00926C21"/>
    <w:rsid w:val="0093023F"/>
    <w:rsid w:val="00933269"/>
    <w:rsid w:val="00933574"/>
    <w:rsid w:val="009337C1"/>
    <w:rsid w:val="00935ADD"/>
    <w:rsid w:val="00936997"/>
    <w:rsid w:val="00936BA4"/>
    <w:rsid w:val="00940095"/>
    <w:rsid w:val="0094076E"/>
    <w:rsid w:val="0094177B"/>
    <w:rsid w:val="00942B09"/>
    <w:rsid w:val="009439F0"/>
    <w:rsid w:val="0094577B"/>
    <w:rsid w:val="00946485"/>
    <w:rsid w:val="00946B3C"/>
    <w:rsid w:val="00947837"/>
    <w:rsid w:val="00947E3C"/>
    <w:rsid w:val="0095019C"/>
    <w:rsid w:val="00950EEE"/>
    <w:rsid w:val="00951163"/>
    <w:rsid w:val="00951645"/>
    <w:rsid w:val="009532A4"/>
    <w:rsid w:val="009559E0"/>
    <w:rsid w:val="00960364"/>
    <w:rsid w:val="0096088A"/>
    <w:rsid w:val="00961174"/>
    <w:rsid w:val="00962977"/>
    <w:rsid w:val="00963C36"/>
    <w:rsid w:val="009642CA"/>
    <w:rsid w:val="0096446E"/>
    <w:rsid w:val="00964D97"/>
    <w:rsid w:val="009650D1"/>
    <w:rsid w:val="00965AAA"/>
    <w:rsid w:val="009669E9"/>
    <w:rsid w:val="00970BBB"/>
    <w:rsid w:val="009746C5"/>
    <w:rsid w:val="00974B82"/>
    <w:rsid w:val="0097592C"/>
    <w:rsid w:val="00975B9D"/>
    <w:rsid w:val="009767BF"/>
    <w:rsid w:val="00977CC4"/>
    <w:rsid w:val="00977FCE"/>
    <w:rsid w:val="00980AB4"/>
    <w:rsid w:val="009817EB"/>
    <w:rsid w:val="00982852"/>
    <w:rsid w:val="00982F39"/>
    <w:rsid w:val="009848CD"/>
    <w:rsid w:val="00985ED6"/>
    <w:rsid w:val="00986796"/>
    <w:rsid w:val="00987FED"/>
    <w:rsid w:val="00990136"/>
    <w:rsid w:val="009928B7"/>
    <w:rsid w:val="00992939"/>
    <w:rsid w:val="00992E4C"/>
    <w:rsid w:val="009931E0"/>
    <w:rsid w:val="00993700"/>
    <w:rsid w:val="00994619"/>
    <w:rsid w:val="0099472F"/>
    <w:rsid w:val="00995353"/>
    <w:rsid w:val="00995AD4"/>
    <w:rsid w:val="009A2530"/>
    <w:rsid w:val="009A2839"/>
    <w:rsid w:val="009A349B"/>
    <w:rsid w:val="009A3736"/>
    <w:rsid w:val="009A388C"/>
    <w:rsid w:val="009A4130"/>
    <w:rsid w:val="009A46E5"/>
    <w:rsid w:val="009A49A6"/>
    <w:rsid w:val="009A4EFF"/>
    <w:rsid w:val="009A50E5"/>
    <w:rsid w:val="009A6649"/>
    <w:rsid w:val="009A7343"/>
    <w:rsid w:val="009A7737"/>
    <w:rsid w:val="009B098A"/>
    <w:rsid w:val="009B132B"/>
    <w:rsid w:val="009B1F13"/>
    <w:rsid w:val="009B315B"/>
    <w:rsid w:val="009B3250"/>
    <w:rsid w:val="009B535A"/>
    <w:rsid w:val="009B5B56"/>
    <w:rsid w:val="009B708E"/>
    <w:rsid w:val="009B7A28"/>
    <w:rsid w:val="009C0D21"/>
    <w:rsid w:val="009C124F"/>
    <w:rsid w:val="009C1644"/>
    <w:rsid w:val="009C1947"/>
    <w:rsid w:val="009C2829"/>
    <w:rsid w:val="009C380F"/>
    <w:rsid w:val="009C62F4"/>
    <w:rsid w:val="009C6382"/>
    <w:rsid w:val="009C6A89"/>
    <w:rsid w:val="009C71A5"/>
    <w:rsid w:val="009C7D6F"/>
    <w:rsid w:val="009D0EF7"/>
    <w:rsid w:val="009D1E4E"/>
    <w:rsid w:val="009D267B"/>
    <w:rsid w:val="009D2983"/>
    <w:rsid w:val="009D2C49"/>
    <w:rsid w:val="009D39EA"/>
    <w:rsid w:val="009D4753"/>
    <w:rsid w:val="009D5449"/>
    <w:rsid w:val="009D55DF"/>
    <w:rsid w:val="009D5E32"/>
    <w:rsid w:val="009E0C3B"/>
    <w:rsid w:val="009E170A"/>
    <w:rsid w:val="009E208A"/>
    <w:rsid w:val="009E29A6"/>
    <w:rsid w:val="009E37C5"/>
    <w:rsid w:val="009E54FC"/>
    <w:rsid w:val="009E7249"/>
    <w:rsid w:val="009E7D66"/>
    <w:rsid w:val="009F15BE"/>
    <w:rsid w:val="009F1866"/>
    <w:rsid w:val="009F2938"/>
    <w:rsid w:val="009F3E83"/>
    <w:rsid w:val="009F4664"/>
    <w:rsid w:val="009F534D"/>
    <w:rsid w:val="009F6B57"/>
    <w:rsid w:val="009F73D2"/>
    <w:rsid w:val="009F76E7"/>
    <w:rsid w:val="009F7F1D"/>
    <w:rsid w:val="00A0308C"/>
    <w:rsid w:val="00A03135"/>
    <w:rsid w:val="00A03F95"/>
    <w:rsid w:val="00A053F0"/>
    <w:rsid w:val="00A062D0"/>
    <w:rsid w:val="00A06ED0"/>
    <w:rsid w:val="00A1005A"/>
    <w:rsid w:val="00A10328"/>
    <w:rsid w:val="00A128FD"/>
    <w:rsid w:val="00A12E3E"/>
    <w:rsid w:val="00A1318D"/>
    <w:rsid w:val="00A134F5"/>
    <w:rsid w:val="00A1413E"/>
    <w:rsid w:val="00A1447A"/>
    <w:rsid w:val="00A15F77"/>
    <w:rsid w:val="00A16581"/>
    <w:rsid w:val="00A17B99"/>
    <w:rsid w:val="00A20671"/>
    <w:rsid w:val="00A206D3"/>
    <w:rsid w:val="00A21097"/>
    <w:rsid w:val="00A2184C"/>
    <w:rsid w:val="00A219C3"/>
    <w:rsid w:val="00A21BA1"/>
    <w:rsid w:val="00A22F27"/>
    <w:rsid w:val="00A26F6B"/>
    <w:rsid w:val="00A2736D"/>
    <w:rsid w:val="00A30452"/>
    <w:rsid w:val="00A31387"/>
    <w:rsid w:val="00A32D20"/>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58D"/>
    <w:rsid w:val="00A778DD"/>
    <w:rsid w:val="00A81D0A"/>
    <w:rsid w:val="00A8356B"/>
    <w:rsid w:val="00A83AC6"/>
    <w:rsid w:val="00A84F86"/>
    <w:rsid w:val="00A8554F"/>
    <w:rsid w:val="00A86D5B"/>
    <w:rsid w:val="00A874A4"/>
    <w:rsid w:val="00A87533"/>
    <w:rsid w:val="00A90196"/>
    <w:rsid w:val="00A9023C"/>
    <w:rsid w:val="00A90254"/>
    <w:rsid w:val="00A91321"/>
    <w:rsid w:val="00A918A8"/>
    <w:rsid w:val="00A932A4"/>
    <w:rsid w:val="00A977D7"/>
    <w:rsid w:val="00A97D7E"/>
    <w:rsid w:val="00AA1468"/>
    <w:rsid w:val="00AA1D8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227A"/>
    <w:rsid w:val="00AC3B56"/>
    <w:rsid w:val="00AC4E87"/>
    <w:rsid w:val="00AC5092"/>
    <w:rsid w:val="00AC56CA"/>
    <w:rsid w:val="00AC5F03"/>
    <w:rsid w:val="00AC6855"/>
    <w:rsid w:val="00AC73D6"/>
    <w:rsid w:val="00AC7C96"/>
    <w:rsid w:val="00AD02A5"/>
    <w:rsid w:val="00AD0BC4"/>
    <w:rsid w:val="00AD0F93"/>
    <w:rsid w:val="00AD21DF"/>
    <w:rsid w:val="00AD2D0A"/>
    <w:rsid w:val="00AD2F9E"/>
    <w:rsid w:val="00AD3481"/>
    <w:rsid w:val="00AD656A"/>
    <w:rsid w:val="00AD6F72"/>
    <w:rsid w:val="00AD7063"/>
    <w:rsid w:val="00AD72CD"/>
    <w:rsid w:val="00AD7D94"/>
    <w:rsid w:val="00AE0714"/>
    <w:rsid w:val="00AE103B"/>
    <w:rsid w:val="00AE1A1D"/>
    <w:rsid w:val="00AE2019"/>
    <w:rsid w:val="00AE2666"/>
    <w:rsid w:val="00AE392D"/>
    <w:rsid w:val="00AE3D7F"/>
    <w:rsid w:val="00AE49AE"/>
    <w:rsid w:val="00AE4C1F"/>
    <w:rsid w:val="00AE5049"/>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2AA"/>
    <w:rsid w:val="00B1176C"/>
    <w:rsid w:val="00B11BB1"/>
    <w:rsid w:val="00B12945"/>
    <w:rsid w:val="00B131E0"/>
    <w:rsid w:val="00B14477"/>
    <w:rsid w:val="00B14587"/>
    <w:rsid w:val="00B14E2D"/>
    <w:rsid w:val="00B1502B"/>
    <w:rsid w:val="00B152C4"/>
    <w:rsid w:val="00B15B6F"/>
    <w:rsid w:val="00B17EB4"/>
    <w:rsid w:val="00B21705"/>
    <w:rsid w:val="00B21F92"/>
    <w:rsid w:val="00B2248C"/>
    <w:rsid w:val="00B23111"/>
    <w:rsid w:val="00B249A0"/>
    <w:rsid w:val="00B249D6"/>
    <w:rsid w:val="00B25316"/>
    <w:rsid w:val="00B255BD"/>
    <w:rsid w:val="00B25904"/>
    <w:rsid w:val="00B2592C"/>
    <w:rsid w:val="00B269B9"/>
    <w:rsid w:val="00B26B21"/>
    <w:rsid w:val="00B3084A"/>
    <w:rsid w:val="00B32304"/>
    <w:rsid w:val="00B3295C"/>
    <w:rsid w:val="00B33088"/>
    <w:rsid w:val="00B347DF"/>
    <w:rsid w:val="00B3525F"/>
    <w:rsid w:val="00B3540D"/>
    <w:rsid w:val="00B35EBA"/>
    <w:rsid w:val="00B36324"/>
    <w:rsid w:val="00B36A06"/>
    <w:rsid w:val="00B370E6"/>
    <w:rsid w:val="00B37692"/>
    <w:rsid w:val="00B4024E"/>
    <w:rsid w:val="00B41A5D"/>
    <w:rsid w:val="00B428CC"/>
    <w:rsid w:val="00B42985"/>
    <w:rsid w:val="00B42FBA"/>
    <w:rsid w:val="00B430AF"/>
    <w:rsid w:val="00B44289"/>
    <w:rsid w:val="00B444D6"/>
    <w:rsid w:val="00B46100"/>
    <w:rsid w:val="00B46121"/>
    <w:rsid w:val="00B461EF"/>
    <w:rsid w:val="00B46EE7"/>
    <w:rsid w:val="00B47354"/>
    <w:rsid w:val="00B518A7"/>
    <w:rsid w:val="00B51940"/>
    <w:rsid w:val="00B52A13"/>
    <w:rsid w:val="00B53050"/>
    <w:rsid w:val="00B54BEE"/>
    <w:rsid w:val="00B560C4"/>
    <w:rsid w:val="00B5674F"/>
    <w:rsid w:val="00B5698F"/>
    <w:rsid w:val="00B5706B"/>
    <w:rsid w:val="00B5785D"/>
    <w:rsid w:val="00B57D50"/>
    <w:rsid w:val="00B60D24"/>
    <w:rsid w:val="00B62465"/>
    <w:rsid w:val="00B63400"/>
    <w:rsid w:val="00B63DBE"/>
    <w:rsid w:val="00B63F6A"/>
    <w:rsid w:val="00B651D6"/>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578B"/>
    <w:rsid w:val="00B86360"/>
    <w:rsid w:val="00B86486"/>
    <w:rsid w:val="00B90029"/>
    <w:rsid w:val="00B90515"/>
    <w:rsid w:val="00B90DD5"/>
    <w:rsid w:val="00B910E4"/>
    <w:rsid w:val="00B934F2"/>
    <w:rsid w:val="00B93655"/>
    <w:rsid w:val="00B93A23"/>
    <w:rsid w:val="00B95DD1"/>
    <w:rsid w:val="00B95EFC"/>
    <w:rsid w:val="00B96321"/>
    <w:rsid w:val="00B96418"/>
    <w:rsid w:val="00B96794"/>
    <w:rsid w:val="00BA10D2"/>
    <w:rsid w:val="00BA257B"/>
    <w:rsid w:val="00BA3F58"/>
    <w:rsid w:val="00BA480A"/>
    <w:rsid w:val="00BA5744"/>
    <w:rsid w:val="00BA5CA6"/>
    <w:rsid w:val="00BA66E2"/>
    <w:rsid w:val="00BA7E8F"/>
    <w:rsid w:val="00BB0F2C"/>
    <w:rsid w:val="00BB1DE4"/>
    <w:rsid w:val="00BB319F"/>
    <w:rsid w:val="00BB3C28"/>
    <w:rsid w:val="00BB42DA"/>
    <w:rsid w:val="00BB457A"/>
    <w:rsid w:val="00BB4C3E"/>
    <w:rsid w:val="00BB529B"/>
    <w:rsid w:val="00BB57B8"/>
    <w:rsid w:val="00BB756A"/>
    <w:rsid w:val="00BB78A2"/>
    <w:rsid w:val="00BC2AF9"/>
    <w:rsid w:val="00BC2E8B"/>
    <w:rsid w:val="00BC3E98"/>
    <w:rsid w:val="00BC5469"/>
    <w:rsid w:val="00BC5A29"/>
    <w:rsid w:val="00BC6960"/>
    <w:rsid w:val="00BC6A42"/>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41C"/>
    <w:rsid w:val="00BE0665"/>
    <w:rsid w:val="00BE142D"/>
    <w:rsid w:val="00BE22A5"/>
    <w:rsid w:val="00BE2732"/>
    <w:rsid w:val="00BE2DD7"/>
    <w:rsid w:val="00BE2EB8"/>
    <w:rsid w:val="00BE4060"/>
    <w:rsid w:val="00BE5F3A"/>
    <w:rsid w:val="00BE7199"/>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5C0"/>
    <w:rsid w:val="00C259AA"/>
    <w:rsid w:val="00C25C97"/>
    <w:rsid w:val="00C26A0F"/>
    <w:rsid w:val="00C26B86"/>
    <w:rsid w:val="00C3087E"/>
    <w:rsid w:val="00C317F6"/>
    <w:rsid w:val="00C318F4"/>
    <w:rsid w:val="00C31A5B"/>
    <w:rsid w:val="00C320EB"/>
    <w:rsid w:val="00C33064"/>
    <w:rsid w:val="00C33D39"/>
    <w:rsid w:val="00C3401F"/>
    <w:rsid w:val="00C34623"/>
    <w:rsid w:val="00C34F1C"/>
    <w:rsid w:val="00C352DB"/>
    <w:rsid w:val="00C3575F"/>
    <w:rsid w:val="00C37C57"/>
    <w:rsid w:val="00C37D44"/>
    <w:rsid w:val="00C40606"/>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1BD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7E7"/>
    <w:rsid w:val="00C80C6E"/>
    <w:rsid w:val="00C82075"/>
    <w:rsid w:val="00C82119"/>
    <w:rsid w:val="00C825CF"/>
    <w:rsid w:val="00C8322B"/>
    <w:rsid w:val="00C83736"/>
    <w:rsid w:val="00C83BC5"/>
    <w:rsid w:val="00C862C4"/>
    <w:rsid w:val="00C87A1E"/>
    <w:rsid w:val="00C91DDF"/>
    <w:rsid w:val="00C92068"/>
    <w:rsid w:val="00C923AA"/>
    <w:rsid w:val="00C93CF8"/>
    <w:rsid w:val="00C9470A"/>
    <w:rsid w:val="00C94A36"/>
    <w:rsid w:val="00C95F4E"/>
    <w:rsid w:val="00C9685F"/>
    <w:rsid w:val="00C969CB"/>
    <w:rsid w:val="00C970E3"/>
    <w:rsid w:val="00CA1682"/>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0E0"/>
    <w:rsid w:val="00CC157B"/>
    <w:rsid w:val="00CC1679"/>
    <w:rsid w:val="00CC1A83"/>
    <w:rsid w:val="00CC2554"/>
    <w:rsid w:val="00CC2E3E"/>
    <w:rsid w:val="00CC3AB0"/>
    <w:rsid w:val="00CC413D"/>
    <w:rsid w:val="00CC4429"/>
    <w:rsid w:val="00CC6529"/>
    <w:rsid w:val="00CC6A0A"/>
    <w:rsid w:val="00CC77DF"/>
    <w:rsid w:val="00CC7DB7"/>
    <w:rsid w:val="00CD0078"/>
    <w:rsid w:val="00CD06A3"/>
    <w:rsid w:val="00CD127D"/>
    <w:rsid w:val="00CD24D8"/>
    <w:rsid w:val="00CD2EEE"/>
    <w:rsid w:val="00CD37BE"/>
    <w:rsid w:val="00CD4AF6"/>
    <w:rsid w:val="00CD611B"/>
    <w:rsid w:val="00CD654D"/>
    <w:rsid w:val="00CD6AD4"/>
    <w:rsid w:val="00CD7646"/>
    <w:rsid w:val="00CE1F82"/>
    <w:rsid w:val="00CE2374"/>
    <w:rsid w:val="00CE55CD"/>
    <w:rsid w:val="00CE6950"/>
    <w:rsid w:val="00CF1B63"/>
    <w:rsid w:val="00CF1E8A"/>
    <w:rsid w:val="00CF2829"/>
    <w:rsid w:val="00CF419C"/>
    <w:rsid w:val="00CF47EA"/>
    <w:rsid w:val="00CF5F30"/>
    <w:rsid w:val="00CF6363"/>
    <w:rsid w:val="00CF6884"/>
    <w:rsid w:val="00D0029B"/>
    <w:rsid w:val="00D00680"/>
    <w:rsid w:val="00D0080B"/>
    <w:rsid w:val="00D00E92"/>
    <w:rsid w:val="00D00E97"/>
    <w:rsid w:val="00D01555"/>
    <w:rsid w:val="00D01C19"/>
    <w:rsid w:val="00D03ACD"/>
    <w:rsid w:val="00D06269"/>
    <w:rsid w:val="00D105C7"/>
    <w:rsid w:val="00D107A0"/>
    <w:rsid w:val="00D11773"/>
    <w:rsid w:val="00D11B06"/>
    <w:rsid w:val="00D12053"/>
    <w:rsid w:val="00D1233A"/>
    <w:rsid w:val="00D12AA6"/>
    <w:rsid w:val="00D1311B"/>
    <w:rsid w:val="00D13355"/>
    <w:rsid w:val="00D14E8C"/>
    <w:rsid w:val="00D1511B"/>
    <w:rsid w:val="00D16F6D"/>
    <w:rsid w:val="00D171D7"/>
    <w:rsid w:val="00D175F7"/>
    <w:rsid w:val="00D20590"/>
    <w:rsid w:val="00D20869"/>
    <w:rsid w:val="00D20C32"/>
    <w:rsid w:val="00D20FB0"/>
    <w:rsid w:val="00D228DE"/>
    <w:rsid w:val="00D22C61"/>
    <w:rsid w:val="00D23DF7"/>
    <w:rsid w:val="00D2411E"/>
    <w:rsid w:val="00D250D3"/>
    <w:rsid w:val="00D2539A"/>
    <w:rsid w:val="00D266DB"/>
    <w:rsid w:val="00D267CC"/>
    <w:rsid w:val="00D26909"/>
    <w:rsid w:val="00D26CB4"/>
    <w:rsid w:val="00D26F6E"/>
    <w:rsid w:val="00D27768"/>
    <w:rsid w:val="00D27A5F"/>
    <w:rsid w:val="00D27B56"/>
    <w:rsid w:val="00D30462"/>
    <w:rsid w:val="00D317C4"/>
    <w:rsid w:val="00D319CE"/>
    <w:rsid w:val="00D31AB5"/>
    <w:rsid w:val="00D33912"/>
    <w:rsid w:val="00D339E2"/>
    <w:rsid w:val="00D35064"/>
    <w:rsid w:val="00D35DE2"/>
    <w:rsid w:val="00D36351"/>
    <w:rsid w:val="00D363D8"/>
    <w:rsid w:val="00D372D7"/>
    <w:rsid w:val="00D421EB"/>
    <w:rsid w:val="00D42477"/>
    <w:rsid w:val="00D43ABE"/>
    <w:rsid w:val="00D43B4B"/>
    <w:rsid w:val="00D44155"/>
    <w:rsid w:val="00D44377"/>
    <w:rsid w:val="00D44E47"/>
    <w:rsid w:val="00D457CB"/>
    <w:rsid w:val="00D45A7D"/>
    <w:rsid w:val="00D4647B"/>
    <w:rsid w:val="00D47DEE"/>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37A"/>
    <w:rsid w:val="00D6594F"/>
    <w:rsid w:val="00D6661A"/>
    <w:rsid w:val="00D66B59"/>
    <w:rsid w:val="00D676AD"/>
    <w:rsid w:val="00D70244"/>
    <w:rsid w:val="00D70411"/>
    <w:rsid w:val="00D70C3C"/>
    <w:rsid w:val="00D72712"/>
    <w:rsid w:val="00D72C47"/>
    <w:rsid w:val="00D732C5"/>
    <w:rsid w:val="00D7332F"/>
    <w:rsid w:val="00D73FCE"/>
    <w:rsid w:val="00D742B7"/>
    <w:rsid w:val="00D7440A"/>
    <w:rsid w:val="00D74B63"/>
    <w:rsid w:val="00D75694"/>
    <w:rsid w:val="00D7584A"/>
    <w:rsid w:val="00D75AA7"/>
    <w:rsid w:val="00D75BFF"/>
    <w:rsid w:val="00D7605B"/>
    <w:rsid w:val="00D76D31"/>
    <w:rsid w:val="00D777DA"/>
    <w:rsid w:val="00D800E6"/>
    <w:rsid w:val="00D80B29"/>
    <w:rsid w:val="00D82094"/>
    <w:rsid w:val="00D82134"/>
    <w:rsid w:val="00D84B6E"/>
    <w:rsid w:val="00D8513B"/>
    <w:rsid w:val="00D86A4A"/>
    <w:rsid w:val="00D919BC"/>
    <w:rsid w:val="00D91A23"/>
    <w:rsid w:val="00D92876"/>
    <w:rsid w:val="00D92BC1"/>
    <w:rsid w:val="00D9383D"/>
    <w:rsid w:val="00D93A72"/>
    <w:rsid w:val="00D9406A"/>
    <w:rsid w:val="00D94105"/>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4FCB"/>
    <w:rsid w:val="00DB513F"/>
    <w:rsid w:val="00DB5197"/>
    <w:rsid w:val="00DB5A56"/>
    <w:rsid w:val="00DB6EF0"/>
    <w:rsid w:val="00DB7194"/>
    <w:rsid w:val="00DC122F"/>
    <w:rsid w:val="00DC20C7"/>
    <w:rsid w:val="00DC3218"/>
    <w:rsid w:val="00DC3718"/>
    <w:rsid w:val="00DC4556"/>
    <w:rsid w:val="00DC4A02"/>
    <w:rsid w:val="00DC4AEF"/>
    <w:rsid w:val="00DC4BF0"/>
    <w:rsid w:val="00DC617E"/>
    <w:rsid w:val="00DC6740"/>
    <w:rsid w:val="00DC7F6A"/>
    <w:rsid w:val="00DD1263"/>
    <w:rsid w:val="00DD12AC"/>
    <w:rsid w:val="00DD1804"/>
    <w:rsid w:val="00DD19C3"/>
    <w:rsid w:val="00DD1CC6"/>
    <w:rsid w:val="00DD26A1"/>
    <w:rsid w:val="00DD5BFA"/>
    <w:rsid w:val="00DD79A6"/>
    <w:rsid w:val="00DE07F8"/>
    <w:rsid w:val="00DE0AEC"/>
    <w:rsid w:val="00DE0D33"/>
    <w:rsid w:val="00DE19FA"/>
    <w:rsid w:val="00DE3583"/>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720"/>
    <w:rsid w:val="00E06C96"/>
    <w:rsid w:val="00E10176"/>
    <w:rsid w:val="00E12750"/>
    <w:rsid w:val="00E130DC"/>
    <w:rsid w:val="00E13E48"/>
    <w:rsid w:val="00E145CE"/>
    <w:rsid w:val="00E1533B"/>
    <w:rsid w:val="00E21729"/>
    <w:rsid w:val="00E21882"/>
    <w:rsid w:val="00E21EF4"/>
    <w:rsid w:val="00E22159"/>
    <w:rsid w:val="00E22885"/>
    <w:rsid w:val="00E22E28"/>
    <w:rsid w:val="00E25658"/>
    <w:rsid w:val="00E25E95"/>
    <w:rsid w:val="00E27F9F"/>
    <w:rsid w:val="00E33259"/>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6C1F"/>
    <w:rsid w:val="00E57502"/>
    <w:rsid w:val="00E57A02"/>
    <w:rsid w:val="00E57BB9"/>
    <w:rsid w:val="00E6013F"/>
    <w:rsid w:val="00E60405"/>
    <w:rsid w:val="00E607DF"/>
    <w:rsid w:val="00E60A6A"/>
    <w:rsid w:val="00E62CD2"/>
    <w:rsid w:val="00E6301A"/>
    <w:rsid w:val="00E6330A"/>
    <w:rsid w:val="00E63AE0"/>
    <w:rsid w:val="00E64625"/>
    <w:rsid w:val="00E6470F"/>
    <w:rsid w:val="00E649D3"/>
    <w:rsid w:val="00E662B0"/>
    <w:rsid w:val="00E663CE"/>
    <w:rsid w:val="00E66AFD"/>
    <w:rsid w:val="00E66D84"/>
    <w:rsid w:val="00E7076D"/>
    <w:rsid w:val="00E70A55"/>
    <w:rsid w:val="00E70D1D"/>
    <w:rsid w:val="00E7151A"/>
    <w:rsid w:val="00E7302E"/>
    <w:rsid w:val="00E730B2"/>
    <w:rsid w:val="00E742FA"/>
    <w:rsid w:val="00E743F7"/>
    <w:rsid w:val="00E74B71"/>
    <w:rsid w:val="00E75B35"/>
    <w:rsid w:val="00E75C41"/>
    <w:rsid w:val="00E76E3D"/>
    <w:rsid w:val="00E77396"/>
    <w:rsid w:val="00E80D07"/>
    <w:rsid w:val="00E8238A"/>
    <w:rsid w:val="00E83CA9"/>
    <w:rsid w:val="00E84FFF"/>
    <w:rsid w:val="00E858AC"/>
    <w:rsid w:val="00E9003C"/>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5"/>
    <w:rsid w:val="00EA793D"/>
    <w:rsid w:val="00EB017B"/>
    <w:rsid w:val="00EB07B3"/>
    <w:rsid w:val="00EB4126"/>
    <w:rsid w:val="00EB435E"/>
    <w:rsid w:val="00EB59DB"/>
    <w:rsid w:val="00EB5A4C"/>
    <w:rsid w:val="00EB6032"/>
    <w:rsid w:val="00EB7428"/>
    <w:rsid w:val="00EB7A4B"/>
    <w:rsid w:val="00EB7DEB"/>
    <w:rsid w:val="00EC0528"/>
    <w:rsid w:val="00EC1160"/>
    <w:rsid w:val="00EC19D0"/>
    <w:rsid w:val="00EC2D91"/>
    <w:rsid w:val="00EC302B"/>
    <w:rsid w:val="00EC3EC2"/>
    <w:rsid w:val="00EC3FB5"/>
    <w:rsid w:val="00EC4053"/>
    <w:rsid w:val="00EC4968"/>
    <w:rsid w:val="00EC59DD"/>
    <w:rsid w:val="00EC5CD3"/>
    <w:rsid w:val="00EC5D0B"/>
    <w:rsid w:val="00EC5FB8"/>
    <w:rsid w:val="00EC6908"/>
    <w:rsid w:val="00EC6A8C"/>
    <w:rsid w:val="00EC6CA7"/>
    <w:rsid w:val="00ED07AE"/>
    <w:rsid w:val="00ED1B55"/>
    <w:rsid w:val="00ED2131"/>
    <w:rsid w:val="00ED2C88"/>
    <w:rsid w:val="00ED2D00"/>
    <w:rsid w:val="00ED3C5C"/>
    <w:rsid w:val="00ED4096"/>
    <w:rsid w:val="00ED4800"/>
    <w:rsid w:val="00ED4EAB"/>
    <w:rsid w:val="00ED57C5"/>
    <w:rsid w:val="00ED6CA3"/>
    <w:rsid w:val="00ED6F45"/>
    <w:rsid w:val="00ED73B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0D92"/>
    <w:rsid w:val="00F01DD5"/>
    <w:rsid w:val="00F02ACA"/>
    <w:rsid w:val="00F03CA4"/>
    <w:rsid w:val="00F04EB5"/>
    <w:rsid w:val="00F05DF5"/>
    <w:rsid w:val="00F071CB"/>
    <w:rsid w:val="00F077C1"/>
    <w:rsid w:val="00F07B6D"/>
    <w:rsid w:val="00F07E70"/>
    <w:rsid w:val="00F1188F"/>
    <w:rsid w:val="00F11A72"/>
    <w:rsid w:val="00F11FB2"/>
    <w:rsid w:val="00F125B2"/>
    <w:rsid w:val="00F12FF3"/>
    <w:rsid w:val="00F14027"/>
    <w:rsid w:val="00F145F0"/>
    <w:rsid w:val="00F15ABC"/>
    <w:rsid w:val="00F16FD7"/>
    <w:rsid w:val="00F17D2C"/>
    <w:rsid w:val="00F202D1"/>
    <w:rsid w:val="00F20517"/>
    <w:rsid w:val="00F208D9"/>
    <w:rsid w:val="00F21A7B"/>
    <w:rsid w:val="00F21AFF"/>
    <w:rsid w:val="00F23B27"/>
    <w:rsid w:val="00F2404C"/>
    <w:rsid w:val="00F27C17"/>
    <w:rsid w:val="00F306C1"/>
    <w:rsid w:val="00F31332"/>
    <w:rsid w:val="00F31940"/>
    <w:rsid w:val="00F31A6D"/>
    <w:rsid w:val="00F31BF4"/>
    <w:rsid w:val="00F324AC"/>
    <w:rsid w:val="00F33EC9"/>
    <w:rsid w:val="00F33F3E"/>
    <w:rsid w:val="00F34B5D"/>
    <w:rsid w:val="00F34F4C"/>
    <w:rsid w:val="00F3522E"/>
    <w:rsid w:val="00F3590C"/>
    <w:rsid w:val="00F367F3"/>
    <w:rsid w:val="00F37071"/>
    <w:rsid w:val="00F370E5"/>
    <w:rsid w:val="00F37355"/>
    <w:rsid w:val="00F37633"/>
    <w:rsid w:val="00F42B01"/>
    <w:rsid w:val="00F4464E"/>
    <w:rsid w:val="00F457FA"/>
    <w:rsid w:val="00F4637B"/>
    <w:rsid w:val="00F47E8C"/>
    <w:rsid w:val="00F53AD9"/>
    <w:rsid w:val="00F540A1"/>
    <w:rsid w:val="00F541AB"/>
    <w:rsid w:val="00F54F93"/>
    <w:rsid w:val="00F55A09"/>
    <w:rsid w:val="00F56F6B"/>
    <w:rsid w:val="00F60003"/>
    <w:rsid w:val="00F60924"/>
    <w:rsid w:val="00F6182D"/>
    <w:rsid w:val="00F62404"/>
    <w:rsid w:val="00F63DFF"/>
    <w:rsid w:val="00F663ED"/>
    <w:rsid w:val="00F67BBF"/>
    <w:rsid w:val="00F67DEE"/>
    <w:rsid w:val="00F71032"/>
    <w:rsid w:val="00F71A83"/>
    <w:rsid w:val="00F72706"/>
    <w:rsid w:val="00F73079"/>
    <w:rsid w:val="00F7346E"/>
    <w:rsid w:val="00F73984"/>
    <w:rsid w:val="00F745DF"/>
    <w:rsid w:val="00F75318"/>
    <w:rsid w:val="00F7547C"/>
    <w:rsid w:val="00F75C99"/>
    <w:rsid w:val="00F7676D"/>
    <w:rsid w:val="00F76868"/>
    <w:rsid w:val="00F76D18"/>
    <w:rsid w:val="00F77006"/>
    <w:rsid w:val="00F774FC"/>
    <w:rsid w:val="00F80184"/>
    <w:rsid w:val="00F8063D"/>
    <w:rsid w:val="00F84018"/>
    <w:rsid w:val="00F84362"/>
    <w:rsid w:val="00F84783"/>
    <w:rsid w:val="00F84D3C"/>
    <w:rsid w:val="00F8547B"/>
    <w:rsid w:val="00F87F2E"/>
    <w:rsid w:val="00F932FC"/>
    <w:rsid w:val="00F9381F"/>
    <w:rsid w:val="00F94515"/>
    <w:rsid w:val="00F946E8"/>
    <w:rsid w:val="00F95177"/>
    <w:rsid w:val="00F95409"/>
    <w:rsid w:val="00F95473"/>
    <w:rsid w:val="00F975A3"/>
    <w:rsid w:val="00FA2171"/>
    <w:rsid w:val="00FA22F0"/>
    <w:rsid w:val="00FA306E"/>
    <w:rsid w:val="00FA44E9"/>
    <w:rsid w:val="00FA4D14"/>
    <w:rsid w:val="00FA4E13"/>
    <w:rsid w:val="00FA5042"/>
    <w:rsid w:val="00FA52F7"/>
    <w:rsid w:val="00FA5B29"/>
    <w:rsid w:val="00FA60A0"/>
    <w:rsid w:val="00FA6650"/>
    <w:rsid w:val="00FB141D"/>
    <w:rsid w:val="00FB188E"/>
    <w:rsid w:val="00FB19D8"/>
    <w:rsid w:val="00FB28BD"/>
    <w:rsid w:val="00FB2BCA"/>
    <w:rsid w:val="00FB34F5"/>
    <w:rsid w:val="00FB39EF"/>
    <w:rsid w:val="00FB3A3F"/>
    <w:rsid w:val="00FB516B"/>
    <w:rsid w:val="00FB56E8"/>
    <w:rsid w:val="00FC039A"/>
    <w:rsid w:val="00FC0B18"/>
    <w:rsid w:val="00FC0D77"/>
    <w:rsid w:val="00FC1C56"/>
    <w:rsid w:val="00FC3289"/>
    <w:rsid w:val="00FC38BF"/>
    <w:rsid w:val="00FC3945"/>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2D18"/>
    <w:rsid w:val="00FD3106"/>
    <w:rsid w:val="00FD3E1A"/>
    <w:rsid w:val="00FD4825"/>
    <w:rsid w:val="00FD606A"/>
    <w:rsid w:val="00FE00FA"/>
    <w:rsid w:val="00FE1BF9"/>
    <w:rsid w:val="00FE22F1"/>
    <w:rsid w:val="00FE3C03"/>
    <w:rsid w:val="00FE428E"/>
    <w:rsid w:val="00FE5685"/>
    <w:rsid w:val="00FE5EF3"/>
    <w:rsid w:val="00FE5FF0"/>
    <w:rsid w:val="00FE6BDE"/>
    <w:rsid w:val="00FE7739"/>
    <w:rsid w:val="00FE79CE"/>
    <w:rsid w:val="00FF0C0F"/>
    <w:rsid w:val="00FF0D35"/>
    <w:rsid w:val="00FF0E2E"/>
    <w:rsid w:val="00FF2FD2"/>
    <w:rsid w:val="00FF307C"/>
    <w:rsid w:val="00FF3531"/>
    <w:rsid w:val="00FF39F5"/>
    <w:rsid w:val="00FF40A5"/>
    <w:rsid w:val="00FF55D2"/>
    <w:rsid w:val="00FF5786"/>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AC6855"/>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3"/>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1140179">
      <w:bodyDiv w:val="1"/>
      <w:marLeft w:val="0"/>
      <w:marRight w:val="0"/>
      <w:marTop w:val="0"/>
      <w:marBottom w:val="0"/>
      <w:divBdr>
        <w:top w:val="none" w:sz="0" w:space="0" w:color="auto"/>
        <w:left w:val="none" w:sz="0" w:space="0" w:color="auto"/>
        <w:bottom w:val="none" w:sz="0" w:space="0" w:color="auto"/>
        <w:right w:val="none" w:sz="0" w:space="0" w:color="auto"/>
      </w:divBdr>
      <w:divsChild>
        <w:div w:id="504904283">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footer" Target="footer9.xml"/><Relationship Id="rId47" Type="http://schemas.openxmlformats.org/officeDocument/2006/relationships/header" Target="header22.xml"/><Relationship Id="rId63" Type="http://schemas.openxmlformats.org/officeDocument/2006/relationships/image" Target="media/image20.png"/><Relationship Id="rId68" Type="http://schemas.openxmlformats.org/officeDocument/2006/relationships/image" Target="media/image23.png"/><Relationship Id="rId84" Type="http://schemas.openxmlformats.org/officeDocument/2006/relationships/header" Target="header32.xml"/><Relationship Id="rId89" Type="http://schemas.openxmlformats.org/officeDocument/2006/relationships/footer" Target="footer11.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1.xml"/><Relationship Id="rId37" Type="http://schemas.openxmlformats.org/officeDocument/2006/relationships/header" Target="header16.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webSettings" Target="webSettings.xml"/><Relationship Id="rId90" Type="http://schemas.openxmlformats.org/officeDocument/2006/relationships/header" Target="header36.xml"/><Relationship Id="rId95" Type="http://schemas.microsoft.com/office/2011/relationships/people" Target="people.xml"/><Relationship Id="rId22" Type="http://schemas.openxmlformats.org/officeDocument/2006/relationships/footer" Target="footer4.xml"/><Relationship Id="rId27" Type="http://schemas.openxmlformats.org/officeDocument/2006/relationships/header" Target="header8.xml"/><Relationship Id="rId43" Type="http://schemas.openxmlformats.org/officeDocument/2006/relationships/header" Target="header21.xml"/><Relationship Id="rId48" Type="http://schemas.openxmlformats.org/officeDocument/2006/relationships/header" Target="header23.xml"/><Relationship Id="rId64" Type="http://schemas.openxmlformats.org/officeDocument/2006/relationships/image" Target="media/image21.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27.png"/><Relationship Id="rId80" Type="http://schemas.openxmlformats.org/officeDocument/2006/relationships/header" Target="header28.xml"/><Relationship Id="rId85" Type="http://schemas.openxmlformats.org/officeDocument/2006/relationships/header" Target="header33.xml"/><Relationship Id="rId93"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image" Target="media/image7.png"/><Relationship Id="rId59" Type="http://schemas.openxmlformats.org/officeDocument/2006/relationships/header" Target="header24.xml"/><Relationship Id="rId67" Type="http://schemas.openxmlformats.org/officeDocument/2006/relationships/header" Target="header27.xml"/><Relationship Id="rId20" Type="http://schemas.openxmlformats.org/officeDocument/2006/relationships/header" Target="header4.xml"/><Relationship Id="rId41" Type="http://schemas.openxmlformats.org/officeDocument/2006/relationships/header" Target="header20.xml"/><Relationship Id="rId54" Type="http://schemas.openxmlformats.org/officeDocument/2006/relationships/image" Target="media/image13.png"/><Relationship Id="rId62" Type="http://schemas.openxmlformats.org/officeDocument/2006/relationships/image" Target="media/image19.png"/><Relationship Id="rId70" Type="http://schemas.openxmlformats.org/officeDocument/2006/relationships/image" Target="media/image25.png"/><Relationship Id="rId75" Type="http://schemas.openxmlformats.org/officeDocument/2006/relationships/image" Target="media/image30.png"/><Relationship Id="rId83" Type="http://schemas.openxmlformats.org/officeDocument/2006/relationships/header" Target="header31.xml"/><Relationship Id="rId88" Type="http://schemas.openxmlformats.org/officeDocument/2006/relationships/footer" Target="footer10.xml"/><Relationship Id="rId91" Type="http://schemas.openxmlformats.org/officeDocument/2006/relationships/footer" Target="footer1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5.xm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image" Target="media/image3.png"/><Relationship Id="rId31" Type="http://schemas.openxmlformats.org/officeDocument/2006/relationships/header" Target="header10.xml"/><Relationship Id="rId44" Type="http://schemas.openxmlformats.org/officeDocument/2006/relationships/image" Target="media/image5.png"/><Relationship Id="rId52" Type="http://schemas.openxmlformats.org/officeDocument/2006/relationships/image" Target="media/image11.png"/><Relationship Id="rId60" Type="http://schemas.openxmlformats.org/officeDocument/2006/relationships/header" Target="header25.xml"/><Relationship Id="rId65" Type="http://schemas.openxmlformats.org/officeDocument/2006/relationships/image" Target="media/image22.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header" Target="header29.xml"/><Relationship Id="rId86" Type="http://schemas.openxmlformats.org/officeDocument/2006/relationships/header" Target="header34.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8.xml"/><Relationship Id="rId34" Type="http://schemas.openxmlformats.org/officeDocument/2006/relationships/header" Target="header13.xm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header" Target="header37.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6.xml"/><Relationship Id="rId40" Type="http://schemas.openxmlformats.org/officeDocument/2006/relationships/header" Target="header19.xml"/><Relationship Id="rId45" Type="http://schemas.openxmlformats.org/officeDocument/2006/relationships/image" Target="media/image6.png"/><Relationship Id="rId66" Type="http://schemas.openxmlformats.org/officeDocument/2006/relationships/header" Target="header26.xml"/><Relationship Id="rId87" Type="http://schemas.openxmlformats.org/officeDocument/2006/relationships/header" Target="header35.xml"/><Relationship Id="rId61" Type="http://schemas.openxmlformats.org/officeDocument/2006/relationships/image" Target="media/image18.png"/><Relationship Id="rId82" Type="http://schemas.openxmlformats.org/officeDocument/2006/relationships/header" Target="header30.xml"/><Relationship Id="rId19" Type="http://schemas.openxmlformats.org/officeDocument/2006/relationships/image" Target="media/image4.jpeg"/><Relationship Id="rId14" Type="http://schemas.openxmlformats.org/officeDocument/2006/relationships/footer" Target="footer1.xml"/><Relationship Id="rId30" Type="http://schemas.openxmlformats.org/officeDocument/2006/relationships/header" Target="header9.xml"/><Relationship Id="rId35" Type="http://schemas.openxmlformats.org/officeDocument/2006/relationships/header" Target="header14.xml"/><Relationship Id="rId56" Type="http://schemas.openxmlformats.org/officeDocument/2006/relationships/image" Target="media/image15.png"/><Relationship Id="rId77" Type="http://schemas.openxmlformats.org/officeDocument/2006/relationships/image" Target="media/image32.png"/><Relationship Id="rId9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31968</Words>
  <Characters>46034</Characters>
  <Application>Microsoft Office Word</Application>
  <DocSecurity>0</DocSecurity>
  <Lines>2001</Lines>
  <Paragraphs>1733</Paragraphs>
  <ScaleCrop>false</ScaleCrop>
  <Company/>
  <LinksUpToDate>false</LinksUpToDate>
  <CharactersWithSpaces>76269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梓馨 李</cp:lastModifiedBy>
  <cp:revision>2</cp:revision>
  <cp:lastPrinted>2025-04-09T16:58:00Z</cp:lastPrinted>
  <dcterms:created xsi:type="dcterms:W3CDTF">2025-04-09T17:04:00Z</dcterms:created>
  <dcterms:modified xsi:type="dcterms:W3CDTF">2025-04-09T17:04:00Z</dcterms:modified>
</cp:coreProperties>
</file>