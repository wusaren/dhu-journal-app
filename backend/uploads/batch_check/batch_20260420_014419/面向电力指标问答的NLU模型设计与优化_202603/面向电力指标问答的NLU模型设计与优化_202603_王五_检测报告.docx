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54D2" w14:textId="77777777" w:rsidR="00212359" w:rsidRDefault="00212359" w:rsidP="00212359">
      <w:pPr>
        <w:widowControl/>
        <w:spacing w:line="240" w:lineRule="auto"/>
        <w:ind w:firstLineChars="0" w:firstLine="0"/>
        <w:jc w:val="left"/>
        <w:rPr>
          <w:rFonts w:ascii="黑体" w:eastAsia="黑体" w:hAnsi="黑体"/>
          <w:color w:val="000000" w:themeColor="text1"/>
          <w:sz w:val="32"/>
          <w:szCs w:val="32"/>
        </w:rPr>
      </w:pPr>
      <w:bookmarkStart w:id="0" w:name="_Hlk190177027"/>
    </w:p>
    <w:tbl>
      <w:tblPr>
        <w:tblW w:w="4305" w:type="dxa"/>
        <w:tblInd w:w="5070" w:type="dxa"/>
        <w:tblLook w:val="04A0" w:firstRow="1" w:lastRow="0" w:firstColumn="1" w:lastColumn="0" w:noHBand="0" w:noVBand="1"/>
      </w:tblPr>
      <w:tblGrid>
        <w:gridCol w:w="1862"/>
        <w:gridCol w:w="2443"/>
      </w:tblGrid>
      <w:tr w:rsidR="00212359" w:rsidRPr="00DC3718" w14:paraId="458FA103" w14:textId="77777777" w:rsidTr="004E0EC7">
        <w:trPr>
          <w:trHeight w:val="401"/>
        </w:trPr>
        <w:tc>
          <w:tcPr>
            <w:tcW w:w="1862" w:type="dxa"/>
            <w:noWrap/>
            <w:vAlign w:val="center"/>
          </w:tcPr>
          <w:p w14:paraId="79C3E45C"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学校代码：</w:t>
            </w:r>
          </w:p>
        </w:tc>
        <w:tc>
          <w:tcPr>
            <w:tcW w:w="2443" w:type="dxa"/>
            <w:noWrap/>
            <w:vAlign w:val="center"/>
          </w:tcPr>
          <w:p w14:paraId="6B1CA916" w14:textId="77777777" w:rsidR="00212359" w:rsidRPr="00DC3718" w:rsidRDefault="00212359" w:rsidP="004E0EC7">
            <w:pPr>
              <w:widowControl/>
              <w:spacing w:line="240" w:lineRule="auto"/>
              <w:ind w:firstLineChars="0" w:firstLine="0"/>
              <w:jc w:val="left"/>
              <w:rPr>
                <w:rFonts w:ascii="宋体" w:hAnsi="宋体" w:cs="宋体"/>
                <w:color w:val="000000"/>
                <w:kern w:val="0"/>
              </w:rPr>
            </w:pPr>
            <w:r w:rsidRPr="00DC3718">
              <w:rPr>
                <w:rFonts w:ascii="宋体" w:hAnsi="宋体" w:cs="宋体" w:hint="eastAsia"/>
                <w:color w:val="000000"/>
                <w:kern w:val="0"/>
              </w:rPr>
              <w:t>10255</w:t>
            </w:r>
          </w:p>
        </w:tc>
      </w:tr>
      <w:tr w:rsidR="00212359" w:rsidRPr="00DC3718" w14:paraId="7E837FAB" w14:textId="77777777" w:rsidTr="004E0EC7">
        <w:trPr>
          <w:trHeight w:val="401"/>
        </w:trPr>
        <w:tc>
          <w:tcPr>
            <w:tcW w:w="1862" w:type="dxa"/>
            <w:noWrap/>
            <w:vAlign w:val="center"/>
          </w:tcPr>
          <w:p w14:paraId="3220B8D9"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 xml:space="preserve">学 </w:t>
            </w:r>
            <w:r w:rsidRPr="00DC3718">
              <w:rPr>
                <w:rFonts w:ascii="宋体" w:hAnsi="宋体" w:cs="宋体"/>
                <w:color w:val="000000"/>
                <w:kern w:val="0"/>
              </w:rPr>
              <w:t xml:space="preserve">   </w:t>
            </w:r>
            <w:r w:rsidRPr="00DC3718">
              <w:rPr>
                <w:rFonts w:ascii="宋体" w:hAnsi="宋体" w:cs="宋体" w:hint="eastAsia"/>
                <w:color w:val="000000"/>
                <w:kern w:val="0"/>
              </w:rPr>
              <w:t>号：</w:t>
            </w:r>
          </w:p>
        </w:tc>
        <w:tc>
          <w:tcPr>
            <w:tcW w:w="2443" w:type="dxa"/>
            <w:noWrap/>
            <w:vAlign w:val="center"/>
          </w:tcPr>
          <w:p w14:paraId="2C601E9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22</w:t>
            </w:r>
            <w:r>
              <w:rPr>
                <w:rFonts w:ascii="宋体" w:hAnsi="宋体" w:cs="宋体" w:hint="eastAsia"/>
                <w:kern w:val="0"/>
              </w:rPr>
              <w:t>22838</w:t>
            </w:r>
          </w:p>
        </w:tc>
      </w:tr>
      <w:tr w:rsidR="00212359" w:rsidRPr="00DC3718" w14:paraId="0CB217AD" w14:textId="77777777" w:rsidTr="004E0EC7">
        <w:trPr>
          <w:trHeight w:val="401"/>
        </w:trPr>
        <w:tc>
          <w:tcPr>
            <w:tcW w:w="1862" w:type="dxa"/>
            <w:noWrap/>
            <w:vAlign w:val="center"/>
          </w:tcPr>
          <w:p w14:paraId="15C5AF05" w14:textId="77777777" w:rsidR="00212359" w:rsidRPr="00DC3718" w:rsidRDefault="00212359" w:rsidP="004E0EC7">
            <w:pPr>
              <w:spacing w:line="300" w:lineRule="auto"/>
              <w:ind w:firstLineChars="0" w:firstLine="0"/>
              <w:jc w:val="right"/>
              <w:rPr>
                <w:rFonts w:ascii="宋体" w:hAnsi="宋体" w:cs="宋体"/>
                <w:color w:val="000000"/>
                <w:kern w:val="0"/>
                <w:szCs w:val="20"/>
              </w:rPr>
            </w:pPr>
            <w:r w:rsidRPr="00DC3718">
              <w:rPr>
                <w:rFonts w:ascii="宋体" w:hAnsi="宋体" w:cs="宋体" w:hint="eastAsia"/>
                <w:color w:val="000000"/>
                <w:kern w:val="0"/>
              </w:rPr>
              <w:t>中图分类法：</w:t>
            </w:r>
          </w:p>
        </w:tc>
        <w:tc>
          <w:tcPr>
            <w:tcW w:w="2443" w:type="dxa"/>
            <w:noWrap/>
            <w:vAlign w:val="center"/>
          </w:tcPr>
          <w:p w14:paraId="5BD81BD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TP391.1</w:t>
            </w:r>
          </w:p>
        </w:tc>
      </w:tr>
    </w:tbl>
    <w:p w14:paraId="2742FD46" w14:textId="77777777" w:rsidR="00212359" w:rsidRPr="00DC3718" w:rsidRDefault="00212359" w:rsidP="00212359">
      <w:pPr>
        <w:spacing w:line="300" w:lineRule="auto"/>
        <w:ind w:firstLineChars="0" w:firstLine="0"/>
        <w:jc w:val="center"/>
        <w:rPr>
          <w:rFonts w:cs="宋体"/>
          <w:sz w:val="36"/>
          <w:szCs w:val="20"/>
        </w:rPr>
      </w:pPr>
    </w:p>
    <w:p w14:paraId="4FFB2D76" w14:textId="77777777" w:rsidR="00212359" w:rsidRPr="00DC3718" w:rsidRDefault="00212359" w:rsidP="00212359">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600632D0" wp14:editId="4C2DE8FF">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997EDB1" id="组合 2"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jdSQ33AgAA/g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">
                  <v:imagedata r:id="rId11" o:title="Untitled-2" gain="68267f" blacklevel="-.5" grayscale="t" bilevel="t"/>
                </v:shape>
                <w10:anchorlock/>
              </v:group>
            </w:pict>
          </mc:Fallback>
        </mc:AlternateContent>
      </w:r>
    </w:p>
    <w:p w14:paraId="720BE932" w14:textId="77777777" w:rsidR="00212359" w:rsidRPr="00DC3718" w:rsidRDefault="00212359" w:rsidP="00212359">
      <w:pPr>
        <w:spacing w:line="300" w:lineRule="auto"/>
        <w:ind w:firstLineChars="0" w:firstLine="0"/>
        <w:jc w:val="center"/>
        <w:rPr>
          <w:rFonts w:ascii="黑体" w:eastAsia="黑体" w:hAnsi="黑体" w:cs="宋体"/>
          <w:b/>
          <w:bCs/>
          <w:sz w:val="44"/>
          <w:szCs w:val="22"/>
        </w:rPr>
      </w:pPr>
      <w:r w:rsidRPr="00DC3718">
        <w:rPr>
          <w:rFonts w:ascii="黑体" w:eastAsia="黑体" w:hAnsi="黑体" w:cs="宋体" w:hint="eastAsia"/>
          <w:b/>
          <w:bCs/>
          <w:sz w:val="44"/>
          <w:szCs w:val="22"/>
        </w:rPr>
        <w:t>专业学位</w:t>
      </w:r>
      <w:r w:rsidRPr="00DC3718">
        <w:rPr>
          <w:rFonts w:ascii="黑体" w:eastAsia="黑体" w:hAnsi="黑体" w:cs="宋体"/>
          <w:b/>
          <w:bCs/>
          <w:color w:val="000000"/>
          <w:sz w:val="44"/>
          <w:szCs w:val="22"/>
        </w:rPr>
        <w:t>硕士</w:t>
      </w:r>
      <w:r w:rsidRPr="00DC3718">
        <w:rPr>
          <w:rFonts w:ascii="黑体" w:eastAsia="黑体" w:hAnsi="黑体" w:cs="宋体"/>
          <w:b/>
          <w:bCs/>
          <w:sz w:val="44"/>
          <w:szCs w:val="22"/>
        </w:rPr>
        <w:t>学位论文</w:t>
      </w:r>
    </w:p>
    <w:p w14:paraId="4DFE217E" w14:textId="77777777" w:rsidR="00212359" w:rsidRPr="00DC3718" w:rsidRDefault="00212359" w:rsidP="00212359">
      <w:pPr>
        <w:spacing w:line="300" w:lineRule="auto"/>
        <w:ind w:firstLineChars="0" w:firstLine="0"/>
        <w:rPr>
          <w:sz w:val="21"/>
        </w:rPr>
      </w:pPr>
    </w:p>
    <w:p w14:paraId="2957C234" w14:textId="77777777" w:rsidR="00212359" w:rsidRPr="00DC3718" w:rsidRDefault="00212359" w:rsidP="00212359">
      <w:pPr>
        <w:spacing w:line="300" w:lineRule="auto"/>
        <w:ind w:firstLineChars="0" w:firstLine="0"/>
        <w:rPr>
          <w:sz w:val="21"/>
        </w:rPr>
      </w:pPr>
    </w:p>
    <w:p w14:paraId="26C22028" w14:textId="77777777" w:rsidR="00212359" w:rsidRPr="00DC3718" w:rsidRDefault="00212359" w:rsidP="00212359">
      <w:pPr>
        <w:spacing w:line="300" w:lineRule="auto"/>
        <w:ind w:firstLineChars="0" w:firstLine="0"/>
        <w:jc w:val="center"/>
        <w:rPr>
          <w:rFonts w:ascii="宋体" w:eastAsia="黑体" w:hAnsi="宋体" w:cs="宋体"/>
          <w:bCs/>
          <w:sz w:val="44"/>
          <w:szCs w:val="20"/>
        </w:rPr>
      </w:pPr>
      <w:r w:rsidRPr="00DC3718">
        <w:rPr>
          <w:rFonts w:ascii="宋体" w:eastAsia="黑体" w:hAnsi="宋体" w:cs="宋体" w:hint="eastAsia"/>
          <w:bCs/>
          <w:sz w:val="44"/>
          <w:szCs w:val="20"/>
        </w:rPr>
        <w:t>面向</w:t>
      </w:r>
      <w:r>
        <w:rPr>
          <w:rFonts w:ascii="宋体" w:eastAsia="黑体" w:hAnsi="宋体" w:cs="宋体" w:hint="eastAsia"/>
          <w:bCs/>
          <w:sz w:val="44"/>
          <w:szCs w:val="20"/>
        </w:rPr>
        <w:t>电力指标问答的</w:t>
      </w:r>
      <w:r w:rsidRPr="007D69B0">
        <w:rPr>
          <w:rFonts w:eastAsia="黑体"/>
          <w:bCs/>
          <w:sz w:val="44"/>
          <w:szCs w:val="20"/>
        </w:rPr>
        <w:t>NLU</w:t>
      </w:r>
      <w:r>
        <w:rPr>
          <w:rFonts w:ascii="宋体" w:eastAsia="黑体" w:hAnsi="宋体" w:cs="宋体" w:hint="eastAsia"/>
          <w:bCs/>
          <w:sz w:val="44"/>
          <w:szCs w:val="20"/>
        </w:rPr>
        <w:t>模型设计与优化</w:t>
      </w:r>
    </w:p>
    <w:p w14:paraId="00585B27" w14:textId="77777777" w:rsidR="00212359" w:rsidRPr="00DC3718" w:rsidRDefault="00212359" w:rsidP="00212359">
      <w:pPr>
        <w:adjustRightInd w:val="0"/>
        <w:spacing w:line="240" w:lineRule="auto"/>
        <w:ind w:firstLineChars="0" w:firstLine="0"/>
        <w:jc w:val="center"/>
        <w:rPr>
          <w:color w:val="FF0000"/>
          <w:sz w:val="21"/>
        </w:rPr>
      </w:pPr>
    </w:p>
    <w:p w14:paraId="58AD989F" w14:textId="77777777" w:rsidR="00212359" w:rsidRPr="00DC3718" w:rsidRDefault="00212359" w:rsidP="00212359">
      <w:pPr>
        <w:adjustRightInd w:val="0"/>
        <w:spacing w:line="240" w:lineRule="auto"/>
        <w:ind w:firstLineChars="0" w:firstLine="0"/>
        <w:jc w:val="center"/>
        <w:rPr>
          <w:color w:val="FF0000"/>
          <w:sz w:val="21"/>
        </w:rPr>
      </w:pPr>
    </w:p>
    <w:p w14:paraId="16C4E11C" w14:textId="77777777" w:rsidR="00212359" w:rsidRPr="00DC3718" w:rsidRDefault="00212359" w:rsidP="00212359">
      <w:pPr>
        <w:spacing w:line="300" w:lineRule="auto"/>
        <w:ind w:firstLineChars="0" w:firstLine="0"/>
        <w:jc w:val="center"/>
        <w:rPr>
          <w:color w:val="FF0000"/>
          <w:sz w:val="21"/>
        </w:rPr>
      </w:pPr>
      <w:r>
        <w:rPr>
          <w:rFonts w:hint="eastAsia"/>
          <w:color w:val="FF0000"/>
          <w:sz w:val="21"/>
        </w:rPr>
        <w:t xml:space="preserve"> </w:t>
      </w:r>
    </w:p>
    <w:p w14:paraId="19FCACC4" w14:textId="77777777" w:rsidR="00212359" w:rsidRPr="00DC3718" w:rsidRDefault="00212359" w:rsidP="00212359">
      <w:pPr>
        <w:spacing w:line="300" w:lineRule="auto"/>
        <w:ind w:firstLineChars="0" w:firstLine="0"/>
        <w:rPr>
          <w:sz w:val="21"/>
        </w:rPr>
      </w:pPr>
    </w:p>
    <w:p w14:paraId="0D7C9A85" w14:textId="77777777" w:rsidR="00212359" w:rsidRPr="00DC3718" w:rsidRDefault="00212359" w:rsidP="00212359">
      <w:pPr>
        <w:spacing w:line="300" w:lineRule="auto"/>
        <w:ind w:firstLineChars="0" w:firstLine="0"/>
        <w:rPr>
          <w:sz w:val="21"/>
        </w:rPr>
      </w:pPr>
    </w:p>
    <w:p w14:paraId="0040A674" w14:textId="77777777" w:rsidR="00212359" w:rsidRPr="00DC3718" w:rsidRDefault="00212359" w:rsidP="00212359">
      <w:pPr>
        <w:spacing w:line="300" w:lineRule="auto"/>
        <w:ind w:firstLineChars="0" w:firstLine="0"/>
        <w:rPr>
          <w:sz w:val="21"/>
        </w:rPr>
      </w:pPr>
    </w:p>
    <w:p w14:paraId="4B3E6437" w14:textId="77777777" w:rsidR="00212359" w:rsidRPr="00DC3718" w:rsidRDefault="00212359" w:rsidP="00212359">
      <w:pPr>
        <w:spacing w:line="300" w:lineRule="auto"/>
        <w:ind w:firstLineChars="0" w:firstLine="0"/>
        <w:rPr>
          <w:sz w:val="21"/>
        </w:rPr>
      </w:pPr>
    </w:p>
    <w:p w14:paraId="3397750A" w14:textId="77777777" w:rsidR="00212359" w:rsidRPr="00DC3718" w:rsidRDefault="00212359" w:rsidP="00212359">
      <w:pPr>
        <w:spacing w:line="300" w:lineRule="auto"/>
        <w:ind w:firstLineChars="0" w:firstLine="0"/>
        <w:rPr>
          <w:sz w:val="21"/>
        </w:rPr>
      </w:pPr>
    </w:p>
    <w:p w14:paraId="5471C770" w14:textId="77777777" w:rsidR="00212359" w:rsidRPr="00DC3718" w:rsidRDefault="00212359" w:rsidP="00212359">
      <w:pPr>
        <w:spacing w:line="300" w:lineRule="auto"/>
        <w:ind w:firstLineChars="0" w:firstLine="0"/>
        <w:rPr>
          <w:sz w:val="21"/>
        </w:rPr>
      </w:pP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212359" w:rsidRPr="00DC3718" w14:paraId="3038AAC2" w14:textId="77777777" w:rsidTr="004E0EC7">
        <w:trPr>
          <w:cantSplit/>
          <w:trHeight w:val="540"/>
          <w:jc w:val="center"/>
        </w:trPr>
        <w:tc>
          <w:tcPr>
            <w:tcW w:w="1806" w:type="dxa"/>
            <w:tcMar>
              <w:left w:w="0" w:type="dxa"/>
              <w:right w:w="0" w:type="dxa"/>
            </w:tcMar>
          </w:tcPr>
          <w:p w14:paraId="2BFD067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bookmarkStart w:id="1" w:name="_Hlk71534830"/>
            <w:r w:rsidRPr="00DC3718">
              <w:rPr>
                <w:rFonts w:ascii="黑体" w:eastAsia="黑体" w:hAnsi="黑体" w:hint="eastAsia"/>
                <w:bCs/>
                <w:sz w:val="28"/>
              </w:rPr>
              <w:t>学位申请人</w:t>
            </w:r>
          </w:p>
        </w:tc>
        <w:tc>
          <w:tcPr>
            <w:tcW w:w="186" w:type="dxa"/>
          </w:tcPr>
          <w:p w14:paraId="24EE5AA7"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87475" w14:textId="77777777" w:rsidR="00212359" w:rsidRPr="00DC3718" w:rsidRDefault="00212359" w:rsidP="004E0EC7">
            <w:pPr>
              <w:adjustRightInd w:val="0"/>
              <w:spacing w:line="400" w:lineRule="exact"/>
              <w:ind w:firstLineChars="0" w:firstLine="0"/>
              <w:rPr>
                <w:color w:val="FF0000"/>
                <w:sz w:val="28"/>
              </w:rPr>
            </w:pPr>
            <w:r>
              <w:rPr>
                <w:rFonts w:hint="eastAsia"/>
                <w:color w:val="000000"/>
                <w:sz w:val="28"/>
              </w:rPr>
              <w:t>李梓馨</w:t>
            </w:r>
          </w:p>
        </w:tc>
      </w:tr>
      <w:tr w:rsidR="00212359" w:rsidRPr="00DC3718" w14:paraId="08E041E1" w14:textId="77777777" w:rsidTr="004E0EC7">
        <w:trPr>
          <w:cantSplit/>
          <w:trHeight w:val="540"/>
          <w:jc w:val="center"/>
        </w:trPr>
        <w:tc>
          <w:tcPr>
            <w:tcW w:w="1806" w:type="dxa"/>
            <w:tcMar>
              <w:left w:w="0" w:type="dxa"/>
              <w:right w:w="0" w:type="dxa"/>
            </w:tcMar>
          </w:tcPr>
          <w:p w14:paraId="08FBB0C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指导教师</w:t>
            </w:r>
          </w:p>
        </w:tc>
        <w:tc>
          <w:tcPr>
            <w:tcW w:w="186" w:type="dxa"/>
          </w:tcPr>
          <w:p w14:paraId="3ABA06D5"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0DA4DDDE" w14:textId="77777777" w:rsidR="00212359" w:rsidRPr="00DC3718" w:rsidRDefault="00212359" w:rsidP="004E0EC7">
            <w:pPr>
              <w:adjustRightInd w:val="0"/>
              <w:spacing w:line="400" w:lineRule="exact"/>
              <w:ind w:firstLineChars="0" w:firstLine="0"/>
              <w:rPr>
                <w:sz w:val="28"/>
              </w:rPr>
            </w:pPr>
            <w:r w:rsidRPr="00DC3718">
              <w:rPr>
                <w:rFonts w:hint="eastAsia"/>
                <w:sz w:val="28"/>
              </w:rPr>
              <w:t>宋晖</w:t>
            </w:r>
          </w:p>
        </w:tc>
      </w:tr>
      <w:tr w:rsidR="00212359" w:rsidRPr="00DC3718" w14:paraId="0FE5C384" w14:textId="77777777" w:rsidTr="004E0EC7">
        <w:trPr>
          <w:cantSplit/>
          <w:trHeight w:val="540"/>
          <w:jc w:val="center"/>
        </w:trPr>
        <w:tc>
          <w:tcPr>
            <w:tcW w:w="1806" w:type="dxa"/>
            <w:tcMar>
              <w:left w:w="0" w:type="dxa"/>
              <w:right w:w="0" w:type="dxa"/>
            </w:tcMar>
          </w:tcPr>
          <w:p w14:paraId="1E4BF90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专业学位类别</w:t>
            </w:r>
          </w:p>
        </w:tc>
        <w:tc>
          <w:tcPr>
            <w:tcW w:w="186" w:type="dxa"/>
          </w:tcPr>
          <w:p w14:paraId="639C71E7"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03CAA342" w14:textId="77777777" w:rsidR="00212359" w:rsidRPr="00DC3718" w:rsidRDefault="00212359" w:rsidP="004E0EC7">
            <w:pPr>
              <w:adjustRightInd w:val="0"/>
              <w:spacing w:line="400" w:lineRule="exact"/>
              <w:ind w:firstLineChars="0" w:firstLine="0"/>
              <w:rPr>
                <w:color w:val="000000"/>
                <w:sz w:val="28"/>
              </w:rPr>
            </w:pPr>
            <w:r>
              <w:rPr>
                <w:rFonts w:hint="eastAsia"/>
                <w:color w:val="000000"/>
                <w:sz w:val="28"/>
              </w:rPr>
              <w:t>计算机技术</w:t>
            </w:r>
          </w:p>
        </w:tc>
      </w:tr>
      <w:tr w:rsidR="00212359" w:rsidRPr="00DC3718" w14:paraId="31CA9366" w14:textId="77777777" w:rsidTr="004E0EC7">
        <w:trPr>
          <w:cantSplit/>
          <w:trHeight w:val="540"/>
          <w:jc w:val="center"/>
        </w:trPr>
        <w:tc>
          <w:tcPr>
            <w:tcW w:w="1806" w:type="dxa"/>
            <w:tcMar>
              <w:left w:w="0" w:type="dxa"/>
              <w:right w:w="0" w:type="dxa"/>
            </w:tcMar>
          </w:tcPr>
          <w:p w14:paraId="7C8A5CB1"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proofErr w:type="gramStart"/>
            <w:r w:rsidRPr="00DC3718">
              <w:rPr>
                <w:rFonts w:ascii="黑体" w:eastAsia="黑体" w:hAnsi="黑体" w:hint="eastAsia"/>
                <w:bCs/>
                <w:sz w:val="28"/>
              </w:rPr>
              <w:t>研</w:t>
            </w:r>
            <w:proofErr w:type="gramEnd"/>
            <w:r w:rsidRPr="00DC3718">
              <w:rPr>
                <w:rFonts w:ascii="黑体" w:eastAsia="黑体" w:hAnsi="黑体" w:hint="eastAsia"/>
                <w:bCs/>
                <w:sz w:val="28"/>
              </w:rPr>
              <w:t xml:space="preserve"> 究 方 向</w:t>
            </w:r>
          </w:p>
        </w:tc>
        <w:tc>
          <w:tcPr>
            <w:tcW w:w="186" w:type="dxa"/>
          </w:tcPr>
          <w:p w14:paraId="6312E5EA"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670B2656"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自然语言处理</w:t>
            </w:r>
          </w:p>
        </w:tc>
      </w:tr>
      <w:tr w:rsidR="00212359" w:rsidRPr="00DC3718" w14:paraId="0982AFE1" w14:textId="77777777" w:rsidTr="004E0EC7">
        <w:trPr>
          <w:cantSplit/>
          <w:trHeight w:val="540"/>
          <w:jc w:val="center"/>
        </w:trPr>
        <w:tc>
          <w:tcPr>
            <w:tcW w:w="1806" w:type="dxa"/>
            <w:tcMar>
              <w:left w:w="0" w:type="dxa"/>
              <w:right w:w="0" w:type="dxa"/>
            </w:tcMar>
          </w:tcPr>
          <w:p w14:paraId="438587F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所在学院</w:t>
            </w:r>
          </w:p>
        </w:tc>
        <w:tc>
          <w:tcPr>
            <w:tcW w:w="186" w:type="dxa"/>
          </w:tcPr>
          <w:p w14:paraId="74BD2B39"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18302185"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计算机科学与技术学院</w:t>
            </w:r>
          </w:p>
        </w:tc>
      </w:tr>
      <w:tr w:rsidR="00212359" w:rsidRPr="00DC3718" w14:paraId="1FFE4F6F" w14:textId="77777777" w:rsidTr="004E0EC7">
        <w:trPr>
          <w:cantSplit/>
          <w:trHeight w:val="540"/>
          <w:jc w:val="center"/>
        </w:trPr>
        <w:tc>
          <w:tcPr>
            <w:tcW w:w="1806" w:type="dxa"/>
            <w:tcMar>
              <w:left w:w="0" w:type="dxa"/>
              <w:right w:w="0" w:type="dxa"/>
            </w:tcMar>
          </w:tcPr>
          <w:p w14:paraId="75A205EE"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提交日期</w:t>
            </w:r>
          </w:p>
        </w:tc>
        <w:tc>
          <w:tcPr>
            <w:tcW w:w="186" w:type="dxa"/>
          </w:tcPr>
          <w:p w14:paraId="63CA6854"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15BDE"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20</w:t>
            </w:r>
            <w:r>
              <w:rPr>
                <w:rFonts w:hint="eastAsia"/>
                <w:color w:val="000000"/>
                <w:sz w:val="28"/>
              </w:rPr>
              <w:t>25</w:t>
            </w:r>
            <w:r w:rsidRPr="00DC3718">
              <w:rPr>
                <w:rFonts w:hint="eastAsia"/>
                <w:color w:val="000000"/>
                <w:sz w:val="28"/>
              </w:rPr>
              <w:t>年</w:t>
            </w:r>
            <w:r w:rsidRPr="00DC3718">
              <w:rPr>
                <w:rFonts w:hint="eastAsia"/>
                <w:color w:val="000000"/>
                <w:sz w:val="28"/>
              </w:rPr>
              <w:t>4</w:t>
            </w:r>
            <w:r w:rsidRPr="00DC3718">
              <w:rPr>
                <w:rFonts w:hint="eastAsia"/>
                <w:color w:val="000000"/>
                <w:sz w:val="28"/>
              </w:rPr>
              <w:t>月</w:t>
            </w:r>
          </w:p>
        </w:tc>
      </w:tr>
      <w:bookmarkEnd w:id="1"/>
    </w:tbl>
    <w:p w14:paraId="7A3A0B7F" w14:textId="77777777" w:rsidR="00212359" w:rsidRPr="00DC3718" w:rsidRDefault="00212359" w:rsidP="00212359">
      <w:pPr>
        <w:spacing w:line="240" w:lineRule="auto"/>
        <w:ind w:firstLineChars="0" w:firstLine="0"/>
        <w:jc w:val="center"/>
        <w:rPr>
          <w:rFonts w:cs="宋体"/>
          <w:b/>
          <w:bCs/>
          <w:sz w:val="28"/>
          <w:szCs w:val="20"/>
        </w:rPr>
        <w:sectPr w:rsidR="00212359" w:rsidRPr="00DC3718" w:rsidSect="00212359">
          <w:headerReference w:type="even" r:id="rId12"/>
          <w:headerReference w:type="default" r:id="rId13"/>
          <w:footerReference w:type="even" r:id="rId14"/>
          <w:footerReference w:type="default" r:id="rId15"/>
          <w:headerReference w:type="first" r:id="rId16"/>
          <w:footerReference w:type="first" r:id="rId17"/>
          <w:pgSz w:w="11906" w:h="16838"/>
          <w:pgMar w:top="1985" w:right="1588" w:bottom="2268" w:left="1588" w:header="1418" w:footer="1701" w:gutter="284"/>
          <w:cols w:space="720"/>
          <w:docGrid w:linePitch="395"/>
        </w:sectPr>
      </w:pPr>
    </w:p>
    <w:tbl>
      <w:tblPr>
        <w:tblW w:w="4569" w:type="dxa"/>
        <w:tblInd w:w="5070" w:type="dxa"/>
        <w:tblLook w:val="04A0" w:firstRow="1" w:lastRow="0" w:firstColumn="1" w:lastColumn="0" w:noHBand="0" w:noVBand="1"/>
      </w:tblPr>
      <w:tblGrid>
        <w:gridCol w:w="2126"/>
        <w:gridCol w:w="2443"/>
      </w:tblGrid>
      <w:tr w:rsidR="00212359" w:rsidRPr="00DC3718" w14:paraId="63E796A5" w14:textId="77777777" w:rsidTr="004E0EC7">
        <w:trPr>
          <w:trHeight w:val="401"/>
        </w:trPr>
        <w:tc>
          <w:tcPr>
            <w:tcW w:w="2126" w:type="dxa"/>
            <w:noWrap/>
            <w:vAlign w:val="center"/>
          </w:tcPr>
          <w:p w14:paraId="1FD7ED7E" w14:textId="27C2FBFD" w:rsidR="00212359" w:rsidRPr="00DC3718" w:rsidRDefault="00876CEA" w:rsidP="004E0EC7">
            <w:pPr>
              <w:widowControl/>
              <w:spacing w:line="240" w:lineRule="auto"/>
              <w:ind w:firstLineChars="0" w:firstLine="0"/>
              <w:jc w:val="right"/>
              <w:rPr>
                <w:color w:val="000000"/>
                <w:kern w:val="0"/>
              </w:rPr>
            </w:pPr>
            <w:r>
              <w:rPr>
                <w:rFonts w:hint="eastAsia"/>
                <w:color w:val="000000"/>
                <w:kern w:val="0"/>
              </w:rPr>
              <w:lastRenderedPageBreak/>
              <w:t xml:space="preserve">  </w:t>
            </w:r>
            <w:r w:rsidR="00212359" w:rsidRPr="00DC3718">
              <w:rPr>
                <w:color w:val="000000"/>
                <w:kern w:val="0"/>
              </w:rPr>
              <w:t>University Code</w:t>
            </w:r>
            <w:r w:rsidR="00212359" w:rsidRPr="00DC3718">
              <w:rPr>
                <w:rFonts w:hint="eastAsia"/>
                <w:color w:val="000000"/>
                <w:kern w:val="0"/>
              </w:rPr>
              <w:t>:</w:t>
            </w:r>
          </w:p>
        </w:tc>
        <w:tc>
          <w:tcPr>
            <w:tcW w:w="2443" w:type="dxa"/>
            <w:noWrap/>
            <w:vAlign w:val="center"/>
          </w:tcPr>
          <w:p w14:paraId="39BEB30C" w14:textId="77777777" w:rsidR="00212359" w:rsidRPr="00DC3718" w:rsidRDefault="00212359" w:rsidP="004E0EC7">
            <w:pPr>
              <w:widowControl/>
              <w:spacing w:line="240" w:lineRule="auto"/>
              <w:ind w:firstLineChars="0" w:firstLine="0"/>
              <w:jc w:val="left"/>
              <w:rPr>
                <w:color w:val="000000"/>
                <w:kern w:val="0"/>
              </w:rPr>
            </w:pPr>
            <w:r w:rsidRPr="00DC3718">
              <w:rPr>
                <w:color w:val="000000"/>
                <w:kern w:val="0"/>
              </w:rPr>
              <w:t>10255</w:t>
            </w:r>
          </w:p>
        </w:tc>
      </w:tr>
      <w:tr w:rsidR="00212359" w:rsidRPr="00DC3718" w14:paraId="0D522891" w14:textId="77777777" w:rsidTr="004E0EC7">
        <w:trPr>
          <w:trHeight w:val="401"/>
        </w:trPr>
        <w:tc>
          <w:tcPr>
            <w:tcW w:w="2126" w:type="dxa"/>
            <w:noWrap/>
            <w:vAlign w:val="center"/>
          </w:tcPr>
          <w:p w14:paraId="468B1620"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Student ID:</w:t>
            </w:r>
          </w:p>
        </w:tc>
        <w:tc>
          <w:tcPr>
            <w:tcW w:w="2443" w:type="dxa"/>
            <w:noWrap/>
            <w:vAlign w:val="center"/>
          </w:tcPr>
          <w:p w14:paraId="60DCAFD3"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22</w:t>
            </w:r>
            <w:r>
              <w:rPr>
                <w:rFonts w:hint="eastAsia"/>
                <w:kern w:val="0"/>
              </w:rPr>
              <w:t>22838</w:t>
            </w:r>
          </w:p>
        </w:tc>
      </w:tr>
      <w:tr w:rsidR="00212359" w:rsidRPr="00DC3718" w14:paraId="124573BD" w14:textId="77777777" w:rsidTr="004E0EC7">
        <w:trPr>
          <w:trHeight w:val="401"/>
        </w:trPr>
        <w:tc>
          <w:tcPr>
            <w:tcW w:w="2126" w:type="dxa"/>
            <w:noWrap/>
            <w:vAlign w:val="center"/>
          </w:tcPr>
          <w:p w14:paraId="23EB0045"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CLC Index:</w:t>
            </w:r>
          </w:p>
        </w:tc>
        <w:tc>
          <w:tcPr>
            <w:tcW w:w="2443" w:type="dxa"/>
            <w:noWrap/>
            <w:vAlign w:val="center"/>
          </w:tcPr>
          <w:p w14:paraId="09761662"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TP391.1</w:t>
            </w:r>
          </w:p>
        </w:tc>
      </w:tr>
    </w:tbl>
    <w:p w14:paraId="0D75CDBD" w14:textId="77777777" w:rsidR="00212359" w:rsidRPr="00DC3718" w:rsidRDefault="00212359" w:rsidP="00212359">
      <w:pPr>
        <w:wordWrap w:val="0"/>
        <w:spacing w:line="300" w:lineRule="auto"/>
        <w:ind w:rightChars="646" w:right="1550" w:firstLineChars="0" w:firstLine="0"/>
        <w:jc w:val="right"/>
        <w:rPr>
          <w:rFonts w:cs="宋体"/>
          <w:sz w:val="36"/>
          <w:szCs w:val="20"/>
        </w:rPr>
      </w:pPr>
    </w:p>
    <w:p w14:paraId="7B628859" w14:textId="77777777" w:rsidR="00212359" w:rsidRPr="00DC3718" w:rsidRDefault="00212359" w:rsidP="006F63DD">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4CB884E3" wp14:editId="2E7B530D">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A1B44DE" id="组合 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">
                  <v:imagedata r:id="rId11" o:title="Untitled-2" gain="68267f" blacklevel="-.5" grayscale="t" bilevel="t"/>
                </v:shape>
                <w10:anchorlock/>
              </v:group>
            </w:pict>
          </mc:Fallback>
        </mc:AlternateContent>
      </w:r>
    </w:p>
    <w:p w14:paraId="0E15C37C" w14:textId="77777777" w:rsidR="00212359" w:rsidRPr="00DC3718" w:rsidRDefault="00212359" w:rsidP="00212359">
      <w:pPr>
        <w:spacing w:line="240" w:lineRule="auto"/>
        <w:ind w:firstLineChars="0" w:firstLine="0"/>
        <w:jc w:val="center"/>
        <w:rPr>
          <w:b/>
          <w:color w:val="000000"/>
          <w:sz w:val="44"/>
          <w:szCs w:val="44"/>
        </w:rPr>
      </w:pPr>
      <w:r w:rsidRPr="00DC3718">
        <w:rPr>
          <w:b/>
          <w:color w:val="000000"/>
          <w:sz w:val="44"/>
          <w:szCs w:val="44"/>
        </w:rPr>
        <w:t>PROFESSIONAL</w:t>
      </w:r>
      <w:r w:rsidRPr="00DC3718">
        <w:rPr>
          <w:rFonts w:hint="eastAsia"/>
          <w:b/>
          <w:color w:val="000000"/>
          <w:sz w:val="44"/>
          <w:szCs w:val="44"/>
        </w:rPr>
        <w:t xml:space="preserve"> MASTER DISSERTATION</w:t>
      </w:r>
    </w:p>
    <w:p w14:paraId="73F916FA" w14:textId="77777777" w:rsidR="00212359" w:rsidRPr="00DC3718" w:rsidRDefault="00212359" w:rsidP="00212359">
      <w:pPr>
        <w:widowControl/>
        <w:spacing w:line="300" w:lineRule="auto"/>
        <w:ind w:firstLineChars="0" w:firstLine="0"/>
        <w:rPr>
          <w:b/>
          <w:bCs/>
          <w:color w:val="000000"/>
          <w:sz w:val="44"/>
        </w:rPr>
      </w:pPr>
    </w:p>
    <w:p w14:paraId="35F37818" w14:textId="77777777" w:rsidR="00212359" w:rsidRPr="00DC3718" w:rsidRDefault="00212359" w:rsidP="00212359">
      <w:pPr>
        <w:adjustRightInd w:val="0"/>
        <w:snapToGrid w:val="0"/>
        <w:spacing w:line="240" w:lineRule="auto"/>
        <w:ind w:firstLineChars="0" w:firstLine="0"/>
        <w:jc w:val="center"/>
        <w:rPr>
          <w:rFonts w:eastAsia="Times New Roman"/>
          <w:b/>
          <w:bCs/>
          <w:color w:val="000000"/>
          <w:sz w:val="44"/>
          <w:szCs w:val="44"/>
        </w:rPr>
      </w:pPr>
      <w:r w:rsidRPr="001B0077">
        <w:rPr>
          <w:b/>
          <w:bCs/>
          <w:color w:val="000000"/>
          <w:sz w:val="44"/>
          <w:szCs w:val="44"/>
        </w:rPr>
        <w:t>Design and Optimization of NLU Model for Power Index Q&amp;A</w:t>
      </w:r>
    </w:p>
    <w:p w14:paraId="5853138C" w14:textId="77777777" w:rsidR="00212359" w:rsidRDefault="00212359" w:rsidP="00212359">
      <w:pPr>
        <w:spacing w:line="300" w:lineRule="auto"/>
        <w:ind w:firstLineChars="0" w:firstLine="0"/>
        <w:rPr>
          <w:sz w:val="21"/>
        </w:rPr>
      </w:pPr>
    </w:p>
    <w:p w14:paraId="0621D21B" w14:textId="77777777" w:rsidR="00212359" w:rsidRDefault="00212359" w:rsidP="00212359">
      <w:pPr>
        <w:spacing w:line="300" w:lineRule="auto"/>
        <w:ind w:firstLineChars="0" w:firstLine="0"/>
        <w:rPr>
          <w:sz w:val="21"/>
        </w:rPr>
      </w:pPr>
    </w:p>
    <w:p w14:paraId="5A860D08" w14:textId="77777777" w:rsidR="00212359" w:rsidRPr="00DC3718" w:rsidRDefault="00212359" w:rsidP="00212359">
      <w:pPr>
        <w:spacing w:line="300" w:lineRule="auto"/>
        <w:ind w:firstLineChars="0" w:firstLine="0"/>
        <w:rPr>
          <w:sz w:val="21"/>
        </w:rPr>
      </w:pPr>
    </w:p>
    <w:tbl>
      <w:tblPr>
        <w:tblW w:w="8789" w:type="dxa"/>
        <w:jc w:val="center"/>
        <w:tblLook w:val="0000" w:firstRow="0" w:lastRow="0" w:firstColumn="0" w:lastColumn="0" w:noHBand="0" w:noVBand="0"/>
      </w:tblPr>
      <w:tblGrid>
        <w:gridCol w:w="3402"/>
        <w:gridCol w:w="5387"/>
      </w:tblGrid>
      <w:tr w:rsidR="0038198F" w:rsidRPr="0076717F" w14:paraId="6D7D6E84" w14:textId="77777777" w:rsidTr="0038308E">
        <w:trPr>
          <w:jc w:val="center"/>
        </w:trPr>
        <w:tc>
          <w:tcPr>
            <w:tcW w:w="3402" w:type="dxa"/>
            <w:vAlign w:val="center"/>
          </w:tcPr>
          <w:p w14:paraId="19B4DC91" w14:textId="33FDD139" w:rsidR="0038198F" w:rsidRPr="00E76548" w:rsidRDefault="0038198F" w:rsidP="00D73AB5">
            <w:pPr>
              <w:adjustRightInd w:val="0"/>
              <w:spacing w:line="440" w:lineRule="exact"/>
              <w:ind w:firstLine="562"/>
              <w:jc w:val="left"/>
              <w:rPr>
                <w:rStyle w:val="-"/>
              </w:rPr>
            </w:pPr>
            <w:r w:rsidRPr="00D171D7">
              <w:rPr>
                <w:rFonts w:hint="eastAsia"/>
                <w:b/>
                <w:bCs/>
                <w:sz w:val="28"/>
              </w:rPr>
              <w:t>Candidate</w:t>
            </w:r>
            <w:r w:rsidRPr="00D171D7">
              <w:rPr>
                <w:rFonts w:hint="eastAsia"/>
                <w:b/>
                <w:bCs/>
                <w:sz w:val="28"/>
              </w:rPr>
              <w:t>：</w:t>
            </w:r>
          </w:p>
        </w:tc>
        <w:tc>
          <w:tcPr>
            <w:tcW w:w="5387" w:type="dxa"/>
            <w:vAlign w:val="center"/>
          </w:tcPr>
          <w:p w14:paraId="4A7E61DE" w14:textId="189120A8" w:rsidR="0038198F" w:rsidRPr="0076717F" w:rsidRDefault="0038198F" w:rsidP="00D73AB5">
            <w:pPr>
              <w:pStyle w:val="-0"/>
            </w:pPr>
            <w:r w:rsidRPr="00D171D7">
              <w:rPr>
                <w:rFonts w:hint="eastAsia"/>
              </w:rPr>
              <w:t>Z</w:t>
            </w:r>
            <w:r>
              <w:rPr>
                <w:rFonts w:hint="eastAsia"/>
              </w:rPr>
              <w:t>ixin Li</w:t>
            </w:r>
          </w:p>
        </w:tc>
      </w:tr>
      <w:tr w:rsidR="0038198F" w:rsidRPr="0076717F" w14:paraId="72D8408B" w14:textId="77777777" w:rsidTr="0038308E">
        <w:trPr>
          <w:jc w:val="center"/>
        </w:trPr>
        <w:tc>
          <w:tcPr>
            <w:tcW w:w="3402" w:type="dxa"/>
            <w:vAlign w:val="center"/>
          </w:tcPr>
          <w:p w14:paraId="0005BB3D" w14:textId="77777777" w:rsidR="0038198F" w:rsidRPr="00E76548" w:rsidRDefault="0038198F" w:rsidP="00D73AB5">
            <w:pPr>
              <w:adjustRightInd w:val="0"/>
              <w:spacing w:line="440" w:lineRule="exact"/>
              <w:ind w:firstLine="562"/>
              <w:jc w:val="left"/>
              <w:rPr>
                <w:rStyle w:val="-"/>
              </w:rPr>
            </w:pPr>
            <w:r w:rsidRPr="00E76548">
              <w:rPr>
                <w:rStyle w:val="-"/>
                <w:rFonts w:hint="eastAsia"/>
              </w:rPr>
              <w:t>Supervisor</w:t>
            </w:r>
            <w:r w:rsidRPr="00E76548">
              <w:rPr>
                <w:rStyle w:val="-"/>
                <w:rFonts w:hint="eastAsia"/>
              </w:rPr>
              <w:t>：</w:t>
            </w:r>
          </w:p>
        </w:tc>
        <w:tc>
          <w:tcPr>
            <w:tcW w:w="5387" w:type="dxa"/>
            <w:vAlign w:val="center"/>
          </w:tcPr>
          <w:p w14:paraId="76ECBB3E" w14:textId="788E94F2" w:rsidR="0038198F" w:rsidRPr="0076717F" w:rsidRDefault="0038198F" w:rsidP="00D73AB5">
            <w:pPr>
              <w:pStyle w:val="-0"/>
            </w:pPr>
            <w:r w:rsidRPr="00D171D7">
              <w:rPr>
                <w:rFonts w:hint="eastAsia"/>
              </w:rPr>
              <w:t>Prof.</w:t>
            </w:r>
            <w:r w:rsidRPr="00D171D7">
              <w:t xml:space="preserve"> </w:t>
            </w:r>
            <w:r w:rsidRPr="00D171D7">
              <w:rPr>
                <w:rFonts w:hint="eastAsia"/>
              </w:rPr>
              <w:t>Hui Song</w:t>
            </w:r>
          </w:p>
        </w:tc>
      </w:tr>
      <w:tr w:rsidR="0038198F" w:rsidRPr="009211D7" w14:paraId="3C8D2A83" w14:textId="77777777" w:rsidTr="0038308E">
        <w:trPr>
          <w:jc w:val="center"/>
        </w:trPr>
        <w:tc>
          <w:tcPr>
            <w:tcW w:w="3402" w:type="dxa"/>
            <w:vAlign w:val="center"/>
          </w:tcPr>
          <w:p w14:paraId="6D310842" w14:textId="3FA8869E" w:rsidR="0038198F" w:rsidRPr="00BA3025" w:rsidRDefault="0038198F" w:rsidP="00D73AB5">
            <w:pPr>
              <w:adjustRightInd w:val="0"/>
              <w:spacing w:line="440" w:lineRule="exact"/>
              <w:ind w:firstLine="562"/>
              <w:jc w:val="left"/>
              <w:rPr>
                <w:b/>
                <w:bCs/>
                <w:sz w:val="28"/>
                <w:szCs w:val="28"/>
              </w:rPr>
            </w:pPr>
            <w:r w:rsidRPr="00D171D7">
              <w:rPr>
                <w:rFonts w:hint="eastAsia"/>
                <w:b/>
                <w:bCs/>
                <w:sz w:val="28"/>
                <w:szCs w:val="28"/>
              </w:rPr>
              <w:t>Major</w:t>
            </w:r>
            <w:r w:rsidRPr="00D171D7">
              <w:rPr>
                <w:rFonts w:hint="eastAsia"/>
                <w:b/>
                <w:bCs/>
                <w:sz w:val="28"/>
              </w:rPr>
              <w:t>：</w:t>
            </w:r>
          </w:p>
        </w:tc>
        <w:tc>
          <w:tcPr>
            <w:tcW w:w="5387" w:type="dxa"/>
            <w:vAlign w:val="center"/>
          </w:tcPr>
          <w:p w14:paraId="0D16BE3F" w14:textId="0664CA79" w:rsidR="0038198F" w:rsidRPr="009211D7" w:rsidRDefault="0038198F" w:rsidP="00D73AB5">
            <w:pPr>
              <w:pStyle w:val="-0"/>
            </w:pPr>
            <w:r>
              <w:rPr>
                <w:rFonts w:hint="eastAsia"/>
              </w:rPr>
              <w:t>Computer Technology</w:t>
            </w:r>
          </w:p>
        </w:tc>
      </w:tr>
      <w:tr w:rsidR="0038198F" w:rsidRPr="009211D7" w14:paraId="1B4757D3" w14:textId="77777777" w:rsidTr="0038308E">
        <w:trPr>
          <w:jc w:val="center"/>
        </w:trPr>
        <w:tc>
          <w:tcPr>
            <w:tcW w:w="3402" w:type="dxa"/>
            <w:vAlign w:val="center"/>
          </w:tcPr>
          <w:p w14:paraId="0EA4C334" w14:textId="75954118" w:rsidR="0038198F" w:rsidRPr="00E76548" w:rsidRDefault="0038198F" w:rsidP="00D73AB5">
            <w:pPr>
              <w:adjustRightInd w:val="0"/>
              <w:spacing w:line="440" w:lineRule="exact"/>
              <w:ind w:firstLine="562"/>
              <w:jc w:val="left"/>
              <w:rPr>
                <w:rStyle w:val="-"/>
              </w:rPr>
            </w:pPr>
            <w:r w:rsidRPr="00D171D7">
              <w:rPr>
                <w:rFonts w:hint="eastAsia"/>
                <w:b/>
                <w:bCs/>
                <w:sz w:val="28"/>
                <w:szCs w:val="28"/>
              </w:rPr>
              <w:t>R</w:t>
            </w:r>
            <w:r w:rsidRPr="00D171D7">
              <w:rPr>
                <w:b/>
                <w:bCs/>
                <w:sz w:val="28"/>
                <w:szCs w:val="28"/>
              </w:rPr>
              <w:t xml:space="preserve">esearch </w:t>
            </w:r>
            <w:r w:rsidRPr="00D171D7">
              <w:rPr>
                <w:rFonts w:hint="eastAsia"/>
                <w:b/>
                <w:bCs/>
                <w:sz w:val="28"/>
                <w:szCs w:val="28"/>
              </w:rPr>
              <w:t>D</w:t>
            </w:r>
            <w:r w:rsidRPr="00D171D7">
              <w:rPr>
                <w:b/>
                <w:bCs/>
                <w:sz w:val="28"/>
                <w:szCs w:val="28"/>
              </w:rPr>
              <w:t>irection</w:t>
            </w:r>
            <w:r>
              <w:rPr>
                <w:rFonts w:hint="eastAsia"/>
                <w:b/>
                <w:bCs/>
                <w:sz w:val="28"/>
                <w:szCs w:val="28"/>
              </w:rPr>
              <w:t>：</w:t>
            </w:r>
          </w:p>
        </w:tc>
        <w:tc>
          <w:tcPr>
            <w:tcW w:w="5387" w:type="dxa"/>
            <w:vAlign w:val="center"/>
          </w:tcPr>
          <w:p w14:paraId="61E14CAC" w14:textId="40253C5D" w:rsidR="0038198F" w:rsidRPr="009211D7" w:rsidRDefault="0038198F" w:rsidP="00D73AB5">
            <w:pPr>
              <w:pStyle w:val="-0"/>
            </w:pPr>
            <w:r w:rsidRPr="00D171D7">
              <w:rPr>
                <w:rFonts w:hint="eastAsia"/>
              </w:rPr>
              <w:t>Natural Language Processing</w:t>
            </w:r>
          </w:p>
        </w:tc>
      </w:tr>
      <w:tr w:rsidR="0038198F" w:rsidRPr="0076717F" w14:paraId="5C823BA3" w14:textId="77777777" w:rsidTr="0038308E">
        <w:trPr>
          <w:jc w:val="center"/>
        </w:trPr>
        <w:tc>
          <w:tcPr>
            <w:tcW w:w="3402" w:type="dxa"/>
            <w:vAlign w:val="center"/>
          </w:tcPr>
          <w:p w14:paraId="1B00FE5D" w14:textId="12646137" w:rsidR="0038198F" w:rsidRPr="00E76548" w:rsidRDefault="0038198F" w:rsidP="00D73AB5">
            <w:pPr>
              <w:adjustRightInd w:val="0"/>
              <w:spacing w:line="440" w:lineRule="exact"/>
              <w:ind w:firstLine="562"/>
              <w:jc w:val="left"/>
              <w:rPr>
                <w:rStyle w:val="-"/>
              </w:rPr>
            </w:pPr>
            <w:r w:rsidRPr="00D171D7">
              <w:rPr>
                <w:rFonts w:hint="eastAsia"/>
                <w:b/>
                <w:bCs/>
                <w:sz w:val="28"/>
              </w:rPr>
              <w:t>Affiliation</w:t>
            </w:r>
            <w:r w:rsidRPr="00D171D7">
              <w:rPr>
                <w:rFonts w:hint="eastAsia"/>
                <w:b/>
                <w:bCs/>
                <w:sz w:val="28"/>
              </w:rPr>
              <w:t>：</w:t>
            </w:r>
          </w:p>
        </w:tc>
        <w:tc>
          <w:tcPr>
            <w:tcW w:w="5387" w:type="dxa"/>
            <w:vAlign w:val="center"/>
          </w:tcPr>
          <w:p w14:paraId="102AFEEB" w14:textId="5D8C890A" w:rsidR="0038198F" w:rsidRPr="0076717F" w:rsidRDefault="0038198F" w:rsidP="0038308E">
            <w:pPr>
              <w:pStyle w:val="-0"/>
              <w:jc w:val="left"/>
            </w:pPr>
            <w:r>
              <w:rPr>
                <w:rFonts w:hint="eastAsia"/>
              </w:rPr>
              <w:t>College of Computer Science and Technology</w:t>
            </w:r>
          </w:p>
        </w:tc>
      </w:tr>
      <w:tr w:rsidR="0038198F" w:rsidRPr="0076717F" w14:paraId="24A9D50A" w14:textId="77777777" w:rsidTr="0038308E">
        <w:trPr>
          <w:jc w:val="center"/>
        </w:trPr>
        <w:tc>
          <w:tcPr>
            <w:tcW w:w="3402" w:type="dxa"/>
            <w:vAlign w:val="center"/>
          </w:tcPr>
          <w:p w14:paraId="0B36B3E2" w14:textId="68334E2A" w:rsidR="0038198F" w:rsidRPr="00E76548" w:rsidRDefault="0038198F" w:rsidP="00D73AB5">
            <w:pPr>
              <w:adjustRightInd w:val="0"/>
              <w:spacing w:line="440" w:lineRule="exact"/>
              <w:ind w:firstLine="562"/>
              <w:jc w:val="left"/>
              <w:rPr>
                <w:rStyle w:val="-"/>
              </w:rPr>
            </w:pPr>
            <w:r w:rsidRPr="00D171D7">
              <w:rPr>
                <w:rFonts w:hint="eastAsia"/>
                <w:b/>
                <w:bCs/>
                <w:sz w:val="28"/>
              </w:rPr>
              <w:t>Date of Submit</w:t>
            </w:r>
            <w:r w:rsidRPr="00D171D7">
              <w:rPr>
                <w:rFonts w:hint="eastAsia"/>
                <w:b/>
                <w:bCs/>
                <w:sz w:val="28"/>
              </w:rPr>
              <w:t>：</w:t>
            </w:r>
          </w:p>
        </w:tc>
        <w:tc>
          <w:tcPr>
            <w:tcW w:w="5387" w:type="dxa"/>
            <w:vAlign w:val="center"/>
          </w:tcPr>
          <w:p w14:paraId="4C9FAC82" w14:textId="08E7EE16" w:rsidR="0038198F" w:rsidRPr="0076717F" w:rsidRDefault="0038198F" w:rsidP="00D73AB5">
            <w:pPr>
              <w:pStyle w:val="-0"/>
            </w:pPr>
            <w:r w:rsidRPr="00D171D7">
              <w:rPr>
                <w:rFonts w:hint="eastAsia"/>
              </w:rPr>
              <w:t>Apr, 20</w:t>
            </w:r>
            <w:r w:rsidRPr="00D171D7">
              <w:t>2</w:t>
            </w:r>
            <w:r>
              <w:rPr>
                <w:rFonts w:hint="eastAsia"/>
              </w:rPr>
              <w:t>5</w:t>
            </w:r>
          </w:p>
        </w:tc>
      </w:tr>
    </w:tbl>
    <w:p w14:paraId="747CF0F0" w14:textId="77777777" w:rsidR="00212359" w:rsidRPr="00DC3718" w:rsidRDefault="00212359" w:rsidP="00212359">
      <w:pPr>
        <w:adjustRightInd w:val="0"/>
        <w:snapToGrid w:val="0"/>
        <w:spacing w:line="240" w:lineRule="auto"/>
        <w:ind w:firstLineChars="0" w:firstLine="0"/>
        <w:rPr>
          <w:sz w:val="21"/>
        </w:rPr>
      </w:pPr>
    </w:p>
    <w:p w14:paraId="78341D6C" w14:textId="77777777" w:rsidR="00212359" w:rsidRDefault="00212359" w:rsidP="00212359">
      <w:pPr>
        <w:ind w:firstLineChars="0" w:firstLine="0"/>
        <w:jc w:val="center"/>
        <w:rPr>
          <w:sz w:val="21"/>
          <w:szCs w:val="21"/>
        </w:rPr>
      </w:pPr>
      <w:r w:rsidRPr="00DC3718">
        <w:rPr>
          <w:sz w:val="21"/>
          <w:szCs w:val="21"/>
        </w:rPr>
        <w:br w:type="page"/>
      </w:r>
    </w:p>
    <w:p w14:paraId="0259AA5B"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lastRenderedPageBreak/>
        <w:t>东华大学</w:t>
      </w:r>
    </w:p>
    <w:p w14:paraId="44E90ABF"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t>学位论文原创性声明</w:t>
      </w:r>
    </w:p>
    <w:p w14:paraId="3B4E293E" w14:textId="77777777" w:rsidR="00212359" w:rsidRDefault="00212359" w:rsidP="00212359">
      <w:pPr>
        <w:ind w:firstLine="480"/>
        <w:jc w:val="center"/>
        <w:rPr>
          <w:kern w:val="0"/>
          <w:szCs w:val="18"/>
        </w:rPr>
      </w:pPr>
    </w:p>
    <w:p w14:paraId="4090F090" w14:textId="77777777" w:rsidR="00212359" w:rsidRPr="00181E05" w:rsidRDefault="00212359" w:rsidP="00212359">
      <w:pPr>
        <w:ind w:firstLine="480"/>
        <w:rPr>
          <w:sz w:val="22"/>
          <w:szCs w:val="22"/>
        </w:rPr>
      </w:pPr>
      <w:r w:rsidRPr="00181E05">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14:textId="317AA973"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学位论文作者签名：</w:t>
      </w:r>
      <w:r w:rsidR="005A287D" w:rsidRPr="00D60440">
        <w:rPr>
          <w:noProof/>
          <w:szCs w:val="22"/>
        </w:rPr>
        <w:drawing>
          <wp:inline distT="0" distB="0" distL="0" distR="0" wp14:anchorId="49C36017" wp14:editId="674A3ED9">
            <wp:extent cx="947738" cy="459311"/>
            <wp:effectExtent l="0" t="0" r="5080" b="0"/>
            <wp:docPr id="10532915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biLevel thresh="50000"/>
                      <a:extLst>
                        <a:ext uri="{28A0092B-C50C-407E-A947-70E740481C1C}">
                          <a14:useLocalDpi xmlns:a14="http://schemas.microsoft.com/office/drawing/2010/main" val="0"/>
                        </a:ext>
                      </a:extLst>
                    </a:blip>
                    <a:srcRect t="23530" b="16655"/>
                    <a:stretch/>
                  </pic:blipFill>
                  <pic:spPr bwMode="auto">
                    <a:xfrm>
                      <a:off x="0" y="0"/>
                      <a:ext cx="1012991" cy="490935"/>
                    </a:xfrm>
                    <a:prstGeom prst="rect">
                      <a:avLst/>
                    </a:prstGeom>
                    <a:noFill/>
                    <a:ln>
                      <a:noFill/>
                    </a:ln>
                    <a:extLst>
                      <a:ext uri="{53640926-AAD7-44D8-BBD7-CCE9431645EC}">
                        <a14:shadowObscured xmlns:a14="http://schemas.microsoft.com/office/drawing/2010/main"/>
                      </a:ext>
                    </a:extLst>
                  </pic:spPr>
                </pic:pic>
              </a:graphicData>
            </a:graphic>
          </wp:inline>
        </w:drawing>
      </w:r>
    </w:p>
    <w:p w14:paraId="53F6A615" w14:textId="77777777" w:rsidR="00212359" w:rsidRPr="00181E05" w:rsidRDefault="00212359" w:rsidP="00212359">
      <w:pPr>
        <w:ind w:firstLineChars="0" w:firstLine="0"/>
        <w:rPr>
          <w:szCs w:val="22"/>
        </w:rPr>
      </w:pPr>
    </w:p>
    <w:p w14:paraId="384E5F4D" w14:textId="3616BD9D"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00596C9B">
        <w:rPr>
          <w:rFonts w:hint="eastAsia"/>
          <w:szCs w:val="22"/>
        </w:rPr>
        <w:t>10</w:t>
      </w:r>
      <w:r w:rsidRPr="00181E05">
        <w:rPr>
          <w:rFonts w:hint="eastAsia"/>
          <w:szCs w:val="22"/>
        </w:rPr>
        <w:t xml:space="preserve"> </w:t>
      </w:r>
      <w:r w:rsidRPr="00181E05">
        <w:rPr>
          <w:rFonts w:hint="eastAsia"/>
          <w:szCs w:val="22"/>
        </w:rPr>
        <w:t>日</w:t>
      </w:r>
    </w:p>
    <w:p w14:paraId="31AAE77D" w14:textId="77777777" w:rsidR="00212359" w:rsidRPr="00181E05" w:rsidRDefault="00212359" w:rsidP="00212359">
      <w:pPr>
        <w:ind w:firstLineChars="0" w:firstLine="0"/>
        <w:rPr>
          <w:rFonts w:eastAsia="黑体"/>
          <w:b/>
          <w:sz w:val="28"/>
        </w:rPr>
      </w:pPr>
      <w:r w:rsidRPr="00181E05">
        <w:rPr>
          <w:rFonts w:eastAsia="黑体" w:hint="eastAsia"/>
          <w:b/>
          <w:sz w:val="28"/>
        </w:rPr>
        <w:t>-----------------------------------------------------------------------------------</w:t>
      </w:r>
    </w:p>
    <w:p w14:paraId="047F6A13"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东华大学</w:t>
      </w:r>
    </w:p>
    <w:p w14:paraId="27150F34"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学位论文版权使用授权书</w:t>
      </w:r>
    </w:p>
    <w:p w14:paraId="6DF50F7C" w14:textId="77777777" w:rsidR="00212359" w:rsidRPr="00181E05" w:rsidRDefault="00212359" w:rsidP="00212359">
      <w:pPr>
        <w:ind w:firstLine="480"/>
        <w:jc w:val="left"/>
        <w:rPr>
          <w:kern w:val="0"/>
          <w:szCs w:val="18"/>
        </w:rPr>
      </w:pPr>
      <w:r w:rsidRPr="00181E05">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14:textId="77777777" w:rsidR="00212359" w:rsidRPr="00181E05" w:rsidRDefault="00212359" w:rsidP="00212359">
      <w:pPr>
        <w:ind w:firstLine="480"/>
        <w:jc w:val="left"/>
        <w:rPr>
          <w:kern w:val="0"/>
          <w:szCs w:val="18"/>
        </w:rPr>
      </w:pPr>
    </w:p>
    <w:p w14:paraId="170CBDBA"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保</w:t>
      </w:r>
      <w:r w:rsidRPr="00181E05">
        <w:rPr>
          <w:rFonts w:hint="eastAsia"/>
          <w:kern w:val="0"/>
          <w:szCs w:val="18"/>
        </w:rPr>
        <w:t xml:space="preserve"> </w:t>
      </w:r>
      <w:r w:rsidRPr="00181E05">
        <w:rPr>
          <w:kern w:val="0"/>
          <w:szCs w:val="18"/>
        </w:rPr>
        <w:t xml:space="preserve"> </w:t>
      </w:r>
      <w:r w:rsidRPr="00181E05">
        <w:rPr>
          <w:rFonts w:hint="eastAsia"/>
          <w:kern w:val="0"/>
          <w:szCs w:val="18"/>
        </w:rPr>
        <w:t>密</w:t>
      </w:r>
      <w:r w:rsidRPr="00181E05">
        <w:rPr>
          <w:rFonts w:hint="eastAsia"/>
          <w:kern w:val="0"/>
          <w:szCs w:val="18"/>
        </w:rPr>
        <w:t xml:space="preserve"> </w:t>
      </w:r>
      <w:r w:rsidRPr="00181E05">
        <w:rPr>
          <w:rFonts w:hint="eastAsia"/>
          <w:kern w:val="0"/>
          <w:szCs w:val="18"/>
        </w:rPr>
        <w:t>□，在</w:t>
      </w:r>
      <w:r w:rsidRPr="00181E05">
        <w:rPr>
          <w:rFonts w:hint="eastAsia"/>
          <w:kern w:val="0"/>
          <w:szCs w:val="18"/>
        </w:rPr>
        <w:t xml:space="preserve">      </w:t>
      </w:r>
      <w:r w:rsidRPr="00181E05">
        <w:rPr>
          <w:rFonts w:hint="eastAsia"/>
          <w:kern w:val="0"/>
          <w:szCs w:val="18"/>
        </w:rPr>
        <w:t>年解密后适用本版权书。</w:t>
      </w:r>
    </w:p>
    <w:p w14:paraId="5ED75406" w14:textId="77777777" w:rsidR="00212359" w:rsidRPr="00181E05" w:rsidRDefault="00212359" w:rsidP="00212359">
      <w:pPr>
        <w:ind w:firstLine="480"/>
        <w:jc w:val="left"/>
        <w:rPr>
          <w:kern w:val="0"/>
          <w:szCs w:val="18"/>
        </w:rPr>
      </w:pPr>
      <w:r w:rsidRPr="00181E05">
        <w:rPr>
          <w:rFonts w:hint="eastAsia"/>
          <w:kern w:val="0"/>
          <w:szCs w:val="18"/>
        </w:rPr>
        <w:t>本学位论文属于</w:t>
      </w:r>
    </w:p>
    <w:p w14:paraId="151FEB50" w14:textId="07C2DC45" w:rsidR="00212359" w:rsidRPr="005A287D" w:rsidRDefault="00212359" w:rsidP="005A287D">
      <w:pPr>
        <w:ind w:firstLine="480"/>
        <w:jc w:val="left"/>
        <w:rPr>
          <w:kern w:val="0"/>
          <w:szCs w:val="18"/>
        </w:rPr>
      </w:pPr>
      <w:r w:rsidRPr="00181E05">
        <w:rPr>
          <w:rFonts w:hint="eastAsia"/>
          <w:kern w:val="0"/>
          <w:szCs w:val="18"/>
        </w:rPr>
        <w:t xml:space="preserve">                </w:t>
      </w:r>
      <w:r w:rsidRPr="00181E05">
        <w:rPr>
          <w:rFonts w:hint="eastAsia"/>
          <w:kern w:val="0"/>
          <w:szCs w:val="18"/>
        </w:rPr>
        <w:t>不保密</w:t>
      </w:r>
      <w:r w:rsidRPr="00181E05">
        <w:rPr>
          <w:rFonts w:hint="eastAsia"/>
          <w:kern w:val="0"/>
          <w:szCs w:val="18"/>
        </w:rPr>
        <w:t xml:space="preserve"> </w:t>
      </w:r>
      <w:r w:rsidRPr="00181E05">
        <w:rPr>
          <w:rFonts w:hint="eastAsia"/>
          <w:kern w:val="0"/>
          <w:szCs w:val="18"/>
        </w:rPr>
        <w:sym w:font="Wingdings 2" w:char="0052"/>
      </w:r>
      <w:r w:rsidRPr="00181E05">
        <w:rPr>
          <w:rFonts w:hint="eastAsia"/>
          <w:kern w:val="0"/>
          <w:szCs w:val="18"/>
        </w:rPr>
        <w:t>。</w:t>
      </w:r>
    </w:p>
    <w:p w14:paraId="049308B9" w14:textId="735F6398" w:rsidR="00212359" w:rsidRPr="00181E05" w:rsidRDefault="00212359" w:rsidP="00212359">
      <w:pPr>
        <w:ind w:firstLine="420"/>
        <w:jc w:val="left"/>
        <w:rPr>
          <w:sz w:val="21"/>
          <w:szCs w:val="16"/>
        </w:rPr>
      </w:pPr>
    </w:p>
    <w:p w14:paraId="17C25E93" w14:textId="2D7CB20F" w:rsidR="00212359" w:rsidRPr="005A287D" w:rsidRDefault="005A287D" w:rsidP="00212359">
      <w:pPr>
        <w:ind w:firstLineChars="0" w:firstLine="0"/>
        <w:rPr>
          <w:kern w:val="0"/>
          <w:szCs w:val="18"/>
        </w:rPr>
      </w:pPr>
      <w:r w:rsidRPr="00181E05">
        <w:rPr>
          <w:noProof/>
          <w:kern w:val="0"/>
          <w:szCs w:val="18"/>
        </w:rPr>
        <w:drawing>
          <wp:anchor distT="0" distB="0" distL="114935" distR="114935" simplePos="0" relativeHeight="251659264" behindDoc="0" locked="0" layoutInCell="1" allowOverlap="1" wp14:anchorId="6121FA9F" wp14:editId="79BD52B1">
            <wp:simplePos x="0" y="0"/>
            <wp:positionH relativeFrom="column">
              <wp:posOffset>1159510</wp:posOffset>
            </wp:positionH>
            <wp:positionV relativeFrom="paragraph">
              <wp:posOffset>124373</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531112419"/>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r w:rsidR="00212359" w:rsidRPr="00181E05">
        <w:rPr>
          <w:sz w:val="18"/>
          <w:szCs w:val="21"/>
        </w:rPr>
        <w:t xml:space="preserve">  </w:t>
      </w:r>
      <w:r w:rsidR="00212359" w:rsidRPr="00181E05">
        <w:rPr>
          <w:kern w:val="0"/>
          <w:szCs w:val="18"/>
        </w:rPr>
        <w:t xml:space="preserve">    </w:t>
      </w:r>
      <w:r w:rsidR="00212359" w:rsidRPr="00181E05">
        <w:rPr>
          <w:rFonts w:hint="eastAsia"/>
          <w:kern w:val="0"/>
          <w:szCs w:val="18"/>
        </w:rPr>
        <w:t>导师签名</w:t>
      </w:r>
      <w:r w:rsidR="00212359" w:rsidRPr="00181E05">
        <w:rPr>
          <w:rFonts w:hint="eastAsia"/>
          <w:kern w:val="0"/>
          <w:szCs w:val="18"/>
        </w:rPr>
        <w:t>:</w:t>
      </w:r>
      <w:r w:rsidR="00212359" w:rsidRPr="00181E05">
        <w:rPr>
          <w:kern w:val="0"/>
          <w:szCs w:val="18"/>
        </w:rPr>
        <w:t xml:space="preserve">                  </w:t>
      </w:r>
      <w:r w:rsidR="00212359" w:rsidRPr="005A287D">
        <w:rPr>
          <w:rFonts w:hint="eastAsia"/>
          <w:kern w:val="0"/>
          <w:szCs w:val="18"/>
        </w:rPr>
        <w:t>学位论文作者签名：</w:t>
      </w:r>
      <w:r w:rsidRPr="005A287D">
        <w:rPr>
          <w:noProof/>
          <w:kern w:val="0"/>
          <w:szCs w:val="18"/>
        </w:rPr>
        <w:drawing>
          <wp:inline distT="0" distB="0" distL="0" distR="0" wp14:anchorId="4A33AD33" wp14:editId="3B884AC7">
            <wp:extent cx="947738" cy="459311"/>
            <wp:effectExtent l="0" t="0" r="5080" b="0"/>
            <wp:docPr id="19306234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biLevel thresh="50000"/>
                      <a:extLst>
                        <a:ext uri="{28A0092B-C50C-407E-A947-70E740481C1C}">
                          <a14:useLocalDpi xmlns:a14="http://schemas.microsoft.com/office/drawing/2010/main" val="0"/>
                        </a:ext>
                      </a:extLst>
                    </a:blip>
                    <a:srcRect t="23530" b="16655"/>
                    <a:stretch/>
                  </pic:blipFill>
                  <pic:spPr bwMode="auto">
                    <a:xfrm>
                      <a:off x="0" y="0"/>
                      <a:ext cx="1012991" cy="490935"/>
                    </a:xfrm>
                    <a:prstGeom prst="rect">
                      <a:avLst/>
                    </a:prstGeom>
                    <a:noFill/>
                    <a:ln>
                      <a:noFill/>
                    </a:ln>
                    <a:extLst>
                      <a:ext uri="{53640926-AAD7-44D8-BBD7-CCE9431645EC}">
                        <a14:shadowObscured xmlns:a14="http://schemas.microsoft.com/office/drawing/2010/main"/>
                      </a:ext>
                    </a:extLst>
                  </pic:spPr>
                </pic:pic>
              </a:graphicData>
            </a:graphic>
          </wp:inline>
        </w:drawing>
      </w:r>
    </w:p>
    <w:p w14:paraId="16B2FE2E" w14:textId="77777777" w:rsidR="00212359" w:rsidRPr="00181E05" w:rsidRDefault="00212359" w:rsidP="00212359">
      <w:pPr>
        <w:ind w:firstLineChars="0" w:firstLine="0"/>
        <w:rPr>
          <w:sz w:val="21"/>
          <w:szCs w:val="21"/>
        </w:rPr>
      </w:pPr>
      <w:r w:rsidRPr="00181E05">
        <w:rPr>
          <w:kern w:val="0"/>
          <w:szCs w:val="18"/>
        </w:rPr>
        <w:t xml:space="preserve">                   </w:t>
      </w:r>
      <w:r w:rsidRPr="00181E05">
        <w:rPr>
          <w:sz w:val="21"/>
          <w:szCs w:val="21"/>
        </w:rPr>
        <w:t xml:space="preserve">                                           </w:t>
      </w:r>
    </w:p>
    <w:p w14:paraId="6BCDD6D7" w14:textId="729191FB" w:rsidR="00212359" w:rsidRDefault="00212359" w:rsidP="00212359">
      <w:pPr>
        <w:widowControl/>
        <w:spacing w:line="240" w:lineRule="auto"/>
        <w:ind w:firstLineChars="1600" w:firstLine="3840"/>
        <w:jc w:val="left"/>
        <w:rPr>
          <w:sz w:val="21"/>
          <w:szCs w:val="21"/>
        </w:rPr>
      </w:pP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006F63DD">
        <w:rPr>
          <w:rFonts w:hint="eastAsia"/>
          <w:szCs w:val="22"/>
        </w:rPr>
        <w:t xml:space="preserve"> 10</w:t>
      </w:r>
      <w:r w:rsidRPr="00181E05">
        <w:rPr>
          <w:rFonts w:hint="eastAsia"/>
          <w:szCs w:val="22"/>
        </w:rPr>
        <w:t xml:space="preserve"> </w:t>
      </w:r>
      <w:r w:rsidRPr="00181E05">
        <w:rPr>
          <w:rFonts w:hint="eastAsia"/>
          <w:szCs w:val="22"/>
        </w:rPr>
        <w:t>日</w:t>
      </w:r>
    </w:p>
    <w:p w14:paraId="52B7F5C8" w14:textId="77777777" w:rsidR="00212359" w:rsidRDefault="00212359" w:rsidP="00212359">
      <w:pPr>
        <w:ind w:firstLineChars="0" w:firstLine="0"/>
        <w:jc w:val="center"/>
        <w:rPr>
          <w:b/>
          <w:bCs/>
          <w:sz w:val="32"/>
          <w:szCs w:val="32"/>
        </w:rPr>
      </w:pPr>
    </w:p>
    <w:p w14:paraId="765CE746" w14:textId="77777777" w:rsidR="00212359" w:rsidRPr="00DC3718" w:rsidRDefault="00212359" w:rsidP="00212359">
      <w:pPr>
        <w:ind w:firstLineChars="0" w:firstLine="0"/>
        <w:jc w:val="center"/>
        <w:rPr>
          <w:b/>
          <w:bCs/>
          <w:sz w:val="28"/>
          <w:szCs w:val="28"/>
        </w:rPr>
      </w:pPr>
      <w:r w:rsidRPr="00DC3718">
        <w:rPr>
          <w:rFonts w:hint="eastAsia"/>
          <w:b/>
          <w:bCs/>
          <w:sz w:val="32"/>
          <w:szCs w:val="32"/>
        </w:rPr>
        <w:t>硕士学位论文答辩委员会名单</w:t>
      </w:r>
    </w:p>
    <w:p w14:paraId="65215EAA" w14:textId="77777777" w:rsidR="00212359" w:rsidRPr="00DC3718" w:rsidRDefault="00212359" w:rsidP="00212359">
      <w:pPr>
        <w:ind w:firstLineChars="0" w:firstLine="0"/>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742"/>
        <w:gridCol w:w="3863"/>
        <w:gridCol w:w="1905"/>
      </w:tblGrid>
      <w:tr w:rsidR="00212359" w:rsidRPr="00DC3718" w14:paraId="365DB72A" w14:textId="77777777" w:rsidTr="004E0EC7">
        <w:trPr>
          <w:trHeight w:val="850"/>
          <w:jc w:val="center"/>
        </w:trPr>
        <w:tc>
          <w:tcPr>
            <w:tcW w:w="1904" w:type="dxa"/>
            <w:vAlign w:val="center"/>
          </w:tcPr>
          <w:p w14:paraId="4C3991E0"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姓名</w:t>
            </w:r>
          </w:p>
        </w:tc>
        <w:tc>
          <w:tcPr>
            <w:tcW w:w="1742" w:type="dxa"/>
            <w:vAlign w:val="center"/>
          </w:tcPr>
          <w:p w14:paraId="579E0A5A"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职称</w:t>
            </w:r>
          </w:p>
        </w:tc>
        <w:tc>
          <w:tcPr>
            <w:tcW w:w="3863" w:type="dxa"/>
            <w:vAlign w:val="center"/>
          </w:tcPr>
          <w:p w14:paraId="64FFFF93"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单位</w:t>
            </w:r>
          </w:p>
        </w:tc>
        <w:tc>
          <w:tcPr>
            <w:tcW w:w="1905" w:type="dxa"/>
            <w:vAlign w:val="center"/>
          </w:tcPr>
          <w:p w14:paraId="4BFCA549"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备注</w:t>
            </w:r>
          </w:p>
        </w:tc>
      </w:tr>
      <w:tr w:rsidR="00212359" w:rsidRPr="00DC3718" w14:paraId="65E3566A" w14:textId="77777777" w:rsidTr="004E0EC7">
        <w:trPr>
          <w:trHeight w:val="850"/>
          <w:jc w:val="center"/>
        </w:trPr>
        <w:tc>
          <w:tcPr>
            <w:tcW w:w="1904" w:type="dxa"/>
            <w:vAlign w:val="center"/>
          </w:tcPr>
          <w:p w14:paraId="44489156"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宋晖</w:t>
            </w:r>
          </w:p>
        </w:tc>
        <w:tc>
          <w:tcPr>
            <w:tcW w:w="1742" w:type="dxa"/>
            <w:vAlign w:val="center"/>
          </w:tcPr>
          <w:p w14:paraId="2EFC6A3C"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教授</w:t>
            </w:r>
          </w:p>
        </w:tc>
        <w:tc>
          <w:tcPr>
            <w:tcW w:w="3863" w:type="dxa"/>
            <w:vAlign w:val="center"/>
          </w:tcPr>
          <w:p w14:paraId="2484390B"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F8D2C2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主席</w:t>
            </w:r>
          </w:p>
        </w:tc>
      </w:tr>
      <w:tr w:rsidR="00212359" w:rsidRPr="00DC3718" w14:paraId="1E93ADF8" w14:textId="77777777" w:rsidTr="004E0EC7">
        <w:trPr>
          <w:trHeight w:val="816"/>
          <w:jc w:val="center"/>
        </w:trPr>
        <w:tc>
          <w:tcPr>
            <w:tcW w:w="1904" w:type="dxa"/>
            <w:vAlign w:val="center"/>
          </w:tcPr>
          <w:p w14:paraId="5D770BBB"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常姗</w:t>
            </w:r>
          </w:p>
        </w:tc>
        <w:tc>
          <w:tcPr>
            <w:tcW w:w="1742" w:type="dxa"/>
            <w:vAlign w:val="center"/>
          </w:tcPr>
          <w:p w14:paraId="3B09DC0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0449C86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D995662"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4A9FB86E" w14:textId="77777777" w:rsidTr="004E0EC7">
        <w:trPr>
          <w:trHeight w:val="850"/>
          <w:jc w:val="center"/>
        </w:trPr>
        <w:tc>
          <w:tcPr>
            <w:tcW w:w="1904" w:type="dxa"/>
            <w:vAlign w:val="center"/>
          </w:tcPr>
          <w:p w14:paraId="2285B7B2"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王洪亚</w:t>
            </w:r>
          </w:p>
        </w:tc>
        <w:tc>
          <w:tcPr>
            <w:tcW w:w="1742" w:type="dxa"/>
            <w:vAlign w:val="center"/>
          </w:tcPr>
          <w:p w14:paraId="7EE4EEC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2FA8E3DE"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D3A8F7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3944A79E" w14:textId="77777777" w:rsidTr="004E0EC7">
        <w:trPr>
          <w:trHeight w:val="850"/>
          <w:jc w:val="center"/>
        </w:trPr>
        <w:tc>
          <w:tcPr>
            <w:tcW w:w="1904" w:type="dxa"/>
            <w:vAlign w:val="center"/>
          </w:tcPr>
          <w:p w14:paraId="6C731DEA"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徐波</w:t>
            </w:r>
          </w:p>
        </w:tc>
        <w:tc>
          <w:tcPr>
            <w:tcW w:w="1742" w:type="dxa"/>
            <w:vAlign w:val="center"/>
          </w:tcPr>
          <w:p w14:paraId="174F7E9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副教授</w:t>
            </w:r>
          </w:p>
        </w:tc>
        <w:tc>
          <w:tcPr>
            <w:tcW w:w="3863" w:type="dxa"/>
            <w:vAlign w:val="center"/>
          </w:tcPr>
          <w:p w14:paraId="5FB72B29"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0FF9D5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60366EE8" w14:textId="77777777" w:rsidTr="004E0EC7">
        <w:trPr>
          <w:trHeight w:val="850"/>
          <w:jc w:val="center"/>
        </w:trPr>
        <w:tc>
          <w:tcPr>
            <w:tcW w:w="1904" w:type="dxa"/>
            <w:vAlign w:val="center"/>
          </w:tcPr>
          <w:p w14:paraId="19DF2008"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冯珍妮</w:t>
            </w:r>
          </w:p>
        </w:tc>
        <w:tc>
          <w:tcPr>
            <w:tcW w:w="1742" w:type="dxa"/>
            <w:vAlign w:val="center"/>
          </w:tcPr>
          <w:p w14:paraId="1FDC9F43"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副教授</w:t>
            </w:r>
          </w:p>
        </w:tc>
        <w:tc>
          <w:tcPr>
            <w:tcW w:w="3863" w:type="dxa"/>
            <w:vAlign w:val="center"/>
          </w:tcPr>
          <w:p w14:paraId="6DD68456"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599FBD85"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秘书</w:t>
            </w:r>
          </w:p>
        </w:tc>
      </w:tr>
    </w:tbl>
    <w:p w14:paraId="2349A116" w14:textId="77777777" w:rsidR="00212359" w:rsidRPr="00DC3718" w:rsidRDefault="00212359" w:rsidP="00212359">
      <w:pPr>
        <w:spacing w:line="320" w:lineRule="exact"/>
        <w:ind w:leftChars="228" w:left="547" w:firstLineChars="0" w:firstLine="0"/>
        <w:jc w:val="left"/>
        <w:rPr>
          <w:b/>
          <w:sz w:val="28"/>
        </w:rPr>
      </w:pPr>
    </w:p>
    <w:p w14:paraId="5AB5848F" w14:textId="77777777" w:rsidR="00212359" w:rsidRPr="00DC3718" w:rsidRDefault="00212359" w:rsidP="00212359">
      <w:pPr>
        <w:spacing w:line="320" w:lineRule="exact"/>
        <w:ind w:leftChars="228" w:left="547" w:firstLineChars="0" w:firstLine="0"/>
        <w:jc w:val="left"/>
        <w:rPr>
          <w:b/>
          <w:sz w:val="28"/>
        </w:rPr>
      </w:pPr>
    </w:p>
    <w:p w14:paraId="00AB4B4D" w14:textId="77777777" w:rsidR="00212359" w:rsidRPr="00F07E70" w:rsidRDefault="00212359" w:rsidP="00212359">
      <w:pPr>
        <w:spacing w:line="320" w:lineRule="exact"/>
        <w:ind w:leftChars="228" w:left="547" w:firstLineChars="0" w:firstLine="0"/>
        <w:jc w:val="left"/>
        <w:rPr>
          <w:bCs/>
          <w:sz w:val="28"/>
        </w:rPr>
      </w:pPr>
    </w:p>
    <w:p w14:paraId="46748B49" w14:textId="77777777" w:rsidR="00212359" w:rsidRPr="00DC3718" w:rsidRDefault="00212359" w:rsidP="00212359">
      <w:pPr>
        <w:spacing w:line="320" w:lineRule="exact"/>
        <w:ind w:leftChars="228" w:left="547" w:firstLineChars="0" w:firstLine="0"/>
        <w:jc w:val="left"/>
        <w:rPr>
          <w:b/>
          <w:sz w:val="28"/>
        </w:rPr>
      </w:pPr>
      <w:r w:rsidRPr="00DC3718">
        <w:rPr>
          <w:rFonts w:hint="eastAsia"/>
          <w:b/>
          <w:sz w:val="28"/>
        </w:rPr>
        <w:t>答</w:t>
      </w:r>
      <w:r w:rsidRPr="00DC3718">
        <w:rPr>
          <w:rFonts w:hint="eastAsia"/>
          <w:b/>
          <w:sz w:val="28"/>
        </w:rPr>
        <w:t xml:space="preserve"> </w:t>
      </w:r>
      <w:r w:rsidRPr="00DC3718">
        <w:rPr>
          <w:rFonts w:hint="eastAsia"/>
          <w:b/>
          <w:sz w:val="28"/>
        </w:rPr>
        <w:t>辩</w:t>
      </w:r>
      <w:r w:rsidRPr="00DC3718">
        <w:rPr>
          <w:rFonts w:hint="eastAsia"/>
          <w:b/>
          <w:sz w:val="28"/>
        </w:rPr>
        <w:t xml:space="preserve"> </w:t>
      </w:r>
      <w:r w:rsidRPr="00DC3718">
        <w:rPr>
          <w:rFonts w:hint="eastAsia"/>
          <w:b/>
          <w:sz w:val="28"/>
        </w:rPr>
        <w:t>人：</w:t>
      </w:r>
      <w:r w:rsidRPr="004A3659">
        <w:rPr>
          <w:rFonts w:hint="eastAsia"/>
          <w:bCs/>
          <w:sz w:val="28"/>
        </w:rPr>
        <w:t>李梓馨</w:t>
      </w:r>
    </w:p>
    <w:p w14:paraId="00103FD9" w14:textId="77777777" w:rsidR="00212359" w:rsidRPr="00DC3718" w:rsidRDefault="00212359" w:rsidP="00212359">
      <w:pPr>
        <w:spacing w:line="320" w:lineRule="exact"/>
        <w:ind w:leftChars="228" w:left="547" w:firstLineChars="0" w:firstLine="0"/>
        <w:jc w:val="left"/>
        <w:rPr>
          <w:b/>
          <w:sz w:val="28"/>
        </w:rPr>
      </w:pPr>
    </w:p>
    <w:p w14:paraId="0A6E1BFC" w14:textId="77777777"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答辩地点：</w:t>
      </w:r>
      <w:r w:rsidRPr="00DC3718">
        <w:rPr>
          <w:rFonts w:hint="eastAsia"/>
          <w:bCs/>
          <w:sz w:val="28"/>
        </w:rPr>
        <w:t>1</w:t>
      </w:r>
      <w:r w:rsidRPr="00DC3718">
        <w:rPr>
          <w:rFonts w:hint="eastAsia"/>
          <w:bCs/>
          <w:sz w:val="28"/>
        </w:rPr>
        <w:t>号学院楼</w:t>
      </w:r>
    </w:p>
    <w:p w14:paraId="3D345636" w14:textId="77777777" w:rsidR="00212359" w:rsidRPr="00DC3718" w:rsidRDefault="00212359" w:rsidP="00212359">
      <w:pPr>
        <w:spacing w:line="320" w:lineRule="exact"/>
        <w:ind w:leftChars="228" w:left="547" w:firstLineChars="0" w:firstLine="0"/>
        <w:jc w:val="left"/>
        <w:rPr>
          <w:b/>
          <w:sz w:val="28"/>
        </w:rPr>
      </w:pPr>
    </w:p>
    <w:p w14:paraId="1BDC1793" w14:textId="2BD610BD"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答辩日期：</w:t>
      </w:r>
      <w:r w:rsidRPr="00DC3718">
        <w:rPr>
          <w:rFonts w:hint="eastAsia"/>
          <w:bCs/>
          <w:sz w:val="28"/>
        </w:rPr>
        <w:t>202</w:t>
      </w:r>
      <w:r w:rsidRPr="004A3659">
        <w:rPr>
          <w:rFonts w:hint="eastAsia"/>
          <w:bCs/>
          <w:sz w:val="28"/>
        </w:rPr>
        <w:t>5</w:t>
      </w:r>
      <w:r w:rsidRPr="00DC3718">
        <w:rPr>
          <w:rFonts w:hint="eastAsia"/>
          <w:bCs/>
          <w:sz w:val="28"/>
        </w:rPr>
        <w:t>.0</w:t>
      </w:r>
      <w:r w:rsidRPr="004A3659">
        <w:rPr>
          <w:rFonts w:hint="eastAsia"/>
          <w:bCs/>
          <w:sz w:val="28"/>
        </w:rPr>
        <w:t>5</w:t>
      </w:r>
    </w:p>
    <w:p w14:paraId="65812E61" w14:textId="77777777" w:rsidR="00212359" w:rsidRPr="00DC3718" w:rsidRDefault="00212359" w:rsidP="00212359">
      <w:pPr>
        <w:ind w:firstLineChars="0" w:firstLine="0"/>
        <w:rPr>
          <w:rFonts w:eastAsia="Times New Roman" w:cs="宋体"/>
          <w:sz w:val="32"/>
          <w:szCs w:val="20"/>
        </w:rPr>
      </w:pPr>
    </w:p>
    <w:p w14:paraId="27DD201F" w14:textId="77777777" w:rsidR="00212359" w:rsidRDefault="00212359" w:rsidP="00212359">
      <w:pPr>
        <w:ind w:firstLineChars="0" w:firstLine="0"/>
        <w:rPr>
          <w:rFonts w:eastAsiaTheme="minorEastAsia" w:cs="宋体"/>
          <w:sz w:val="32"/>
          <w:szCs w:val="20"/>
        </w:rPr>
      </w:pPr>
    </w:p>
    <w:p w14:paraId="692619C7" w14:textId="77777777" w:rsidR="00212359" w:rsidRDefault="00212359" w:rsidP="00212359">
      <w:pPr>
        <w:ind w:firstLineChars="0" w:firstLine="0"/>
        <w:rPr>
          <w:rFonts w:eastAsiaTheme="minorEastAsia" w:cs="宋体"/>
          <w:sz w:val="32"/>
          <w:szCs w:val="20"/>
        </w:rPr>
      </w:pPr>
    </w:p>
    <w:p w14:paraId="75B7E34C" w14:textId="77777777" w:rsidR="00212359" w:rsidRPr="00DC3718" w:rsidRDefault="00212359" w:rsidP="00212359">
      <w:pPr>
        <w:ind w:firstLineChars="0" w:firstLine="0"/>
        <w:rPr>
          <w:rFonts w:eastAsiaTheme="minorEastAsia" w:cs="宋体"/>
          <w:sz w:val="32"/>
          <w:szCs w:val="20"/>
        </w:rPr>
      </w:pPr>
    </w:p>
    <w:p w14:paraId="2A97CC0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C7BE8D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8C9F8A2" w14:textId="77777777" w:rsidR="00590616" w:rsidRDefault="00590616" w:rsidP="00212359">
      <w:pPr>
        <w:widowControl/>
        <w:spacing w:line="240" w:lineRule="auto"/>
        <w:ind w:firstLineChars="0" w:firstLine="0"/>
        <w:jc w:val="center"/>
        <w:rPr>
          <w:rFonts w:ascii="黑体" w:eastAsiaTheme="minorEastAsia" w:hAnsi="黑体"/>
          <w:color w:val="000000" w:themeColor="text1"/>
          <w:sz w:val="32"/>
          <w:szCs w:val="32"/>
        </w:rPr>
        <w:sectPr w:rsidR="00590616" w:rsidSect="00212359">
          <w:headerReference w:type="even" r:id="rId20"/>
          <w:headerReference w:type="default" r:id="rId21"/>
          <w:footerReference w:type="even" r:id="rId22"/>
          <w:footerReference w:type="default" r:id="rId23"/>
          <w:headerReference w:type="first" r:id="rId24"/>
          <w:footerReference w:type="first" r:id="rId25"/>
          <w:pgSz w:w="11906" w:h="16838"/>
          <w:pgMar w:top="1134" w:right="1588" w:bottom="1418" w:left="1588" w:header="851" w:footer="992" w:gutter="284"/>
          <w:cols w:space="425"/>
          <w:titlePg/>
          <w:docGrid w:type="lines" w:linePitch="326"/>
        </w:sectPr>
      </w:pPr>
    </w:p>
    <w:p w14:paraId="3A5A1D80" w14:textId="77777777" w:rsidR="00212359" w:rsidRPr="00DE4DD7" w:rsidRDefault="00212359" w:rsidP="00212359">
      <w:pPr>
        <w:spacing w:before="397" w:after="397" w:line="240" w:lineRule="auto"/>
        <w:ind w:firstLineChars="0" w:firstLine="0"/>
        <w:jc w:val="center"/>
        <w:rPr>
          <w:rFonts w:ascii="黑体" w:eastAsia="黑体" w:hAnsi="黑体"/>
          <w:color w:val="000000" w:themeColor="text1"/>
          <w:sz w:val="32"/>
          <w:szCs w:val="32"/>
        </w:rPr>
      </w:pPr>
      <w:commentRangeStart w:id="12"/>
      <w:r>
        <w:rPr>
          <w:rFonts w:ascii="黑体" w:eastAsia="黑体" w:hAnsi="黑体" w:hint="eastAsia"/>
          <w:color w:val="000000" w:themeColor="text1"/>
          <w:sz w:val="32"/>
          <w:szCs w:val="32"/>
        </w:rPr>
        <w:lastRenderedPageBreak/>
        <w:t>面向</w:t>
      </w:r>
      <w:r w:rsidRPr="00DE4DD7">
        <w:rPr>
          <w:rFonts w:ascii="黑体" w:eastAsia="黑体" w:hAnsi="黑体" w:hint="eastAsia"/>
          <w:color w:val="000000" w:themeColor="text1"/>
          <w:sz w:val="32"/>
          <w:szCs w:val="32"/>
        </w:rPr>
        <w:t>电力指标问答的NLU模型设计与优化</w:t>
      </w:r>
      <w:commentRangeEnd w:id="12"/>
      <w:r>
        <w:rPr>
          <w:rStyle w:val="CommentReference"/>
        </w:rPr>
        <w:commentReference w:id="12"/>
      </w:r>
    </w:p>
    <w:p w14:paraId="2E2A873A" w14:textId="77777777" w:rsidR="00212359" w:rsidRDefault="00212359" w:rsidP="00A428E5">
      <w:pPr>
        <w:pStyle w:val="af5"/>
        <w:spacing w:before="0" w:after="0" w:line="240" w:lineRule="auto"/>
        <w:ind w:firstLineChars="0" w:firstLine="0"/>
        <w:rPr>
          <w:rFonts w:ascii="黑体" w:eastAsia="黑体" w:hAnsi="黑体"/>
          <w:color w:val="000000" w:themeColor="text1"/>
        </w:rPr>
      </w:pPr>
      <w:bookmarkStart w:id="2" w:name="_Toc194845606"/>
      <w:r w:rsidRPr="00F77006">
        <w:rPr>
          <w:rFonts w:ascii="黑体" w:eastAsia="黑体" w:hAnsi="黑体" w:hint="eastAsia"/>
          <w:color w:val="000000" w:themeColor="text1"/>
        </w:rPr>
        <w:t>摘</w:t>
      </w:r>
      <w:r>
        <w:rPr>
          <w:rFonts w:ascii="黑体" w:eastAsia="黑体" w:hAnsi="黑体" w:hint="eastAsia"/>
          <w:color w:val="000000" w:themeColor="text1"/>
        </w:rPr>
        <w:t xml:space="preserve"> </w:t>
      </w:r>
      <w:r w:rsidRPr="00F77006">
        <w:rPr>
          <w:rFonts w:ascii="黑体" w:eastAsia="黑体" w:hAnsi="黑体" w:hint="eastAsia"/>
          <w:color w:val="000000" w:themeColor="text1"/>
        </w:rPr>
        <w:t>要</w:t>
      </w:r>
      <w:bookmarkEnd w:id="2"/>
    </w:p>
    <w:p w14:paraId="309279BD" w14:textId="77777777" w:rsidR="00212359" w:rsidRPr="00003C99" w:rsidRDefault="00212359" w:rsidP="00212359">
      <w:pPr>
        <w:pStyle w:val="af8"/>
        <w:jc w:val="center"/>
      </w:pPr>
    </w:p>
    <w:p w14:paraId="7E550DF0" w14:textId="6FD4B770" w:rsidR="00212359" w:rsidRDefault="00212359" w:rsidP="00212359">
      <w:pPr>
        <w:pStyle w:val="af8"/>
        <w:ind w:firstLine="480"/>
        <w:rPr>
          <w:sz w:val="24"/>
          <w:szCs w:val="22"/>
        </w:rPr>
      </w:pPr>
      <w:r w:rsidRPr="00DE4DD7">
        <w:rPr>
          <w:rFonts w:hint="eastAsia"/>
          <w:sz w:val="24"/>
          <w:szCs w:val="22"/>
        </w:rPr>
        <w:t>近年来，</w:t>
      </w:r>
      <w:r w:rsidRPr="00DE4DD7">
        <w:rPr>
          <w:sz w:val="24"/>
          <w:szCs w:val="22"/>
        </w:rPr>
        <w:t>智能问答系统在电力领域</w:t>
      </w:r>
      <w:r>
        <w:rPr>
          <w:rFonts w:hint="eastAsia"/>
          <w:sz w:val="24"/>
          <w:szCs w:val="22"/>
        </w:rPr>
        <w:t>的应用日益广泛</w:t>
      </w:r>
      <w:r w:rsidR="00300EA5">
        <w:rPr>
          <w:rFonts w:hint="eastAsia"/>
          <w:sz w:val="24"/>
          <w:szCs w:val="22"/>
        </w:rPr>
        <w:t>。</w:t>
      </w:r>
      <w:r w:rsidR="00905B37">
        <w:rPr>
          <w:rFonts w:hint="eastAsia"/>
          <w:sz w:val="24"/>
          <w:szCs w:val="22"/>
        </w:rPr>
        <w:t>电力指标问答的目标</w:t>
      </w:r>
      <w:r w:rsidRPr="00604280">
        <w:rPr>
          <w:sz w:val="24"/>
          <w:szCs w:val="22"/>
        </w:rPr>
        <w:t>是根据用户的</w:t>
      </w:r>
      <w:r w:rsidR="00905B37">
        <w:rPr>
          <w:rFonts w:hint="eastAsia"/>
          <w:sz w:val="24"/>
          <w:szCs w:val="22"/>
        </w:rPr>
        <w:t>自然语言</w:t>
      </w:r>
      <w:r w:rsidRPr="00604280">
        <w:rPr>
          <w:sz w:val="24"/>
          <w:szCs w:val="22"/>
        </w:rPr>
        <w:t>问题</w:t>
      </w:r>
      <w:r w:rsidR="00905B37">
        <w:rPr>
          <w:rFonts w:hint="eastAsia"/>
          <w:sz w:val="24"/>
          <w:szCs w:val="22"/>
        </w:rPr>
        <w:t>，生成相应的</w:t>
      </w:r>
      <w:r w:rsidR="00905B37">
        <w:rPr>
          <w:rFonts w:hint="eastAsia"/>
          <w:sz w:val="24"/>
          <w:szCs w:val="22"/>
        </w:rPr>
        <w:t>SQL</w:t>
      </w:r>
      <w:r w:rsidR="00905B37">
        <w:rPr>
          <w:rFonts w:hint="eastAsia"/>
          <w:sz w:val="24"/>
          <w:szCs w:val="22"/>
        </w:rPr>
        <w:t>查询获取</w:t>
      </w:r>
      <w:r w:rsidRPr="00604280">
        <w:rPr>
          <w:sz w:val="24"/>
          <w:szCs w:val="22"/>
        </w:rPr>
        <w:t>答案</w:t>
      </w:r>
      <w:r>
        <w:rPr>
          <w:rFonts w:hint="eastAsia"/>
          <w:sz w:val="24"/>
          <w:szCs w:val="22"/>
        </w:rPr>
        <w:t>。</w:t>
      </w:r>
      <w:r w:rsidRPr="00604280">
        <w:rPr>
          <w:sz w:val="24"/>
          <w:szCs w:val="22"/>
        </w:rPr>
        <w:t>自然语言理解</w:t>
      </w:r>
      <w:r w:rsidRPr="008C3510">
        <w:rPr>
          <w:sz w:val="24"/>
        </w:rPr>
        <w:t>（</w:t>
      </w:r>
      <w:r w:rsidRPr="008C3510">
        <w:rPr>
          <w:sz w:val="24"/>
        </w:rPr>
        <w:t>Natural Language Understanding</w:t>
      </w:r>
      <w:r w:rsidRPr="008C3510">
        <w:rPr>
          <w:sz w:val="24"/>
        </w:rPr>
        <w:t>，</w:t>
      </w:r>
      <w:r w:rsidRPr="008C3510">
        <w:rPr>
          <w:sz w:val="24"/>
        </w:rPr>
        <w:t>NLU</w:t>
      </w:r>
      <w:r w:rsidRPr="008C3510">
        <w:rPr>
          <w:sz w:val="24"/>
        </w:rPr>
        <w:t>）</w:t>
      </w:r>
      <w:r w:rsidR="00C80229">
        <w:rPr>
          <w:rFonts w:hint="eastAsia"/>
          <w:sz w:val="24"/>
          <w:szCs w:val="22"/>
        </w:rPr>
        <w:t>作为关键</w:t>
      </w:r>
      <w:r w:rsidR="00DE0D33">
        <w:rPr>
          <w:rFonts w:hint="eastAsia"/>
          <w:sz w:val="24"/>
          <w:szCs w:val="22"/>
        </w:rPr>
        <w:t>组成</w:t>
      </w:r>
      <w:r w:rsidR="00C80229">
        <w:rPr>
          <w:rFonts w:hint="eastAsia"/>
          <w:sz w:val="24"/>
          <w:szCs w:val="22"/>
        </w:rPr>
        <w:t>部分，</w:t>
      </w:r>
      <w:r w:rsidR="00861716">
        <w:rPr>
          <w:rFonts w:hint="eastAsia"/>
          <w:sz w:val="24"/>
          <w:szCs w:val="22"/>
        </w:rPr>
        <w:t>理解用户的意图，解析问题的查询参数，</w:t>
      </w:r>
      <w:r w:rsidR="00C80229">
        <w:rPr>
          <w:rFonts w:hint="eastAsia"/>
          <w:sz w:val="24"/>
          <w:szCs w:val="22"/>
        </w:rPr>
        <w:t>其</w:t>
      </w:r>
      <w:r w:rsidRPr="00604280">
        <w:rPr>
          <w:sz w:val="24"/>
          <w:szCs w:val="22"/>
        </w:rPr>
        <w:t>性能决定了整体问答效果。</w:t>
      </w:r>
      <w:r w:rsidRPr="00DE4DD7">
        <w:rPr>
          <w:rFonts w:hint="eastAsia"/>
          <w:sz w:val="24"/>
          <w:szCs w:val="22"/>
        </w:rPr>
        <w:t>然而</w:t>
      </w:r>
      <w:r>
        <w:rPr>
          <w:rFonts w:hint="eastAsia"/>
          <w:sz w:val="24"/>
          <w:szCs w:val="22"/>
        </w:rPr>
        <w:t>，</w:t>
      </w:r>
      <w:r w:rsidR="00861716">
        <w:rPr>
          <w:rFonts w:hint="eastAsia"/>
          <w:sz w:val="24"/>
          <w:szCs w:val="22"/>
        </w:rPr>
        <w:t>由于</w:t>
      </w:r>
      <w:r w:rsidRPr="00DE4DD7">
        <w:rPr>
          <w:sz w:val="24"/>
          <w:szCs w:val="22"/>
        </w:rPr>
        <w:t>电力</w:t>
      </w:r>
      <w:r w:rsidRPr="00DE4DD7">
        <w:rPr>
          <w:rFonts w:hint="eastAsia"/>
          <w:sz w:val="24"/>
          <w:szCs w:val="22"/>
        </w:rPr>
        <w:t>领域术语</w:t>
      </w:r>
      <w:r>
        <w:rPr>
          <w:rFonts w:hint="eastAsia"/>
          <w:sz w:val="24"/>
          <w:szCs w:val="22"/>
        </w:rPr>
        <w:t>复杂</w:t>
      </w:r>
      <w:r w:rsidRPr="00DE4DD7">
        <w:rPr>
          <w:rFonts w:hint="eastAsia"/>
          <w:sz w:val="24"/>
          <w:szCs w:val="22"/>
        </w:rPr>
        <w:t>，传统以字为基本单位的编码方式</w:t>
      </w:r>
      <w:r>
        <w:rPr>
          <w:rFonts w:hint="eastAsia"/>
          <w:sz w:val="24"/>
          <w:szCs w:val="22"/>
        </w:rPr>
        <w:t>在处理专业术语时，</w:t>
      </w:r>
      <w:r w:rsidR="00C80229">
        <w:rPr>
          <w:rFonts w:hint="eastAsia"/>
          <w:sz w:val="24"/>
          <w:szCs w:val="22"/>
        </w:rPr>
        <w:t>易导致专业术语识别错误</w:t>
      </w:r>
      <w:r w:rsidRPr="00E06C96">
        <w:rPr>
          <w:sz w:val="24"/>
          <w:szCs w:val="22"/>
        </w:rPr>
        <w:t>，</w:t>
      </w:r>
      <w:r w:rsidR="00C80229">
        <w:rPr>
          <w:rFonts w:hint="eastAsia"/>
          <w:sz w:val="24"/>
          <w:szCs w:val="22"/>
        </w:rPr>
        <w:t>引发</w:t>
      </w:r>
      <w:r w:rsidR="00861716">
        <w:rPr>
          <w:rFonts w:hint="eastAsia"/>
          <w:sz w:val="24"/>
          <w:szCs w:val="22"/>
        </w:rPr>
        <w:t>解析</w:t>
      </w:r>
      <w:r w:rsidRPr="00E06C96">
        <w:rPr>
          <w:sz w:val="24"/>
          <w:szCs w:val="22"/>
        </w:rPr>
        <w:t>偏差。</w:t>
      </w:r>
      <w:r>
        <w:rPr>
          <w:rFonts w:hint="eastAsia"/>
          <w:sz w:val="24"/>
          <w:szCs w:val="22"/>
        </w:rPr>
        <w:t>此外，</w:t>
      </w:r>
      <w:r w:rsidRPr="00DE4DD7">
        <w:rPr>
          <w:sz w:val="24"/>
          <w:szCs w:val="22"/>
        </w:rPr>
        <w:t>现有模型</w:t>
      </w:r>
      <w:r>
        <w:rPr>
          <w:rFonts w:hint="eastAsia"/>
          <w:sz w:val="24"/>
          <w:szCs w:val="22"/>
        </w:rPr>
        <w:t>虽然</w:t>
      </w:r>
      <w:r w:rsidRPr="00DE4DD7">
        <w:rPr>
          <w:sz w:val="24"/>
          <w:szCs w:val="22"/>
        </w:rPr>
        <w:t>在经过训练的指标项上</w:t>
      </w:r>
      <w:r>
        <w:rPr>
          <w:rFonts w:hint="eastAsia"/>
          <w:sz w:val="24"/>
          <w:szCs w:val="22"/>
        </w:rPr>
        <w:t>表现</w:t>
      </w:r>
      <w:r w:rsidRPr="00DE4DD7">
        <w:rPr>
          <w:sz w:val="24"/>
          <w:szCs w:val="22"/>
        </w:rPr>
        <w:t>出较高的预测性能，但在面对</w:t>
      </w:r>
      <w:r w:rsidRPr="00DE4DD7">
        <w:rPr>
          <w:rFonts w:hint="eastAsia"/>
          <w:sz w:val="24"/>
          <w:szCs w:val="22"/>
        </w:rPr>
        <w:t>复杂</w:t>
      </w:r>
      <w:r>
        <w:rPr>
          <w:rFonts w:hint="eastAsia"/>
          <w:sz w:val="24"/>
          <w:szCs w:val="22"/>
        </w:rPr>
        <w:t>句式或存在未见指标项</w:t>
      </w:r>
      <w:r w:rsidRPr="00DE4DD7">
        <w:rPr>
          <w:rFonts w:hint="eastAsia"/>
          <w:sz w:val="24"/>
          <w:szCs w:val="22"/>
        </w:rPr>
        <w:t>的问题时</w:t>
      </w:r>
      <w:r w:rsidRPr="00DE4DD7">
        <w:rPr>
          <w:sz w:val="24"/>
          <w:szCs w:val="22"/>
        </w:rPr>
        <w:t>，</w:t>
      </w:r>
      <w:r>
        <w:rPr>
          <w:rFonts w:hint="eastAsia"/>
          <w:sz w:val="24"/>
          <w:szCs w:val="22"/>
        </w:rPr>
        <w:t>常</w:t>
      </w:r>
      <w:r w:rsidRPr="00E06C96">
        <w:rPr>
          <w:sz w:val="24"/>
          <w:szCs w:val="22"/>
        </w:rPr>
        <w:t>出现槽填充错误以及意图与意图专属槽位不匹配的现象。这些问题严重制约了模型在实际应用中的</w:t>
      </w:r>
      <w:r>
        <w:rPr>
          <w:rFonts w:hint="eastAsia"/>
          <w:sz w:val="24"/>
          <w:szCs w:val="22"/>
        </w:rPr>
        <w:t>表现</w:t>
      </w:r>
      <w:r w:rsidRPr="00E06C96">
        <w:rPr>
          <w:sz w:val="24"/>
          <w:szCs w:val="22"/>
        </w:rPr>
        <w:t>。</w:t>
      </w:r>
      <w:r>
        <w:rPr>
          <w:sz w:val="24"/>
          <w:szCs w:val="22"/>
        </w:rPr>
        <w:t xml:space="preserve"> </w:t>
      </w:r>
    </w:p>
    <w:p w14:paraId="2004BEEE" w14:textId="4C540DEB" w:rsidR="00212359" w:rsidRDefault="00212359" w:rsidP="00212359">
      <w:pPr>
        <w:pStyle w:val="af8"/>
        <w:ind w:firstLine="480"/>
        <w:rPr>
          <w:sz w:val="24"/>
          <w:szCs w:val="22"/>
        </w:rPr>
      </w:pPr>
      <w:r w:rsidRPr="00EB7428">
        <w:rPr>
          <w:sz w:val="24"/>
          <w:szCs w:val="22"/>
        </w:rPr>
        <w:t>针对</w:t>
      </w:r>
      <w:r w:rsidR="006B74D1">
        <w:rPr>
          <w:rFonts w:hint="eastAsia"/>
          <w:sz w:val="24"/>
          <w:szCs w:val="22"/>
        </w:rPr>
        <w:t>以上</w:t>
      </w:r>
      <w:r w:rsidRPr="00EB7428">
        <w:rPr>
          <w:sz w:val="24"/>
          <w:szCs w:val="22"/>
        </w:rPr>
        <w:t>问题，本文系统探索了</w:t>
      </w:r>
      <w:r>
        <w:rPr>
          <w:rFonts w:hint="eastAsia"/>
          <w:sz w:val="24"/>
          <w:szCs w:val="22"/>
        </w:rPr>
        <w:t>不同</w:t>
      </w:r>
      <w:r w:rsidRPr="00EB7428">
        <w:rPr>
          <w:sz w:val="24"/>
          <w:szCs w:val="22"/>
        </w:rPr>
        <w:t>编码方式在电力领域数据集上的性能表现，提出了基于字词融合编码</w:t>
      </w:r>
      <w:r>
        <w:rPr>
          <w:rFonts w:hint="eastAsia"/>
          <w:sz w:val="24"/>
          <w:szCs w:val="22"/>
        </w:rPr>
        <w:t>的</w:t>
      </w:r>
      <w:r>
        <w:rPr>
          <w:rFonts w:hint="eastAsia"/>
          <w:sz w:val="24"/>
          <w:szCs w:val="22"/>
        </w:rPr>
        <w:t>NLU</w:t>
      </w:r>
      <w:r w:rsidRPr="00EB7428">
        <w:rPr>
          <w:sz w:val="24"/>
          <w:szCs w:val="22"/>
        </w:rPr>
        <w:t>模型，提升了模型在训练指标项上的语义准确率。</w:t>
      </w:r>
      <w:r w:rsidR="00D03ACD">
        <w:rPr>
          <w:rFonts w:hint="eastAsia"/>
          <w:sz w:val="24"/>
          <w:szCs w:val="22"/>
        </w:rPr>
        <w:t>在此基础上</w:t>
      </w:r>
      <w:r w:rsidRPr="00EB7428">
        <w:rPr>
          <w:sz w:val="24"/>
          <w:szCs w:val="22"/>
        </w:rPr>
        <w:t>提出了面向未见指标项的自然语言理解模型，通过引入外部语法知识</w:t>
      </w:r>
      <w:r w:rsidR="004E24EE">
        <w:rPr>
          <w:rFonts w:hint="eastAsia"/>
          <w:sz w:val="24"/>
          <w:szCs w:val="22"/>
        </w:rPr>
        <w:t>提高模型对未见指标项边界的识别能力</w:t>
      </w:r>
      <w:r w:rsidRPr="00EB7428">
        <w:rPr>
          <w:sz w:val="24"/>
          <w:szCs w:val="22"/>
        </w:rPr>
        <w:t>，并利用意图信息指导槽填充任务。同时，结合大语言模型的强大生成能力，采用迭代式数据增强策略，为</w:t>
      </w:r>
      <w:r>
        <w:rPr>
          <w:rFonts w:hint="eastAsia"/>
          <w:sz w:val="24"/>
          <w:szCs w:val="22"/>
        </w:rPr>
        <w:t>基</w:t>
      </w:r>
      <w:r w:rsidR="00B26B21">
        <w:rPr>
          <w:rFonts w:hint="eastAsia"/>
          <w:sz w:val="24"/>
          <w:szCs w:val="22"/>
        </w:rPr>
        <w:t>座</w:t>
      </w:r>
      <w:r w:rsidRPr="00EB7428">
        <w:rPr>
          <w:sz w:val="24"/>
          <w:szCs w:val="22"/>
        </w:rPr>
        <w:t>模型提供多样化且高质量的训练样本，从而</w:t>
      </w:r>
      <w:r>
        <w:rPr>
          <w:rFonts w:hint="eastAsia"/>
          <w:sz w:val="24"/>
          <w:szCs w:val="22"/>
        </w:rPr>
        <w:t>显著</w:t>
      </w:r>
      <w:r w:rsidRPr="00EB7428">
        <w:rPr>
          <w:sz w:val="24"/>
          <w:szCs w:val="22"/>
        </w:rPr>
        <w:t>提升了模型在未见指标项上的语义</w:t>
      </w:r>
      <w:r w:rsidR="002A44DE">
        <w:rPr>
          <w:rFonts w:hint="eastAsia"/>
          <w:sz w:val="24"/>
          <w:szCs w:val="22"/>
        </w:rPr>
        <w:t>解析</w:t>
      </w:r>
      <w:r w:rsidRPr="00EB7428">
        <w:rPr>
          <w:sz w:val="24"/>
          <w:szCs w:val="22"/>
        </w:rPr>
        <w:t>准确率。</w:t>
      </w:r>
    </w:p>
    <w:p w14:paraId="711D64FC" w14:textId="77777777" w:rsidR="00212359" w:rsidRPr="00DE4DD7" w:rsidRDefault="00212359" w:rsidP="00212359">
      <w:pPr>
        <w:pStyle w:val="af8"/>
        <w:ind w:firstLine="480"/>
        <w:rPr>
          <w:sz w:val="24"/>
          <w:szCs w:val="22"/>
        </w:rPr>
      </w:pPr>
      <w:r>
        <w:rPr>
          <w:rFonts w:hint="eastAsia"/>
          <w:sz w:val="24"/>
          <w:szCs w:val="22"/>
        </w:rPr>
        <w:t>本文的主要贡献</w:t>
      </w:r>
      <w:r w:rsidRPr="00DE4DD7">
        <w:rPr>
          <w:rFonts w:hint="eastAsia"/>
          <w:sz w:val="24"/>
          <w:szCs w:val="22"/>
        </w:rPr>
        <w:t>如下：</w:t>
      </w:r>
    </w:p>
    <w:p w14:paraId="0FB7FE0D" w14:textId="28313997"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1</w:t>
      </w:r>
      <w:r w:rsidRPr="00DE4DD7">
        <w:rPr>
          <w:rFonts w:hint="eastAsia"/>
          <w:sz w:val="24"/>
          <w:szCs w:val="22"/>
        </w:rPr>
        <w:t>）从编码方式、模型结构两个方面对涉及已训练指标项的</w:t>
      </w:r>
      <w:r w:rsidRPr="00DE4DD7">
        <w:rPr>
          <w:rFonts w:hint="eastAsia"/>
          <w:sz w:val="24"/>
          <w:szCs w:val="22"/>
        </w:rPr>
        <w:t>NLU</w:t>
      </w:r>
      <w:r w:rsidRPr="00DE4DD7">
        <w:rPr>
          <w:rFonts w:hint="eastAsia"/>
          <w:sz w:val="24"/>
          <w:szCs w:val="22"/>
        </w:rPr>
        <w:t>模型进行优化。</w:t>
      </w:r>
      <w:r>
        <w:rPr>
          <w:rFonts w:hint="eastAsia"/>
          <w:sz w:val="24"/>
          <w:szCs w:val="22"/>
        </w:rPr>
        <w:t>基于电力领域词典</w:t>
      </w:r>
      <w:r w:rsidR="00D03ACD">
        <w:rPr>
          <w:rFonts w:hint="eastAsia"/>
          <w:sz w:val="24"/>
          <w:szCs w:val="22"/>
        </w:rPr>
        <w:t>训练获得了领域</w:t>
      </w:r>
      <w:proofErr w:type="gramStart"/>
      <w:r>
        <w:rPr>
          <w:rFonts w:hint="eastAsia"/>
          <w:sz w:val="24"/>
          <w:szCs w:val="22"/>
        </w:rPr>
        <w:t>预训练词</w:t>
      </w:r>
      <w:proofErr w:type="gramEnd"/>
      <w:r>
        <w:rPr>
          <w:rFonts w:hint="eastAsia"/>
          <w:sz w:val="24"/>
          <w:szCs w:val="22"/>
        </w:rPr>
        <w:t>模型，</w:t>
      </w:r>
      <w:r w:rsidR="00D676AD">
        <w:rPr>
          <w:rFonts w:hint="eastAsia"/>
          <w:sz w:val="24"/>
          <w:szCs w:val="22"/>
        </w:rPr>
        <w:t>并</w:t>
      </w:r>
      <w:r>
        <w:rPr>
          <w:rFonts w:hint="eastAsia"/>
          <w:sz w:val="24"/>
          <w:szCs w:val="22"/>
        </w:rPr>
        <w:t>提出了基于字词融合编码的</w:t>
      </w:r>
      <w:r>
        <w:rPr>
          <w:rFonts w:hint="eastAsia"/>
          <w:sz w:val="24"/>
          <w:szCs w:val="22"/>
        </w:rPr>
        <w:t>NLU</w:t>
      </w:r>
      <w:r>
        <w:rPr>
          <w:rFonts w:hint="eastAsia"/>
          <w:sz w:val="24"/>
          <w:szCs w:val="22"/>
        </w:rPr>
        <w:t>模型。该模型通过字词信息融合和</w:t>
      </w:r>
      <w:r w:rsidRPr="00D5591E">
        <w:rPr>
          <w:rFonts w:hint="eastAsia"/>
          <w:sz w:val="24"/>
          <w:szCs w:val="22"/>
        </w:rPr>
        <w:t>序列连续一致性损失</w:t>
      </w:r>
      <w:r>
        <w:rPr>
          <w:rFonts w:hint="eastAsia"/>
          <w:sz w:val="24"/>
          <w:szCs w:val="22"/>
        </w:rPr>
        <w:t>等方法，在不过度依赖分词结果的前提下，更好地融入词汇信息</w:t>
      </w:r>
      <w:r w:rsidRPr="00D5591E">
        <w:rPr>
          <w:rFonts w:hint="eastAsia"/>
          <w:sz w:val="24"/>
          <w:szCs w:val="22"/>
        </w:rPr>
        <w:t>，</w:t>
      </w:r>
      <w:r>
        <w:rPr>
          <w:rFonts w:hint="eastAsia"/>
          <w:sz w:val="24"/>
          <w:szCs w:val="22"/>
        </w:rPr>
        <w:t>有效</w:t>
      </w:r>
      <w:r w:rsidRPr="00D5591E">
        <w:rPr>
          <w:rFonts w:hint="eastAsia"/>
          <w:sz w:val="24"/>
          <w:szCs w:val="22"/>
        </w:rPr>
        <w:t>减少</w:t>
      </w:r>
      <w:r>
        <w:rPr>
          <w:rFonts w:hint="eastAsia"/>
          <w:sz w:val="24"/>
          <w:szCs w:val="22"/>
        </w:rPr>
        <w:t>了</w:t>
      </w:r>
      <w:r w:rsidRPr="00D5591E">
        <w:rPr>
          <w:rFonts w:hint="eastAsia"/>
          <w:sz w:val="24"/>
          <w:szCs w:val="22"/>
        </w:rPr>
        <w:t>预测标签时的断层现象。</w:t>
      </w:r>
      <w:r>
        <w:rPr>
          <w:rFonts w:hint="eastAsia"/>
          <w:sz w:val="24"/>
          <w:szCs w:val="22"/>
        </w:rPr>
        <w:t>实验结果表明，所提出的词编码模型、编码层字词融合模型以及解码层字词融合模型在电力领域专业数据集上，分别实现了</w:t>
      </w:r>
      <w:r>
        <w:rPr>
          <w:rFonts w:hint="eastAsia"/>
          <w:sz w:val="24"/>
          <w:szCs w:val="22"/>
        </w:rPr>
        <w:t>0.8%</w:t>
      </w:r>
      <w:r>
        <w:rPr>
          <w:rFonts w:hint="eastAsia"/>
          <w:sz w:val="24"/>
          <w:szCs w:val="22"/>
        </w:rPr>
        <w:t>、</w:t>
      </w:r>
      <w:r>
        <w:rPr>
          <w:rFonts w:hint="eastAsia"/>
          <w:sz w:val="24"/>
          <w:szCs w:val="22"/>
        </w:rPr>
        <w:t>1.1%</w:t>
      </w:r>
      <w:r>
        <w:rPr>
          <w:rFonts w:hint="eastAsia"/>
          <w:sz w:val="24"/>
          <w:szCs w:val="22"/>
        </w:rPr>
        <w:t>和</w:t>
      </w:r>
      <w:r>
        <w:rPr>
          <w:rFonts w:hint="eastAsia"/>
          <w:sz w:val="24"/>
          <w:szCs w:val="22"/>
        </w:rPr>
        <w:t>1.8%</w:t>
      </w:r>
      <w:r>
        <w:rPr>
          <w:rFonts w:hint="eastAsia"/>
          <w:sz w:val="24"/>
          <w:szCs w:val="22"/>
        </w:rPr>
        <w:t>的语义准确率的提升，并在实际应用中验证了模型优化的有效性。</w:t>
      </w:r>
    </w:p>
    <w:p w14:paraId="2099FEC8" w14:textId="421AEDE1" w:rsidR="00212359" w:rsidRPr="00DE4DD7" w:rsidRDefault="00212359" w:rsidP="00212359">
      <w:pPr>
        <w:pStyle w:val="af8"/>
        <w:ind w:firstLine="480"/>
        <w:rPr>
          <w:sz w:val="24"/>
          <w:szCs w:val="22"/>
        </w:rPr>
      </w:pPr>
      <w:r w:rsidRPr="00DE4DD7">
        <w:rPr>
          <w:rFonts w:hint="eastAsia"/>
          <w:sz w:val="24"/>
          <w:szCs w:val="22"/>
        </w:rPr>
        <w:t>（</w:t>
      </w:r>
      <w:r w:rsidRPr="00DE4DD7">
        <w:rPr>
          <w:rFonts w:hint="eastAsia"/>
          <w:sz w:val="24"/>
          <w:szCs w:val="22"/>
        </w:rPr>
        <w:t>2</w:t>
      </w:r>
      <w:r w:rsidRPr="00DE4DD7">
        <w:rPr>
          <w:rFonts w:hint="eastAsia"/>
          <w:sz w:val="24"/>
          <w:szCs w:val="22"/>
        </w:rPr>
        <w:t>）</w:t>
      </w:r>
      <w:r w:rsidRPr="004862EA">
        <w:rPr>
          <w:sz w:val="24"/>
          <w:szCs w:val="22"/>
        </w:rPr>
        <w:t>针对现有模型在处理未见</w:t>
      </w:r>
      <w:r>
        <w:rPr>
          <w:rFonts w:hint="eastAsia"/>
          <w:sz w:val="24"/>
          <w:szCs w:val="22"/>
        </w:rPr>
        <w:t>指标项</w:t>
      </w:r>
      <w:r w:rsidRPr="004862EA">
        <w:rPr>
          <w:sz w:val="24"/>
          <w:szCs w:val="22"/>
        </w:rPr>
        <w:t>和复杂句式时</w:t>
      </w:r>
      <w:r>
        <w:rPr>
          <w:rFonts w:hint="eastAsia"/>
          <w:sz w:val="24"/>
          <w:szCs w:val="22"/>
        </w:rPr>
        <w:t>性能不足</w:t>
      </w:r>
      <w:r w:rsidRPr="004862EA">
        <w:rPr>
          <w:sz w:val="24"/>
          <w:szCs w:val="22"/>
        </w:rPr>
        <w:t>的问题，本文提</w:t>
      </w:r>
      <w:r w:rsidRPr="004862EA">
        <w:rPr>
          <w:sz w:val="24"/>
          <w:szCs w:val="22"/>
        </w:rPr>
        <w:lastRenderedPageBreak/>
        <w:t>出了基于</w:t>
      </w:r>
      <w:r>
        <w:rPr>
          <w:rFonts w:hint="eastAsia"/>
          <w:sz w:val="24"/>
          <w:szCs w:val="22"/>
        </w:rPr>
        <w:t>Spacy</w:t>
      </w:r>
      <w:r>
        <w:rPr>
          <w:rFonts w:hint="eastAsia"/>
          <w:sz w:val="24"/>
          <w:szCs w:val="22"/>
        </w:rPr>
        <w:t>分析树的意图</w:t>
      </w:r>
      <w:r>
        <w:rPr>
          <w:rFonts w:hint="eastAsia"/>
          <w:sz w:val="24"/>
          <w:szCs w:val="22"/>
        </w:rPr>
        <w:t>-</w:t>
      </w:r>
      <w:proofErr w:type="gramStart"/>
      <w:r>
        <w:rPr>
          <w:rFonts w:hint="eastAsia"/>
          <w:sz w:val="24"/>
          <w:szCs w:val="22"/>
        </w:rPr>
        <w:t>槽联合</w:t>
      </w:r>
      <w:proofErr w:type="gramEnd"/>
      <w:r w:rsidRPr="004862EA">
        <w:rPr>
          <w:sz w:val="24"/>
          <w:szCs w:val="22"/>
        </w:rPr>
        <w:t>模型</w:t>
      </w:r>
      <w:r>
        <w:rPr>
          <w:rFonts w:hint="eastAsia"/>
          <w:sz w:val="24"/>
          <w:szCs w:val="22"/>
        </w:rPr>
        <w:t>和大语言模型迭代数据增强的</w:t>
      </w:r>
      <w:r>
        <w:rPr>
          <w:rFonts w:hint="eastAsia"/>
          <w:sz w:val="24"/>
          <w:szCs w:val="22"/>
        </w:rPr>
        <w:t>NLU</w:t>
      </w:r>
      <w:r>
        <w:rPr>
          <w:rFonts w:hint="eastAsia"/>
          <w:sz w:val="24"/>
          <w:szCs w:val="22"/>
        </w:rPr>
        <w:t>模型</w:t>
      </w:r>
      <w:r w:rsidRPr="00DE4DD7">
        <w:rPr>
          <w:sz w:val="24"/>
          <w:szCs w:val="22"/>
        </w:rPr>
        <w:t>。</w:t>
      </w:r>
      <w:r w:rsidR="00014B29">
        <w:rPr>
          <w:rFonts w:hint="eastAsia"/>
          <w:sz w:val="24"/>
          <w:szCs w:val="22"/>
        </w:rPr>
        <w:t>一方面，</w:t>
      </w:r>
      <w:r w:rsidRPr="00063065">
        <w:rPr>
          <w:rFonts w:hint="eastAsia"/>
          <w:sz w:val="24"/>
          <w:szCs w:val="22"/>
        </w:rPr>
        <w:t>通过引入句法分析</w:t>
      </w:r>
      <w:r>
        <w:rPr>
          <w:rFonts w:hint="eastAsia"/>
          <w:sz w:val="24"/>
          <w:szCs w:val="22"/>
        </w:rPr>
        <w:t>树</w:t>
      </w:r>
      <w:r w:rsidR="00F370E5">
        <w:rPr>
          <w:rFonts w:hint="eastAsia"/>
          <w:sz w:val="24"/>
          <w:szCs w:val="22"/>
        </w:rPr>
        <w:t>和</w:t>
      </w:r>
      <w:r w:rsidR="00F370E5" w:rsidRPr="00063065">
        <w:rPr>
          <w:rFonts w:hint="eastAsia"/>
          <w:sz w:val="24"/>
          <w:szCs w:val="22"/>
        </w:rPr>
        <w:t>意图</w:t>
      </w:r>
      <w:r w:rsidR="0000592D">
        <w:rPr>
          <w:rFonts w:hint="eastAsia"/>
          <w:sz w:val="24"/>
          <w:szCs w:val="22"/>
        </w:rPr>
        <w:t>与</w:t>
      </w:r>
      <w:proofErr w:type="gramStart"/>
      <w:r w:rsidR="00F370E5" w:rsidRPr="00063065">
        <w:rPr>
          <w:rFonts w:hint="eastAsia"/>
          <w:sz w:val="24"/>
          <w:szCs w:val="22"/>
        </w:rPr>
        <w:t>槽信息</w:t>
      </w:r>
      <w:proofErr w:type="gramEnd"/>
      <w:r w:rsidR="00F370E5">
        <w:rPr>
          <w:rFonts w:hint="eastAsia"/>
          <w:sz w:val="24"/>
          <w:szCs w:val="22"/>
        </w:rPr>
        <w:t>联合建模的方式</w:t>
      </w:r>
      <w:r w:rsidRPr="00063065">
        <w:rPr>
          <w:rFonts w:hint="eastAsia"/>
          <w:sz w:val="24"/>
          <w:szCs w:val="22"/>
        </w:rPr>
        <w:t>，实现</w:t>
      </w:r>
      <w:proofErr w:type="gramStart"/>
      <w:r w:rsidR="00F370E5">
        <w:rPr>
          <w:rFonts w:hint="eastAsia"/>
          <w:sz w:val="24"/>
          <w:szCs w:val="22"/>
        </w:rPr>
        <w:t>了</w:t>
      </w:r>
      <w:r w:rsidRPr="00063065">
        <w:rPr>
          <w:rFonts w:hint="eastAsia"/>
          <w:sz w:val="24"/>
          <w:szCs w:val="22"/>
        </w:rPr>
        <w:t>字级模型</w:t>
      </w:r>
      <w:proofErr w:type="gramEnd"/>
      <w:r w:rsidRPr="00063065">
        <w:rPr>
          <w:rFonts w:hint="eastAsia"/>
          <w:sz w:val="24"/>
          <w:szCs w:val="22"/>
        </w:rPr>
        <w:t>对外部文法知识的引入</w:t>
      </w:r>
      <w:r w:rsidR="008C7D3F">
        <w:rPr>
          <w:rFonts w:hint="eastAsia"/>
          <w:sz w:val="24"/>
          <w:szCs w:val="22"/>
        </w:rPr>
        <w:t>，</w:t>
      </w:r>
      <w:r w:rsidR="00F370E5">
        <w:rPr>
          <w:rFonts w:hint="eastAsia"/>
          <w:sz w:val="24"/>
          <w:szCs w:val="22"/>
        </w:rPr>
        <w:t>并</w:t>
      </w:r>
      <w:r w:rsidRPr="00063065">
        <w:rPr>
          <w:rFonts w:hint="eastAsia"/>
          <w:sz w:val="24"/>
          <w:szCs w:val="22"/>
        </w:rPr>
        <w:t>解决</w:t>
      </w:r>
      <w:r>
        <w:rPr>
          <w:rFonts w:hint="eastAsia"/>
          <w:sz w:val="24"/>
          <w:szCs w:val="22"/>
        </w:rPr>
        <w:t>了</w:t>
      </w:r>
      <w:r w:rsidRPr="00063065">
        <w:rPr>
          <w:rFonts w:hint="eastAsia"/>
          <w:sz w:val="24"/>
          <w:szCs w:val="22"/>
        </w:rPr>
        <w:t>意图与专属槽位不匹配</w:t>
      </w:r>
      <w:r>
        <w:rPr>
          <w:rFonts w:hint="eastAsia"/>
          <w:sz w:val="24"/>
          <w:szCs w:val="22"/>
        </w:rPr>
        <w:t>的</w:t>
      </w:r>
      <w:r w:rsidRPr="00063065">
        <w:rPr>
          <w:rFonts w:hint="eastAsia"/>
          <w:sz w:val="24"/>
          <w:szCs w:val="22"/>
        </w:rPr>
        <w:t>问题。</w:t>
      </w:r>
      <w:r w:rsidR="00014B29">
        <w:rPr>
          <w:rFonts w:hint="eastAsia"/>
          <w:sz w:val="24"/>
          <w:szCs w:val="22"/>
        </w:rPr>
        <w:t>另一方面，</w:t>
      </w:r>
      <w:r>
        <w:rPr>
          <w:rFonts w:hint="eastAsia"/>
          <w:sz w:val="24"/>
          <w:szCs w:val="22"/>
        </w:rPr>
        <w:t>通过多阶段迭代训练策略，利用大语言模型进行数据增强</w:t>
      </w:r>
      <w:r w:rsidRPr="00DE4DD7">
        <w:rPr>
          <w:rFonts w:hint="eastAsia"/>
          <w:sz w:val="24"/>
          <w:szCs w:val="22"/>
        </w:rPr>
        <w:t>，</w:t>
      </w:r>
      <w:r w:rsidRPr="00A671E2">
        <w:rPr>
          <w:sz w:val="24"/>
          <w:szCs w:val="22"/>
        </w:rPr>
        <w:t>显著提升了</w:t>
      </w:r>
      <w:r>
        <w:rPr>
          <w:rFonts w:hint="eastAsia"/>
          <w:sz w:val="24"/>
          <w:szCs w:val="22"/>
        </w:rPr>
        <w:t>基</w:t>
      </w:r>
      <w:r w:rsidR="0029519A">
        <w:rPr>
          <w:rFonts w:hint="eastAsia"/>
          <w:sz w:val="24"/>
          <w:szCs w:val="22"/>
        </w:rPr>
        <w:t>座</w:t>
      </w:r>
      <w:r w:rsidRPr="00A671E2">
        <w:rPr>
          <w:sz w:val="24"/>
          <w:szCs w:val="22"/>
        </w:rPr>
        <w:t>模型在单一训练样本条件下对复杂句式的识别准确率。</w:t>
      </w:r>
      <w:r w:rsidRPr="00B66E23">
        <w:rPr>
          <w:rFonts w:hint="eastAsia"/>
          <w:sz w:val="24"/>
          <w:szCs w:val="22"/>
        </w:rPr>
        <w:t>实验结果显示，相较于基线模型与编码方式优化模型，基于</w:t>
      </w:r>
      <w:r w:rsidRPr="00B66E23">
        <w:rPr>
          <w:rFonts w:hint="eastAsia"/>
          <w:sz w:val="24"/>
          <w:szCs w:val="22"/>
        </w:rPr>
        <w:t>Spacy</w:t>
      </w:r>
      <w:r w:rsidRPr="00B66E23">
        <w:rPr>
          <w:rFonts w:hint="eastAsia"/>
          <w:sz w:val="24"/>
          <w:szCs w:val="22"/>
        </w:rPr>
        <w:t>分析树的意图</w:t>
      </w:r>
      <w:r>
        <w:rPr>
          <w:rFonts w:hint="eastAsia"/>
          <w:sz w:val="24"/>
          <w:szCs w:val="22"/>
        </w:rPr>
        <w:t>-</w:t>
      </w:r>
      <w:proofErr w:type="gramStart"/>
      <w:r w:rsidRPr="00B66E23">
        <w:rPr>
          <w:rFonts w:hint="eastAsia"/>
          <w:sz w:val="24"/>
          <w:szCs w:val="22"/>
        </w:rPr>
        <w:t>槽联合</w:t>
      </w:r>
      <w:proofErr w:type="gramEnd"/>
      <w:r w:rsidRPr="00B66E23">
        <w:rPr>
          <w:rFonts w:hint="eastAsia"/>
          <w:sz w:val="24"/>
          <w:szCs w:val="22"/>
        </w:rPr>
        <w:t>模型在处理未见指标项问题时，</w:t>
      </w:r>
      <w:r>
        <w:rPr>
          <w:rFonts w:hint="eastAsia"/>
          <w:sz w:val="24"/>
          <w:szCs w:val="22"/>
        </w:rPr>
        <w:t>性能更为优异</w:t>
      </w:r>
      <w:r w:rsidR="004F2822">
        <w:rPr>
          <w:rFonts w:hint="eastAsia"/>
          <w:sz w:val="24"/>
          <w:szCs w:val="22"/>
        </w:rPr>
        <w:t>，</w:t>
      </w:r>
      <w:r w:rsidRPr="00B66E23">
        <w:rPr>
          <w:rFonts w:hint="eastAsia"/>
          <w:sz w:val="24"/>
          <w:szCs w:val="22"/>
        </w:rPr>
        <w:t>提升幅度约</w:t>
      </w:r>
      <w:r w:rsidRPr="00B66E23">
        <w:rPr>
          <w:rFonts w:hint="eastAsia"/>
          <w:sz w:val="24"/>
          <w:szCs w:val="22"/>
        </w:rPr>
        <w:t>10%</w:t>
      </w:r>
      <w:r w:rsidRPr="00B66E23">
        <w:rPr>
          <w:rFonts w:hint="eastAsia"/>
          <w:sz w:val="24"/>
          <w:szCs w:val="22"/>
        </w:rPr>
        <w:t>。经大模型数据增强后，该模型性能进一步提升约</w:t>
      </w:r>
      <w:r>
        <w:rPr>
          <w:rFonts w:hint="eastAsia"/>
          <w:sz w:val="24"/>
          <w:szCs w:val="22"/>
        </w:rPr>
        <w:t>7</w:t>
      </w:r>
      <w:r w:rsidRPr="00B66E23">
        <w:rPr>
          <w:rFonts w:hint="eastAsia"/>
          <w:sz w:val="24"/>
          <w:szCs w:val="22"/>
        </w:rPr>
        <w:t>%</w:t>
      </w:r>
      <w:r w:rsidRPr="00B66E23">
        <w:rPr>
          <w:rFonts w:hint="eastAsia"/>
          <w:sz w:val="24"/>
          <w:szCs w:val="22"/>
        </w:rPr>
        <w:t>。</w:t>
      </w:r>
    </w:p>
    <w:p w14:paraId="4ED01220" w14:textId="5CCE121B"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3</w:t>
      </w:r>
      <w:r w:rsidRPr="00DE4DD7">
        <w:rPr>
          <w:rFonts w:hint="eastAsia"/>
          <w:sz w:val="24"/>
          <w:szCs w:val="22"/>
        </w:rPr>
        <w:t>）</w:t>
      </w:r>
      <w:r w:rsidR="00536F79">
        <w:rPr>
          <w:rFonts w:hint="eastAsia"/>
          <w:sz w:val="24"/>
          <w:szCs w:val="22"/>
        </w:rPr>
        <w:t>实现了</w:t>
      </w:r>
      <w:r w:rsidRPr="00D06269">
        <w:rPr>
          <w:rFonts w:hint="eastAsia"/>
          <w:sz w:val="24"/>
          <w:szCs w:val="22"/>
        </w:rPr>
        <w:t>可持续迭代的自动化语义解析系统</w:t>
      </w:r>
      <w:r>
        <w:rPr>
          <w:rFonts w:hint="eastAsia"/>
          <w:sz w:val="24"/>
          <w:szCs w:val="22"/>
        </w:rPr>
        <w:t>。将定期收集</w:t>
      </w:r>
      <w:r w:rsidR="007726E4">
        <w:rPr>
          <w:rFonts w:hint="eastAsia"/>
          <w:sz w:val="24"/>
          <w:szCs w:val="22"/>
        </w:rPr>
        <w:t>到</w:t>
      </w:r>
      <w:r>
        <w:rPr>
          <w:rFonts w:hint="eastAsia"/>
          <w:sz w:val="24"/>
          <w:szCs w:val="22"/>
        </w:rPr>
        <w:t>的</w:t>
      </w:r>
      <w:r>
        <w:rPr>
          <w:rFonts w:hint="eastAsia"/>
          <w:sz w:val="24"/>
          <w:szCs w:val="22"/>
        </w:rPr>
        <w:t>Bad-Case</w:t>
      </w:r>
      <w:r w:rsidRPr="00D06269">
        <w:rPr>
          <w:rFonts w:hint="eastAsia"/>
          <w:sz w:val="24"/>
          <w:szCs w:val="22"/>
        </w:rPr>
        <w:t>自动</w:t>
      </w:r>
      <w:r w:rsidR="00536F79">
        <w:rPr>
          <w:rFonts w:hint="eastAsia"/>
          <w:sz w:val="24"/>
          <w:szCs w:val="22"/>
        </w:rPr>
        <w:t>导</w:t>
      </w:r>
      <w:r w:rsidRPr="00D06269">
        <w:rPr>
          <w:rFonts w:hint="eastAsia"/>
          <w:sz w:val="24"/>
          <w:szCs w:val="22"/>
        </w:rPr>
        <w:t>入问题模板</w:t>
      </w:r>
      <w:r w:rsidR="00C93CF8">
        <w:rPr>
          <w:rFonts w:hint="eastAsia"/>
          <w:sz w:val="24"/>
          <w:szCs w:val="22"/>
        </w:rPr>
        <w:t>集</w:t>
      </w:r>
      <w:r w:rsidRPr="00D06269">
        <w:rPr>
          <w:rFonts w:hint="eastAsia"/>
          <w:sz w:val="24"/>
          <w:szCs w:val="22"/>
        </w:rPr>
        <w:t>与测试样本</w:t>
      </w:r>
      <w:r w:rsidR="00C93CF8">
        <w:rPr>
          <w:rFonts w:hint="eastAsia"/>
          <w:sz w:val="24"/>
          <w:szCs w:val="22"/>
        </w:rPr>
        <w:t>集</w:t>
      </w:r>
      <w:r w:rsidRPr="00D06269">
        <w:rPr>
          <w:rFonts w:hint="eastAsia"/>
          <w:sz w:val="24"/>
          <w:szCs w:val="22"/>
        </w:rPr>
        <w:t>，</w:t>
      </w:r>
      <w:r>
        <w:rPr>
          <w:rFonts w:hint="eastAsia"/>
          <w:sz w:val="24"/>
          <w:szCs w:val="22"/>
        </w:rPr>
        <w:t>借助用户反馈持续优化模型性能</w:t>
      </w:r>
      <w:r w:rsidRPr="00D06269">
        <w:rPr>
          <w:rFonts w:hint="eastAsia"/>
          <w:sz w:val="24"/>
          <w:szCs w:val="22"/>
        </w:rPr>
        <w:t>；</w:t>
      </w:r>
      <w:r w:rsidR="00C71BD5">
        <w:rPr>
          <w:rFonts w:hint="eastAsia"/>
          <w:sz w:val="24"/>
          <w:szCs w:val="22"/>
        </w:rPr>
        <w:t>并</w:t>
      </w:r>
      <w:r w:rsidR="00536F79">
        <w:rPr>
          <w:rFonts w:hint="eastAsia"/>
          <w:sz w:val="24"/>
          <w:szCs w:val="22"/>
        </w:rPr>
        <w:t>提供</w:t>
      </w:r>
      <w:r w:rsidRPr="00D06269">
        <w:rPr>
          <w:rFonts w:hint="eastAsia"/>
          <w:sz w:val="24"/>
          <w:szCs w:val="22"/>
        </w:rPr>
        <w:t>全流程自动化</w:t>
      </w:r>
      <w:r w:rsidR="00536F79">
        <w:rPr>
          <w:rFonts w:hint="eastAsia"/>
          <w:sz w:val="24"/>
          <w:szCs w:val="22"/>
        </w:rPr>
        <w:t>的模型训练功能</w:t>
      </w:r>
      <w:r w:rsidRPr="00D06269">
        <w:rPr>
          <w:rFonts w:hint="eastAsia"/>
          <w:sz w:val="24"/>
          <w:szCs w:val="22"/>
        </w:rPr>
        <w:t>，提高</w:t>
      </w:r>
      <w:r>
        <w:rPr>
          <w:rFonts w:hint="eastAsia"/>
          <w:sz w:val="24"/>
          <w:szCs w:val="22"/>
        </w:rPr>
        <w:t>模型的</w:t>
      </w:r>
      <w:r w:rsidRPr="00D06269">
        <w:rPr>
          <w:rFonts w:hint="eastAsia"/>
          <w:sz w:val="24"/>
          <w:szCs w:val="22"/>
        </w:rPr>
        <w:t>迭代效率；建立模型版本管理体系，记录</w:t>
      </w:r>
      <w:r>
        <w:rPr>
          <w:rFonts w:hint="eastAsia"/>
          <w:sz w:val="24"/>
          <w:szCs w:val="22"/>
        </w:rPr>
        <w:t>每一</w:t>
      </w:r>
      <w:r w:rsidRPr="00D06269">
        <w:rPr>
          <w:rFonts w:hint="eastAsia"/>
          <w:sz w:val="24"/>
          <w:szCs w:val="22"/>
        </w:rPr>
        <w:t>版本</w:t>
      </w:r>
      <w:r w:rsidR="0004238A">
        <w:rPr>
          <w:rFonts w:hint="eastAsia"/>
          <w:sz w:val="24"/>
          <w:szCs w:val="22"/>
        </w:rPr>
        <w:t>模型的</w:t>
      </w:r>
      <w:r>
        <w:rPr>
          <w:rFonts w:hint="eastAsia"/>
          <w:sz w:val="24"/>
          <w:szCs w:val="22"/>
        </w:rPr>
        <w:t>具体</w:t>
      </w:r>
      <w:r w:rsidRPr="00D06269">
        <w:rPr>
          <w:rFonts w:hint="eastAsia"/>
          <w:sz w:val="24"/>
          <w:szCs w:val="22"/>
        </w:rPr>
        <w:t>信息，追踪模型演化</w:t>
      </w:r>
      <w:r w:rsidR="00BB78A2">
        <w:rPr>
          <w:rFonts w:hint="eastAsia"/>
          <w:sz w:val="24"/>
          <w:szCs w:val="22"/>
        </w:rPr>
        <w:t>过程</w:t>
      </w:r>
      <w:r>
        <w:rPr>
          <w:rFonts w:hint="eastAsia"/>
          <w:sz w:val="24"/>
          <w:szCs w:val="22"/>
        </w:rPr>
        <w:t>并</w:t>
      </w:r>
      <w:r w:rsidRPr="00D06269">
        <w:rPr>
          <w:rFonts w:hint="eastAsia"/>
          <w:sz w:val="24"/>
          <w:szCs w:val="22"/>
        </w:rPr>
        <w:t>评估改进效果，支持按需选</w:t>
      </w:r>
      <w:r>
        <w:rPr>
          <w:rFonts w:hint="eastAsia"/>
          <w:sz w:val="24"/>
          <w:szCs w:val="22"/>
        </w:rPr>
        <w:t>择</w:t>
      </w:r>
      <w:r w:rsidRPr="00D06269">
        <w:rPr>
          <w:rFonts w:hint="eastAsia"/>
          <w:sz w:val="24"/>
          <w:szCs w:val="22"/>
        </w:rPr>
        <w:t>版本，保障智能问答系统稳定运行。</w:t>
      </w:r>
    </w:p>
    <w:p w14:paraId="012853A2" w14:textId="77777777" w:rsidR="00EF063C" w:rsidRPr="00DE4DD7" w:rsidRDefault="00EF063C" w:rsidP="00212359">
      <w:pPr>
        <w:pStyle w:val="af8"/>
        <w:ind w:firstLine="480"/>
        <w:rPr>
          <w:sz w:val="24"/>
          <w:szCs w:val="22"/>
        </w:rPr>
      </w:pPr>
    </w:p>
    <w:p w14:paraId="1F543CCE" w14:textId="77777777" w:rsidR="00212359" w:rsidRDefault="00212359" w:rsidP="00212359">
      <w:pPr>
        <w:spacing w:line="240" w:lineRule="auto"/>
        <w:ind w:firstLineChars="0" w:firstLine="0"/>
        <w:rPr>
          <w:rStyle w:val="Char"/>
          <w:color w:val="000000" w:themeColor="text1"/>
        </w:rPr>
      </w:pPr>
      <w:r w:rsidRPr="006310F8">
        <w:rPr>
          <w:rStyle w:val="af9"/>
          <w:rFonts w:hint="eastAsia"/>
          <w:bCs w:val="0"/>
        </w:rPr>
        <w:t>关键词</w:t>
      </w:r>
      <w:r w:rsidRPr="006310F8">
        <w:rPr>
          <w:rStyle w:val="af9"/>
          <w:rFonts w:hint="eastAsia"/>
        </w:rPr>
        <w:t>：</w:t>
      </w:r>
      <w:r w:rsidRPr="006310F8">
        <w:rPr>
          <w:rStyle w:val="Char"/>
          <w:rFonts w:hint="eastAsia"/>
          <w:color w:val="000000" w:themeColor="text1"/>
        </w:rPr>
        <w:t>自然语言理解；字词融合；</w:t>
      </w:r>
      <w:r>
        <w:rPr>
          <w:rStyle w:val="Char"/>
          <w:rFonts w:hint="eastAsia"/>
          <w:color w:val="000000" w:themeColor="text1"/>
        </w:rPr>
        <w:t>句法分析树；意图</w:t>
      </w:r>
      <w:r>
        <w:rPr>
          <w:rStyle w:val="Char"/>
          <w:rFonts w:hint="eastAsia"/>
          <w:color w:val="000000" w:themeColor="text1"/>
        </w:rPr>
        <w:t>-</w:t>
      </w:r>
      <w:r>
        <w:rPr>
          <w:rStyle w:val="Char"/>
          <w:rFonts w:hint="eastAsia"/>
          <w:color w:val="000000" w:themeColor="text1"/>
        </w:rPr>
        <w:t>槽联合</w:t>
      </w:r>
      <w:r w:rsidRPr="006310F8">
        <w:rPr>
          <w:rStyle w:val="Char"/>
          <w:rFonts w:hint="eastAsia"/>
          <w:color w:val="000000" w:themeColor="text1"/>
        </w:rPr>
        <w:t>；大</w:t>
      </w:r>
      <w:r>
        <w:rPr>
          <w:rStyle w:val="Char"/>
          <w:rFonts w:hint="eastAsia"/>
          <w:color w:val="000000" w:themeColor="text1"/>
        </w:rPr>
        <w:t>语言</w:t>
      </w:r>
      <w:r w:rsidRPr="006310F8">
        <w:rPr>
          <w:rStyle w:val="Char"/>
          <w:rFonts w:hint="eastAsia"/>
          <w:color w:val="000000" w:themeColor="text1"/>
        </w:rPr>
        <w:t>模型</w:t>
      </w:r>
    </w:p>
    <w:p w14:paraId="60FC0C3A" w14:textId="77777777" w:rsidR="008B6825" w:rsidRDefault="008B6825" w:rsidP="00212359">
      <w:pPr>
        <w:spacing w:line="240" w:lineRule="auto"/>
        <w:ind w:firstLineChars="0" w:firstLine="0"/>
        <w:rPr>
          <w:rStyle w:val="Char"/>
          <w:color w:val="000000" w:themeColor="text1"/>
        </w:rPr>
      </w:pPr>
    </w:p>
    <w:p w14:paraId="5393A691" w14:textId="77777777" w:rsidR="008B6825" w:rsidRDefault="008B6825" w:rsidP="00212359">
      <w:pPr>
        <w:spacing w:line="240" w:lineRule="auto"/>
        <w:ind w:firstLineChars="0" w:firstLine="0"/>
        <w:rPr>
          <w:rStyle w:val="Char"/>
          <w:color w:val="000000" w:themeColor="text1"/>
        </w:rPr>
      </w:pPr>
    </w:p>
    <w:p w14:paraId="1268DC09" w14:textId="77777777" w:rsidR="008B6825" w:rsidRDefault="008B6825" w:rsidP="00212359">
      <w:pPr>
        <w:spacing w:line="240" w:lineRule="auto"/>
        <w:ind w:firstLineChars="0" w:firstLine="0"/>
        <w:rPr>
          <w:rStyle w:val="Char"/>
          <w:color w:val="000000" w:themeColor="text1"/>
        </w:rPr>
      </w:pPr>
    </w:p>
    <w:p w14:paraId="07A16B01" w14:textId="77777777" w:rsidR="008B6825" w:rsidRDefault="008B6825" w:rsidP="00212359">
      <w:pPr>
        <w:spacing w:line="240" w:lineRule="auto"/>
        <w:ind w:firstLineChars="0" w:firstLine="0"/>
        <w:rPr>
          <w:rStyle w:val="Char"/>
          <w:color w:val="000000" w:themeColor="text1"/>
        </w:rPr>
      </w:pPr>
    </w:p>
    <w:p w14:paraId="537C9C4A" w14:textId="77777777" w:rsidR="008B6825" w:rsidRDefault="008B6825" w:rsidP="00212359">
      <w:pPr>
        <w:spacing w:line="240" w:lineRule="auto"/>
        <w:ind w:firstLineChars="0" w:firstLine="0"/>
        <w:rPr>
          <w:rStyle w:val="Char"/>
          <w:color w:val="000000" w:themeColor="text1"/>
        </w:rPr>
      </w:pPr>
    </w:p>
    <w:p w14:paraId="708B963B" w14:textId="77777777" w:rsidR="008B6825" w:rsidRDefault="008B6825" w:rsidP="00212359">
      <w:pPr>
        <w:spacing w:line="240" w:lineRule="auto"/>
        <w:ind w:firstLineChars="0" w:firstLine="0"/>
        <w:rPr>
          <w:rStyle w:val="Char"/>
          <w:color w:val="000000" w:themeColor="text1"/>
        </w:rPr>
      </w:pPr>
    </w:p>
    <w:p w14:paraId="0230442D" w14:textId="77777777" w:rsidR="008B6825" w:rsidRDefault="008B6825" w:rsidP="00212359">
      <w:pPr>
        <w:spacing w:line="240" w:lineRule="auto"/>
        <w:ind w:firstLineChars="0" w:firstLine="0"/>
        <w:rPr>
          <w:rStyle w:val="Char"/>
          <w:color w:val="000000" w:themeColor="text1"/>
        </w:rPr>
      </w:pPr>
    </w:p>
    <w:p w14:paraId="6B88F0E6" w14:textId="77777777" w:rsidR="008B6825" w:rsidRDefault="008B6825" w:rsidP="00212359">
      <w:pPr>
        <w:spacing w:line="240" w:lineRule="auto"/>
        <w:ind w:firstLineChars="0" w:firstLine="0"/>
        <w:rPr>
          <w:rStyle w:val="Char"/>
          <w:color w:val="000000" w:themeColor="text1"/>
        </w:rPr>
      </w:pPr>
    </w:p>
    <w:p w14:paraId="1E7612D9" w14:textId="77777777" w:rsidR="008B6825" w:rsidRDefault="008B6825" w:rsidP="00212359">
      <w:pPr>
        <w:spacing w:line="240" w:lineRule="auto"/>
        <w:ind w:firstLineChars="0" w:firstLine="0"/>
        <w:rPr>
          <w:rStyle w:val="Char"/>
          <w:color w:val="000000" w:themeColor="text1"/>
        </w:rPr>
      </w:pPr>
    </w:p>
    <w:p w14:paraId="35DC9679" w14:textId="77777777" w:rsidR="008B6825" w:rsidRDefault="008B6825" w:rsidP="00212359">
      <w:pPr>
        <w:spacing w:line="240" w:lineRule="auto"/>
        <w:ind w:firstLineChars="0" w:firstLine="0"/>
        <w:rPr>
          <w:rStyle w:val="Char"/>
          <w:color w:val="000000" w:themeColor="text1"/>
        </w:rPr>
      </w:pPr>
    </w:p>
    <w:p w14:paraId="1E3991CD" w14:textId="77777777" w:rsidR="008B6825" w:rsidRDefault="008B6825" w:rsidP="00212359">
      <w:pPr>
        <w:spacing w:line="240" w:lineRule="auto"/>
        <w:ind w:firstLineChars="0" w:firstLine="0"/>
        <w:rPr>
          <w:rStyle w:val="Char"/>
          <w:color w:val="000000" w:themeColor="text1"/>
        </w:rPr>
      </w:pPr>
    </w:p>
    <w:p w14:paraId="572CE788" w14:textId="77777777" w:rsidR="008B6825" w:rsidRDefault="008B6825" w:rsidP="00212359">
      <w:pPr>
        <w:spacing w:line="240" w:lineRule="auto"/>
        <w:ind w:firstLineChars="0" w:firstLine="0"/>
        <w:rPr>
          <w:rStyle w:val="Char"/>
          <w:color w:val="000000" w:themeColor="text1"/>
        </w:rPr>
      </w:pPr>
    </w:p>
    <w:p w14:paraId="5A99A3CF" w14:textId="77777777" w:rsidR="008B6825" w:rsidRDefault="008B6825" w:rsidP="00212359">
      <w:pPr>
        <w:spacing w:line="240" w:lineRule="auto"/>
        <w:ind w:firstLineChars="0" w:firstLine="0"/>
        <w:rPr>
          <w:rStyle w:val="Char"/>
          <w:color w:val="000000" w:themeColor="text1"/>
        </w:rPr>
      </w:pPr>
    </w:p>
    <w:p w14:paraId="2EC798FD" w14:textId="77777777" w:rsidR="008B6825" w:rsidRDefault="008B6825" w:rsidP="00212359">
      <w:pPr>
        <w:spacing w:line="240" w:lineRule="auto"/>
        <w:ind w:firstLineChars="0" w:firstLine="0"/>
        <w:rPr>
          <w:rStyle w:val="Char"/>
          <w:color w:val="000000" w:themeColor="text1"/>
        </w:rPr>
      </w:pPr>
    </w:p>
    <w:p w14:paraId="02BD0EF6" w14:textId="77777777" w:rsidR="008B6825" w:rsidRDefault="008B6825" w:rsidP="00212359">
      <w:pPr>
        <w:spacing w:line="240" w:lineRule="auto"/>
        <w:ind w:firstLineChars="0" w:firstLine="0"/>
        <w:rPr>
          <w:rStyle w:val="Char"/>
          <w:color w:val="000000" w:themeColor="text1"/>
        </w:rPr>
      </w:pPr>
    </w:p>
    <w:p w14:paraId="03C778F9" w14:textId="77777777" w:rsidR="008B6825" w:rsidRDefault="008B6825" w:rsidP="00212359">
      <w:pPr>
        <w:spacing w:line="240" w:lineRule="auto"/>
        <w:ind w:firstLineChars="0" w:firstLine="0"/>
        <w:rPr>
          <w:rStyle w:val="Char"/>
          <w:color w:val="000000" w:themeColor="text1"/>
        </w:rPr>
      </w:pPr>
    </w:p>
    <w:p w14:paraId="2DAF3E3A" w14:textId="77777777" w:rsidR="008B6825" w:rsidRDefault="008B6825" w:rsidP="00212359">
      <w:pPr>
        <w:spacing w:line="240" w:lineRule="auto"/>
        <w:ind w:firstLineChars="0" w:firstLine="0"/>
        <w:rPr>
          <w:rStyle w:val="Char"/>
          <w:color w:val="000000" w:themeColor="text1"/>
        </w:rPr>
      </w:pPr>
    </w:p>
    <w:p w14:paraId="30C7D16B" w14:textId="77777777" w:rsidR="00B83AB6" w:rsidRPr="005E6183" w:rsidRDefault="00B83AB6" w:rsidP="00212359">
      <w:pPr>
        <w:spacing w:line="240" w:lineRule="auto"/>
        <w:ind w:firstLineChars="0" w:firstLine="0"/>
        <w:rPr>
          <w:rStyle w:val="Char"/>
          <w:color w:val="000000" w:themeColor="text1"/>
        </w:rPr>
        <w:sectPr w:rsidR="00B83AB6" w:rsidRPr="005E6183" w:rsidSect="003953AD">
          <w:headerReference w:type="even" r:id="rId26"/>
          <w:headerReference w:type="default" r:id="rId27"/>
          <w:footerReference w:type="even" r:id="rId28"/>
          <w:footerReference w:type="default" r:id="rId29"/>
          <w:headerReference w:type="first" r:id="rId30"/>
          <w:pgSz w:w="11906" w:h="16838"/>
          <w:pgMar w:top="1985" w:right="1588" w:bottom="2268" w:left="1588" w:header="1418" w:footer="1701" w:gutter="284"/>
          <w:pgNumType w:fmt="upperRoman" w:start="1"/>
          <w:cols w:space="425"/>
          <w:docGrid w:type="lines" w:linePitch="326"/>
        </w:sectPr>
      </w:pPr>
    </w:p>
    <w:p w14:paraId="4BC6436B" w14:textId="1ABF1E09" w:rsidR="005C0005" w:rsidRPr="00B428CC" w:rsidRDefault="005C0005" w:rsidP="00B428CC">
      <w:pPr>
        <w:spacing w:before="397" w:after="397" w:line="0" w:lineRule="atLeast"/>
        <w:ind w:firstLineChars="0" w:firstLine="0"/>
        <w:jc w:val="center"/>
        <w:rPr>
          <w:rFonts w:eastAsia="Times New Roman"/>
          <w:b/>
          <w:color w:val="000000" w:themeColor="text1"/>
          <w:sz w:val="32"/>
          <w:szCs w:val="44"/>
        </w:rPr>
      </w:pPr>
      <w:bookmarkStart w:id="3" w:name="_Toc251145515"/>
      <w:bookmarkStart w:id="4" w:name="_Toc251145351"/>
      <w:bookmarkStart w:id="5" w:name="_Toc251162500"/>
      <w:commentRangeStart w:id="13"/>
      <w:r w:rsidRPr="00B428CC">
        <w:rPr>
          <w:rFonts w:eastAsia="Times New Roman"/>
          <w:b/>
          <w:color w:val="000000" w:themeColor="text1"/>
          <w:sz w:val="32"/>
          <w:szCs w:val="44"/>
        </w:rPr>
        <w:lastRenderedPageBreak/>
        <w:t>D</w:t>
      </w:r>
      <w:r w:rsidR="00B428CC" w:rsidRPr="00B428CC">
        <w:rPr>
          <w:rFonts w:eastAsia="Times New Roman" w:hint="eastAsia"/>
          <w:b/>
          <w:color w:val="000000" w:themeColor="text1"/>
          <w:sz w:val="32"/>
          <w:szCs w:val="44"/>
        </w:rPr>
        <w:t>ESIGN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AND</w:t>
      </w:r>
      <w:r w:rsidRPr="00B428CC">
        <w:rPr>
          <w:rFonts w:eastAsia="Times New Roman"/>
          <w:b/>
          <w:color w:val="000000" w:themeColor="text1"/>
          <w:sz w:val="32"/>
          <w:szCs w:val="44"/>
        </w:rPr>
        <w:t xml:space="preserve"> O</w:t>
      </w:r>
      <w:r w:rsidR="00B428CC" w:rsidRPr="00B428CC">
        <w:rPr>
          <w:rFonts w:eastAsia="Times New Roman" w:hint="eastAsia"/>
          <w:b/>
          <w:color w:val="000000" w:themeColor="text1"/>
          <w:sz w:val="32"/>
          <w:szCs w:val="44"/>
        </w:rPr>
        <w:t>PTIMIZATION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OF</w:t>
      </w:r>
      <w:r w:rsidRPr="00B428CC">
        <w:rPr>
          <w:rFonts w:eastAsia="Times New Roman"/>
          <w:b/>
          <w:color w:val="000000" w:themeColor="text1"/>
          <w:sz w:val="32"/>
          <w:szCs w:val="44"/>
        </w:rPr>
        <w:t xml:space="preserve"> NLU M</w:t>
      </w:r>
      <w:r w:rsidR="00B428CC" w:rsidRPr="00B428CC">
        <w:rPr>
          <w:rFonts w:eastAsia="Times New Roman" w:hint="eastAsia"/>
          <w:b/>
          <w:color w:val="000000" w:themeColor="text1"/>
          <w:sz w:val="32"/>
          <w:szCs w:val="44"/>
        </w:rPr>
        <w:t>ODEL</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FOR</w:t>
      </w:r>
      <w:r w:rsidRPr="00B428CC">
        <w:rPr>
          <w:rFonts w:eastAsia="Times New Roman"/>
          <w:b/>
          <w:color w:val="000000" w:themeColor="text1"/>
          <w:sz w:val="32"/>
          <w:szCs w:val="44"/>
        </w:rPr>
        <w:t xml:space="preserve"> P</w:t>
      </w:r>
      <w:r w:rsidR="00B428CC" w:rsidRPr="00B428CC">
        <w:rPr>
          <w:rFonts w:eastAsia="Times New Roman" w:hint="eastAsia"/>
          <w:b/>
          <w:color w:val="000000" w:themeColor="text1"/>
          <w:sz w:val="32"/>
          <w:szCs w:val="44"/>
        </w:rPr>
        <w:t>OWER</w:t>
      </w:r>
      <w:r w:rsidRPr="00B428CC">
        <w:rPr>
          <w:rFonts w:eastAsia="Times New Roman"/>
          <w:b/>
          <w:color w:val="000000" w:themeColor="text1"/>
          <w:sz w:val="32"/>
          <w:szCs w:val="44"/>
        </w:rPr>
        <w:t xml:space="preserve"> I</w:t>
      </w:r>
      <w:r w:rsidR="00B428CC" w:rsidRPr="00B428CC">
        <w:rPr>
          <w:rFonts w:eastAsia="Times New Roman" w:hint="eastAsia"/>
          <w:b/>
          <w:color w:val="000000" w:themeColor="text1"/>
          <w:sz w:val="32"/>
          <w:szCs w:val="44"/>
        </w:rPr>
        <w:t>NDEX</w:t>
      </w:r>
      <w:r w:rsidRPr="00B428CC">
        <w:rPr>
          <w:rFonts w:eastAsia="Times New Roman"/>
          <w:b/>
          <w:color w:val="000000" w:themeColor="text1"/>
          <w:sz w:val="32"/>
          <w:szCs w:val="44"/>
        </w:rPr>
        <w:t xml:space="preserve"> Q&amp;A</w:t>
      </w:r>
      <w:commentRangeEnd w:id="13"/>
      <w:r>
        <w:rPr>
          <w:rStyle w:val="CommentReference"/>
        </w:rPr>
        <w:commentReference w:id="13"/>
      </w:r>
    </w:p>
    <w:p w14:paraId="65CF5F3A" w14:textId="5C73DC56" w:rsidR="005C0005" w:rsidRPr="008B6825" w:rsidRDefault="005C0005" w:rsidP="008B6825">
      <w:pPr>
        <w:spacing w:before="240" w:after="60" w:line="240" w:lineRule="auto"/>
        <w:ind w:firstLineChars="0" w:firstLine="0"/>
        <w:jc w:val="center"/>
        <w:outlineLvl w:val="0"/>
        <w:rPr>
          <w:b/>
          <w:bCs/>
          <w:sz w:val="32"/>
          <w:szCs w:val="32"/>
        </w:rPr>
      </w:pPr>
      <w:bookmarkStart w:id="6" w:name="_Toc251590707"/>
      <w:bookmarkStart w:id="7" w:name="_Toc86781266"/>
      <w:bookmarkStart w:id="8" w:name="_Toc251338722"/>
      <w:bookmarkStart w:id="9" w:name="_Toc86781559"/>
      <w:bookmarkStart w:id="10" w:name="_Toc251346981"/>
      <w:bookmarkStart w:id="11" w:name="_Toc26361"/>
      <w:bookmarkStart w:id="12" w:name="_Toc194845607"/>
      <w:commentRangeStart w:id="0"/>
      <w:r w:rsidRPr="008B6825">
        <w:rPr>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14:textId="77777777" w:rsidR="008B6825" w:rsidRPr="008B6825" w:rsidRDefault="008B6825" w:rsidP="008B6825">
      <w:pPr>
        <w:spacing w:line="300" w:lineRule="auto"/>
        <w:ind w:firstLine="560"/>
        <w:rPr>
          <w:sz w:val="28"/>
          <w:szCs w:val="28"/>
        </w:rPr>
      </w:pPr>
    </w:p>
    <w:p w14:paraId="39C2DCFA" w14:textId="4AAFA029" w:rsidR="00ED73B5" w:rsidRPr="008B6825" w:rsidRDefault="00ED73B5" w:rsidP="006E1167">
      <w:pPr>
        <w:spacing w:line="240" w:lineRule="auto"/>
        <w:ind w:firstLine="440"/>
        <w:rPr>
          <w:sz w:val="22"/>
          <w:szCs w:val="22"/>
        </w:rPr>
      </w:pPr>
      <w:commentRangeStart w:id="1"/>
      <w:r w:rsidRPr="00ED73B5">
        <w:rPr>
          <w:sz w:val="22"/>
          <w:szCs w:val="22"/>
        </w:rPr>
        <w:t xml:space="preserve">In recent years, the application of intelligent question answering systems in the field of electricity has become increasingly widespread. The goal of power indicator Q&amp;A is to generate corresponding SQL queries based on users' natural language questions to obtain answers. Natural Language Understanding (NLU), as a key component, understands the user's intention, parses the query key parameters of the problem, and its performance determines the overall effectiveness of question answering. However, due to the complexity of terminology in the field of electric power, the traditional encoding method based on </w:t>
      </w:r>
      <w:r w:rsidR="002B78A0">
        <w:rPr>
          <w:rFonts w:hint="eastAsia"/>
          <w:sz w:val="22"/>
          <w:szCs w:val="22"/>
        </w:rPr>
        <w:t>word</w:t>
      </w:r>
      <w:r w:rsidRPr="00ED73B5">
        <w:rPr>
          <w:sz w:val="22"/>
          <w:szCs w:val="22"/>
        </w:rPr>
        <w:t>s can easily lead to errors in identifying professional terminology and cause parsing deviations. In addition, although existing models have shown high predictive performance on trained indicator items, they often encounter slot filling errors and mismatch between intent and intent specific slots when facing complex sentence structures or problems where no indicator items are seen. These issues severely constrain the performance of the model in practical applications.</w:t>
      </w:r>
      <w:commentRangeEnd w:id="1"/>
      <w:r>
        <w:rPr>
          <w:rStyle w:val="CommentReference"/>
        </w:rPr>
        <w:commentReference w:id="1"/>
      </w:r>
    </w:p>
    <w:p w14:paraId="3B6EC589" w14:textId="61C23E28" w:rsidR="008B6825" w:rsidRDefault="008B6825" w:rsidP="00857CDA">
      <w:pPr>
        <w:spacing w:line="240" w:lineRule="auto"/>
        <w:ind w:firstLine="440"/>
        <w:rPr>
          <w:sz w:val="22"/>
          <w:szCs w:val="22"/>
        </w:rPr>
      </w:pPr>
      <w:r w:rsidRPr="008B6825">
        <w:rPr>
          <w:sz w:val="22"/>
          <w:szCs w:val="22"/>
        </w:rPr>
        <w:t xml:space="preserve">In response to the identified issues, this </w:t>
      </w:r>
      <w:r w:rsidR="0097592C">
        <w:rPr>
          <w:rFonts w:hint="eastAsia"/>
          <w:sz w:val="22"/>
          <w:szCs w:val="22"/>
        </w:rPr>
        <w:t>paper</w:t>
      </w:r>
      <w:r w:rsidRPr="008B6825">
        <w:rPr>
          <w:sz w:val="22"/>
          <w:szCs w:val="22"/>
        </w:rPr>
        <w:t xml:space="preserve"> systematically explores the performance of different encoding methods on power domain datasets and proposes an NLU model based on word</w:t>
      </w:r>
      <w:r w:rsidR="0097592C">
        <w:rPr>
          <w:rFonts w:hint="eastAsia"/>
          <w:sz w:val="22"/>
          <w:szCs w:val="22"/>
        </w:rPr>
        <w:t>-</w:t>
      </w:r>
      <w:r w:rsidR="002470A6">
        <w:rPr>
          <w:rFonts w:hint="eastAsia"/>
          <w:sz w:val="22"/>
          <w:szCs w:val="22"/>
        </w:rPr>
        <w:t>phrase</w:t>
      </w:r>
      <w:r w:rsidRPr="008B6825">
        <w:rPr>
          <w:sz w:val="22"/>
          <w:szCs w:val="22"/>
        </w:rPr>
        <w:t xml:space="preserve"> fusion encoding, which improves the semantic accuracy of the model in train</w:t>
      </w:r>
      <w:r w:rsidR="0097592C">
        <w:rPr>
          <w:rFonts w:hint="eastAsia"/>
          <w:sz w:val="22"/>
          <w:szCs w:val="22"/>
        </w:rPr>
        <w:t>ed</w:t>
      </w:r>
      <w:r w:rsidRPr="008B6825">
        <w:rPr>
          <w:sz w:val="22"/>
          <w:szCs w:val="22"/>
        </w:rPr>
        <w:t xml:space="preserve"> </w:t>
      </w:r>
      <w:r w:rsidR="0097592C">
        <w:rPr>
          <w:rFonts w:hint="eastAsia"/>
          <w:sz w:val="22"/>
          <w:szCs w:val="22"/>
        </w:rPr>
        <w:t>indicator</w:t>
      </w:r>
      <w:r w:rsidRPr="008B6825">
        <w:rPr>
          <w:sz w:val="22"/>
          <w:szCs w:val="22"/>
        </w:rPr>
        <w:t>s. In addition, a natural language understanding model for unseen indicators was further proposed,</w:t>
      </w:r>
      <w:r w:rsidR="00080DA3" w:rsidRPr="00080DA3">
        <w:rPr>
          <w:sz w:val="22"/>
          <w:szCs w:val="22"/>
        </w:rPr>
        <w:t xml:space="preserve"> which improves the model's ability to recognize the boundaries of unseen indicators by introducing external grammar knowledge, and uses intent information to guide slot filling tasks.</w:t>
      </w:r>
      <w:r w:rsidR="00080DA3" w:rsidRPr="00080DA3">
        <w:t xml:space="preserve"> </w:t>
      </w:r>
      <w:r w:rsidR="00080DA3" w:rsidRPr="00080DA3">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14:textId="55C154CA" w:rsidR="008B6825" w:rsidRPr="008B6825" w:rsidRDefault="00E6330A" w:rsidP="00857CDA">
      <w:pPr>
        <w:spacing w:line="240" w:lineRule="auto"/>
        <w:ind w:firstLine="440"/>
        <w:rPr>
          <w:sz w:val="22"/>
          <w:szCs w:val="22"/>
        </w:rPr>
      </w:pPr>
      <w:r w:rsidRPr="00E6330A">
        <w:rPr>
          <w:sz w:val="22"/>
          <w:szCs w:val="22"/>
        </w:rPr>
        <w:t xml:space="preserve">The main contributions of this </w:t>
      </w:r>
      <w:r w:rsidR="00E95B82">
        <w:rPr>
          <w:rFonts w:hint="eastAsia"/>
          <w:sz w:val="22"/>
          <w:szCs w:val="22"/>
        </w:rPr>
        <w:t>paper</w:t>
      </w:r>
      <w:r w:rsidRPr="00E6330A">
        <w:rPr>
          <w:sz w:val="22"/>
          <w:szCs w:val="22"/>
        </w:rPr>
        <w:t xml:space="preserve"> are as follows:</w:t>
      </w:r>
    </w:p>
    <w:p w14:paraId="6B05D71C" w14:textId="7A2CC21F" w:rsidR="008B6825" w:rsidRPr="008B6825" w:rsidRDefault="008B6825" w:rsidP="00857CDA">
      <w:pPr>
        <w:spacing w:line="240" w:lineRule="auto"/>
        <w:ind w:firstLine="440"/>
        <w:rPr>
          <w:sz w:val="22"/>
          <w:szCs w:val="22"/>
        </w:rPr>
      </w:pPr>
      <w:r w:rsidRPr="008B6825">
        <w:rPr>
          <w:rFonts w:hint="eastAsia"/>
          <w:sz w:val="22"/>
          <w:szCs w:val="22"/>
        </w:rPr>
        <w:t xml:space="preserve">(1) </w:t>
      </w:r>
      <w:r w:rsidR="00116D1A" w:rsidRPr="00116D1A">
        <w:rPr>
          <w:sz w:val="22"/>
          <w:szCs w:val="22"/>
        </w:rPr>
        <w:t>Optimize the NLU model involving trained metric items from two aspects: encoding method and model structure. We constructed a pre trained</w:t>
      </w:r>
      <w:r w:rsidR="00116D1A">
        <w:rPr>
          <w:rFonts w:hint="eastAsia"/>
          <w:sz w:val="22"/>
          <w:szCs w:val="22"/>
        </w:rPr>
        <w:t xml:space="preserve"> </w:t>
      </w:r>
      <w:r w:rsidR="002470A6">
        <w:rPr>
          <w:rFonts w:hint="eastAsia"/>
          <w:sz w:val="22"/>
          <w:szCs w:val="22"/>
        </w:rPr>
        <w:t>phrase</w:t>
      </w:r>
      <w:r w:rsidR="00116D1A" w:rsidRPr="00116D1A">
        <w:rPr>
          <w:sz w:val="22"/>
          <w:szCs w:val="22"/>
        </w:rPr>
        <w:t xml:space="preserve"> model based on the electric power domain dictionary and further proposed an NLU model based on word</w:t>
      </w:r>
      <w:r w:rsidR="00116D1A">
        <w:rPr>
          <w:rFonts w:hint="eastAsia"/>
          <w:sz w:val="22"/>
          <w:szCs w:val="22"/>
        </w:rPr>
        <w:t>-</w:t>
      </w:r>
      <w:r w:rsidR="002470A6">
        <w:rPr>
          <w:rFonts w:hint="eastAsia"/>
          <w:sz w:val="22"/>
          <w:szCs w:val="22"/>
        </w:rPr>
        <w:t>phrase</w:t>
      </w:r>
      <w:r w:rsidR="00116D1A" w:rsidRPr="00116D1A">
        <w:rPr>
          <w:sz w:val="22"/>
          <w:szCs w:val="22"/>
        </w:rPr>
        <w:t xml:space="preserve"> fusion encoding.</w:t>
      </w:r>
      <w:r w:rsidR="004B0CD2" w:rsidRPr="004B0CD2">
        <w:rPr>
          <w:sz w:val="22"/>
          <w:szCs w:val="22"/>
        </w:rPr>
        <w:t xml:space="preserve"> </w:t>
      </w:r>
      <w:r w:rsidR="00FC5795" w:rsidRPr="00FC5795">
        <w:rPr>
          <w:sz w:val="22"/>
          <w:szCs w:val="22"/>
        </w:rPr>
        <w:t>This model utilizes methods such as word</w:t>
      </w:r>
      <w:r w:rsidR="00FC5795">
        <w:rPr>
          <w:rFonts w:hint="eastAsia"/>
          <w:sz w:val="22"/>
          <w:szCs w:val="22"/>
        </w:rPr>
        <w:t>-</w:t>
      </w:r>
      <w:r w:rsidR="002470A6">
        <w:rPr>
          <w:rFonts w:hint="eastAsia"/>
          <w:sz w:val="22"/>
          <w:szCs w:val="22"/>
        </w:rPr>
        <w:t>phrase</w:t>
      </w:r>
      <w:r w:rsidR="00FC5795" w:rsidRPr="00FC5795">
        <w:rPr>
          <w:sz w:val="22"/>
          <w:szCs w:val="22"/>
        </w:rPr>
        <w:t xml:space="preserve"> information fusion and sequence continuity loss to better integrate vocabulary information without overly relying on segmentation results,</w:t>
      </w:r>
      <w:r w:rsidR="00FC5795">
        <w:rPr>
          <w:rFonts w:hint="eastAsia"/>
          <w:sz w:val="22"/>
          <w:szCs w:val="22"/>
        </w:rPr>
        <w:t xml:space="preserve"> </w:t>
      </w:r>
      <w:r w:rsidR="00FC5795" w:rsidRPr="00FC5795">
        <w:rPr>
          <w:sz w:val="22"/>
          <w:szCs w:val="22"/>
        </w:rPr>
        <w:t>effectively</w:t>
      </w:r>
      <w:r w:rsidR="00FC5795">
        <w:rPr>
          <w:rFonts w:hint="eastAsia"/>
          <w:sz w:val="22"/>
          <w:szCs w:val="22"/>
        </w:rPr>
        <w:t xml:space="preserve"> </w:t>
      </w:r>
      <w:r w:rsidR="00FC5795" w:rsidRPr="00FC5795">
        <w:rPr>
          <w:sz w:val="22"/>
          <w:szCs w:val="22"/>
        </w:rPr>
        <w:t>reducing the phenomenon of discontinuity when predicting</w:t>
      </w:r>
      <w:r w:rsidR="00FC5795">
        <w:rPr>
          <w:rFonts w:hint="eastAsia"/>
          <w:sz w:val="22"/>
          <w:szCs w:val="22"/>
        </w:rPr>
        <w:t xml:space="preserve"> </w:t>
      </w:r>
      <w:r w:rsidR="00FC5795" w:rsidRPr="00FC5795">
        <w:rPr>
          <w:sz w:val="22"/>
          <w:szCs w:val="22"/>
        </w:rPr>
        <w:t>labels.</w:t>
      </w:r>
      <w:r w:rsidR="00FC5795">
        <w:rPr>
          <w:rFonts w:hint="eastAsia"/>
          <w:sz w:val="22"/>
          <w:szCs w:val="22"/>
        </w:rPr>
        <w:t xml:space="preserve"> </w:t>
      </w:r>
      <w:r w:rsidR="004B0CD2" w:rsidRPr="004B0CD2">
        <w:rPr>
          <w:sz w:val="22"/>
          <w:szCs w:val="22"/>
        </w:rPr>
        <w:t xml:space="preserve">The experimental results show that the proposed </w:t>
      </w:r>
      <w:r w:rsidR="002470A6">
        <w:rPr>
          <w:rFonts w:hint="eastAsia"/>
          <w:sz w:val="22"/>
          <w:szCs w:val="22"/>
        </w:rPr>
        <w:t>phrase</w:t>
      </w:r>
      <w:r w:rsidR="004B0CD2" w:rsidRPr="004B0CD2">
        <w:rPr>
          <w:sz w:val="22"/>
          <w:szCs w:val="22"/>
        </w:rPr>
        <w:t xml:space="preserve"> encoding model, encoding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and decoding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achieved semantic accuracy improvements of 0.8%, 1.1%, and 1.8% on six professional datasets in the field of electric power, </w:t>
      </w:r>
      <w:r w:rsidR="004B0CD2" w:rsidRPr="004B0CD2">
        <w:rPr>
          <w:sz w:val="22"/>
          <w:szCs w:val="22"/>
        </w:rPr>
        <w:lastRenderedPageBreak/>
        <w:t>respectively, and the effectiveness of model optimization was verified in practical applications.</w:t>
      </w:r>
    </w:p>
    <w:p w14:paraId="5A1A33F9" w14:textId="76CBF2C7" w:rsidR="008B6825" w:rsidRPr="008B6825" w:rsidRDefault="008B6825" w:rsidP="00857CDA">
      <w:pPr>
        <w:spacing w:line="240" w:lineRule="auto"/>
        <w:ind w:firstLine="440"/>
        <w:rPr>
          <w:sz w:val="22"/>
          <w:szCs w:val="22"/>
        </w:rPr>
      </w:pPr>
      <w:r w:rsidRPr="008B6825">
        <w:rPr>
          <w:rFonts w:hint="eastAsia"/>
          <w:sz w:val="22"/>
          <w:szCs w:val="22"/>
        </w:rPr>
        <w:t xml:space="preserve">(2) </w:t>
      </w:r>
      <w:r w:rsidR="00384207" w:rsidRPr="00384207">
        <w:rPr>
          <w:sz w:val="22"/>
          <w:szCs w:val="22"/>
        </w:rPr>
        <w:t>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w:t>
      </w:r>
      <w:r w:rsidR="00426A2B" w:rsidRPr="00426A2B">
        <w:rPr>
          <w:sz w:val="22"/>
          <w:szCs w:val="22"/>
        </w:rPr>
        <w:t xml:space="preserve"> </w:t>
      </w:r>
      <w:r w:rsidR="00511052" w:rsidRPr="00511052">
        <w:rPr>
          <w:sz w:val="22"/>
          <w:szCs w:val="22"/>
        </w:rPr>
        <w:t xml:space="preserve">By introducing syntactic parse trees, the </w:t>
      </w:r>
      <w:r w:rsidR="00511052">
        <w:rPr>
          <w:rFonts w:hint="eastAsia"/>
          <w:sz w:val="22"/>
          <w:szCs w:val="22"/>
        </w:rPr>
        <w:t>word</w:t>
      </w:r>
      <w:r w:rsidR="00511052" w:rsidRPr="00511052">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sidR="00511052">
        <w:rPr>
          <w:rFonts w:hint="eastAsia"/>
          <w:sz w:val="22"/>
          <w:szCs w:val="22"/>
        </w:rPr>
        <w:t xml:space="preserve"> </w:t>
      </w:r>
      <w:r w:rsidR="00426A2B" w:rsidRPr="00426A2B">
        <w:rPr>
          <w:sz w:val="22"/>
          <w:szCs w:val="22"/>
        </w:rPr>
        <w:t>The experimental results show that compared with the baseline model and the encoding optimization model, the intent</w:t>
      </w:r>
      <w:r w:rsidR="005E7F67">
        <w:rPr>
          <w:rFonts w:hint="eastAsia"/>
          <w:sz w:val="22"/>
          <w:szCs w:val="22"/>
        </w:rPr>
        <w:t>-</w:t>
      </w:r>
      <w:r w:rsidR="00426A2B" w:rsidRPr="00426A2B">
        <w:rPr>
          <w:sz w:val="22"/>
          <w:szCs w:val="22"/>
        </w:rPr>
        <w:t xml:space="preserve">slot joint model based on the Spacy syntactic analysis tree performs better in handling the problem of </w:t>
      </w:r>
      <w:r w:rsidR="005E7F67">
        <w:rPr>
          <w:rFonts w:hint="eastAsia"/>
          <w:sz w:val="22"/>
          <w:szCs w:val="22"/>
        </w:rPr>
        <w:t xml:space="preserve">unseen </w:t>
      </w:r>
      <w:r w:rsidR="00426A2B" w:rsidRPr="00426A2B">
        <w:rPr>
          <w:sz w:val="22"/>
          <w:szCs w:val="22"/>
        </w:rPr>
        <w:t xml:space="preserve">indicators, with an improvement of about 10%. After </w:t>
      </w:r>
      <w:r w:rsidR="005E7F67" w:rsidRPr="005E7F67">
        <w:rPr>
          <w:sz w:val="22"/>
          <w:szCs w:val="22"/>
        </w:rPr>
        <w:t>data enhancement</w:t>
      </w:r>
      <w:r w:rsidR="005E7F67">
        <w:rPr>
          <w:rFonts w:hint="eastAsia"/>
          <w:sz w:val="22"/>
          <w:szCs w:val="22"/>
        </w:rPr>
        <w:t xml:space="preserve"> with large language model</w:t>
      </w:r>
      <w:r w:rsidR="00426A2B" w:rsidRPr="00426A2B">
        <w:rPr>
          <w:sz w:val="22"/>
          <w:szCs w:val="22"/>
        </w:rPr>
        <w:t>, the performance of the model has further improved by about 7%.</w:t>
      </w:r>
    </w:p>
    <w:p w14:paraId="3A48B964" w14:textId="10A5DA80" w:rsidR="008B6825" w:rsidRPr="008B6825" w:rsidRDefault="008B6825" w:rsidP="00857CDA">
      <w:pPr>
        <w:spacing w:line="240" w:lineRule="auto"/>
        <w:ind w:firstLine="440"/>
        <w:rPr>
          <w:sz w:val="22"/>
          <w:szCs w:val="22"/>
        </w:rPr>
      </w:pPr>
      <w:r w:rsidRPr="008B6825">
        <w:rPr>
          <w:rFonts w:hint="eastAsia"/>
          <w:sz w:val="22"/>
          <w:szCs w:val="22"/>
        </w:rPr>
        <w:t xml:space="preserve">(3) </w:t>
      </w:r>
      <w:r w:rsidR="00E41260" w:rsidRPr="00E41260">
        <w:rPr>
          <w:sz w:val="22"/>
          <w:szCs w:val="22"/>
        </w:rPr>
        <w:t>Build a sustainable and iterative automated semantic parsing system. Implement automatic input of regularly collected Bad</w:t>
      </w:r>
      <w:r w:rsidR="00E41260">
        <w:rPr>
          <w:rFonts w:hint="eastAsia"/>
          <w:sz w:val="22"/>
          <w:szCs w:val="22"/>
        </w:rPr>
        <w:t>-</w:t>
      </w:r>
      <w:r w:rsidR="00E41260" w:rsidRPr="00E41260">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14:textId="77777777" w:rsidR="008B6825" w:rsidRPr="008B6825" w:rsidRDefault="008B6825" w:rsidP="008B6825">
      <w:pPr>
        <w:ind w:firstLine="560"/>
        <w:rPr>
          <w:sz w:val="28"/>
          <w:szCs w:val="28"/>
        </w:rPr>
      </w:pPr>
    </w:p>
    <w:p w14:paraId="0D3589BE" w14:textId="77777777" w:rsidR="008B6825" w:rsidRPr="008B6825" w:rsidRDefault="008B6825" w:rsidP="008B6825">
      <w:pPr>
        <w:ind w:firstLine="480"/>
      </w:pPr>
    </w:p>
    <w:p w14:paraId="59F1E7FB" w14:textId="1A22DAEF" w:rsidR="008B6825" w:rsidRPr="008B6825" w:rsidRDefault="008B6825" w:rsidP="008B6825">
      <w:pPr>
        <w:ind w:firstLineChars="1670" w:firstLine="4008"/>
      </w:pPr>
      <w:r w:rsidRPr="008B6825">
        <w:rPr>
          <w:rFonts w:hint="eastAsia"/>
        </w:rPr>
        <w:t>Zi</w:t>
      </w:r>
      <w:r w:rsidR="008F0D4D">
        <w:rPr>
          <w:rFonts w:hint="eastAsia"/>
        </w:rPr>
        <w:t>xin</w:t>
      </w:r>
      <w:r w:rsidRPr="008B6825">
        <w:rPr>
          <w:rFonts w:hint="eastAsia"/>
        </w:rPr>
        <w:t xml:space="preserve"> </w:t>
      </w:r>
      <w:proofErr w:type="gramStart"/>
      <w:r w:rsidR="008F0D4D">
        <w:rPr>
          <w:rFonts w:hint="eastAsia"/>
        </w:rPr>
        <w:t>Li</w:t>
      </w:r>
      <w:r w:rsidRPr="008B6825">
        <w:rPr>
          <w:rFonts w:hint="eastAsia"/>
        </w:rPr>
        <w:t>(</w:t>
      </w:r>
      <w:proofErr w:type="gramEnd"/>
      <w:r w:rsidR="008F0D4D">
        <w:rPr>
          <w:rFonts w:hint="eastAsia"/>
        </w:rPr>
        <w:t>Computer Technology</w:t>
      </w:r>
      <w:r w:rsidRPr="008B6825">
        <w:rPr>
          <w:rFonts w:hint="eastAsia"/>
        </w:rPr>
        <w:t>)</w:t>
      </w:r>
    </w:p>
    <w:p w14:paraId="305D7D99" w14:textId="77777777" w:rsidR="008B6825" w:rsidRPr="008B6825" w:rsidRDefault="008B6825" w:rsidP="008B6825">
      <w:pPr>
        <w:ind w:firstLineChars="1670" w:firstLine="4008"/>
        <w:rPr>
          <w:rFonts w:eastAsia="Times New Roman"/>
        </w:rPr>
      </w:pPr>
      <w:r w:rsidRPr="008B6825">
        <w:rPr>
          <w:rFonts w:eastAsia="Times New Roman"/>
        </w:rPr>
        <w:t xml:space="preserve">Supervised by: </w:t>
      </w:r>
      <w:r w:rsidRPr="008B6825">
        <w:rPr>
          <w:rFonts w:eastAsia="Times New Roman" w:hint="eastAsia"/>
        </w:rPr>
        <w:t>Hui Song</w:t>
      </w:r>
    </w:p>
    <w:p w14:paraId="0DA82243" w14:textId="77777777" w:rsidR="008B6825" w:rsidRPr="008B6825" w:rsidRDefault="008B6825" w:rsidP="008B6825">
      <w:pPr>
        <w:ind w:firstLine="480"/>
      </w:pPr>
    </w:p>
    <w:p w14:paraId="0637295A" w14:textId="77777777" w:rsidR="008B6825" w:rsidRPr="008B6825" w:rsidRDefault="008B6825" w:rsidP="008B6825">
      <w:pPr>
        <w:ind w:firstLine="480"/>
      </w:pPr>
    </w:p>
    <w:p w14:paraId="5BF551C6" w14:textId="6DBD3B85" w:rsidR="008B6825" w:rsidRDefault="008B6825" w:rsidP="00624B36">
      <w:pPr>
        <w:ind w:left="1800" w:hangingChars="747" w:hanging="1800"/>
        <w:rPr>
          <w:bCs/>
        </w:rPr>
      </w:pPr>
      <w:commentRangeStart w:id="2"/>
      <w:r w:rsidRPr="008B6825">
        <w:rPr>
          <w:b/>
          <w:bCs/>
        </w:rPr>
        <w:t>K</w:t>
      </w:r>
      <w:r w:rsidRPr="008B6825">
        <w:rPr>
          <w:rFonts w:hint="eastAsia"/>
          <w:b/>
          <w:bCs/>
        </w:rPr>
        <w:t>EY WORDS</w:t>
      </w:r>
      <w:r w:rsidRPr="008B6825">
        <w:rPr>
          <w:b/>
          <w:bCs/>
        </w:rPr>
        <w:t>:</w:t>
      </w:r>
      <w:r w:rsidRPr="008B6825">
        <w:rPr>
          <w:bCs/>
        </w:rPr>
        <w:t xml:space="preserve"> </w:t>
      </w:r>
      <w:r w:rsidR="0027489E">
        <w:rPr>
          <w:rFonts w:hint="eastAsia"/>
          <w:bCs/>
        </w:rPr>
        <w:t>N</w:t>
      </w:r>
      <w:r w:rsidR="00A558F7">
        <w:rPr>
          <w:rFonts w:hint="eastAsia"/>
          <w:bCs/>
        </w:rPr>
        <w:t xml:space="preserve">ature language understanding, </w:t>
      </w:r>
      <w:r w:rsidR="0027489E">
        <w:rPr>
          <w:rFonts w:hint="eastAsia"/>
          <w:bCs/>
        </w:rPr>
        <w:t>W</w:t>
      </w:r>
      <w:r w:rsidR="00A558F7">
        <w:rPr>
          <w:rFonts w:hint="eastAsia"/>
          <w:bCs/>
        </w:rPr>
        <w:t>ord-</w:t>
      </w:r>
      <w:r w:rsidR="0027489E">
        <w:rPr>
          <w:rFonts w:hint="eastAsia"/>
          <w:bCs/>
        </w:rPr>
        <w:t>P</w:t>
      </w:r>
      <w:r w:rsidR="002470A6">
        <w:rPr>
          <w:rFonts w:hint="eastAsia"/>
          <w:bCs/>
        </w:rPr>
        <w:t>hrase</w:t>
      </w:r>
      <w:r w:rsidR="00A558F7">
        <w:rPr>
          <w:rFonts w:hint="eastAsia"/>
          <w:bCs/>
        </w:rPr>
        <w:t xml:space="preserve"> fusion, </w:t>
      </w:r>
      <w:r w:rsidR="0027489E">
        <w:rPr>
          <w:rFonts w:hint="eastAsia"/>
          <w:bCs/>
        </w:rPr>
        <w:t>S</w:t>
      </w:r>
      <w:r w:rsidR="00A558F7">
        <w:rPr>
          <w:rFonts w:hint="eastAsia"/>
          <w:bCs/>
        </w:rPr>
        <w:t xml:space="preserve">yntactic analysis tree, </w:t>
      </w:r>
      <w:r w:rsidR="0027489E">
        <w:rPr>
          <w:rFonts w:hint="eastAsia"/>
          <w:bCs/>
        </w:rPr>
        <w:t>I</w:t>
      </w:r>
      <w:r w:rsidR="00A558F7">
        <w:rPr>
          <w:rFonts w:hint="eastAsia"/>
          <w:bCs/>
        </w:rPr>
        <w:t>ntent-</w:t>
      </w:r>
      <w:r w:rsidR="0027489E">
        <w:rPr>
          <w:rFonts w:hint="eastAsia"/>
          <w:bCs/>
        </w:rPr>
        <w:t>S</w:t>
      </w:r>
      <w:r w:rsidR="00A558F7">
        <w:rPr>
          <w:rFonts w:hint="eastAsia"/>
          <w:bCs/>
        </w:rPr>
        <w:t xml:space="preserve">lot joint, </w:t>
      </w:r>
      <w:proofErr w:type="gramStart"/>
      <w:r w:rsidR="0027489E">
        <w:rPr>
          <w:rFonts w:hint="eastAsia"/>
          <w:bCs/>
        </w:rPr>
        <w:t>L</w:t>
      </w:r>
      <w:r w:rsidR="00A558F7">
        <w:rPr>
          <w:rFonts w:hint="eastAsia"/>
          <w:bCs/>
        </w:rPr>
        <w:t>arge</w:t>
      </w:r>
      <w:proofErr w:type="gramEnd"/>
      <w:r w:rsidR="00A558F7">
        <w:rPr>
          <w:rFonts w:hint="eastAsia"/>
          <w:bCs/>
        </w:rPr>
        <w:t xml:space="preserve"> </w:t>
      </w:r>
      <w:r w:rsidR="00A558F7">
        <w:rPr>
          <w:bCs/>
        </w:rPr>
        <w:t>language</w:t>
      </w:r>
      <w:r w:rsidR="00A558F7">
        <w:rPr>
          <w:rFonts w:hint="eastAsia"/>
          <w:bCs/>
        </w:rPr>
        <w:t xml:space="preserve"> model</w:t>
      </w:r>
      <w:commentRangeEnd w:id="2"/>
      <w:r>
        <w:rPr>
          <w:rStyle w:val="CommentReference"/>
        </w:rPr>
        <w:commentReference w:id="2"/>
      </w:r>
    </w:p>
    <w:p w14:paraId="63F9F040" w14:textId="77777777" w:rsidR="00B83AB6" w:rsidRDefault="00B83AB6" w:rsidP="00624B36">
      <w:pPr>
        <w:ind w:left="1793" w:hangingChars="747" w:hanging="1793"/>
        <w:rPr>
          <w:bCs/>
        </w:rPr>
      </w:pPr>
    </w:p>
    <w:p w14:paraId="7ADD0E0C" w14:textId="77777777" w:rsidR="00B83AB6" w:rsidRDefault="00B83AB6" w:rsidP="00624B36">
      <w:pPr>
        <w:ind w:left="1793" w:hangingChars="747" w:hanging="1793"/>
        <w:rPr>
          <w:bCs/>
        </w:rPr>
      </w:pPr>
    </w:p>
    <w:p w14:paraId="0682B519" w14:textId="457FA580" w:rsidR="00590616" w:rsidRPr="00857CDA" w:rsidRDefault="00590616" w:rsidP="00857CDA">
      <w:pPr>
        <w:tabs>
          <w:tab w:val="left" w:pos="5490"/>
        </w:tabs>
        <w:ind w:firstLine="480"/>
        <w:rPr>
          <w:bCs/>
        </w:rPr>
        <w:sectPr w:rsidR="00590616" w:rsidRPr="00857CDA" w:rsidSect="008F6394">
          <w:headerReference w:type="even" r:id="rId31"/>
          <w:headerReference w:type="default" r:id="rId32"/>
          <w:pgSz w:w="11906" w:h="16838"/>
          <w:pgMar w:top="1134" w:right="1588" w:bottom="1418" w:left="1588" w:header="1417" w:footer="1701" w:gutter="284"/>
          <w:pgNumType w:fmt="upperRoman"/>
          <w:cols w:space="425"/>
          <w:docGrid w:type="lines" w:linePitch="326"/>
        </w:sectPr>
      </w:pPr>
      <w:r>
        <w:rPr>
          <w:bCs/>
        </w:rPr>
        <w:tab/>
      </w:r>
      <w:r>
        <w:tab/>
      </w:r>
    </w:p>
    <w:p w14:paraId="01608F7B" w14:textId="77777777" w:rsidR="00212359" w:rsidRPr="00E83CA9" w:rsidRDefault="00212359" w:rsidP="00212359">
      <w:pPr>
        <w:adjustRightInd w:val="0"/>
        <w:spacing w:before="397"/>
        <w:ind w:firstLineChars="0" w:firstLine="0"/>
        <w:jc w:val="center"/>
        <w:rPr>
          <w:rFonts w:ascii="黑体" w:eastAsia="黑体" w:hAnsi="黑体"/>
          <w:b/>
          <w:bCs/>
          <w:sz w:val="32"/>
          <w:szCs w:val="32"/>
        </w:rPr>
      </w:pPr>
      <w:commentRangeStart w:id="53"/>
      <w:commentRangeStart w:id="54"/>
      <w:r w:rsidRPr="00E83CA9">
        <w:rPr>
          <w:rFonts w:ascii="黑体" w:eastAsia="黑体" w:hAnsi="黑体" w:hint="eastAsia"/>
          <w:b/>
          <w:bCs/>
          <w:sz w:val="32"/>
          <w:szCs w:val="32"/>
        </w:rPr>
        <w:lastRenderedPageBreak/>
        <w:t>目录</w:t>
      </w:r>
      <w:commentRangeEnd w:id="53"/>
      <w:r>
        <w:rPr>
          <w:rStyle w:val="CommentReference"/>
        </w:rPr>
        <w:commentReference w:id="53"/>
      </w:r>
      <w:commentRangeEnd w:id="54"/>
      <w:r>
        <w:rPr>
          <w:rStyle w:val="CommentReference"/>
        </w:rPr>
        <w:commentReference w:id="54"/>
      </w:r>
    </w:p>
    <w:p w14:paraId="246FB075" w14:textId="77777777" w:rsidR="00212359" w:rsidRPr="00E83CA9" w:rsidRDefault="00212359" w:rsidP="00CF47EA">
      <w:pPr>
        <w:spacing w:line="300" w:lineRule="auto"/>
        <w:ind w:firstLineChars="0" w:firstLine="0"/>
      </w:pPr>
    </w:p>
    <w:p w14:paraId="3E879FFC" w14:textId="47B683AA"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hyperlink w:anchor="_Toc194845606" w:history="1">
        <w:r w:rsidRPr="000B5AE6">
          <w:rPr>
            <w:rStyle w:val="af7"/>
            <w:rFonts w:ascii="黑体" w:eastAsia="黑体" w:hAnsi="黑体"/>
            <w:noProof/>
          </w:rPr>
          <w:t>摘 要</w:t>
        </w:r>
        <w:r>
          <w:rPr>
            <w:noProof/>
            <w:webHidden/>
          </w:rPr>
          <w:tab/>
        </w:r>
        <w:r>
          <w:rPr>
            <w:noProof/>
            <w:webHidden/>
          </w:rPr>
          <w:fldChar w:fldCharType="begin"/>
        </w:r>
        <w:r>
          <w:rPr>
            <w:noProof/>
            <w:webHidden/>
          </w:rPr>
          <w:instrText xml:space="preserve"> PAGEREF _Toc194845606 \h </w:instrText>
        </w:r>
        <w:r>
          <w:rPr>
            <w:noProof/>
            <w:webHidden/>
          </w:rPr>
        </w:r>
        <w:r>
          <w:rPr>
            <w:noProof/>
            <w:webHidden/>
          </w:rPr>
          <w:fldChar w:fldCharType="separate"/>
        </w:r>
        <w:r>
          <w:rPr>
            <w:noProof/>
            <w:webHidden/>
          </w:rPr>
          <w:t>I</w:t>
        </w:r>
        <w:r>
          <w:rPr>
            <w:noProof/>
            <w:webHidden/>
          </w:rPr>
          <w:fldChar w:fldCharType="end"/>
        </w:r>
      </w:hyperlink>
    </w:p>
    <w:p w14:paraId="74115465" w14:textId="3D3740DB"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07" w:history="1">
        <w:r w:rsidRPr="000B5AE6">
          <w:rPr>
            <w:rStyle w:val="af7"/>
            <w:b/>
            <w:noProof/>
          </w:rPr>
          <w:t>ABSTRACT</w:t>
        </w:r>
        <w:r>
          <w:rPr>
            <w:noProof/>
            <w:webHidden/>
          </w:rPr>
          <w:tab/>
        </w:r>
        <w:r>
          <w:rPr>
            <w:noProof/>
            <w:webHidden/>
          </w:rPr>
          <w:fldChar w:fldCharType="begin"/>
        </w:r>
        <w:r>
          <w:rPr>
            <w:noProof/>
            <w:webHidden/>
          </w:rPr>
          <w:instrText xml:space="preserve"> PAGEREF _Toc194845607 \h </w:instrText>
        </w:r>
        <w:r>
          <w:rPr>
            <w:noProof/>
            <w:webHidden/>
          </w:rPr>
        </w:r>
        <w:r>
          <w:rPr>
            <w:noProof/>
            <w:webHidden/>
          </w:rPr>
          <w:fldChar w:fldCharType="separate"/>
        </w:r>
        <w:r>
          <w:rPr>
            <w:noProof/>
            <w:webHidden/>
          </w:rPr>
          <w:t>III</w:t>
        </w:r>
        <w:r>
          <w:rPr>
            <w:noProof/>
            <w:webHidden/>
          </w:rPr>
          <w:fldChar w:fldCharType="end"/>
        </w:r>
      </w:hyperlink>
    </w:p>
    <w:p w14:paraId="57DF9C54" w14:textId="0EFFE135"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08" w:history="1">
        <w:r w:rsidRPr="000B5AE6">
          <w:rPr>
            <w:rStyle w:val="af7"/>
            <w:noProof/>
          </w:rPr>
          <w:t>第一章</w:t>
        </w:r>
        <w:r w:rsidRPr="000B5AE6">
          <w:rPr>
            <w:rStyle w:val="af7"/>
            <w:noProof/>
          </w:rPr>
          <w:t xml:space="preserve"> </w:t>
        </w:r>
        <w:r w:rsidRPr="000B5AE6">
          <w:rPr>
            <w:rStyle w:val="af7"/>
            <w:noProof/>
          </w:rPr>
          <w:t>绪论</w:t>
        </w:r>
        <w:r>
          <w:rPr>
            <w:noProof/>
            <w:webHidden/>
          </w:rPr>
          <w:tab/>
        </w:r>
        <w:r>
          <w:rPr>
            <w:noProof/>
            <w:webHidden/>
          </w:rPr>
          <w:fldChar w:fldCharType="begin"/>
        </w:r>
        <w:r>
          <w:rPr>
            <w:noProof/>
            <w:webHidden/>
          </w:rPr>
          <w:instrText xml:space="preserve"> PAGEREF _Toc194845608 \h </w:instrText>
        </w:r>
        <w:r>
          <w:rPr>
            <w:noProof/>
            <w:webHidden/>
          </w:rPr>
        </w:r>
        <w:r>
          <w:rPr>
            <w:noProof/>
            <w:webHidden/>
          </w:rPr>
          <w:fldChar w:fldCharType="separate"/>
        </w:r>
        <w:r>
          <w:rPr>
            <w:noProof/>
            <w:webHidden/>
          </w:rPr>
          <w:t>1</w:t>
        </w:r>
        <w:r>
          <w:rPr>
            <w:noProof/>
            <w:webHidden/>
          </w:rPr>
          <w:fldChar w:fldCharType="end"/>
        </w:r>
      </w:hyperlink>
    </w:p>
    <w:p w14:paraId="387D2319" w14:textId="4DEDCAE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09" w:history="1">
        <w:r w:rsidRPr="000B5AE6">
          <w:rPr>
            <w:rStyle w:val="af7"/>
            <w:noProof/>
          </w:rPr>
          <w:t>1.1</w:t>
        </w:r>
        <w:r w:rsidRPr="000B5AE6">
          <w:rPr>
            <w:rStyle w:val="af7"/>
            <w:noProof/>
          </w:rPr>
          <w:t>选题背景与研究意义</w:t>
        </w:r>
        <w:r>
          <w:rPr>
            <w:noProof/>
            <w:webHidden/>
          </w:rPr>
          <w:tab/>
        </w:r>
        <w:r>
          <w:rPr>
            <w:noProof/>
            <w:webHidden/>
          </w:rPr>
          <w:fldChar w:fldCharType="begin"/>
        </w:r>
        <w:r>
          <w:rPr>
            <w:noProof/>
            <w:webHidden/>
          </w:rPr>
          <w:instrText xml:space="preserve"> PAGEREF _Toc194845609 \h </w:instrText>
        </w:r>
        <w:r>
          <w:rPr>
            <w:noProof/>
            <w:webHidden/>
          </w:rPr>
        </w:r>
        <w:r>
          <w:rPr>
            <w:noProof/>
            <w:webHidden/>
          </w:rPr>
          <w:fldChar w:fldCharType="separate"/>
        </w:r>
        <w:r>
          <w:rPr>
            <w:noProof/>
            <w:webHidden/>
          </w:rPr>
          <w:t>1</w:t>
        </w:r>
        <w:r>
          <w:rPr>
            <w:noProof/>
            <w:webHidden/>
          </w:rPr>
          <w:fldChar w:fldCharType="end"/>
        </w:r>
      </w:hyperlink>
    </w:p>
    <w:p w14:paraId="33B85518" w14:textId="30F3E328"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0" w:history="1">
        <w:r w:rsidRPr="000B5AE6">
          <w:rPr>
            <w:rStyle w:val="af7"/>
            <w:noProof/>
          </w:rPr>
          <w:t>1.2</w:t>
        </w:r>
        <w:r w:rsidRPr="000B5AE6">
          <w:rPr>
            <w:rStyle w:val="af7"/>
            <w:noProof/>
          </w:rPr>
          <w:t>研究现状</w:t>
        </w:r>
        <w:r>
          <w:rPr>
            <w:noProof/>
            <w:webHidden/>
          </w:rPr>
          <w:tab/>
        </w:r>
        <w:r>
          <w:rPr>
            <w:noProof/>
            <w:webHidden/>
          </w:rPr>
          <w:fldChar w:fldCharType="begin"/>
        </w:r>
        <w:r>
          <w:rPr>
            <w:noProof/>
            <w:webHidden/>
          </w:rPr>
          <w:instrText xml:space="preserve"> PAGEREF _Toc194845610 \h </w:instrText>
        </w:r>
        <w:r>
          <w:rPr>
            <w:noProof/>
            <w:webHidden/>
          </w:rPr>
        </w:r>
        <w:r>
          <w:rPr>
            <w:noProof/>
            <w:webHidden/>
          </w:rPr>
          <w:fldChar w:fldCharType="separate"/>
        </w:r>
        <w:r>
          <w:rPr>
            <w:noProof/>
            <w:webHidden/>
          </w:rPr>
          <w:t>3</w:t>
        </w:r>
        <w:r>
          <w:rPr>
            <w:noProof/>
            <w:webHidden/>
          </w:rPr>
          <w:fldChar w:fldCharType="end"/>
        </w:r>
      </w:hyperlink>
    </w:p>
    <w:p w14:paraId="41A5397C" w14:textId="58D88D2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1" w:history="1">
        <w:r w:rsidRPr="000B5AE6">
          <w:rPr>
            <w:rStyle w:val="af7"/>
            <w:noProof/>
          </w:rPr>
          <w:t>1.2.1</w:t>
        </w:r>
        <w:r w:rsidRPr="000B5AE6">
          <w:rPr>
            <w:rStyle w:val="af7"/>
            <w:noProof/>
          </w:rPr>
          <w:t>智能问答系统研究现状</w:t>
        </w:r>
        <w:r>
          <w:rPr>
            <w:noProof/>
            <w:webHidden/>
          </w:rPr>
          <w:tab/>
        </w:r>
        <w:r>
          <w:rPr>
            <w:noProof/>
            <w:webHidden/>
          </w:rPr>
          <w:fldChar w:fldCharType="begin"/>
        </w:r>
        <w:r>
          <w:rPr>
            <w:noProof/>
            <w:webHidden/>
          </w:rPr>
          <w:instrText xml:space="preserve"> PAGEREF _Toc194845611 \h </w:instrText>
        </w:r>
        <w:r>
          <w:rPr>
            <w:noProof/>
            <w:webHidden/>
          </w:rPr>
        </w:r>
        <w:r>
          <w:rPr>
            <w:noProof/>
            <w:webHidden/>
          </w:rPr>
          <w:fldChar w:fldCharType="separate"/>
        </w:r>
        <w:r>
          <w:rPr>
            <w:noProof/>
            <w:webHidden/>
          </w:rPr>
          <w:t>3</w:t>
        </w:r>
        <w:r>
          <w:rPr>
            <w:noProof/>
            <w:webHidden/>
          </w:rPr>
          <w:fldChar w:fldCharType="end"/>
        </w:r>
      </w:hyperlink>
    </w:p>
    <w:p w14:paraId="7A9B13A0" w14:textId="6BA028C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2" w:history="1">
        <w:r w:rsidRPr="000B5AE6">
          <w:rPr>
            <w:rStyle w:val="af7"/>
            <w:noProof/>
          </w:rPr>
          <w:t>1.2.2</w:t>
        </w:r>
        <w:r w:rsidRPr="000B5AE6">
          <w:rPr>
            <w:rStyle w:val="af7"/>
            <w:noProof/>
          </w:rPr>
          <w:t>自然语言理解研究现状</w:t>
        </w:r>
        <w:r>
          <w:rPr>
            <w:noProof/>
            <w:webHidden/>
          </w:rPr>
          <w:tab/>
        </w:r>
        <w:r>
          <w:rPr>
            <w:noProof/>
            <w:webHidden/>
          </w:rPr>
          <w:fldChar w:fldCharType="begin"/>
        </w:r>
        <w:r>
          <w:rPr>
            <w:noProof/>
            <w:webHidden/>
          </w:rPr>
          <w:instrText xml:space="preserve"> PAGEREF _Toc194845612 \h </w:instrText>
        </w:r>
        <w:r>
          <w:rPr>
            <w:noProof/>
            <w:webHidden/>
          </w:rPr>
        </w:r>
        <w:r>
          <w:rPr>
            <w:noProof/>
            <w:webHidden/>
          </w:rPr>
          <w:fldChar w:fldCharType="separate"/>
        </w:r>
        <w:r>
          <w:rPr>
            <w:noProof/>
            <w:webHidden/>
          </w:rPr>
          <w:t>4</w:t>
        </w:r>
        <w:r>
          <w:rPr>
            <w:noProof/>
            <w:webHidden/>
          </w:rPr>
          <w:fldChar w:fldCharType="end"/>
        </w:r>
      </w:hyperlink>
    </w:p>
    <w:p w14:paraId="2A4CC934" w14:textId="2CC00FDA"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3" w:history="1">
        <w:r w:rsidRPr="000B5AE6">
          <w:rPr>
            <w:rStyle w:val="af7"/>
            <w:noProof/>
          </w:rPr>
          <w:t>1.3</w:t>
        </w:r>
        <w:r w:rsidRPr="000B5AE6">
          <w:rPr>
            <w:rStyle w:val="af7"/>
            <w:noProof/>
          </w:rPr>
          <w:t>论文研究内容</w:t>
        </w:r>
        <w:r>
          <w:rPr>
            <w:noProof/>
            <w:webHidden/>
          </w:rPr>
          <w:tab/>
        </w:r>
        <w:r>
          <w:rPr>
            <w:noProof/>
            <w:webHidden/>
          </w:rPr>
          <w:fldChar w:fldCharType="begin"/>
        </w:r>
        <w:r>
          <w:rPr>
            <w:noProof/>
            <w:webHidden/>
          </w:rPr>
          <w:instrText xml:space="preserve"> PAGEREF _Toc194845613 \h </w:instrText>
        </w:r>
        <w:r>
          <w:rPr>
            <w:noProof/>
            <w:webHidden/>
          </w:rPr>
        </w:r>
        <w:r>
          <w:rPr>
            <w:noProof/>
            <w:webHidden/>
          </w:rPr>
          <w:fldChar w:fldCharType="separate"/>
        </w:r>
        <w:r>
          <w:rPr>
            <w:noProof/>
            <w:webHidden/>
          </w:rPr>
          <w:t>6</w:t>
        </w:r>
        <w:r>
          <w:rPr>
            <w:noProof/>
            <w:webHidden/>
          </w:rPr>
          <w:fldChar w:fldCharType="end"/>
        </w:r>
      </w:hyperlink>
    </w:p>
    <w:p w14:paraId="5ECF8EE7" w14:textId="2101AD8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4" w:history="1">
        <w:r w:rsidRPr="000B5AE6">
          <w:rPr>
            <w:rStyle w:val="af7"/>
            <w:noProof/>
          </w:rPr>
          <w:t>1.4</w:t>
        </w:r>
        <w:r w:rsidRPr="000B5AE6">
          <w:rPr>
            <w:rStyle w:val="af7"/>
            <w:noProof/>
          </w:rPr>
          <w:t>论文组织结构</w:t>
        </w:r>
        <w:r>
          <w:rPr>
            <w:noProof/>
            <w:webHidden/>
          </w:rPr>
          <w:tab/>
        </w:r>
        <w:r>
          <w:rPr>
            <w:noProof/>
            <w:webHidden/>
          </w:rPr>
          <w:fldChar w:fldCharType="begin"/>
        </w:r>
        <w:r>
          <w:rPr>
            <w:noProof/>
            <w:webHidden/>
          </w:rPr>
          <w:instrText xml:space="preserve"> PAGEREF _Toc194845614 \h </w:instrText>
        </w:r>
        <w:r>
          <w:rPr>
            <w:noProof/>
            <w:webHidden/>
          </w:rPr>
        </w:r>
        <w:r>
          <w:rPr>
            <w:noProof/>
            <w:webHidden/>
          </w:rPr>
          <w:fldChar w:fldCharType="separate"/>
        </w:r>
        <w:r>
          <w:rPr>
            <w:noProof/>
            <w:webHidden/>
          </w:rPr>
          <w:t>7</w:t>
        </w:r>
        <w:r>
          <w:rPr>
            <w:noProof/>
            <w:webHidden/>
          </w:rPr>
          <w:fldChar w:fldCharType="end"/>
        </w:r>
      </w:hyperlink>
    </w:p>
    <w:p w14:paraId="5BAA2AE7" w14:textId="18384F38"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15" w:history="1">
        <w:r w:rsidRPr="000B5AE6">
          <w:rPr>
            <w:rStyle w:val="af7"/>
            <w:noProof/>
          </w:rPr>
          <w:t>第二章</w:t>
        </w:r>
        <w:r w:rsidRPr="000B5AE6">
          <w:rPr>
            <w:rStyle w:val="af7"/>
            <w:noProof/>
          </w:rPr>
          <w:t xml:space="preserve"> </w:t>
        </w:r>
        <w:r w:rsidRPr="000B5AE6">
          <w:rPr>
            <w:rStyle w:val="af7"/>
            <w:noProof/>
          </w:rPr>
          <w:t>相关理论与技术</w:t>
        </w:r>
        <w:r>
          <w:rPr>
            <w:noProof/>
            <w:webHidden/>
          </w:rPr>
          <w:tab/>
        </w:r>
        <w:r>
          <w:rPr>
            <w:noProof/>
            <w:webHidden/>
          </w:rPr>
          <w:fldChar w:fldCharType="begin"/>
        </w:r>
        <w:r>
          <w:rPr>
            <w:noProof/>
            <w:webHidden/>
          </w:rPr>
          <w:instrText xml:space="preserve"> PAGEREF _Toc194845615 \h </w:instrText>
        </w:r>
        <w:r>
          <w:rPr>
            <w:noProof/>
            <w:webHidden/>
          </w:rPr>
        </w:r>
        <w:r>
          <w:rPr>
            <w:noProof/>
            <w:webHidden/>
          </w:rPr>
          <w:fldChar w:fldCharType="separate"/>
        </w:r>
        <w:r>
          <w:rPr>
            <w:noProof/>
            <w:webHidden/>
          </w:rPr>
          <w:t>9</w:t>
        </w:r>
        <w:r>
          <w:rPr>
            <w:noProof/>
            <w:webHidden/>
          </w:rPr>
          <w:fldChar w:fldCharType="end"/>
        </w:r>
      </w:hyperlink>
    </w:p>
    <w:p w14:paraId="2A3CCAD8" w14:textId="3097DA55"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16" w:history="1">
        <w:r w:rsidRPr="000B5AE6">
          <w:rPr>
            <w:rStyle w:val="af7"/>
            <w:noProof/>
          </w:rPr>
          <w:t>2.1</w:t>
        </w:r>
        <w:r w:rsidRPr="000B5AE6">
          <w:rPr>
            <w:rStyle w:val="af7"/>
            <w:noProof/>
          </w:rPr>
          <w:t>自然语言理解技术</w:t>
        </w:r>
        <w:r>
          <w:rPr>
            <w:noProof/>
            <w:webHidden/>
          </w:rPr>
          <w:tab/>
        </w:r>
        <w:r>
          <w:rPr>
            <w:noProof/>
            <w:webHidden/>
          </w:rPr>
          <w:fldChar w:fldCharType="begin"/>
        </w:r>
        <w:r>
          <w:rPr>
            <w:noProof/>
            <w:webHidden/>
          </w:rPr>
          <w:instrText xml:space="preserve"> PAGEREF _Toc194845616 \h </w:instrText>
        </w:r>
        <w:r>
          <w:rPr>
            <w:noProof/>
            <w:webHidden/>
          </w:rPr>
        </w:r>
        <w:r>
          <w:rPr>
            <w:noProof/>
            <w:webHidden/>
          </w:rPr>
          <w:fldChar w:fldCharType="separate"/>
        </w:r>
        <w:r>
          <w:rPr>
            <w:noProof/>
            <w:webHidden/>
          </w:rPr>
          <w:t>9</w:t>
        </w:r>
        <w:r>
          <w:rPr>
            <w:noProof/>
            <w:webHidden/>
          </w:rPr>
          <w:fldChar w:fldCharType="end"/>
        </w:r>
      </w:hyperlink>
    </w:p>
    <w:p w14:paraId="793E7BA9" w14:textId="3A399F1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7" w:history="1">
        <w:r w:rsidRPr="000B5AE6">
          <w:rPr>
            <w:rStyle w:val="af7"/>
            <w:noProof/>
          </w:rPr>
          <w:t>2.1.1</w:t>
        </w:r>
        <w:r w:rsidRPr="000B5AE6">
          <w:rPr>
            <w:rStyle w:val="af7"/>
            <w:noProof/>
          </w:rPr>
          <w:t>基于规则的传统方法</w:t>
        </w:r>
        <w:r>
          <w:rPr>
            <w:noProof/>
            <w:webHidden/>
          </w:rPr>
          <w:tab/>
        </w:r>
        <w:r>
          <w:rPr>
            <w:noProof/>
            <w:webHidden/>
          </w:rPr>
          <w:fldChar w:fldCharType="begin"/>
        </w:r>
        <w:r>
          <w:rPr>
            <w:noProof/>
            <w:webHidden/>
          </w:rPr>
          <w:instrText xml:space="preserve"> PAGEREF _Toc194845617 \h </w:instrText>
        </w:r>
        <w:r>
          <w:rPr>
            <w:noProof/>
            <w:webHidden/>
          </w:rPr>
        </w:r>
        <w:r>
          <w:rPr>
            <w:noProof/>
            <w:webHidden/>
          </w:rPr>
          <w:fldChar w:fldCharType="separate"/>
        </w:r>
        <w:r>
          <w:rPr>
            <w:noProof/>
            <w:webHidden/>
          </w:rPr>
          <w:t>9</w:t>
        </w:r>
        <w:r>
          <w:rPr>
            <w:noProof/>
            <w:webHidden/>
          </w:rPr>
          <w:fldChar w:fldCharType="end"/>
        </w:r>
      </w:hyperlink>
    </w:p>
    <w:p w14:paraId="6D1AEF43" w14:textId="356358F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8" w:history="1">
        <w:r w:rsidRPr="000B5AE6">
          <w:rPr>
            <w:rStyle w:val="af7"/>
            <w:noProof/>
          </w:rPr>
          <w:t>2.1.2</w:t>
        </w:r>
        <w:r w:rsidRPr="000B5AE6">
          <w:rPr>
            <w:rStyle w:val="af7"/>
            <w:noProof/>
          </w:rPr>
          <w:t>基于统计机器学习的方法</w:t>
        </w:r>
        <w:r>
          <w:rPr>
            <w:noProof/>
            <w:webHidden/>
          </w:rPr>
          <w:tab/>
        </w:r>
        <w:r>
          <w:rPr>
            <w:noProof/>
            <w:webHidden/>
          </w:rPr>
          <w:fldChar w:fldCharType="begin"/>
        </w:r>
        <w:r>
          <w:rPr>
            <w:noProof/>
            <w:webHidden/>
          </w:rPr>
          <w:instrText xml:space="preserve"> PAGEREF _Toc194845618 \h </w:instrText>
        </w:r>
        <w:r>
          <w:rPr>
            <w:noProof/>
            <w:webHidden/>
          </w:rPr>
        </w:r>
        <w:r>
          <w:rPr>
            <w:noProof/>
            <w:webHidden/>
          </w:rPr>
          <w:fldChar w:fldCharType="separate"/>
        </w:r>
        <w:r>
          <w:rPr>
            <w:noProof/>
            <w:webHidden/>
          </w:rPr>
          <w:t>9</w:t>
        </w:r>
        <w:r>
          <w:rPr>
            <w:noProof/>
            <w:webHidden/>
          </w:rPr>
          <w:fldChar w:fldCharType="end"/>
        </w:r>
      </w:hyperlink>
    </w:p>
    <w:p w14:paraId="3D59DAB2" w14:textId="3E17847F"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19" w:history="1">
        <w:r w:rsidRPr="000B5AE6">
          <w:rPr>
            <w:rStyle w:val="af7"/>
            <w:noProof/>
          </w:rPr>
          <w:t>2.1.3</w:t>
        </w:r>
        <w:r w:rsidRPr="000B5AE6">
          <w:rPr>
            <w:rStyle w:val="af7"/>
            <w:noProof/>
          </w:rPr>
          <w:t>基于深度学习的方法</w:t>
        </w:r>
        <w:r>
          <w:rPr>
            <w:noProof/>
            <w:webHidden/>
          </w:rPr>
          <w:tab/>
        </w:r>
        <w:r>
          <w:rPr>
            <w:noProof/>
            <w:webHidden/>
          </w:rPr>
          <w:fldChar w:fldCharType="begin"/>
        </w:r>
        <w:r>
          <w:rPr>
            <w:noProof/>
            <w:webHidden/>
          </w:rPr>
          <w:instrText xml:space="preserve"> PAGEREF _Toc194845619 \h </w:instrText>
        </w:r>
        <w:r>
          <w:rPr>
            <w:noProof/>
            <w:webHidden/>
          </w:rPr>
        </w:r>
        <w:r>
          <w:rPr>
            <w:noProof/>
            <w:webHidden/>
          </w:rPr>
          <w:fldChar w:fldCharType="separate"/>
        </w:r>
        <w:r>
          <w:rPr>
            <w:noProof/>
            <w:webHidden/>
          </w:rPr>
          <w:t>10</w:t>
        </w:r>
        <w:r>
          <w:rPr>
            <w:noProof/>
            <w:webHidden/>
          </w:rPr>
          <w:fldChar w:fldCharType="end"/>
        </w:r>
      </w:hyperlink>
    </w:p>
    <w:p w14:paraId="3B27B428" w14:textId="1069B06C"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0" w:history="1">
        <w:r w:rsidRPr="000B5AE6">
          <w:rPr>
            <w:rStyle w:val="af7"/>
            <w:noProof/>
          </w:rPr>
          <w:t>2.1.4</w:t>
        </w:r>
        <w:r w:rsidRPr="000B5AE6">
          <w:rPr>
            <w:rStyle w:val="af7"/>
            <w:noProof/>
          </w:rPr>
          <w:t>序列标注任务</w:t>
        </w:r>
        <w:r>
          <w:rPr>
            <w:noProof/>
            <w:webHidden/>
          </w:rPr>
          <w:tab/>
        </w:r>
        <w:r>
          <w:rPr>
            <w:noProof/>
            <w:webHidden/>
          </w:rPr>
          <w:fldChar w:fldCharType="begin"/>
        </w:r>
        <w:r>
          <w:rPr>
            <w:noProof/>
            <w:webHidden/>
          </w:rPr>
          <w:instrText xml:space="preserve"> PAGEREF _Toc194845620 \h </w:instrText>
        </w:r>
        <w:r>
          <w:rPr>
            <w:noProof/>
            <w:webHidden/>
          </w:rPr>
        </w:r>
        <w:r>
          <w:rPr>
            <w:noProof/>
            <w:webHidden/>
          </w:rPr>
          <w:fldChar w:fldCharType="separate"/>
        </w:r>
        <w:r>
          <w:rPr>
            <w:noProof/>
            <w:webHidden/>
          </w:rPr>
          <w:t>10</w:t>
        </w:r>
        <w:r>
          <w:rPr>
            <w:noProof/>
            <w:webHidden/>
          </w:rPr>
          <w:fldChar w:fldCharType="end"/>
        </w:r>
      </w:hyperlink>
    </w:p>
    <w:p w14:paraId="7D374608" w14:textId="6ED147FA"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1" w:history="1">
        <w:r w:rsidRPr="000B5AE6">
          <w:rPr>
            <w:rStyle w:val="af7"/>
            <w:noProof/>
          </w:rPr>
          <w:t>2.1.5 Self-Attention</w:t>
        </w:r>
        <w:r w:rsidRPr="000B5AE6">
          <w:rPr>
            <w:rStyle w:val="af7"/>
            <w:noProof/>
          </w:rPr>
          <w:t>机制</w:t>
        </w:r>
        <w:r>
          <w:rPr>
            <w:noProof/>
            <w:webHidden/>
          </w:rPr>
          <w:tab/>
        </w:r>
        <w:r>
          <w:rPr>
            <w:noProof/>
            <w:webHidden/>
          </w:rPr>
          <w:fldChar w:fldCharType="begin"/>
        </w:r>
        <w:r>
          <w:rPr>
            <w:noProof/>
            <w:webHidden/>
          </w:rPr>
          <w:instrText xml:space="preserve"> PAGEREF _Toc194845621 \h </w:instrText>
        </w:r>
        <w:r>
          <w:rPr>
            <w:noProof/>
            <w:webHidden/>
          </w:rPr>
        </w:r>
        <w:r>
          <w:rPr>
            <w:noProof/>
            <w:webHidden/>
          </w:rPr>
          <w:fldChar w:fldCharType="separate"/>
        </w:r>
        <w:r>
          <w:rPr>
            <w:noProof/>
            <w:webHidden/>
          </w:rPr>
          <w:t>10</w:t>
        </w:r>
        <w:r>
          <w:rPr>
            <w:noProof/>
            <w:webHidden/>
          </w:rPr>
          <w:fldChar w:fldCharType="end"/>
        </w:r>
      </w:hyperlink>
    </w:p>
    <w:p w14:paraId="4C86A980" w14:textId="61CC697B"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2" w:history="1">
        <w:r w:rsidRPr="000B5AE6">
          <w:rPr>
            <w:rStyle w:val="af7"/>
            <w:noProof/>
          </w:rPr>
          <w:t>2.2</w:t>
        </w:r>
        <w:r w:rsidRPr="000B5AE6">
          <w:rPr>
            <w:rStyle w:val="af7"/>
            <w:noProof/>
          </w:rPr>
          <w:t>常见编码技术</w:t>
        </w:r>
        <w:r>
          <w:rPr>
            <w:noProof/>
            <w:webHidden/>
          </w:rPr>
          <w:tab/>
        </w:r>
        <w:r>
          <w:rPr>
            <w:noProof/>
            <w:webHidden/>
          </w:rPr>
          <w:fldChar w:fldCharType="begin"/>
        </w:r>
        <w:r>
          <w:rPr>
            <w:noProof/>
            <w:webHidden/>
          </w:rPr>
          <w:instrText xml:space="preserve"> PAGEREF _Toc194845622 \h </w:instrText>
        </w:r>
        <w:r>
          <w:rPr>
            <w:noProof/>
            <w:webHidden/>
          </w:rPr>
        </w:r>
        <w:r>
          <w:rPr>
            <w:noProof/>
            <w:webHidden/>
          </w:rPr>
          <w:fldChar w:fldCharType="separate"/>
        </w:r>
        <w:r>
          <w:rPr>
            <w:noProof/>
            <w:webHidden/>
          </w:rPr>
          <w:t>11</w:t>
        </w:r>
        <w:r>
          <w:rPr>
            <w:noProof/>
            <w:webHidden/>
          </w:rPr>
          <w:fldChar w:fldCharType="end"/>
        </w:r>
      </w:hyperlink>
    </w:p>
    <w:p w14:paraId="6521726F" w14:textId="0D4EFDA3"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3" w:history="1">
        <w:r w:rsidRPr="000B5AE6">
          <w:rPr>
            <w:rStyle w:val="af7"/>
            <w:noProof/>
          </w:rPr>
          <w:t>2.2.1</w:t>
        </w:r>
        <w:r w:rsidRPr="000B5AE6">
          <w:rPr>
            <w:rStyle w:val="af7"/>
            <w:noProof/>
          </w:rPr>
          <w:t>静态词嵌入</w:t>
        </w:r>
        <w:r>
          <w:rPr>
            <w:noProof/>
            <w:webHidden/>
          </w:rPr>
          <w:tab/>
        </w:r>
        <w:r>
          <w:rPr>
            <w:noProof/>
            <w:webHidden/>
          </w:rPr>
          <w:fldChar w:fldCharType="begin"/>
        </w:r>
        <w:r>
          <w:rPr>
            <w:noProof/>
            <w:webHidden/>
          </w:rPr>
          <w:instrText xml:space="preserve"> PAGEREF _Toc194845623 \h </w:instrText>
        </w:r>
        <w:r>
          <w:rPr>
            <w:noProof/>
            <w:webHidden/>
          </w:rPr>
        </w:r>
        <w:r>
          <w:rPr>
            <w:noProof/>
            <w:webHidden/>
          </w:rPr>
          <w:fldChar w:fldCharType="separate"/>
        </w:r>
        <w:r>
          <w:rPr>
            <w:noProof/>
            <w:webHidden/>
          </w:rPr>
          <w:t>11</w:t>
        </w:r>
        <w:r>
          <w:rPr>
            <w:noProof/>
            <w:webHidden/>
          </w:rPr>
          <w:fldChar w:fldCharType="end"/>
        </w:r>
      </w:hyperlink>
    </w:p>
    <w:p w14:paraId="4F2FEB7C" w14:textId="304C2F7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4" w:history="1">
        <w:r w:rsidRPr="000B5AE6">
          <w:rPr>
            <w:rStyle w:val="af7"/>
            <w:noProof/>
          </w:rPr>
          <w:t>2.2.2</w:t>
        </w:r>
        <w:r w:rsidRPr="000B5AE6">
          <w:rPr>
            <w:rStyle w:val="af7"/>
            <w:noProof/>
          </w:rPr>
          <w:t>动态词嵌入</w:t>
        </w:r>
        <w:r>
          <w:rPr>
            <w:noProof/>
            <w:webHidden/>
          </w:rPr>
          <w:tab/>
        </w:r>
        <w:r>
          <w:rPr>
            <w:noProof/>
            <w:webHidden/>
          </w:rPr>
          <w:fldChar w:fldCharType="begin"/>
        </w:r>
        <w:r>
          <w:rPr>
            <w:noProof/>
            <w:webHidden/>
          </w:rPr>
          <w:instrText xml:space="preserve"> PAGEREF _Toc194845624 \h </w:instrText>
        </w:r>
        <w:r>
          <w:rPr>
            <w:noProof/>
            <w:webHidden/>
          </w:rPr>
        </w:r>
        <w:r>
          <w:rPr>
            <w:noProof/>
            <w:webHidden/>
          </w:rPr>
          <w:fldChar w:fldCharType="separate"/>
        </w:r>
        <w:r>
          <w:rPr>
            <w:noProof/>
            <w:webHidden/>
          </w:rPr>
          <w:t>11</w:t>
        </w:r>
        <w:r>
          <w:rPr>
            <w:noProof/>
            <w:webHidden/>
          </w:rPr>
          <w:fldChar w:fldCharType="end"/>
        </w:r>
      </w:hyperlink>
    </w:p>
    <w:p w14:paraId="7C69C1BF" w14:textId="03DC862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25" w:history="1">
        <w:r w:rsidRPr="000B5AE6">
          <w:rPr>
            <w:rStyle w:val="af7"/>
            <w:noProof/>
          </w:rPr>
          <w:t>2.2.3</w:t>
        </w:r>
        <w:r w:rsidRPr="000B5AE6">
          <w:rPr>
            <w:rStyle w:val="af7"/>
            <w:noProof/>
          </w:rPr>
          <w:t>编码维度对比</w:t>
        </w:r>
        <w:r>
          <w:rPr>
            <w:noProof/>
            <w:webHidden/>
          </w:rPr>
          <w:tab/>
        </w:r>
        <w:r>
          <w:rPr>
            <w:noProof/>
            <w:webHidden/>
          </w:rPr>
          <w:fldChar w:fldCharType="begin"/>
        </w:r>
        <w:r>
          <w:rPr>
            <w:noProof/>
            <w:webHidden/>
          </w:rPr>
          <w:instrText xml:space="preserve"> PAGEREF _Toc194845625 \h </w:instrText>
        </w:r>
        <w:r>
          <w:rPr>
            <w:noProof/>
            <w:webHidden/>
          </w:rPr>
        </w:r>
        <w:r>
          <w:rPr>
            <w:noProof/>
            <w:webHidden/>
          </w:rPr>
          <w:fldChar w:fldCharType="separate"/>
        </w:r>
        <w:r>
          <w:rPr>
            <w:noProof/>
            <w:webHidden/>
          </w:rPr>
          <w:t>12</w:t>
        </w:r>
        <w:r>
          <w:rPr>
            <w:noProof/>
            <w:webHidden/>
          </w:rPr>
          <w:fldChar w:fldCharType="end"/>
        </w:r>
      </w:hyperlink>
    </w:p>
    <w:p w14:paraId="003AA417" w14:textId="3C69E0A8"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6" w:history="1">
        <w:r w:rsidRPr="000B5AE6">
          <w:rPr>
            <w:rStyle w:val="af7"/>
            <w:noProof/>
          </w:rPr>
          <w:t>2.3</w:t>
        </w:r>
        <w:r w:rsidRPr="000B5AE6">
          <w:rPr>
            <w:rStyle w:val="af7"/>
            <w:noProof/>
          </w:rPr>
          <w:t>依存句法分析</w:t>
        </w:r>
        <w:r>
          <w:rPr>
            <w:noProof/>
            <w:webHidden/>
          </w:rPr>
          <w:tab/>
        </w:r>
        <w:r>
          <w:rPr>
            <w:noProof/>
            <w:webHidden/>
          </w:rPr>
          <w:fldChar w:fldCharType="begin"/>
        </w:r>
        <w:r>
          <w:rPr>
            <w:noProof/>
            <w:webHidden/>
          </w:rPr>
          <w:instrText xml:space="preserve"> PAGEREF _Toc194845626 \h </w:instrText>
        </w:r>
        <w:r>
          <w:rPr>
            <w:noProof/>
            <w:webHidden/>
          </w:rPr>
        </w:r>
        <w:r>
          <w:rPr>
            <w:noProof/>
            <w:webHidden/>
          </w:rPr>
          <w:fldChar w:fldCharType="separate"/>
        </w:r>
        <w:r>
          <w:rPr>
            <w:noProof/>
            <w:webHidden/>
          </w:rPr>
          <w:t>13</w:t>
        </w:r>
        <w:r>
          <w:rPr>
            <w:noProof/>
            <w:webHidden/>
          </w:rPr>
          <w:fldChar w:fldCharType="end"/>
        </w:r>
      </w:hyperlink>
    </w:p>
    <w:p w14:paraId="64B5C8D1" w14:textId="1925213D"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7" w:history="1">
        <w:r w:rsidRPr="000B5AE6">
          <w:rPr>
            <w:rStyle w:val="af7"/>
            <w:noProof/>
          </w:rPr>
          <w:t>2.4</w:t>
        </w:r>
        <w:r w:rsidRPr="000B5AE6">
          <w:rPr>
            <w:rStyle w:val="af7"/>
            <w:noProof/>
          </w:rPr>
          <w:t>提示工程</w:t>
        </w:r>
        <w:r>
          <w:rPr>
            <w:noProof/>
            <w:webHidden/>
          </w:rPr>
          <w:tab/>
        </w:r>
        <w:r>
          <w:rPr>
            <w:noProof/>
            <w:webHidden/>
          </w:rPr>
          <w:fldChar w:fldCharType="begin"/>
        </w:r>
        <w:r>
          <w:rPr>
            <w:noProof/>
            <w:webHidden/>
          </w:rPr>
          <w:instrText xml:space="preserve"> PAGEREF _Toc194845627 \h </w:instrText>
        </w:r>
        <w:r>
          <w:rPr>
            <w:noProof/>
            <w:webHidden/>
          </w:rPr>
        </w:r>
        <w:r>
          <w:rPr>
            <w:noProof/>
            <w:webHidden/>
          </w:rPr>
          <w:fldChar w:fldCharType="separate"/>
        </w:r>
        <w:r>
          <w:rPr>
            <w:noProof/>
            <w:webHidden/>
          </w:rPr>
          <w:t>14</w:t>
        </w:r>
        <w:r>
          <w:rPr>
            <w:noProof/>
            <w:webHidden/>
          </w:rPr>
          <w:fldChar w:fldCharType="end"/>
        </w:r>
      </w:hyperlink>
    </w:p>
    <w:p w14:paraId="2CE5D830" w14:textId="3AD6F03A"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28" w:history="1">
        <w:r w:rsidRPr="000B5AE6">
          <w:rPr>
            <w:rStyle w:val="af7"/>
            <w:noProof/>
          </w:rPr>
          <w:t>2.5</w:t>
        </w:r>
        <w:r w:rsidRPr="000B5AE6">
          <w:rPr>
            <w:rStyle w:val="af7"/>
            <w:noProof/>
          </w:rPr>
          <w:t>本章小结</w:t>
        </w:r>
        <w:r>
          <w:rPr>
            <w:noProof/>
            <w:webHidden/>
          </w:rPr>
          <w:tab/>
        </w:r>
        <w:r>
          <w:rPr>
            <w:noProof/>
            <w:webHidden/>
          </w:rPr>
          <w:fldChar w:fldCharType="begin"/>
        </w:r>
        <w:r>
          <w:rPr>
            <w:noProof/>
            <w:webHidden/>
          </w:rPr>
          <w:instrText xml:space="preserve"> PAGEREF _Toc194845628 \h </w:instrText>
        </w:r>
        <w:r>
          <w:rPr>
            <w:noProof/>
            <w:webHidden/>
          </w:rPr>
        </w:r>
        <w:r>
          <w:rPr>
            <w:noProof/>
            <w:webHidden/>
          </w:rPr>
          <w:fldChar w:fldCharType="separate"/>
        </w:r>
        <w:r>
          <w:rPr>
            <w:noProof/>
            <w:webHidden/>
          </w:rPr>
          <w:t>14</w:t>
        </w:r>
        <w:r>
          <w:rPr>
            <w:noProof/>
            <w:webHidden/>
          </w:rPr>
          <w:fldChar w:fldCharType="end"/>
        </w:r>
      </w:hyperlink>
    </w:p>
    <w:p w14:paraId="08A37EA2" w14:textId="576B578D"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29" w:history="1">
        <w:r w:rsidRPr="000B5AE6">
          <w:rPr>
            <w:rStyle w:val="af7"/>
            <w:noProof/>
          </w:rPr>
          <w:t>第三章</w:t>
        </w:r>
        <w:r w:rsidRPr="000B5AE6">
          <w:rPr>
            <w:rStyle w:val="af7"/>
            <w:noProof/>
          </w:rPr>
          <w:t xml:space="preserve"> </w:t>
        </w:r>
        <w:r w:rsidRPr="000B5AE6">
          <w:rPr>
            <w:rStyle w:val="af7"/>
            <w:noProof/>
          </w:rPr>
          <w:t>基于字词融合的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_Toc194845629 \h </w:instrText>
        </w:r>
        <w:r>
          <w:rPr>
            <w:noProof/>
            <w:webHidden/>
          </w:rPr>
        </w:r>
        <w:r>
          <w:rPr>
            <w:noProof/>
            <w:webHidden/>
          </w:rPr>
          <w:fldChar w:fldCharType="separate"/>
        </w:r>
        <w:r>
          <w:rPr>
            <w:noProof/>
            <w:webHidden/>
          </w:rPr>
          <w:t>15</w:t>
        </w:r>
        <w:r>
          <w:rPr>
            <w:noProof/>
            <w:webHidden/>
          </w:rPr>
          <w:fldChar w:fldCharType="end"/>
        </w:r>
      </w:hyperlink>
    </w:p>
    <w:p w14:paraId="033DD47D" w14:textId="61744A25"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30" w:history="1">
        <w:r w:rsidRPr="000B5AE6">
          <w:rPr>
            <w:rStyle w:val="af7"/>
            <w:noProof/>
          </w:rPr>
          <w:t>3.1</w:t>
        </w:r>
        <w:r w:rsidRPr="000B5AE6">
          <w:rPr>
            <w:rStyle w:val="af7"/>
            <w:noProof/>
          </w:rPr>
          <w:t>面向电力指标问答</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_Toc194845630 \h </w:instrText>
        </w:r>
        <w:r>
          <w:rPr>
            <w:noProof/>
            <w:webHidden/>
          </w:rPr>
        </w:r>
        <w:r>
          <w:rPr>
            <w:noProof/>
            <w:webHidden/>
          </w:rPr>
          <w:fldChar w:fldCharType="separate"/>
        </w:r>
        <w:r>
          <w:rPr>
            <w:noProof/>
            <w:webHidden/>
          </w:rPr>
          <w:t>15</w:t>
        </w:r>
        <w:r>
          <w:rPr>
            <w:noProof/>
            <w:webHidden/>
          </w:rPr>
          <w:fldChar w:fldCharType="end"/>
        </w:r>
      </w:hyperlink>
    </w:p>
    <w:p w14:paraId="760D6565" w14:textId="55524CE3"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1" w:history="1">
        <w:r w:rsidRPr="000B5AE6">
          <w:rPr>
            <w:rStyle w:val="af7"/>
            <w:noProof/>
          </w:rPr>
          <w:t>3.1.1</w:t>
        </w:r>
        <w:r w:rsidRPr="000B5AE6">
          <w:rPr>
            <w:rStyle w:val="af7"/>
            <w:noProof/>
          </w:rPr>
          <w:t>任务定义</w:t>
        </w:r>
        <w:r>
          <w:rPr>
            <w:noProof/>
            <w:webHidden/>
          </w:rPr>
          <w:tab/>
        </w:r>
        <w:r>
          <w:rPr>
            <w:noProof/>
            <w:webHidden/>
          </w:rPr>
          <w:fldChar w:fldCharType="begin"/>
        </w:r>
        <w:r>
          <w:rPr>
            <w:noProof/>
            <w:webHidden/>
          </w:rPr>
          <w:instrText xml:space="preserve"> PAGEREF _Toc194845631 \h </w:instrText>
        </w:r>
        <w:r>
          <w:rPr>
            <w:noProof/>
            <w:webHidden/>
          </w:rPr>
        </w:r>
        <w:r>
          <w:rPr>
            <w:noProof/>
            <w:webHidden/>
          </w:rPr>
          <w:fldChar w:fldCharType="separate"/>
        </w:r>
        <w:r>
          <w:rPr>
            <w:noProof/>
            <w:webHidden/>
          </w:rPr>
          <w:t>15</w:t>
        </w:r>
        <w:r>
          <w:rPr>
            <w:noProof/>
            <w:webHidden/>
          </w:rPr>
          <w:fldChar w:fldCharType="end"/>
        </w:r>
      </w:hyperlink>
    </w:p>
    <w:p w14:paraId="7AF7D76A" w14:textId="102BD76D"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2" w:history="1">
        <w:r w:rsidRPr="000B5AE6">
          <w:rPr>
            <w:rStyle w:val="af7"/>
            <w:noProof/>
          </w:rPr>
          <w:t>3.1.2</w:t>
        </w:r>
        <w:r w:rsidRPr="000B5AE6">
          <w:rPr>
            <w:rStyle w:val="af7"/>
            <w:noProof/>
          </w:rPr>
          <w:t>基础模型架构</w:t>
        </w:r>
        <w:r>
          <w:rPr>
            <w:noProof/>
            <w:webHidden/>
          </w:rPr>
          <w:tab/>
        </w:r>
        <w:r>
          <w:rPr>
            <w:noProof/>
            <w:webHidden/>
          </w:rPr>
          <w:fldChar w:fldCharType="begin"/>
        </w:r>
        <w:r>
          <w:rPr>
            <w:noProof/>
            <w:webHidden/>
          </w:rPr>
          <w:instrText xml:space="preserve"> PAGEREF _Toc194845632 \h </w:instrText>
        </w:r>
        <w:r>
          <w:rPr>
            <w:noProof/>
            <w:webHidden/>
          </w:rPr>
        </w:r>
        <w:r>
          <w:rPr>
            <w:noProof/>
            <w:webHidden/>
          </w:rPr>
          <w:fldChar w:fldCharType="separate"/>
        </w:r>
        <w:r>
          <w:rPr>
            <w:noProof/>
            <w:webHidden/>
          </w:rPr>
          <w:t>17</w:t>
        </w:r>
        <w:r>
          <w:rPr>
            <w:noProof/>
            <w:webHidden/>
          </w:rPr>
          <w:fldChar w:fldCharType="end"/>
        </w:r>
      </w:hyperlink>
    </w:p>
    <w:p w14:paraId="110FFAB7" w14:textId="183E9C3E"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33" w:history="1">
        <w:r w:rsidRPr="000B5AE6">
          <w:rPr>
            <w:rStyle w:val="af7"/>
            <w:noProof/>
          </w:rPr>
          <w:t>3.2</w:t>
        </w:r>
        <w:r w:rsidRPr="000B5AE6">
          <w:rPr>
            <w:rStyle w:val="af7"/>
            <w:noProof/>
          </w:rPr>
          <w:t>基于词编码的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_Toc194845633 \h </w:instrText>
        </w:r>
        <w:r>
          <w:rPr>
            <w:noProof/>
            <w:webHidden/>
          </w:rPr>
        </w:r>
        <w:r>
          <w:rPr>
            <w:noProof/>
            <w:webHidden/>
          </w:rPr>
          <w:fldChar w:fldCharType="separate"/>
        </w:r>
        <w:r>
          <w:rPr>
            <w:noProof/>
            <w:webHidden/>
          </w:rPr>
          <w:t>19</w:t>
        </w:r>
        <w:r>
          <w:rPr>
            <w:noProof/>
            <w:webHidden/>
          </w:rPr>
          <w:fldChar w:fldCharType="end"/>
        </w:r>
      </w:hyperlink>
    </w:p>
    <w:p w14:paraId="2D12060A" w14:textId="0C03E509"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4" w:history="1">
        <w:r w:rsidRPr="000B5AE6">
          <w:rPr>
            <w:rStyle w:val="af7"/>
            <w:noProof/>
          </w:rPr>
          <w:t>3.2.1</w:t>
        </w:r>
        <w:r w:rsidRPr="000B5AE6">
          <w:rPr>
            <w:rStyle w:val="af7"/>
            <w:noProof/>
          </w:rPr>
          <w:t>整体架构</w:t>
        </w:r>
        <w:r>
          <w:rPr>
            <w:noProof/>
            <w:webHidden/>
          </w:rPr>
          <w:tab/>
        </w:r>
        <w:r>
          <w:rPr>
            <w:noProof/>
            <w:webHidden/>
          </w:rPr>
          <w:fldChar w:fldCharType="begin"/>
        </w:r>
        <w:r>
          <w:rPr>
            <w:noProof/>
            <w:webHidden/>
          </w:rPr>
          <w:instrText xml:space="preserve"> PAGEREF _Toc194845634 \h </w:instrText>
        </w:r>
        <w:r>
          <w:rPr>
            <w:noProof/>
            <w:webHidden/>
          </w:rPr>
        </w:r>
        <w:r>
          <w:rPr>
            <w:noProof/>
            <w:webHidden/>
          </w:rPr>
          <w:fldChar w:fldCharType="separate"/>
        </w:r>
        <w:r>
          <w:rPr>
            <w:noProof/>
            <w:webHidden/>
          </w:rPr>
          <w:t>19</w:t>
        </w:r>
        <w:r>
          <w:rPr>
            <w:noProof/>
            <w:webHidden/>
          </w:rPr>
          <w:fldChar w:fldCharType="end"/>
        </w:r>
      </w:hyperlink>
    </w:p>
    <w:p w14:paraId="277E7305" w14:textId="6C4C247C"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5" w:history="1">
        <w:r w:rsidRPr="000B5AE6">
          <w:rPr>
            <w:rStyle w:val="af7"/>
            <w:noProof/>
          </w:rPr>
          <w:t>3.2.2</w:t>
        </w:r>
        <w:r w:rsidRPr="000B5AE6">
          <w:rPr>
            <w:rStyle w:val="af7"/>
            <w:noProof/>
          </w:rPr>
          <w:t>输入层</w:t>
        </w:r>
        <w:r>
          <w:rPr>
            <w:noProof/>
            <w:webHidden/>
          </w:rPr>
          <w:tab/>
        </w:r>
        <w:r>
          <w:rPr>
            <w:noProof/>
            <w:webHidden/>
          </w:rPr>
          <w:fldChar w:fldCharType="begin"/>
        </w:r>
        <w:r>
          <w:rPr>
            <w:noProof/>
            <w:webHidden/>
          </w:rPr>
          <w:instrText xml:space="preserve"> PAGEREF _Toc194845635 \h </w:instrText>
        </w:r>
        <w:r>
          <w:rPr>
            <w:noProof/>
            <w:webHidden/>
          </w:rPr>
        </w:r>
        <w:r>
          <w:rPr>
            <w:noProof/>
            <w:webHidden/>
          </w:rPr>
          <w:fldChar w:fldCharType="separate"/>
        </w:r>
        <w:r>
          <w:rPr>
            <w:noProof/>
            <w:webHidden/>
          </w:rPr>
          <w:t>20</w:t>
        </w:r>
        <w:r>
          <w:rPr>
            <w:noProof/>
            <w:webHidden/>
          </w:rPr>
          <w:fldChar w:fldCharType="end"/>
        </w:r>
      </w:hyperlink>
    </w:p>
    <w:p w14:paraId="390F41F0" w14:textId="33E5A35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6" w:history="1">
        <w:r w:rsidRPr="000B5AE6">
          <w:rPr>
            <w:rStyle w:val="af7"/>
            <w:noProof/>
          </w:rPr>
          <w:t>3.2.3</w:t>
        </w:r>
        <w:r w:rsidRPr="000B5AE6">
          <w:rPr>
            <w:rStyle w:val="af7"/>
            <w:noProof/>
          </w:rPr>
          <w:t>编码层</w:t>
        </w:r>
        <w:r>
          <w:rPr>
            <w:noProof/>
            <w:webHidden/>
          </w:rPr>
          <w:tab/>
        </w:r>
        <w:r>
          <w:rPr>
            <w:noProof/>
            <w:webHidden/>
          </w:rPr>
          <w:fldChar w:fldCharType="begin"/>
        </w:r>
        <w:r>
          <w:rPr>
            <w:noProof/>
            <w:webHidden/>
          </w:rPr>
          <w:instrText xml:space="preserve"> PAGEREF _Toc194845636 \h </w:instrText>
        </w:r>
        <w:r>
          <w:rPr>
            <w:noProof/>
            <w:webHidden/>
          </w:rPr>
        </w:r>
        <w:r>
          <w:rPr>
            <w:noProof/>
            <w:webHidden/>
          </w:rPr>
          <w:fldChar w:fldCharType="separate"/>
        </w:r>
        <w:r>
          <w:rPr>
            <w:noProof/>
            <w:webHidden/>
          </w:rPr>
          <w:t>21</w:t>
        </w:r>
        <w:r>
          <w:rPr>
            <w:noProof/>
            <w:webHidden/>
          </w:rPr>
          <w:fldChar w:fldCharType="end"/>
        </w:r>
      </w:hyperlink>
    </w:p>
    <w:p w14:paraId="196153BB" w14:textId="490E0593"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7" w:history="1">
        <w:r w:rsidRPr="000B5AE6">
          <w:rPr>
            <w:rStyle w:val="af7"/>
            <w:noProof/>
          </w:rPr>
          <w:t>3.2.4</w:t>
        </w:r>
        <w:r w:rsidRPr="000B5AE6">
          <w:rPr>
            <w:rStyle w:val="af7"/>
            <w:noProof/>
          </w:rPr>
          <w:t>解码层</w:t>
        </w:r>
        <w:r>
          <w:rPr>
            <w:noProof/>
            <w:webHidden/>
          </w:rPr>
          <w:tab/>
        </w:r>
        <w:r>
          <w:rPr>
            <w:noProof/>
            <w:webHidden/>
          </w:rPr>
          <w:fldChar w:fldCharType="begin"/>
        </w:r>
        <w:r>
          <w:rPr>
            <w:noProof/>
            <w:webHidden/>
          </w:rPr>
          <w:instrText xml:space="preserve"> PAGEREF _Toc194845637 \h </w:instrText>
        </w:r>
        <w:r>
          <w:rPr>
            <w:noProof/>
            <w:webHidden/>
          </w:rPr>
        </w:r>
        <w:r>
          <w:rPr>
            <w:noProof/>
            <w:webHidden/>
          </w:rPr>
          <w:fldChar w:fldCharType="separate"/>
        </w:r>
        <w:r>
          <w:rPr>
            <w:noProof/>
            <w:webHidden/>
          </w:rPr>
          <w:t>23</w:t>
        </w:r>
        <w:r>
          <w:rPr>
            <w:noProof/>
            <w:webHidden/>
          </w:rPr>
          <w:fldChar w:fldCharType="end"/>
        </w:r>
      </w:hyperlink>
    </w:p>
    <w:p w14:paraId="45D5E19C" w14:textId="64BA9823"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38" w:history="1">
        <w:r w:rsidRPr="000B5AE6">
          <w:rPr>
            <w:rStyle w:val="af7"/>
            <w:noProof/>
          </w:rPr>
          <w:t>3.3</w:t>
        </w:r>
        <w:r w:rsidRPr="000B5AE6">
          <w:rPr>
            <w:rStyle w:val="af7"/>
            <w:noProof/>
          </w:rPr>
          <w:t>基于编码层字词融合的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_Toc194845638 \h </w:instrText>
        </w:r>
        <w:r>
          <w:rPr>
            <w:noProof/>
            <w:webHidden/>
          </w:rPr>
        </w:r>
        <w:r>
          <w:rPr>
            <w:noProof/>
            <w:webHidden/>
          </w:rPr>
          <w:fldChar w:fldCharType="separate"/>
        </w:r>
        <w:r>
          <w:rPr>
            <w:noProof/>
            <w:webHidden/>
          </w:rPr>
          <w:t>24</w:t>
        </w:r>
        <w:r>
          <w:rPr>
            <w:noProof/>
            <w:webHidden/>
          </w:rPr>
          <w:fldChar w:fldCharType="end"/>
        </w:r>
      </w:hyperlink>
    </w:p>
    <w:p w14:paraId="393CEBBF" w14:textId="6FF55A3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39" w:history="1">
        <w:r w:rsidRPr="000B5AE6">
          <w:rPr>
            <w:rStyle w:val="af7"/>
            <w:noProof/>
          </w:rPr>
          <w:t>3.3.1</w:t>
        </w:r>
        <w:r w:rsidRPr="000B5AE6">
          <w:rPr>
            <w:rStyle w:val="af7"/>
            <w:noProof/>
          </w:rPr>
          <w:t>整体架构</w:t>
        </w:r>
        <w:r>
          <w:rPr>
            <w:noProof/>
            <w:webHidden/>
          </w:rPr>
          <w:tab/>
        </w:r>
        <w:r>
          <w:rPr>
            <w:noProof/>
            <w:webHidden/>
          </w:rPr>
          <w:fldChar w:fldCharType="begin"/>
        </w:r>
        <w:r>
          <w:rPr>
            <w:noProof/>
            <w:webHidden/>
          </w:rPr>
          <w:instrText xml:space="preserve"> PAGEREF _Toc194845639 \h </w:instrText>
        </w:r>
        <w:r>
          <w:rPr>
            <w:noProof/>
            <w:webHidden/>
          </w:rPr>
        </w:r>
        <w:r>
          <w:rPr>
            <w:noProof/>
            <w:webHidden/>
          </w:rPr>
          <w:fldChar w:fldCharType="separate"/>
        </w:r>
        <w:r>
          <w:rPr>
            <w:noProof/>
            <w:webHidden/>
          </w:rPr>
          <w:t>24</w:t>
        </w:r>
        <w:r>
          <w:rPr>
            <w:noProof/>
            <w:webHidden/>
          </w:rPr>
          <w:fldChar w:fldCharType="end"/>
        </w:r>
      </w:hyperlink>
    </w:p>
    <w:p w14:paraId="712CE290" w14:textId="1E8FBEEA"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0" w:history="1">
        <w:r w:rsidRPr="000B5AE6">
          <w:rPr>
            <w:rStyle w:val="af7"/>
            <w:noProof/>
          </w:rPr>
          <w:t>3.3.2</w:t>
        </w:r>
        <w:r w:rsidRPr="000B5AE6">
          <w:rPr>
            <w:rStyle w:val="af7"/>
            <w:noProof/>
          </w:rPr>
          <w:t>输入层</w:t>
        </w:r>
        <w:r>
          <w:rPr>
            <w:noProof/>
            <w:webHidden/>
          </w:rPr>
          <w:tab/>
        </w:r>
        <w:r>
          <w:rPr>
            <w:noProof/>
            <w:webHidden/>
          </w:rPr>
          <w:fldChar w:fldCharType="begin"/>
        </w:r>
        <w:r>
          <w:rPr>
            <w:noProof/>
            <w:webHidden/>
          </w:rPr>
          <w:instrText xml:space="preserve"> PAGEREF _Toc194845640 \h </w:instrText>
        </w:r>
        <w:r>
          <w:rPr>
            <w:noProof/>
            <w:webHidden/>
          </w:rPr>
        </w:r>
        <w:r>
          <w:rPr>
            <w:noProof/>
            <w:webHidden/>
          </w:rPr>
          <w:fldChar w:fldCharType="separate"/>
        </w:r>
        <w:r>
          <w:rPr>
            <w:noProof/>
            <w:webHidden/>
          </w:rPr>
          <w:t>24</w:t>
        </w:r>
        <w:r>
          <w:rPr>
            <w:noProof/>
            <w:webHidden/>
          </w:rPr>
          <w:fldChar w:fldCharType="end"/>
        </w:r>
      </w:hyperlink>
    </w:p>
    <w:p w14:paraId="61FCA8E5" w14:textId="13A85A0D"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1" w:history="1">
        <w:r w:rsidRPr="000B5AE6">
          <w:rPr>
            <w:rStyle w:val="af7"/>
            <w:noProof/>
          </w:rPr>
          <w:t>3.3.3</w:t>
        </w:r>
        <w:r w:rsidRPr="000B5AE6">
          <w:rPr>
            <w:rStyle w:val="af7"/>
            <w:noProof/>
          </w:rPr>
          <w:t>编码层</w:t>
        </w:r>
        <w:r>
          <w:rPr>
            <w:noProof/>
            <w:webHidden/>
          </w:rPr>
          <w:tab/>
        </w:r>
        <w:r>
          <w:rPr>
            <w:noProof/>
            <w:webHidden/>
          </w:rPr>
          <w:fldChar w:fldCharType="begin"/>
        </w:r>
        <w:r>
          <w:rPr>
            <w:noProof/>
            <w:webHidden/>
          </w:rPr>
          <w:instrText xml:space="preserve"> PAGEREF _Toc194845641 \h </w:instrText>
        </w:r>
        <w:r>
          <w:rPr>
            <w:noProof/>
            <w:webHidden/>
          </w:rPr>
        </w:r>
        <w:r>
          <w:rPr>
            <w:noProof/>
            <w:webHidden/>
          </w:rPr>
          <w:fldChar w:fldCharType="separate"/>
        </w:r>
        <w:r>
          <w:rPr>
            <w:noProof/>
            <w:webHidden/>
          </w:rPr>
          <w:t>25</w:t>
        </w:r>
        <w:r>
          <w:rPr>
            <w:noProof/>
            <w:webHidden/>
          </w:rPr>
          <w:fldChar w:fldCharType="end"/>
        </w:r>
      </w:hyperlink>
    </w:p>
    <w:p w14:paraId="34E83953" w14:textId="37D51DD2"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2" w:history="1">
        <w:r w:rsidRPr="000B5AE6">
          <w:rPr>
            <w:rStyle w:val="af7"/>
            <w:noProof/>
          </w:rPr>
          <w:t>3.3.4</w:t>
        </w:r>
        <w:r w:rsidRPr="000B5AE6">
          <w:rPr>
            <w:rStyle w:val="af7"/>
            <w:noProof/>
          </w:rPr>
          <w:t>解码层</w:t>
        </w:r>
        <w:r>
          <w:rPr>
            <w:noProof/>
            <w:webHidden/>
          </w:rPr>
          <w:tab/>
        </w:r>
        <w:r>
          <w:rPr>
            <w:noProof/>
            <w:webHidden/>
          </w:rPr>
          <w:fldChar w:fldCharType="begin"/>
        </w:r>
        <w:r>
          <w:rPr>
            <w:noProof/>
            <w:webHidden/>
          </w:rPr>
          <w:instrText xml:space="preserve"> PAGEREF _Toc194845642 \h </w:instrText>
        </w:r>
        <w:r>
          <w:rPr>
            <w:noProof/>
            <w:webHidden/>
          </w:rPr>
        </w:r>
        <w:r>
          <w:rPr>
            <w:noProof/>
            <w:webHidden/>
          </w:rPr>
          <w:fldChar w:fldCharType="separate"/>
        </w:r>
        <w:r>
          <w:rPr>
            <w:noProof/>
            <w:webHidden/>
          </w:rPr>
          <w:t>26</w:t>
        </w:r>
        <w:r>
          <w:rPr>
            <w:noProof/>
            <w:webHidden/>
          </w:rPr>
          <w:fldChar w:fldCharType="end"/>
        </w:r>
      </w:hyperlink>
    </w:p>
    <w:p w14:paraId="4BEC00B7" w14:textId="34E85D2A"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43" w:history="1">
        <w:r w:rsidRPr="000B5AE6">
          <w:rPr>
            <w:rStyle w:val="af7"/>
            <w:noProof/>
          </w:rPr>
          <w:t>3.4</w:t>
        </w:r>
        <w:r w:rsidRPr="000B5AE6">
          <w:rPr>
            <w:rStyle w:val="af7"/>
            <w:noProof/>
          </w:rPr>
          <w:t>基于解码层字词融合的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_Toc194845643 \h </w:instrText>
        </w:r>
        <w:r>
          <w:rPr>
            <w:noProof/>
            <w:webHidden/>
          </w:rPr>
        </w:r>
        <w:r>
          <w:rPr>
            <w:noProof/>
            <w:webHidden/>
          </w:rPr>
          <w:fldChar w:fldCharType="separate"/>
        </w:r>
        <w:r>
          <w:rPr>
            <w:noProof/>
            <w:webHidden/>
          </w:rPr>
          <w:t>27</w:t>
        </w:r>
        <w:r>
          <w:rPr>
            <w:noProof/>
            <w:webHidden/>
          </w:rPr>
          <w:fldChar w:fldCharType="end"/>
        </w:r>
      </w:hyperlink>
    </w:p>
    <w:p w14:paraId="37E444F9" w14:textId="54A90E52"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44" w:history="1">
        <w:r w:rsidRPr="000B5AE6">
          <w:rPr>
            <w:rStyle w:val="af7"/>
            <w:noProof/>
          </w:rPr>
          <w:t>3.5</w:t>
        </w:r>
        <w:r w:rsidRPr="000B5AE6">
          <w:rPr>
            <w:rStyle w:val="af7"/>
            <w:noProof/>
          </w:rPr>
          <w:t>实验结果与分析</w:t>
        </w:r>
        <w:r>
          <w:rPr>
            <w:noProof/>
            <w:webHidden/>
          </w:rPr>
          <w:tab/>
        </w:r>
        <w:r>
          <w:rPr>
            <w:noProof/>
            <w:webHidden/>
          </w:rPr>
          <w:fldChar w:fldCharType="begin"/>
        </w:r>
        <w:r>
          <w:rPr>
            <w:noProof/>
            <w:webHidden/>
          </w:rPr>
          <w:instrText xml:space="preserve"> PAGEREF _Toc194845644 \h </w:instrText>
        </w:r>
        <w:r>
          <w:rPr>
            <w:noProof/>
            <w:webHidden/>
          </w:rPr>
        </w:r>
        <w:r>
          <w:rPr>
            <w:noProof/>
            <w:webHidden/>
          </w:rPr>
          <w:fldChar w:fldCharType="separate"/>
        </w:r>
        <w:r>
          <w:rPr>
            <w:noProof/>
            <w:webHidden/>
          </w:rPr>
          <w:t>28</w:t>
        </w:r>
        <w:r>
          <w:rPr>
            <w:noProof/>
            <w:webHidden/>
          </w:rPr>
          <w:fldChar w:fldCharType="end"/>
        </w:r>
      </w:hyperlink>
    </w:p>
    <w:p w14:paraId="4B36CBCA" w14:textId="21E56A6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5" w:history="1">
        <w:r w:rsidRPr="000B5AE6">
          <w:rPr>
            <w:rStyle w:val="af7"/>
            <w:noProof/>
          </w:rPr>
          <w:t>3.5.1</w:t>
        </w:r>
        <w:r w:rsidRPr="000B5AE6">
          <w:rPr>
            <w:rStyle w:val="af7"/>
            <w:noProof/>
          </w:rPr>
          <w:t>实验环境与参数配置</w:t>
        </w:r>
        <w:r>
          <w:rPr>
            <w:noProof/>
            <w:webHidden/>
          </w:rPr>
          <w:tab/>
        </w:r>
        <w:r>
          <w:rPr>
            <w:noProof/>
            <w:webHidden/>
          </w:rPr>
          <w:fldChar w:fldCharType="begin"/>
        </w:r>
        <w:r>
          <w:rPr>
            <w:noProof/>
            <w:webHidden/>
          </w:rPr>
          <w:instrText xml:space="preserve"> PAGEREF _Toc194845645 \h </w:instrText>
        </w:r>
        <w:r>
          <w:rPr>
            <w:noProof/>
            <w:webHidden/>
          </w:rPr>
        </w:r>
        <w:r>
          <w:rPr>
            <w:noProof/>
            <w:webHidden/>
          </w:rPr>
          <w:fldChar w:fldCharType="separate"/>
        </w:r>
        <w:r>
          <w:rPr>
            <w:noProof/>
            <w:webHidden/>
          </w:rPr>
          <w:t>28</w:t>
        </w:r>
        <w:r>
          <w:rPr>
            <w:noProof/>
            <w:webHidden/>
          </w:rPr>
          <w:fldChar w:fldCharType="end"/>
        </w:r>
      </w:hyperlink>
    </w:p>
    <w:p w14:paraId="1034DB3A" w14:textId="68A73FE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6" w:history="1">
        <w:r w:rsidRPr="000B5AE6">
          <w:rPr>
            <w:rStyle w:val="af7"/>
            <w:noProof/>
          </w:rPr>
          <w:t>3.5.2</w:t>
        </w:r>
        <w:r w:rsidRPr="000B5AE6">
          <w:rPr>
            <w:rStyle w:val="af7"/>
            <w:noProof/>
          </w:rPr>
          <w:t>数据集</w:t>
        </w:r>
        <w:r>
          <w:rPr>
            <w:noProof/>
            <w:webHidden/>
          </w:rPr>
          <w:tab/>
        </w:r>
        <w:r>
          <w:rPr>
            <w:noProof/>
            <w:webHidden/>
          </w:rPr>
          <w:fldChar w:fldCharType="begin"/>
        </w:r>
        <w:r>
          <w:rPr>
            <w:noProof/>
            <w:webHidden/>
          </w:rPr>
          <w:instrText xml:space="preserve"> PAGEREF _Toc194845646 \h </w:instrText>
        </w:r>
        <w:r>
          <w:rPr>
            <w:noProof/>
            <w:webHidden/>
          </w:rPr>
        </w:r>
        <w:r>
          <w:rPr>
            <w:noProof/>
            <w:webHidden/>
          </w:rPr>
          <w:fldChar w:fldCharType="separate"/>
        </w:r>
        <w:r>
          <w:rPr>
            <w:noProof/>
            <w:webHidden/>
          </w:rPr>
          <w:t>29</w:t>
        </w:r>
        <w:r>
          <w:rPr>
            <w:noProof/>
            <w:webHidden/>
          </w:rPr>
          <w:fldChar w:fldCharType="end"/>
        </w:r>
      </w:hyperlink>
    </w:p>
    <w:p w14:paraId="56CB078D" w14:textId="1369EFE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7" w:history="1">
        <w:r w:rsidRPr="000B5AE6">
          <w:rPr>
            <w:rStyle w:val="af7"/>
            <w:noProof/>
          </w:rPr>
          <w:t>3.5.3</w:t>
        </w:r>
        <w:r w:rsidRPr="000B5AE6">
          <w:rPr>
            <w:rStyle w:val="af7"/>
            <w:noProof/>
          </w:rPr>
          <w:t>评估指标</w:t>
        </w:r>
        <w:r>
          <w:rPr>
            <w:noProof/>
            <w:webHidden/>
          </w:rPr>
          <w:tab/>
        </w:r>
        <w:r>
          <w:rPr>
            <w:noProof/>
            <w:webHidden/>
          </w:rPr>
          <w:fldChar w:fldCharType="begin"/>
        </w:r>
        <w:r>
          <w:rPr>
            <w:noProof/>
            <w:webHidden/>
          </w:rPr>
          <w:instrText xml:space="preserve"> PAGEREF _Toc194845647 \h </w:instrText>
        </w:r>
        <w:r>
          <w:rPr>
            <w:noProof/>
            <w:webHidden/>
          </w:rPr>
        </w:r>
        <w:r>
          <w:rPr>
            <w:noProof/>
            <w:webHidden/>
          </w:rPr>
          <w:fldChar w:fldCharType="separate"/>
        </w:r>
        <w:r>
          <w:rPr>
            <w:noProof/>
            <w:webHidden/>
          </w:rPr>
          <w:t>29</w:t>
        </w:r>
        <w:r>
          <w:rPr>
            <w:noProof/>
            <w:webHidden/>
          </w:rPr>
          <w:fldChar w:fldCharType="end"/>
        </w:r>
      </w:hyperlink>
    </w:p>
    <w:p w14:paraId="45ED9100" w14:textId="2F87E4AC"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48" w:history="1">
        <w:r w:rsidRPr="000B5AE6">
          <w:rPr>
            <w:rStyle w:val="af7"/>
            <w:noProof/>
          </w:rPr>
          <w:t>3.5.4</w:t>
        </w:r>
        <w:r w:rsidRPr="000B5AE6">
          <w:rPr>
            <w:rStyle w:val="af7"/>
            <w:noProof/>
          </w:rPr>
          <w:t>实验结果与分析</w:t>
        </w:r>
        <w:r>
          <w:rPr>
            <w:noProof/>
            <w:webHidden/>
          </w:rPr>
          <w:tab/>
        </w:r>
        <w:r>
          <w:rPr>
            <w:noProof/>
            <w:webHidden/>
          </w:rPr>
          <w:fldChar w:fldCharType="begin"/>
        </w:r>
        <w:r>
          <w:rPr>
            <w:noProof/>
            <w:webHidden/>
          </w:rPr>
          <w:instrText xml:space="preserve"> PAGEREF _Toc194845648 \h </w:instrText>
        </w:r>
        <w:r>
          <w:rPr>
            <w:noProof/>
            <w:webHidden/>
          </w:rPr>
        </w:r>
        <w:r>
          <w:rPr>
            <w:noProof/>
            <w:webHidden/>
          </w:rPr>
          <w:fldChar w:fldCharType="separate"/>
        </w:r>
        <w:r>
          <w:rPr>
            <w:noProof/>
            <w:webHidden/>
          </w:rPr>
          <w:t>29</w:t>
        </w:r>
        <w:r>
          <w:rPr>
            <w:noProof/>
            <w:webHidden/>
          </w:rPr>
          <w:fldChar w:fldCharType="end"/>
        </w:r>
      </w:hyperlink>
    </w:p>
    <w:p w14:paraId="45E0929A" w14:textId="1E34B4C7"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49" w:history="1">
        <w:r w:rsidRPr="000B5AE6">
          <w:rPr>
            <w:rStyle w:val="af7"/>
            <w:noProof/>
          </w:rPr>
          <w:t>3.6</w:t>
        </w:r>
        <w:r w:rsidRPr="000B5AE6">
          <w:rPr>
            <w:rStyle w:val="af7"/>
            <w:noProof/>
          </w:rPr>
          <w:t>本章小结</w:t>
        </w:r>
        <w:r>
          <w:rPr>
            <w:noProof/>
            <w:webHidden/>
          </w:rPr>
          <w:tab/>
        </w:r>
        <w:r>
          <w:rPr>
            <w:noProof/>
            <w:webHidden/>
          </w:rPr>
          <w:fldChar w:fldCharType="begin"/>
        </w:r>
        <w:r>
          <w:rPr>
            <w:noProof/>
            <w:webHidden/>
          </w:rPr>
          <w:instrText xml:space="preserve"> PAGEREF _Toc194845649 \h </w:instrText>
        </w:r>
        <w:r>
          <w:rPr>
            <w:noProof/>
            <w:webHidden/>
          </w:rPr>
        </w:r>
        <w:r>
          <w:rPr>
            <w:noProof/>
            <w:webHidden/>
          </w:rPr>
          <w:fldChar w:fldCharType="separate"/>
        </w:r>
        <w:r>
          <w:rPr>
            <w:noProof/>
            <w:webHidden/>
          </w:rPr>
          <w:t>31</w:t>
        </w:r>
        <w:r>
          <w:rPr>
            <w:noProof/>
            <w:webHidden/>
          </w:rPr>
          <w:fldChar w:fldCharType="end"/>
        </w:r>
      </w:hyperlink>
    </w:p>
    <w:p w14:paraId="53650379" w14:textId="39487929"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50" w:history="1">
        <w:r w:rsidRPr="000B5AE6">
          <w:rPr>
            <w:rStyle w:val="af7"/>
            <w:noProof/>
          </w:rPr>
          <w:t>第四章</w:t>
        </w:r>
        <w:r w:rsidRPr="000B5AE6">
          <w:rPr>
            <w:rStyle w:val="af7"/>
            <w:noProof/>
          </w:rPr>
          <w:t xml:space="preserve"> </w:t>
        </w:r>
        <w:r w:rsidRPr="000B5AE6">
          <w:rPr>
            <w:rStyle w:val="af7"/>
            <w:noProof/>
          </w:rPr>
          <w:t>面向未见指标项的</w:t>
        </w:r>
        <w:r w:rsidRPr="000B5AE6">
          <w:rPr>
            <w:rStyle w:val="af7"/>
            <w:noProof/>
          </w:rPr>
          <w:t>NLU</w:t>
        </w:r>
        <w:r w:rsidRPr="000B5AE6">
          <w:rPr>
            <w:rStyle w:val="af7"/>
            <w:noProof/>
          </w:rPr>
          <w:t>模型设计与优化</w:t>
        </w:r>
        <w:r>
          <w:rPr>
            <w:noProof/>
            <w:webHidden/>
          </w:rPr>
          <w:tab/>
        </w:r>
        <w:r>
          <w:rPr>
            <w:noProof/>
            <w:webHidden/>
          </w:rPr>
          <w:fldChar w:fldCharType="begin"/>
        </w:r>
        <w:r>
          <w:rPr>
            <w:noProof/>
            <w:webHidden/>
          </w:rPr>
          <w:instrText xml:space="preserve"> PAGEREF _Toc194845650 \h </w:instrText>
        </w:r>
        <w:r>
          <w:rPr>
            <w:noProof/>
            <w:webHidden/>
          </w:rPr>
        </w:r>
        <w:r>
          <w:rPr>
            <w:noProof/>
            <w:webHidden/>
          </w:rPr>
          <w:fldChar w:fldCharType="separate"/>
        </w:r>
        <w:r>
          <w:rPr>
            <w:noProof/>
            <w:webHidden/>
          </w:rPr>
          <w:t>33</w:t>
        </w:r>
        <w:r>
          <w:rPr>
            <w:noProof/>
            <w:webHidden/>
          </w:rPr>
          <w:fldChar w:fldCharType="end"/>
        </w:r>
      </w:hyperlink>
    </w:p>
    <w:p w14:paraId="65431784" w14:textId="4A70286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51" w:history="1">
        <w:r w:rsidRPr="000B5AE6">
          <w:rPr>
            <w:rStyle w:val="af7"/>
            <w:noProof/>
          </w:rPr>
          <w:t>4.1</w:t>
        </w:r>
        <w:r w:rsidRPr="000B5AE6">
          <w:rPr>
            <w:rStyle w:val="af7"/>
            <w:noProof/>
          </w:rPr>
          <w:t>面向未见指标项的问题分析</w:t>
        </w:r>
        <w:r>
          <w:rPr>
            <w:noProof/>
            <w:webHidden/>
          </w:rPr>
          <w:tab/>
        </w:r>
        <w:r>
          <w:rPr>
            <w:noProof/>
            <w:webHidden/>
          </w:rPr>
          <w:fldChar w:fldCharType="begin"/>
        </w:r>
        <w:r>
          <w:rPr>
            <w:noProof/>
            <w:webHidden/>
          </w:rPr>
          <w:instrText xml:space="preserve"> PAGEREF _Toc194845651 \h </w:instrText>
        </w:r>
        <w:r>
          <w:rPr>
            <w:noProof/>
            <w:webHidden/>
          </w:rPr>
        </w:r>
        <w:r>
          <w:rPr>
            <w:noProof/>
            <w:webHidden/>
          </w:rPr>
          <w:fldChar w:fldCharType="separate"/>
        </w:r>
        <w:r>
          <w:rPr>
            <w:noProof/>
            <w:webHidden/>
          </w:rPr>
          <w:t>33</w:t>
        </w:r>
        <w:r>
          <w:rPr>
            <w:noProof/>
            <w:webHidden/>
          </w:rPr>
          <w:fldChar w:fldCharType="end"/>
        </w:r>
      </w:hyperlink>
    </w:p>
    <w:p w14:paraId="59EA05A2" w14:textId="2E86EB89"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52" w:history="1">
        <w:r w:rsidRPr="000B5AE6">
          <w:rPr>
            <w:rStyle w:val="af7"/>
            <w:noProof/>
          </w:rPr>
          <w:t>4.2</w:t>
        </w:r>
        <w:r w:rsidRPr="000B5AE6">
          <w:rPr>
            <w:rStyle w:val="af7"/>
            <w:noProof/>
          </w:rPr>
          <w:t>基于</w:t>
        </w:r>
        <w:r w:rsidRPr="000B5AE6">
          <w:rPr>
            <w:rStyle w:val="af7"/>
            <w:noProof/>
          </w:rPr>
          <w:t>Spacy</w:t>
        </w:r>
        <w:r w:rsidRPr="000B5AE6">
          <w:rPr>
            <w:rStyle w:val="af7"/>
            <w:noProof/>
          </w:rPr>
          <w:t>分析树的意图</w:t>
        </w:r>
        <w:r w:rsidRPr="000B5AE6">
          <w:rPr>
            <w:rStyle w:val="af7"/>
            <w:noProof/>
          </w:rPr>
          <w:t>-</w:t>
        </w:r>
        <w:r w:rsidRPr="000B5AE6">
          <w:rPr>
            <w:rStyle w:val="af7"/>
            <w:noProof/>
          </w:rPr>
          <w:t>槽联合模型</w:t>
        </w:r>
        <w:r>
          <w:rPr>
            <w:noProof/>
            <w:webHidden/>
          </w:rPr>
          <w:tab/>
        </w:r>
        <w:r>
          <w:rPr>
            <w:noProof/>
            <w:webHidden/>
          </w:rPr>
          <w:fldChar w:fldCharType="begin"/>
        </w:r>
        <w:r>
          <w:rPr>
            <w:noProof/>
            <w:webHidden/>
          </w:rPr>
          <w:instrText xml:space="preserve"> PAGEREF _Toc194845652 \h </w:instrText>
        </w:r>
        <w:r>
          <w:rPr>
            <w:noProof/>
            <w:webHidden/>
          </w:rPr>
        </w:r>
        <w:r>
          <w:rPr>
            <w:noProof/>
            <w:webHidden/>
          </w:rPr>
          <w:fldChar w:fldCharType="separate"/>
        </w:r>
        <w:r>
          <w:rPr>
            <w:noProof/>
            <w:webHidden/>
          </w:rPr>
          <w:t>34</w:t>
        </w:r>
        <w:r>
          <w:rPr>
            <w:noProof/>
            <w:webHidden/>
          </w:rPr>
          <w:fldChar w:fldCharType="end"/>
        </w:r>
      </w:hyperlink>
    </w:p>
    <w:p w14:paraId="01E6FA29" w14:textId="3E9DA8E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3" w:history="1">
        <w:r w:rsidRPr="000B5AE6">
          <w:rPr>
            <w:rStyle w:val="af7"/>
            <w:noProof/>
          </w:rPr>
          <w:t>4.2.1</w:t>
        </w:r>
        <w:r w:rsidRPr="000B5AE6">
          <w:rPr>
            <w:rStyle w:val="af7"/>
            <w:noProof/>
          </w:rPr>
          <w:t>整体架构</w:t>
        </w:r>
        <w:r>
          <w:rPr>
            <w:noProof/>
            <w:webHidden/>
          </w:rPr>
          <w:tab/>
        </w:r>
        <w:r>
          <w:rPr>
            <w:noProof/>
            <w:webHidden/>
          </w:rPr>
          <w:fldChar w:fldCharType="begin"/>
        </w:r>
        <w:r>
          <w:rPr>
            <w:noProof/>
            <w:webHidden/>
          </w:rPr>
          <w:instrText xml:space="preserve"> PAGEREF _Toc194845653 \h </w:instrText>
        </w:r>
        <w:r>
          <w:rPr>
            <w:noProof/>
            <w:webHidden/>
          </w:rPr>
        </w:r>
        <w:r>
          <w:rPr>
            <w:noProof/>
            <w:webHidden/>
          </w:rPr>
          <w:fldChar w:fldCharType="separate"/>
        </w:r>
        <w:r>
          <w:rPr>
            <w:noProof/>
            <w:webHidden/>
          </w:rPr>
          <w:t>34</w:t>
        </w:r>
        <w:r>
          <w:rPr>
            <w:noProof/>
            <w:webHidden/>
          </w:rPr>
          <w:fldChar w:fldCharType="end"/>
        </w:r>
      </w:hyperlink>
    </w:p>
    <w:p w14:paraId="1517B65D" w14:textId="228E6D0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4" w:history="1">
        <w:r w:rsidRPr="000B5AE6">
          <w:rPr>
            <w:rStyle w:val="af7"/>
            <w:noProof/>
          </w:rPr>
          <w:t>4.2.2</w:t>
        </w:r>
        <w:r w:rsidRPr="000B5AE6">
          <w:rPr>
            <w:rStyle w:val="af7"/>
            <w:noProof/>
          </w:rPr>
          <w:t>输入层</w:t>
        </w:r>
        <w:r>
          <w:rPr>
            <w:noProof/>
            <w:webHidden/>
          </w:rPr>
          <w:tab/>
        </w:r>
        <w:r>
          <w:rPr>
            <w:noProof/>
            <w:webHidden/>
          </w:rPr>
          <w:fldChar w:fldCharType="begin"/>
        </w:r>
        <w:r>
          <w:rPr>
            <w:noProof/>
            <w:webHidden/>
          </w:rPr>
          <w:instrText xml:space="preserve"> PAGEREF _Toc194845654 \h </w:instrText>
        </w:r>
        <w:r>
          <w:rPr>
            <w:noProof/>
            <w:webHidden/>
          </w:rPr>
        </w:r>
        <w:r>
          <w:rPr>
            <w:noProof/>
            <w:webHidden/>
          </w:rPr>
          <w:fldChar w:fldCharType="separate"/>
        </w:r>
        <w:r>
          <w:rPr>
            <w:noProof/>
            <w:webHidden/>
          </w:rPr>
          <w:t>35</w:t>
        </w:r>
        <w:r>
          <w:rPr>
            <w:noProof/>
            <w:webHidden/>
          </w:rPr>
          <w:fldChar w:fldCharType="end"/>
        </w:r>
      </w:hyperlink>
    </w:p>
    <w:p w14:paraId="49BBBB7E" w14:textId="5E7CAFE6"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5" w:history="1">
        <w:r w:rsidRPr="000B5AE6">
          <w:rPr>
            <w:rStyle w:val="af7"/>
            <w:noProof/>
          </w:rPr>
          <w:t>4.2.3</w:t>
        </w:r>
        <w:r w:rsidRPr="000B5AE6">
          <w:rPr>
            <w:rStyle w:val="af7"/>
            <w:noProof/>
          </w:rPr>
          <w:t>解码层</w:t>
        </w:r>
        <w:r>
          <w:rPr>
            <w:noProof/>
            <w:webHidden/>
          </w:rPr>
          <w:tab/>
        </w:r>
        <w:r>
          <w:rPr>
            <w:noProof/>
            <w:webHidden/>
          </w:rPr>
          <w:fldChar w:fldCharType="begin"/>
        </w:r>
        <w:r>
          <w:rPr>
            <w:noProof/>
            <w:webHidden/>
          </w:rPr>
          <w:instrText xml:space="preserve"> PAGEREF _Toc194845655 \h </w:instrText>
        </w:r>
        <w:r>
          <w:rPr>
            <w:noProof/>
            <w:webHidden/>
          </w:rPr>
        </w:r>
        <w:r>
          <w:rPr>
            <w:noProof/>
            <w:webHidden/>
          </w:rPr>
          <w:fldChar w:fldCharType="separate"/>
        </w:r>
        <w:r>
          <w:rPr>
            <w:noProof/>
            <w:webHidden/>
          </w:rPr>
          <w:t>37</w:t>
        </w:r>
        <w:r>
          <w:rPr>
            <w:noProof/>
            <w:webHidden/>
          </w:rPr>
          <w:fldChar w:fldCharType="end"/>
        </w:r>
      </w:hyperlink>
    </w:p>
    <w:p w14:paraId="4214B9F9" w14:textId="6DBE60D6"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56" w:history="1">
        <w:r w:rsidRPr="000B5AE6">
          <w:rPr>
            <w:rStyle w:val="af7"/>
            <w:noProof/>
          </w:rPr>
          <w:t>4.3</w:t>
        </w:r>
        <w:r w:rsidRPr="000B5AE6">
          <w:rPr>
            <w:rStyle w:val="af7"/>
            <w:noProof/>
          </w:rPr>
          <w:t>基于大语言模型迭代数据增强的</w:t>
        </w:r>
        <w:r w:rsidRPr="000B5AE6">
          <w:rPr>
            <w:rStyle w:val="af7"/>
            <w:noProof/>
          </w:rPr>
          <w:t>NLU</w:t>
        </w:r>
        <w:r w:rsidRPr="000B5AE6">
          <w:rPr>
            <w:rStyle w:val="af7"/>
            <w:noProof/>
          </w:rPr>
          <w:t>模型</w:t>
        </w:r>
        <w:r>
          <w:rPr>
            <w:noProof/>
            <w:webHidden/>
          </w:rPr>
          <w:tab/>
        </w:r>
        <w:r>
          <w:rPr>
            <w:noProof/>
            <w:webHidden/>
          </w:rPr>
          <w:fldChar w:fldCharType="begin"/>
        </w:r>
        <w:r>
          <w:rPr>
            <w:noProof/>
            <w:webHidden/>
          </w:rPr>
          <w:instrText xml:space="preserve"> PAGEREF _Toc194845656 \h </w:instrText>
        </w:r>
        <w:r>
          <w:rPr>
            <w:noProof/>
            <w:webHidden/>
          </w:rPr>
        </w:r>
        <w:r>
          <w:rPr>
            <w:noProof/>
            <w:webHidden/>
          </w:rPr>
          <w:fldChar w:fldCharType="separate"/>
        </w:r>
        <w:r>
          <w:rPr>
            <w:noProof/>
            <w:webHidden/>
          </w:rPr>
          <w:t>39</w:t>
        </w:r>
        <w:r>
          <w:rPr>
            <w:noProof/>
            <w:webHidden/>
          </w:rPr>
          <w:fldChar w:fldCharType="end"/>
        </w:r>
      </w:hyperlink>
    </w:p>
    <w:p w14:paraId="302F6032" w14:textId="4D402F1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7" w:history="1">
        <w:r w:rsidRPr="000B5AE6">
          <w:rPr>
            <w:rStyle w:val="af7"/>
            <w:noProof/>
          </w:rPr>
          <w:t>4.3.1</w:t>
        </w:r>
        <w:r w:rsidRPr="000B5AE6">
          <w:rPr>
            <w:rStyle w:val="af7"/>
            <w:noProof/>
          </w:rPr>
          <w:t>整体框架</w:t>
        </w:r>
        <w:r>
          <w:rPr>
            <w:noProof/>
            <w:webHidden/>
          </w:rPr>
          <w:tab/>
        </w:r>
        <w:r>
          <w:rPr>
            <w:noProof/>
            <w:webHidden/>
          </w:rPr>
          <w:fldChar w:fldCharType="begin"/>
        </w:r>
        <w:r>
          <w:rPr>
            <w:noProof/>
            <w:webHidden/>
          </w:rPr>
          <w:instrText xml:space="preserve"> PAGEREF _Toc194845657 \h </w:instrText>
        </w:r>
        <w:r>
          <w:rPr>
            <w:noProof/>
            <w:webHidden/>
          </w:rPr>
        </w:r>
        <w:r>
          <w:rPr>
            <w:noProof/>
            <w:webHidden/>
          </w:rPr>
          <w:fldChar w:fldCharType="separate"/>
        </w:r>
        <w:r>
          <w:rPr>
            <w:noProof/>
            <w:webHidden/>
          </w:rPr>
          <w:t>39</w:t>
        </w:r>
        <w:r>
          <w:rPr>
            <w:noProof/>
            <w:webHidden/>
          </w:rPr>
          <w:fldChar w:fldCharType="end"/>
        </w:r>
      </w:hyperlink>
    </w:p>
    <w:p w14:paraId="248A36BB" w14:textId="1DDF965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8" w:history="1">
        <w:r w:rsidRPr="000B5AE6">
          <w:rPr>
            <w:rStyle w:val="af7"/>
            <w:noProof/>
          </w:rPr>
          <w:t>4.3.2</w:t>
        </w:r>
        <w:r w:rsidRPr="000B5AE6">
          <w:rPr>
            <w:rStyle w:val="af7"/>
            <w:noProof/>
          </w:rPr>
          <w:t>大语言模型二段式数据增强</w:t>
        </w:r>
        <w:r>
          <w:rPr>
            <w:noProof/>
            <w:webHidden/>
          </w:rPr>
          <w:tab/>
        </w:r>
        <w:r>
          <w:rPr>
            <w:noProof/>
            <w:webHidden/>
          </w:rPr>
          <w:fldChar w:fldCharType="begin"/>
        </w:r>
        <w:r>
          <w:rPr>
            <w:noProof/>
            <w:webHidden/>
          </w:rPr>
          <w:instrText xml:space="preserve"> PAGEREF _Toc194845658 \h </w:instrText>
        </w:r>
        <w:r>
          <w:rPr>
            <w:noProof/>
            <w:webHidden/>
          </w:rPr>
        </w:r>
        <w:r>
          <w:rPr>
            <w:noProof/>
            <w:webHidden/>
          </w:rPr>
          <w:fldChar w:fldCharType="separate"/>
        </w:r>
        <w:r>
          <w:rPr>
            <w:noProof/>
            <w:webHidden/>
          </w:rPr>
          <w:t>40</w:t>
        </w:r>
        <w:r>
          <w:rPr>
            <w:noProof/>
            <w:webHidden/>
          </w:rPr>
          <w:fldChar w:fldCharType="end"/>
        </w:r>
      </w:hyperlink>
    </w:p>
    <w:p w14:paraId="6562723B" w14:textId="244299F6"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59" w:history="1">
        <w:r w:rsidRPr="000B5AE6">
          <w:rPr>
            <w:rStyle w:val="af7"/>
            <w:noProof/>
          </w:rPr>
          <w:t>4.3.3</w:t>
        </w:r>
        <w:r w:rsidRPr="000B5AE6">
          <w:rPr>
            <w:rStyle w:val="af7"/>
            <w:noProof/>
          </w:rPr>
          <w:t>动态适配性样本筛选</w:t>
        </w:r>
        <w:r>
          <w:rPr>
            <w:noProof/>
            <w:webHidden/>
          </w:rPr>
          <w:tab/>
        </w:r>
        <w:r>
          <w:rPr>
            <w:noProof/>
            <w:webHidden/>
          </w:rPr>
          <w:fldChar w:fldCharType="begin"/>
        </w:r>
        <w:r>
          <w:rPr>
            <w:noProof/>
            <w:webHidden/>
          </w:rPr>
          <w:instrText xml:space="preserve"> PAGEREF _Toc194845659 \h </w:instrText>
        </w:r>
        <w:r>
          <w:rPr>
            <w:noProof/>
            <w:webHidden/>
          </w:rPr>
        </w:r>
        <w:r>
          <w:rPr>
            <w:noProof/>
            <w:webHidden/>
          </w:rPr>
          <w:fldChar w:fldCharType="separate"/>
        </w:r>
        <w:r>
          <w:rPr>
            <w:noProof/>
            <w:webHidden/>
          </w:rPr>
          <w:t>41</w:t>
        </w:r>
        <w:r>
          <w:rPr>
            <w:noProof/>
            <w:webHidden/>
          </w:rPr>
          <w:fldChar w:fldCharType="end"/>
        </w:r>
      </w:hyperlink>
    </w:p>
    <w:p w14:paraId="0CC53A85" w14:textId="30BE495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0" w:history="1">
        <w:r w:rsidRPr="000B5AE6">
          <w:rPr>
            <w:rStyle w:val="af7"/>
            <w:noProof/>
          </w:rPr>
          <w:t>4.3.4</w:t>
        </w:r>
        <w:r w:rsidRPr="000B5AE6">
          <w:rPr>
            <w:rStyle w:val="af7"/>
            <w:noProof/>
          </w:rPr>
          <w:t>模型微调</w:t>
        </w:r>
        <w:r>
          <w:rPr>
            <w:noProof/>
            <w:webHidden/>
          </w:rPr>
          <w:tab/>
        </w:r>
        <w:r>
          <w:rPr>
            <w:noProof/>
            <w:webHidden/>
          </w:rPr>
          <w:fldChar w:fldCharType="begin"/>
        </w:r>
        <w:r>
          <w:rPr>
            <w:noProof/>
            <w:webHidden/>
          </w:rPr>
          <w:instrText xml:space="preserve"> PAGEREF _Toc194845660 \h </w:instrText>
        </w:r>
        <w:r>
          <w:rPr>
            <w:noProof/>
            <w:webHidden/>
          </w:rPr>
        </w:r>
        <w:r>
          <w:rPr>
            <w:noProof/>
            <w:webHidden/>
          </w:rPr>
          <w:fldChar w:fldCharType="separate"/>
        </w:r>
        <w:r>
          <w:rPr>
            <w:noProof/>
            <w:webHidden/>
          </w:rPr>
          <w:t>42</w:t>
        </w:r>
        <w:r>
          <w:rPr>
            <w:noProof/>
            <w:webHidden/>
          </w:rPr>
          <w:fldChar w:fldCharType="end"/>
        </w:r>
      </w:hyperlink>
    </w:p>
    <w:p w14:paraId="0562C82D" w14:textId="37D0E87E"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61" w:history="1">
        <w:r w:rsidRPr="000B5AE6">
          <w:rPr>
            <w:rStyle w:val="af7"/>
            <w:noProof/>
          </w:rPr>
          <w:t>4.4</w:t>
        </w:r>
        <w:r w:rsidRPr="000B5AE6">
          <w:rPr>
            <w:rStyle w:val="af7"/>
            <w:noProof/>
          </w:rPr>
          <w:t>实验结果与分析</w:t>
        </w:r>
        <w:r>
          <w:rPr>
            <w:noProof/>
            <w:webHidden/>
          </w:rPr>
          <w:tab/>
        </w:r>
        <w:r>
          <w:rPr>
            <w:noProof/>
            <w:webHidden/>
          </w:rPr>
          <w:fldChar w:fldCharType="begin"/>
        </w:r>
        <w:r>
          <w:rPr>
            <w:noProof/>
            <w:webHidden/>
          </w:rPr>
          <w:instrText xml:space="preserve"> PAGEREF _Toc194845661 \h </w:instrText>
        </w:r>
        <w:r>
          <w:rPr>
            <w:noProof/>
            <w:webHidden/>
          </w:rPr>
        </w:r>
        <w:r>
          <w:rPr>
            <w:noProof/>
            <w:webHidden/>
          </w:rPr>
          <w:fldChar w:fldCharType="separate"/>
        </w:r>
        <w:r>
          <w:rPr>
            <w:noProof/>
            <w:webHidden/>
          </w:rPr>
          <w:t>42</w:t>
        </w:r>
        <w:r>
          <w:rPr>
            <w:noProof/>
            <w:webHidden/>
          </w:rPr>
          <w:fldChar w:fldCharType="end"/>
        </w:r>
      </w:hyperlink>
    </w:p>
    <w:p w14:paraId="39A6213E" w14:textId="19049FF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2" w:history="1">
        <w:r w:rsidRPr="000B5AE6">
          <w:rPr>
            <w:rStyle w:val="af7"/>
            <w:noProof/>
          </w:rPr>
          <w:t>4.4.1</w:t>
        </w:r>
        <w:r w:rsidRPr="000B5AE6">
          <w:rPr>
            <w:rStyle w:val="af7"/>
            <w:noProof/>
          </w:rPr>
          <w:t>实验环境与参数配置</w:t>
        </w:r>
        <w:r>
          <w:rPr>
            <w:noProof/>
            <w:webHidden/>
          </w:rPr>
          <w:tab/>
        </w:r>
        <w:r>
          <w:rPr>
            <w:noProof/>
            <w:webHidden/>
          </w:rPr>
          <w:fldChar w:fldCharType="begin"/>
        </w:r>
        <w:r>
          <w:rPr>
            <w:noProof/>
            <w:webHidden/>
          </w:rPr>
          <w:instrText xml:space="preserve"> PAGEREF _Toc194845662 \h </w:instrText>
        </w:r>
        <w:r>
          <w:rPr>
            <w:noProof/>
            <w:webHidden/>
          </w:rPr>
        </w:r>
        <w:r>
          <w:rPr>
            <w:noProof/>
            <w:webHidden/>
          </w:rPr>
          <w:fldChar w:fldCharType="separate"/>
        </w:r>
        <w:r>
          <w:rPr>
            <w:noProof/>
            <w:webHidden/>
          </w:rPr>
          <w:t>42</w:t>
        </w:r>
        <w:r>
          <w:rPr>
            <w:noProof/>
            <w:webHidden/>
          </w:rPr>
          <w:fldChar w:fldCharType="end"/>
        </w:r>
      </w:hyperlink>
    </w:p>
    <w:p w14:paraId="35561886" w14:textId="55FC5F7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3" w:history="1">
        <w:r w:rsidRPr="000B5AE6">
          <w:rPr>
            <w:rStyle w:val="af7"/>
            <w:noProof/>
          </w:rPr>
          <w:t>4.4.2</w:t>
        </w:r>
        <w:r w:rsidRPr="000B5AE6">
          <w:rPr>
            <w:rStyle w:val="af7"/>
            <w:noProof/>
          </w:rPr>
          <w:t>数据集</w:t>
        </w:r>
        <w:r>
          <w:rPr>
            <w:noProof/>
            <w:webHidden/>
          </w:rPr>
          <w:tab/>
        </w:r>
        <w:r>
          <w:rPr>
            <w:noProof/>
            <w:webHidden/>
          </w:rPr>
          <w:fldChar w:fldCharType="begin"/>
        </w:r>
        <w:r>
          <w:rPr>
            <w:noProof/>
            <w:webHidden/>
          </w:rPr>
          <w:instrText xml:space="preserve"> PAGEREF _Toc194845663 \h </w:instrText>
        </w:r>
        <w:r>
          <w:rPr>
            <w:noProof/>
            <w:webHidden/>
          </w:rPr>
        </w:r>
        <w:r>
          <w:rPr>
            <w:noProof/>
            <w:webHidden/>
          </w:rPr>
          <w:fldChar w:fldCharType="separate"/>
        </w:r>
        <w:r>
          <w:rPr>
            <w:noProof/>
            <w:webHidden/>
          </w:rPr>
          <w:t>43</w:t>
        </w:r>
        <w:r>
          <w:rPr>
            <w:noProof/>
            <w:webHidden/>
          </w:rPr>
          <w:fldChar w:fldCharType="end"/>
        </w:r>
      </w:hyperlink>
    </w:p>
    <w:p w14:paraId="42F78DB8" w14:textId="7B718FFE"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4" w:history="1">
        <w:r w:rsidRPr="000B5AE6">
          <w:rPr>
            <w:rStyle w:val="af7"/>
            <w:noProof/>
          </w:rPr>
          <w:t>4.4.3</w:t>
        </w:r>
        <w:r w:rsidRPr="000B5AE6">
          <w:rPr>
            <w:rStyle w:val="af7"/>
            <w:noProof/>
          </w:rPr>
          <w:t>评估指标</w:t>
        </w:r>
        <w:r>
          <w:rPr>
            <w:noProof/>
            <w:webHidden/>
          </w:rPr>
          <w:tab/>
        </w:r>
        <w:r>
          <w:rPr>
            <w:noProof/>
            <w:webHidden/>
          </w:rPr>
          <w:fldChar w:fldCharType="begin"/>
        </w:r>
        <w:r>
          <w:rPr>
            <w:noProof/>
            <w:webHidden/>
          </w:rPr>
          <w:instrText xml:space="preserve"> PAGEREF _Toc194845664 \h </w:instrText>
        </w:r>
        <w:r>
          <w:rPr>
            <w:noProof/>
            <w:webHidden/>
          </w:rPr>
        </w:r>
        <w:r>
          <w:rPr>
            <w:noProof/>
            <w:webHidden/>
          </w:rPr>
          <w:fldChar w:fldCharType="separate"/>
        </w:r>
        <w:r>
          <w:rPr>
            <w:noProof/>
            <w:webHidden/>
          </w:rPr>
          <w:t>43</w:t>
        </w:r>
        <w:r>
          <w:rPr>
            <w:noProof/>
            <w:webHidden/>
          </w:rPr>
          <w:fldChar w:fldCharType="end"/>
        </w:r>
      </w:hyperlink>
    </w:p>
    <w:p w14:paraId="2E0498CC" w14:textId="43FAE1C7"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5" w:history="1">
        <w:r w:rsidRPr="000B5AE6">
          <w:rPr>
            <w:rStyle w:val="af7"/>
            <w:noProof/>
          </w:rPr>
          <w:t>4.4.4</w:t>
        </w:r>
        <w:r w:rsidRPr="000B5AE6">
          <w:rPr>
            <w:rStyle w:val="af7"/>
            <w:noProof/>
          </w:rPr>
          <w:t>实验结果与分析</w:t>
        </w:r>
        <w:r>
          <w:rPr>
            <w:noProof/>
            <w:webHidden/>
          </w:rPr>
          <w:tab/>
        </w:r>
        <w:r>
          <w:rPr>
            <w:noProof/>
            <w:webHidden/>
          </w:rPr>
          <w:fldChar w:fldCharType="begin"/>
        </w:r>
        <w:r>
          <w:rPr>
            <w:noProof/>
            <w:webHidden/>
          </w:rPr>
          <w:instrText xml:space="preserve"> PAGEREF _Toc194845665 \h </w:instrText>
        </w:r>
        <w:r>
          <w:rPr>
            <w:noProof/>
            <w:webHidden/>
          </w:rPr>
        </w:r>
        <w:r>
          <w:rPr>
            <w:noProof/>
            <w:webHidden/>
          </w:rPr>
          <w:fldChar w:fldCharType="separate"/>
        </w:r>
        <w:r>
          <w:rPr>
            <w:noProof/>
            <w:webHidden/>
          </w:rPr>
          <w:t>44</w:t>
        </w:r>
        <w:r>
          <w:rPr>
            <w:noProof/>
            <w:webHidden/>
          </w:rPr>
          <w:fldChar w:fldCharType="end"/>
        </w:r>
      </w:hyperlink>
    </w:p>
    <w:p w14:paraId="0166927F" w14:textId="40A9F611"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66" w:history="1">
        <w:r w:rsidRPr="000B5AE6">
          <w:rPr>
            <w:rStyle w:val="af7"/>
            <w:noProof/>
          </w:rPr>
          <w:t>4.5</w:t>
        </w:r>
        <w:r w:rsidRPr="000B5AE6">
          <w:rPr>
            <w:rStyle w:val="af7"/>
            <w:noProof/>
          </w:rPr>
          <w:t>本章总结</w:t>
        </w:r>
        <w:r>
          <w:rPr>
            <w:noProof/>
            <w:webHidden/>
          </w:rPr>
          <w:tab/>
        </w:r>
        <w:r>
          <w:rPr>
            <w:noProof/>
            <w:webHidden/>
          </w:rPr>
          <w:fldChar w:fldCharType="begin"/>
        </w:r>
        <w:r>
          <w:rPr>
            <w:noProof/>
            <w:webHidden/>
          </w:rPr>
          <w:instrText xml:space="preserve"> PAGEREF _Toc194845666 \h </w:instrText>
        </w:r>
        <w:r>
          <w:rPr>
            <w:noProof/>
            <w:webHidden/>
          </w:rPr>
        </w:r>
        <w:r>
          <w:rPr>
            <w:noProof/>
            <w:webHidden/>
          </w:rPr>
          <w:fldChar w:fldCharType="separate"/>
        </w:r>
        <w:r>
          <w:rPr>
            <w:noProof/>
            <w:webHidden/>
          </w:rPr>
          <w:t>46</w:t>
        </w:r>
        <w:r>
          <w:rPr>
            <w:noProof/>
            <w:webHidden/>
          </w:rPr>
          <w:fldChar w:fldCharType="end"/>
        </w:r>
      </w:hyperlink>
    </w:p>
    <w:p w14:paraId="570EB115" w14:textId="4DE9E479"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67" w:history="1">
        <w:r w:rsidRPr="000B5AE6">
          <w:rPr>
            <w:rStyle w:val="af7"/>
            <w:noProof/>
          </w:rPr>
          <w:t>第五章</w:t>
        </w:r>
        <w:r w:rsidRPr="000B5AE6">
          <w:rPr>
            <w:rStyle w:val="af7"/>
            <w:noProof/>
          </w:rPr>
          <w:t xml:space="preserve"> NLU</w:t>
        </w:r>
        <w:r w:rsidRPr="000B5AE6">
          <w:rPr>
            <w:rStyle w:val="af7"/>
            <w:noProof/>
          </w:rPr>
          <w:t>模型管理系统</w:t>
        </w:r>
        <w:r>
          <w:rPr>
            <w:noProof/>
            <w:webHidden/>
          </w:rPr>
          <w:tab/>
        </w:r>
        <w:r>
          <w:rPr>
            <w:noProof/>
            <w:webHidden/>
          </w:rPr>
          <w:fldChar w:fldCharType="begin"/>
        </w:r>
        <w:r>
          <w:rPr>
            <w:noProof/>
            <w:webHidden/>
          </w:rPr>
          <w:instrText xml:space="preserve"> PAGEREF _Toc194845667 \h </w:instrText>
        </w:r>
        <w:r>
          <w:rPr>
            <w:noProof/>
            <w:webHidden/>
          </w:rPr>
        </w:r>
        <w:r>
          <w:rPr>
            <w:noProof/>
            <w:webHidden/>
          </w:rPr>
          <w:fldChar w:fldCharType="separate"/>
        </w:r>
        <w:r>
          <w:rPr>
            <w:noProof/>
            <w:webHidden/>
          </w:rPr>
          <w:t>48</w:t>
        </w:r>
        <w:r>
          <w:rPr>
            <w:noProof/>
            <w:webHidden/>
          </w:rPr>
          <w:fldChar w:fldCharType="end"/>
        </w:r>
      </w:hyperlink>
    </w:p>
    <w:p w14:paraId="69AC4D24" w14:textId="016AD948"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68" w:history="1">
        <w:r w:rsidRPr="000B5AE6">
          <w:rPr>
            <w:rStyle w:val="af7"/>
            <w:noProof/>
          </w:rPr>
          <w:t>5.1</w:t>
        </w:r>
        <w:r w:rsidRPr="000B5AE6">
          <w:rPr>
            <w:rStyle w:val="af7"/>
            <w:noProof/>
          </w:rPr>
          <w:t>总体设计</w:t>
        </w:r>
        <w:r>
          <w:rPr>
            <w:noProof/>
            <w:webHidden/>
          </w:rPr>
          <w:tab/>
        </w:r>
        <w:r>
          <w:rPr>
            <w:noProof/>
            <w:webHidden/>
          </w:rPr>
          <w:fldChar w:fldCharType="begin"/>
        </w:r>
        <w:r>
          <w:rPr>
            <w:noProof/>
            <w:webHidden/>
          </w:rPr>
          <w:instrText xml:space="preserve"> PAGEREF _Toc194845668 \h </w:instrText>
        </w:r>
        <w:r>
          <w:rPr>
            <w:noProof/>
            <w:webHidden/>
          </w:rPr>
        </w:r>
        <w:r>
          <w:rPr>
            <w:noProof/>
            <w:webHidden/>
          </w:rPr>
          <w:fldChar w:fldCharType="separate"/>
        </w:r>
        <w:r>
          <w:rPr>
            <w:noProof/>
            <w:webHidden/>
          </w:rPr>
          <w:t>48</w:t>
        </w:r>
        <w:r>
          <w:rPr>
            <w:noProof/>
            <w:webHidden/>
          </w:rPr>
          <w:fldChar w:fldCharType="end"/>
        </w:r>
      </w:hyperlink>
    </w:p>
    <w:p w14:paraId="12185392" w14:textId="32BB4C9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69" w:history="1">
        <w:r w:rsidRPr="000B5AE6">
          <w:rPr>
            <w:rStyle w:val="af7"/>
            <w:noProof/>
          </w:rPr>
          <w:t>5.1.1</w:t>
        </w:r>
        <w:r w:rsidRPr="000B5AE6">
          <w:rPr>
            <w:rStyle w:val="af7"/>
            <w:noProof/>
          </w:rPr>
          <w:t>设计目标</w:t>
        </w:r>
        <w:r>
          <w:rPr>
            <w:noProof/>
            <w:webHidden/>
          </w:rPr>
          <w:tab/>
        </w:r>
        <w:r>
          <w:rPr>
            <w:noProof/>
            <w:webHidden/>
          </w:rPr>
          <w:fldChar w:fldCharType="begin"/>
        </w:r>
        <w:r>
          <w:rPr>
            <w:noProof/>
            <w:webHidden/>
          </w:rPr>
          <w:instrText xml:space="preserve"> PAGEREF _Toc194845669 \h </w:instrText>
        </w:r>
        <w:r>
          <w:rPr>
            <w:noProof/>
            <w:webHidden/>
          </w:rPr>
        </w:r>
        <w:r>
          <w:rPr>
            <w:noProof/>
            <w:webHidden/>
          </w:rPr>
          <w:fldChar w:fldCharType="separate"/>
        </w:r>
        <w:r>
          <w:rPr>
            <w:noProof/>
            <w:webHidden/>
          </w:rPr>
          <w:t>48</w:t>
        </w:r>
        <w:r>
          <w:rPr>
            <w:noProof/>
            <w:webHidden/>
          </w:rPr>
          <w:fldChar w:fldCharType="end"/>
        </w:r>
      </w:hyperlink>
    </w:p>
    <w:p w14:paraId="4A4AB452" w14:textId="517CF674"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0" w:history="1">
        <w:r w:rsidRPr="000B5AE6">
          <w:rPr>
            <w:rStyle w:val="af7"/>
            <w:noProof/>
          </w:rPr>
          <w:t>5.1.2</w:t>
        </w:r>
        <w:r w:rsidRPr="000B5AE6">
          <w:rPr>
            <w:rStyle w:val="af7"/>
            <w:noProof/>
          </w:rPr>
          <w:t>总体架构</w:t>
        </w:r>
        <w:r>
          <w:rPr>
            <w:noProof/>
            <w:webHidden/>
          </w:rPr>
          <w:tab/>
        </w:r>
        <w:r>
          <w:rPr>
            <w:noProof/>
            <w:webHidden/>
          </w:rPr>
          <w:fldChar w:fldCharType="begin"/>
        </w:r>
        <w:r>
          <w:rPr>
            <w:noProof/>
            <w:webHidden/>
          </w:rPr>
          <w:instrText xml:space="preserve"> PAGEREF _Toc194845670 \h </w:instrText>
        </w:r>
        <w:r>
          <w:rPr>
            <w:noProof/>
            <w:webHidden/>
          </w:rPr>
        </w:r>
        <w:r>
          <w:rPr>
            <w:noProof/>
            <w:webHidden/>
          </w:rPr>
          <w:fldChar w:fldCharType="separate"/>
        </w:r>
        <w:r>
          <w:rPr>
            <w:noProof/>
            <w:webHidden/>
          </w:rPr>
          <w:t>49</w:t>
        </w:r>
        <w:r>
          <w:rPr>
            <w:noProof/>
            <w:webHidden/>
          </w:rPr>
          <w:fldChar w:fldCharType="end"/>
        </w:r>
      </w:hyperlink>
    </w:p>
    <w:p w14:paraId="2EF4950B" w14:textId="3CE79A5C"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71" w:history="1">
        <w:r w:rsidRPr="000B5AE6">
          <w:rPr>
            <w:rStyle w:val="af7"/>
            <w:noProof/>
          </w:rPr>
          <w:t>5.2</w:t>
        </w:r>
        <w:r w:rsidRPr="000B5AE6">
          <w:rPr>
            <w:rStyle w:val="af7"/>
            <w:noProof/>
          </w:rPr>
          <w:t>问题模板管理</w:t>
        </w:r>
        <w:r>
          <w:rPr>
            <w:noProof/>
            <w:webHidden/>
          </w:rPr>
          <w:tab/>
        </w:r>
        <w:r>
          <w:rPr>
            <w:noProof/>
            <w:webHidden/>
          </w:rPr>
          <w:fldChar w:fldCharType="begin"/>
        </w:r>
        <w:r>
          <w:rPr>
            <w:noProof/>
            <w:webHidden/>
          </w:rPr>
          <w:instrText xml:space="preserve"> PAGEREF _Toc194845671 \h </w:instrText>
        </w:r>
        <w:r>
          <w:rPr>
            <w:noProof/>
            <w:webHidden/>
          </w:rPr>
        </w:r>
        <w:r>
          <w:rPr>
            <w:noProof/>
            <w:webHidden/>
          </w:rPr>
          <w:fldChar w:fldCharType="separate"/>
        </w:r>
        <w:r>
          <w:rPr>
            <w:noProof/>
            <w:webHidden/>
          </w:rPr>
          <w:t>51</w:t>
        </w:r>
        <w:r>
          <w:rPr>
            <w:noProof/>
            <w:webHidden/>
          </w:rPr>
          <w:fldChar w:fldCharType="end"/>
        </w:r>
      </w:hyperlink>
    </w:p>
    <w:p w14:paraId="78068602" w14:textId="716B8A7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2" w:history="1">
        <w:r w:rsidRPr="000B5AE6">
          <w:rPr>
            <w:rStyle w:val="af7"/>
            <w:noProof/>
          </w:rPr>
          <w:t>5.2.1</w:t>
        </w:r>
        <w:r w:rsidRPr="000B5AE6">
          <w:rPr>
            <w:rStyle w:val="af7"/>
            <w:noProof/>
          </w:rPr>
          <w:t>优化样本标注规则模块</w:t>
        </w:r>
        <w:r>
          <w:rPr>
            <w:noProof/>
            <w:webHidden/>
          </w:rPr>
          <w:tab/>
        </w:r>
        <w:r>
          <w:rPr>
            <w:noProof/>
            <w:webHidden/>
          </w:rPr>
          <w:fldChar w:fldCharType="begin"/>
        </w:r>
        <w:r>
          <w:rPr>
            <w:noProof/>
            <w:webHidden/>
          </w:rPr>
          <w:instrText xml:space="preserve"> PAGEREF _Toc194845672 \h </w:instrText>
        </w:r>
        <w:r>
          <w:rPr>
            <w:noProof/>
            <w:webHidden/>
          </w:rPr>
        </w:r>
        <w:r>
          <w:rPr>
            <w:noProof/>
            <w:webHidden/>
          </w:rPr>
          <w:fldChar w:fldCharType="separate"/>
        </w:r>
        <w:r>
          <w:rPr>
            <w:noProof/>
            <w:webHidden/>
          </w:rPr>
          <w:t>51</w:t>
        </w:r>
        <w:r>
          <w:rPr>
            <w:noProof/>
            <w:webHidden/>
          </w:rPr>
          <w:fldChar w:fldCharType="end"/>
        </w:r>
      </w:hyperlink>
    </w:p>
    <w:p w14:paraId="2D4FF1B7" w14:textId="627B69B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3" w:history="1">
        <w:r w:rsidRPr="000B5AE6">
          <w:rPr>
            <w:rStyle w:val="af7"/>
            <w:noProof/>
          </w:rPr>
          <w:t>5.2.2</w:t>
        </w:r>
        <w:r w:rsidRPr="000B5AE6">
          <w:rPr>
            <w:rStyle w:val="af7"/>
            <w:noProof/>
          </w:rPr>
          <w:t>问题模板展示模块</w:t>
        </w:r>
        <w:r>
          <w:rPr>
            <w:noProof/>
            <w:webHidden/>
          </w:rPr>
          <w:tab/>
        </w:r>
        <w:r>
          <w:rPr>
            <w:noProof/>
            <w:webHidden/>
          </w:rPr>
          <w:fldChar w:fldCharType="begin"/>
        </w:r>
        <w:r>
          <w:rPr>
            <w:noProof/>
            <w:webHidden/>
          </w:rPr>
          <w:instrText xml:space="preserve"> PAGEREF _Toc194845673 \h </w:instrText>
        </w:r>
        <w:r>
          <w:rPr>
            <w:noProof/>
            <w:webHidden/>
          </w:rPr>
        </w:r>
        <w:r>
          <w:rPr>
            <w:noProof/>
            <w:webHidden/>
          </w:rPr>
          <w:fldChar w:fldCharType="separate"/>
        </w:r>
        <w:r>
          <w:rPr>
            <w:noProof/>
            <w:webHidden/>
          </w:rPr>
          <w:t>52</w:t>
        </w:r>
        <w:r>
          <w:rPr>
            <w:noProof/>
            <w:webHidden/>
          </w:rPr>
          <w:fldChar w:fldCharType="end"/>
        </w:r>
      </w:hyperlink>
    </w:p>
    <w:p w14:paraId="6EF8BE0A" w14:textId="2E4708A1"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4" w:history="1">
        <w:r w:rsidRPr="000B5AE6">
          <w:rPr>
            <w:rStyle w:val="af7"/>
            <w:noProof/>
          </w:rPr>
          <w:t>5.2.3 Bad-Case</w:t>
        </w:r>
        <w:r w:rsidRPr="000B5AE6">
          <w:rPr>
            <w:rStyle w:val="af7"/>
            <w:noProof/>
          </w:rPr>
          <w:t>集成模块</w:t>
        </w:r>
        <w:r>
          <w:rPr>
            <w:noProof/>
            <w:webHidden/>
          </w:rPr>
          <w:tab/>
        </w:r>
        <w:r>
          <w:rPr>
            <w:noProof/>
            <w:webHidden/>
          </w:rPr>
          <w:fldChar w:fldCharType="begin"/>
        </w:r>
        <w:r>
          <w:rPr>
            <w:noProof/>
            <w:webHidden/>
          </w:rPr>
          <w:instrText xml:space="preserve"> PAGEREF _Toc194845674 \h </w:instrText>
        </w:r>
        <w:r>
          <w:rPr>
            <w:noProof/>
            <w:webHidden/>
          </w:rPr>
        </w:r>
        <w:r>
          <w:rPr>
            <w:noProof/>
            <w:webHidden/>
          </w:rPr>
          <w:fldChar w:fldCharType="separate"/>
        </w:r>
        <w:r>
          <w:rPr>
            <w:noProof/>
            <w:webHidden/>
          </w:rPr>
          <w:t>52</w:t>
        </w:r>
        <w:r>
          <w:rPr>
            <w:noProof/>
            <w:webHidden/>
          </w:rPr>
          <w:fldChar w:fldCharType="end"/>
        </w:r>
      </w:hyperlink>
    </w:p>
    <w:p w14:paraId="579F6730" w14:textId="6F001790"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5" w:history="1">
        <w:r w:rsidRPr="000B5AE6">
          <w:rPr>
            <w:rStyle w:val="af7"/>
            <w:noProof/>
          </w:rPr>
          <w:t>5.2.4</w:t>
        </w:r>
        <w:r w:rsidRPr="000B5AE6">
          <w:rPr>
            <w:rStyle w:val="af7"/>
            <w:noProof/>
          </w:rPr>
          <w:t>问题模板交互模块</w:t>
        </w:r>
        <w:r>
          <w:rPr>
            <w:noProof/>
            <w:webHidden/>
          </w:rPr>
          <w:tab/>
        </w:r>
        <w:r>
          <w:rPr>
            <w:noProof/>
            <w:webHidden/>
          </w:rPr>
          <w:fldChar w:fldCharType="begin"/>
        </w:r>
        <w:r>
          <w:rPr>
            <w:noProof/>
            <w:webHidden/>
          </w:rPr>
          <w:instrText xml:space="preserve"> PAGEREF _Toc194845675 \h </w:instrText>
        </w:r>
        <w:r>
          <w:rPr>
            <w:noProof/>
            <w:webHidden/>
          </w:rPr>
        </w:r>
        <w:r>
          <w:rPr>
            <w:noProof/>
            <w:webHidden/>
          </w:rPr>
          <w:fldChar w:fldCharType="separate"/>
        </w:r>
        <w:r>
          <w:rPr>
            <w:noProof/>
            <w:webHidden/>
          </w:rPr>
          <w:t>53</w:t>
        </w:r>
        <w:r>
          <w:rPr>
            <w:noProof/>
            <w:webHidden/>
          </w:rPr>
          <w:fldChar w:fldCharType="end"/>
        </w:r>
      </w:hyperlink>
    </w:p>
    <w:p w14:paraId="19468950" w14:textId="12C217BC"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76" w:history="1">
        <w:r w:rsidRPr="000B5AE6">
          <w:rPr>
            <w:rStyle w:val="af7"/>
            <w:noProof/>
          </w:rPr>
          <w:t>5.3</w:t>
        </w:r>
        <w:r w:rsidRPr="000B5AE6">
          <w:rPr>
            <w:rStyle w:val="af7"/>
            <w:noProof/>
          </w:rPr>
          <w:t>测试样本管理</w:t>
        </w:r>
        <w:r>
          <w:rPr>
            <w:noProof/>
            <w:webHidden/>
          </w:rPr>
          <w:tab/>
        </w:r>
        <w:r>
          <w:rPr>
            <w:noProof/>
            <w:webHidden/>
          </w:rPr>
          <w:fldChar w:fldCharType="begin"/>
        </w:r>
        <w:r>
          <w:rPr>
            <w:noProof/>
            <w:webHidden/>
          </w:rPr>
          <w:instrText xml:space="preserve"> PAGEREF _Toc194845676 \h </w:instrText>
        </w:r>
        <w:r>
          <w:rPr>
            <w:noProof/>
            <w:webHidden/>
          </w:rPr>
        </w:r>
        <w:r>
          <w:rPr>
            <w:noProof/>
            <w:webHidden/>
          </w:rPr>
          <w:fldChar w:fldCharType="separate"/>
        </w:r>
        <w:r>
          <w:rPr>
            <w:noProof/>
            <w:webHidden/>
          </w:rPr>
          <w:t>55</w:t>
        </w:r>
        <w:r>
          <w:rPr>
            <w:noProof/>
            <w:webHidden/>
          </w:rPr>
          <w:fldChar w:fldCharType="end"/>
        </w:r>
      </w:hyperlink>
    </w:p>
    <w:p w14:paraId="420E729E" w14:textId="7437CDB5"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7" w:history="1">
        <w:r w:rsidRPr="000B5AE6">
          <w:rPr>
            <w:rStyle w:val="af7"/>
            <w:noProof/>
          </w:rPr>
          <w:t xml:space="preserve">5.3.1 </w:t>
        </w:r>
        <w:r w:rsidRPr="000B5AE6">
          <w:rPr>
            <w:rStyle w:val="af7"/>
            <w:noProof/>
          </w:rPr>
          <w:t>测试样本展示模块</w:t>
        </w:r>
        <w:r>
          <w:rPr>
            <w:noProof/>
            <w:webHidden/>
          </w:rPr>
          <w:tab/>
        </w:r>
        <w:r>
          <w:rPr>
            <w:noProof/>
            <w:webHidden/>
          </w:rPr>
          <w:fldChar w:fldCharType="begin"/>
        </w:r>
        <w:r>
          <w:rPr>
            <w:noProof/>
            <w:webHidden/>
          </w:rPr>
          <w:instrText xml:space="preserve"> PAGEREF _Toc194845677 \h </w:instrText>
        </w:r>
        <w:r>
          <w:rPr>
            <w:noProof/>
            <w:webHidden/>
          </w:rPr>
        </w:r>
        <w:r>
          <w:rPr>
            <w:noProof/>
            <w:webHidden/>
          </w:rPr>
          <w:fldChar w:fldCharType="separate"/>
        </w:r>
        <w:r>
          <w:rPr>
            <w:noProof/>
            <w:webHidden/>
          </w:rPr>
          <w:t>56</w:t>
        </w:r>
        <w:r>
          <w:rPr>
            <w:noProof/>
            <w:webHidden/>
          </w:rPr>
          <w:fldChar w:fldCharType="end"/>
        </w:r>
      </w:hyperlink>
    </w:p>
    <w:p w14:paraId="3F4FE5D9" w14:textId="29570C11"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8" w:history="1">
        <w:r w:rsidRPr="000B5AE6">
          <w:rPr>
            <w:rStyle w:val="af7"/>
            <w:noProof/>
          </w:rPr>
          <w:t>5.3.2</w:t>
        </w:r>
        <w:r w:rsidRPr="000B5AE6">
          <w:rPr>
            <w:rStyle w:val="af7"/>
            <w:noProof/>
          </w:rPr>
          <w:t>测试样本集成模块</w:t>
        </w:r>
        <w:r>
          <w:rPr>
            <w:noProof/>
            <w:webHidden/>
          </w:rPr>
          <w:tab/>
        </w:r>
        <w:r>
          <w:rPr>
            <w:noProof/>
            <w:webHidden/>
          </w:rPr>
          <w:fldChar w:fldCharType="begin"/>
        </w:r>
        <w:r>
          <w:rPr>
            <w:noProof/>
            <w:webHidden/>
          </w:rPr>
          <w:instrText xml:space="preserve"> PAGEREF _Toc194845678 \h </w:instrText>
        </w:r>
        <w:r>
          <w:rPr>
            <w:noProof/>
            <w:webHidden/>
          </w:rPr>
        </w:r>
        <w:r>
          <w:rPr>
            <w:noProof/>
            <w:webHidden/>
          </w:rPr>
          <w:fldChar w:fldCharType="separate"/>
        </w:r>
        <w:r>
          <w:rPr>
            <w:noProof/>
            <w:webHidden/>
          </w:rPr>
          <w:t>56</w:t>
        </w:r>
        <w:r>
          <w:rPr>
            <w:noProof/>
            <w:webHidden/>
          </w:rPr>
          <w:fldChar w:fldCharType="end"/>
        </w:r>
      </w:hyperlink>
    </w:p>
    <w:p w14:paraId="7731967D" w14:textId="31875619"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79" w:history="1">
        <w:r w:rsidRPr="000B5AE6">
          <w:rPr>
            <w:rStyle w:val="af7"/>
            <w:noProof/>
          </w:rPr>
          <w:t>5.3.3</w:t>
        </w:r>
        <w:r w:rsidRPr="000B5AE6">
          <w:rPr>
            <w:rStyle w:val="af7"/>
            <w:noProof/>
          </w:rPr>
          <w:t>测试样本交互操作</w:t>
        </w:r>
        <w:r>
          <w:rPr>
            <w:noProof/>
            <w:webHidden/>
          </w:rPr>
          <w:tab/>
        </w:r>
        <w:r>
          <w:rPr>
            <w:noProof/>
            <w:webHidden/>
          </w:rPr>
          <w:fldChar w:fldCharType="begin"/>
        </w:r>
        <w:r>
          <w:rPr>
            <w:noProof/>
            <w:webHidden/>
          </w:rPr>
          <w:instrText xml:space="preserve"> PAGEREF _Toc194845679 \h </w:instrText>
        </w:r>
        <w:r>
          <w:rPr>
            <w:noProof/>
            <w:webHidden/>
          </w:rPr>
        </w:r>
        <w:r>
          <w:rPr>
            <w:noProof/>
            <w:webHidden/>
          </w:rPr>
          <w:fldChar w:fldCharType="separate"/>
        </w:r>
        <w:r>
          <w:rPr>
            <w:noProof/>
            <w:webHidden/>
          </w:rPr>
          <w:t>56</w:t>
        </w:r>
        <w:r>
          <w:rPr>
            <w:noProof/>
            <w:webHidden/>
          </w:rPr>
          <w:fldChar w:fldCharType="end"/>
        </w:r>
      </w:hyperlink>
    </w:p>
    <w:p w14:paraId="44671F63" w14:textId="3FAE4395"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0" w:history="1">
        <w:r w:rsidRPr="000B5AE6">
          <w:rPr>
            <w:rStyle w:val="af7"/>
            <w:noProof/>
          </w:rPr>
          <w:t>5.4</w:t>
        </w:r>
        <w:r w:rsidRPr="000B5AE6">
          <w:rPr>
            <w:rStyle w:val="af7"/>
            <w:noProof/>
          </w:rPr>
          <w:t>模型管理</w:t>
        </w:r>
        <w:r>
          <w:rPr>
            <w:noProof/>
            <w:webHidden/>
          </w:rPr>
          <w:tab/>
        </w:r>
        <w:r>
          <w:rPr>
            <w:noProof/>
            <w:webHidden/>
          </w:rPr>
          <w:fldChar w:fldCharType="begin"/>
        </w:r>
        <w:r>
          <w:rPr>
            <w:noProof/>
            <w:webHidden/>
          </w:rPr>
          <w:instrText xml:space="preserve"> PAGEREF _Toc194845680 \h </w:instrText>
        </w:r>
        <w:r>
          <w:rPr>
            <w:noProof/>
            <w:webHidden/>
          </w:rPr>
        </w:r>
        <w:r>
          <w:rPr>
            <w:noProof/>
            <w:webHidden/>
          </w:rPr>
          <w:fldChar w:fldCharType="separate"/>
        </w:r>
        <w:r>
          <w:rPr>
            <w:noProof/>
            <w:webHidden/>
          </w:rPr>
          <w:t>57</w:t>
        </w:r>
        <w:r>
          <w:rPr>
            <w:noProof/>
            <w:webHidden/>
          </w:rPr>
          <w:fldChar w:fldCharType="end"/>
        </w:r>
      </w:hyperlink>
    </w:p>
    <w:p w14:paraId="432BFB0C" w14:textId="5F11EFA8"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81" w:history="1">
        <w:r w:rsidRPr="000B5AE6">
          <w:rPr>
            <w:rStyle w:val="af7"/>
            <w:noProof/>
          </w:rPr>
          <w:t>5.4.1</w:t>
        </w:r>
        <w:r w:rsidRPr="000B5AE6">
          <w:rPr>
            <w:rStyle w:val="af7"/>
            <w:noProof/>
          </w:rPr>
          <w:t>模型训练</w:t>
        </w:r>
        <w:r>
          <w:rPr>
            <w:noProof/>
            <w:webHidden/>
          </w:rPr>
          <w:tab/>
        </w:r>
        <w:r>
          <w:rPr>
            <w:noProof/>
            <w:webHidden/>
          </w:rPr>
          <w:fldChar w:fldCharType="begin"/>
        </w:r>
        <w:r>
          <w:rPr>
            <w:noProof/>
            <w:webHidden/>
          </w:rPr>
          <w:instrText xml:space="preserve"> PAGEREF _Toc194845681 \h </w:instrText>
        </w:r>
        <w:r>
          <w:rPr>
            <w:noProof/>
            <w:webHidden/>
          </w:rPr>
        </w:r>
        <w:r>
          <w:rPr>
            <w:noProof/>
            <w:webHidden/>
          </w:rPr>
          <w:fldChar w:fldCharType="separate"/>
        </w:r>
        <w:r>
          <w:rPr>
            <w:noProof/>
            <w:webHidden/>
          </w:rPr>
          <w:t>59</w:t>
        </w:r>
        <w:r>
          <w:rPr>
            <w:noProof/>
            <w:webHidden/>
          </w:rPr>
          <w:fldChar w:fldCharType="end"/>
        </w:r>
      </w:hyperlink>
    </w:p>
    <w:p w14:paraId="094ACC49" w14:textId="5515973B" w:rsidR="009A2530" w:rsidRDefault="009A2530">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4845682" w:history="1">
        <w:r w:rsidRPr="000B5AE6">
          <w:rPr>
            <w:rStyle w:val="af7"/>
            <w:noProof/>
          </w:rPr>
          <w:t>5.4.2</w:t>
        </w:r>
        <w:r w:rsidRPr="000B5AE6">
          <w:rPr>
            <w:rStyle w:val="af7"/>
            <w:noProof/>
          </w:rPr>
          <w:t>模型版本管理</w:t>
        </w:r>
        <w:r>
          <w:rPr>
            <w:noProof/>
            <w:webHidden/>
          </w:rPr>
          <w:tab/>
        </w:r>
        <w:r>
          <w:rPr>
            <w:noProof/>
            <w:webHidden/>
          </w:rPr>
          <w:fldChar w:fldCharType="begin"/>
        </w:r>
        <w:r>
          <w:rPr>
            <w:noProof/>
            <w:webHidden/>
          </w:rPr>
          <w:instrText xml:space="preserve"> PAGEREF _Toc194845682 \h </w:instrText>
        </w:r>
        <w:r>
          <w:rPr>
            <w:noProof/>
            <w:webHidden/>
          </w:rPr>
        </w:r>
        <w:r>
          <w:rPr>
            <w:noProof/>
            <w:webHidden/>
          </w:rPr>
          <w:fldChar w:fldCharType="separate"/>
        </w:r>
        <w:r>
          <w:rPr>
            <w:noProof/>
            <w:webHidden/>
          </w:rPr>
          <w:t>59</w:t>
        </w:r>
        <w:r>
          <w:rPr>
            <w:noProof/>
            <w:webHidden/>
          </w:rPr>
          <w:fldChar w:fldCharType="end"/>
        </w:r>
      </w:hyperlink>
    </w:p>
    <w:p w14:paraId="158BC698" w14:textId="4F1AF51D"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3" w:history="1">
        <w:r w:rsidRPr="000B5AE6">
          <w:rPr>
            <w:rStyle w:val="af7"/>
            <w:noProof/>
          </w:rPr>
          <w:t>5.5</w:t>
        </w:r>
        <w:r w:rsidRPr="000B5AE6">
          <w:rPr>
            <w:rStyle w:val="af7"/>
            <w:noProof/>
          </w:rPr>
          <w:t>本章小结</w:t>
        </w:r>
        <w:r>
          <w:rPr>
            <w:noProof/>
            <w:webHidden/>
          </w:rPr>
          <w:tab/>
        </w:r>
        <w:r>
          <w:rPr>
            <w:noProof/>
            <w:webHidden/>
          </w:rPr>
          <w:fldChar w:fldCharType="begin"/>
        </w:r>
        <w:r>
          <w:rPr>
            <w:noProof/>
            <w:webHidden/>
          </w:rPr>
          <w:instrText xml:space="preserve"> PAGEREF _Toc194845683 \h </w:instrText>
        </w:r>
        <w:r>
          <w:rPr>
            <w:noProof/>
            <w:webHidden/>
          </w:rPr>
        </w:r>
        <w:r>
          <w:rPr>
            <w:noProof/>
            <w:webHidden/>
          </w:rPr>
          <w:fldChar w:fldCharType="separate"/>
        </w:r>
        <w:r>
          <w:rPr>
            <w:noProof/>
            <w:webHidden/>
          </w:rPr>
          <w:t>61</w:t>
        </w:r>
        <w:r>
          <w:rPr>
            <w:noProof/>
            <w:webHidden/>
          </w:rPr>
          <w:fldChar w:fldCharType="end"/>
        </w:r>
      </w:hyperlink>
    </w:p>
    <w:p w14:paraId="2E4E5FEE" w14:textId="7304629D"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4" w:history="1">
        <w:r w:rsidRPr="000B5AE6">
          <w:rPr>
            <w:rStyle w:val="af7"/>
            <w:noProof/>
          </w:rPr>
          <w:t>第六章</w:t>
        </w:r>
        <w:r w:rsidRPr="000B5AE6">
          <w:rPr>
            <w:rStyle w:val="af7"/>
            <w:noProof/>
          </w:rPr>
          <w:t xml:space="preserve"> </w:t>
        </w:r>
        <w:r w:rsidRPr="000B5AE6">
          <w:rPr>
            <w:rStyle w:val="af7"/>
            <w:noProof/>
          </w:rPr>
          <w:t>总结与展望</w:t>
        </w:r>
        <w:r>
          <w:rPr>
            <w:noProof/>
            <w:webHidden/>
          </w:rPr>
          <w:tab/>
        </w:r>
        <w:r>
          <w:rPr>
            <w:noProof/>
            <w:webHidden/>
          </w:rPr>
          <w:fldChar w:fldCharType="begin"/>
        </w:r>
        <w:r>
          <w:rPr>
            <w:noProof/>
            <w:webHidden/>
          </w:rPr>
          <w:instrText xml:space="preserve"> PAGEREF _Toc194845684 \h </w:instrText>
        </w:r>
        <w:r>
          <w:rPr>
            <w:noProof/>
            <w:webHidden/>
          </w:rPr>
        </w:r>
        <w:r>
          <w:rPr>
            <w:noProof/>
            <w:webHidden/>
          </w:rPr>
          <w:fldChar w:fldCharType="separate"/>
        </w:r>
        <w:r>
          <w:rPr>
            <w:noProof/>
            <w:webHidden/>
          </w:rPr>
          <w:t>76</w:t>
        </w:r>
        <w:r>
          <w:rPr>
            <w:noProof/>
            <w:webHidden/>
          </w:rPr>
          <w:fldChar w:fldCharType="end"/>
        </w:r>
      </w:hyperlink>
    </w:p>
    <w:p w14:paraId="0FC2F578" w14:textId="1EEAFE63"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5" w:history="1">
        <w:r w:rsidRPr="000B5AE6">
          <w:rPr>
            <w:rStyle w:val="af7"/>
            <w:noProof/>
          </w:rPr>
          <w:t>6.1</w:t>
        </w:r>
        <w:r w:rsidRPr="000B5AE6">
          <w:rPr>
            <w:rStyle w:val="af7"/>
            <w:noProof/>
          </w:rPr>
          <w:t>本文工作总结</w:t>
        </w:r>
        <w:r>
          <w:rPr>
            <w:noProof/>
            <w:webHidden/>
          </w:rPr>
          <w:tab/>
        </w:r>
        <w:r>
          <w:rPr>
            <w:noProof/>
            <w:webHidden/>
          </w:rPr>
          <w:fldChar w:fldCharType="begin"/>
        </w:r>
        <w:r>
          <w:rPr>
            <w:noProof/>
            <w:webHidden/>
          </w:rPr>
          <w:instrText xml:space="preserve"> PAGEREF _Toc194845685 \h </w:instrText>
        </w:r>
        <w:r>
          <w:rPr>
            <w:noProof/>
            <w:webHidden/>
          </w:rPr>
        </w:r>
        <w:r>
          <w:rPr>
            <w:noProof/>
            <w:webHidden/>
          </w:rPr>
          <w:fldChar w:fldCharType="separate"/>
        </w:r>
        <w:r>
          <w:rPr>
            <w:noProof/>
            <w:webHidden/>
          </w:rPr>
          <w:t>76</w:t>
        </w:r>
        <w:r>
          <w:rPr>
            <w:noProof/>
            <w:webHidden/>
          </w:rPr>
          <w:fldChar w:fldCharType="end"/>
        </w:r>
      </w:hyperlink>
    </w:p>
    <w:p w14:paraId="454FC56D" w14:textId="3C1CBB52" w:rsidR="009A2530" w:rsidRDefault="009A2530">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4845686" w:history="1">
        <w:r w:rsidRPr="000B5AE6">
          <w:rPr>
            <w:rStyle w:val="af7"/>
            <w:noProof/>
          </w:rPr>
          <w:t>6.2</w:t>
        </w:r>
        <w:r w:rsidRPr="000B5AE6">
          <w:rPr>
            <w:rStyle w:val="af7"/>
            <w:noProof/>
          </w:rPr>
          <w:t>未来工作展望</w:t>
        </w:r>
        <w:r>
          <w:rPr>
            <w:noProof/>
            <w:webHidden/>
          </w:rPr>
          <w:tab/>
        </w:r>
        <w:r>
          <w:rPr>
            <w:noProof/>
            <w:webHidden/>
          </w:rPr>
          <w:fldChar w:fldCharType="begin"/>
        </w:r>
        <w:r>
          <w:rPr>
            <w:noProof/>
            <w:webHidden/>
          </w:rPr>
          <w:instrText xml:space="preserve"> PAGEREF _Toc194845686 \h </w:instrText>
        </w:r>
        <w:r>
          <w:rPr>
            <w:noProof/>
            <w:webHidden/>
          </w:rPr>
        </w:r>
        <w:r>
          <w:rPr>
            <w:noProof/>
            <w:webHidden/>
          </w:rPr>
          <w:fldChar w:fldCharType="separate"/>
        </w:r>
        <w:r>
          <w:rPr>
            <w:noProof/>
            <w:webHidden/>
          </w:rPr>
          <w:t>78</w:t>
        </w:r>
        <w:r>
          <w:rPr>
            <w:noProof/>
            <w:webHidden/>
          </w:rPr>
          <w:fldChar w:fldCharType="end"/>
        </w:r>
      </w:hyperlink>
    </w:p>
    <w:p w14:paraId="2055AF5B" w14:textId="49768DD3"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7" w:history="1">
        <w:r w:rsidRPr="000B5AE6">
          <w:rPr>
            <w:rStyle w:val="af7"/>
            <w:noProof/>
          </w:rPr>
          <w:t>参</w:t>
        </w:r>
        <w:r w:rsidRPr="000B5AE6">
          <w:rPr>
            <w:rStyle w:val="af7"/>
            <w:noProof/>
          </w:rPr>
          <w:t xml:space="preserve"> </w:t>
        </w:r>
        <w:r w:rsidRPr="000B5AE6">
          <w:rPr>
            <w:rStyle w:val="af7"/>
            <w:noProof/>
          </w:rPr>
          <w:t>考</w:t>
        </w:r>
        <w:r w:rsidRPr="000B5AE6">
          <w:rPr>
            <w:rStyle w:val="af7"/>
            <w:noProof/>
          </w:rPr>
          <w:t xml:space="preserve"> </w:t>
        </w:r>
        <w:r w:rsidRPr="000B5AE6">
          <w:rPr>
            <w:rStyle w:val="af7"/>
            <w:noProof/>
          </w:rPr>
          <w:t>文</w:t>
        </w:r>
        <w:r w:rsidRPr="000B5AE6">
          <w:rPr>
            <w:rStyle w:val="af7"/>
            <w:noProof/>
          </w:rPr>
          <w:t xml:space="preserve"> </w:t>
        </w:r>
        <w:r w:rsidRPr="000B5AE6">
          <w:rPr>
            <w:rStyle w:val="af7"/>
            <w:noProof/>
          </w:rPr>
          <w:t>献</w:t>
        </w:r>
        <w:r>
          <w:rPr>
            <w:noProof/>
            <w:webHidden/>
          </w:rPr>
          <w:tab/>
        </w:r>
        <w:r>
          <w:rPr>
            <w:noProof/>
            <w:webHidden/>
          </w:rPr>
          <w:fldChar w:fldCharType="begin"/>
        </w:r>
        <w:r>
          <w:rPr>
            <w:noProof/>
            <w:webHidden/>
          </w:rPr>
          <w:instrText xml:space="preserve"> PAGEREF _Toc194845687 \h </w:instrText>
        </w:r>
        <w:r>
          <w:rPr>
            <w:noProof/>
            <w:webHidden/>
          </w:rPr>
        </w:r>
        <w:r>
          <w:rPr>
            <w:noProof/>
            <w:webHidden/>
          </w:rPr>
          <w:fldChar w:fldCharType="separate"/>
        </w:r>
        <w:r>
          <w:rPr>
            <w:noProof/>
            <w:webHidden/>
          </w:rPr>
          <w:t>80</w:t>
        </w:r>
        <w:r>
          <w:rPr>
            <w:noProof/>
            <w:webHidden/>
          </w:rPr>
          <w:fldChar w:fldCharType="end"/>
        </w:r>
      </w:hyperlink>
    </w:p>
    <w:p w14:paraId="1234F7D9" w14:textId="2946F37D"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8" w:history="1">
        <w:r w:rsidRPr="000B5AE6">
          <w:rPr>
            <w:rStyle w:val="af7"/>
            <w:noProof/>
          </w:rPr>
          <w:t>简历及在学期间所获得的学术成果</w:t>
        </w:r>
        <w:r>
          <w:rPr>
            <w:noProof/>
            <w:webHidden/>
          </w:rPr>
          <w:tab/>
        </w:r>
        <w:r>
          <w:rPr>
            <w:noProof/>
            <w:webHidden/>
          </w:rPr>
          <w:fldChar w:fldCharType="begin"/>
        </w:r>
        <w:r>
          <w:rPr>
            <w:noProof/>
            <w:webHidden/>
          </w:rPr>
          <w:instrText xml:space="preserve"> PAGEREF _Toc194845688 \h </w:instrText>
        </w:r>
        <w:r>
          <w:rPr>
            <w:noProof/>
            <w:webHidden/>
          </w:rPr>
        </w:r>
        <w:r>
          <w:rPr>
            <w:noProof/>
            <w:webHidden/>
          </w:rPr>
          <w:fldChar w:fldCharType="separate"/>
        </w:r>
        <w:r>
          <w:rPr>
            <w:noProof/>
            <w:webHidden/>
          </w:rPr>
          <w:t>80</w:t>
        </w:r>
        <w:r>
          <w:rPr>
            <w:noProof/>
            <w:webHidden/>
          </w:rPr>
          <w:fldChar w:fldCharType="end"/>
        </w:r>
      </w:hyperlink>
    </w:p>
    <w:p w14:paraId="151505BE" w14:textId="52F2DFBF" w:rsidR="009A2530" w:rsidRDefault="009A2530">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4845689" w:history="1">
        <w:r w:rsidRPr="000B5AE6">
          <w:rPr>
            <w:rStyle w:val="af7"/>
            <w:noProof/>
          </w:rPr>
          <w:t>致</w:t>
        </w:r>
        <w:r w:rsidRPr="000B5AE6">
          <w:rPr>
            <w:rStyle w:val="af7"/>
            <w:noProof/>
          </w:rPr>
          <w:t xml:space="preserve"> </w:t>
        </w:r>
        <w:r w:rsidRPr="000B5AE6">
          <w:rPr>
            <w:rStyle w:val="af7"/>
            <w:noProof/>
          </w:rPr>
          <w:t>谢</w:t>
        </w:r>
        <w:r>
          <w:rPr>
            <w:noProof/>
            <w:webHidden/>
          </w:rPr>
          <w:tab/>
        </w:r>
        <w:r>
          <w:rPr>
            <w:noProof/>
            <w:webHidden/>
          </w:rPr>
          <w:fldChar w:fldCharType="begin"/>
        </w:r>
        <w:r>
          <w:rPr>
            <w:noProof/>
            <w:webHidden/>
          </w:rPr>
          <w:instrText xml:space="preserve"> PAGEREF _Toc194845689 \h </w:instrText>
        </w:r>
        <w:r>
          <w:rPr>
            <w:noProof/>
            <w:webHidden/>
          </w:rPr>
        </w:r>
        <w:r>
          <w:rPr>
            <w:noProof/>
            <w:webHidden/>
          </w:rPr>
          <w:fldChar w:fldCharType="separate"/>
        </w:r>
        <w:r>
          <w:rPr>
            <w:noProof/>
            <w:webHidden/>
          </w:rPr>
          <w:t>81</w:t>
        </w:r>
        <w:r>
          <w:rPr>
            <w:noProof/>
            <w:webHidden/>
          </w:rPr>
          <w:fldChar w:fldCharType="end"/>
        </w:r>
      </w:hyperlink>
    </w:p>
    <w:p w14:paraId="11658D1C" w14:textId="628A0F8E" w:rsidR="00212359" w:rsidRDefault="009A2530" w:rsidP="00212359">
      <w:pPr>
        <w:spacing w:line="300" w:lineRule="auto"/>
        <w:ind w:firstLineChars="0" w:firstLine="0"/>
        <w:rPr>
          <w:rFonts w:asciiTheme="minorHAnsi" w:eastAsiaTheme="minorHAnsi" w:hAnsiTheme="majorBidi"/>
          <w:b/>
          <w:sz w:val="20"/>
        </w:rPr>
      </w:pPr>
      <w:r>
        <w:rPr>
          <w:rFonts w:asciiTheme="minorHAnsi" w:eastAsiaTheme="minorHAnsi" w:hAnsiTheme="majorBidi"/>
          <w:b/>
          <w:sz w:val="20"/>
        </w:rPr>
        <w:fldChar w:fldCharType="end"/>
      </w:r>
    </w:p>
    <w:p w14:paraId="3882A2C6" w14:textId="77777777" w:rsidR="003C7BBA" w:rsidRDefault="003C7BBA" w:rsidP="00212359">
      <w:pPr>
        <w:spacing w:line="300" w:lineRule="auto"/>
        <w:ind w:firstLineChars="0" w:firstLine="0"/>
        <w:rPr>
          <w:rFonts w:asciiTheme="minorHAnsi" w:eastAsiaTheme="minorHAnsi" w:hAnsiTheme="majorBidi"/>
          <w:b/>
          <w:sz w:val="20"/>
        </w:rPr>
      </w:pPr>
    </w:p>
    <w:p w14:paraId="77497CF3" w14:textId="77777777" w:rsidR="003C7BBA" w:rsidRDefault="003C7BBA" w:rsidP="00212359">
      <w:pPr>
        <w:spacing w:line="300" w:lineRule="auto"/>
        <w:ind w:firstLineChars="0" w:firstLine="0"/>
        <w:rPr>
          <w:rFonts w:asciiTheme="minorHAnsi" w:eastAsiaTheme="minorHAnsi" w:hAnsiTheme="majorBidi"/>
          <w:b/>
          <w:sz w:val="20"/>
        </w:rPr>
      </w:pPr>
    </w:p>
    <w:p w14:paraId="40746E31" w14:textId="77777777" w:rsidR="003C7BBA" w:rsidRDefault="003C7BBA" w:rsidP="00212359">
      <w:pPr>
        <w:spacing w:line="300" w:lineRule="auto"/>
        <w:ind w:firstLineChars="0" w:firstLine="0"/>
        <w:rPr>
          <w:rFonts w:asciiTheme="minorHAnsi" w:eastAsiaTheme="minorHAnsi" w:hAnsiTheme="majorBidi"/>
          <w:b/>
          <w:sz w:val="20"/>
        </w:rPr>
      </w:pPr>
    </w:p>
    <w:p w14:paraId="10DACD5A" w14:textId="77777777" w:rsidR="003C7BBA" w:rsidRDefault="003C7BBA" w:rsidP="00212359">
      <w:pPr>
        <w:spacing w:line="300" w:lineRule="auto"/>
        <w:ind w:firstLineChars="0" w:firstLine="0"/>
        <w:rPr>
          <w:rFonts w:asciiTheme="minorHAnsi" w:eastAsiaTheme="minorHAnsi" w:hAnsiTheme="majorBidi"/>
          <w:b/>
          <w:sz w:val="20"/>
        </w:rPr>
      </w:pPr>
    </w:p>
    <w:p w14:paraId="6F2C0E28" w14:textId="77777777" w:rsidR="003C7BBA" w:rsidRDefault="003C7BBA" w:rsidP="00212359">
      <w:pPr>
        <w:spacing w:line="300" w:lineRule="auto"/>
        <w:ind w:firstLineChars="0" w:firstLine="0"/>
        <w:rPr>
          <w:rFonts w:asciiTheme="minorHAnsi" w:eastAsiaTheme="minorHAnsi" w:hAnsiTheme="majorBidi"/>
          <w:b/>
          <w:sz w:val="20"/>
        </w:rPr>
      </w:pPr>
    </w:p>
    <w:p w14:paraId="057C58CA" w14:textId="77777777" w:rsidR="003C7BBA" w:rsidRDefault="003C7BBA" w:rsidP="00212359">
      <w:pPr>
        <w:spacing w:line="300" w:lineRule="auto"/>
        <w:ind w:firstLineChars="0" w:firstLine="0"/>
      </w:pPr>
    </w:p>
    <w:p w14:paraId="18794184" w14:textId="77777777" w:rsidR="00906324" w:rsidRDefault="00906324" w:rsidP="00B83CB9">
      <w:pPr>
        <w:spacing w:line="300" w:lineRule="auto"/>
        <w:ind w:firstLineChars="0" w:firstLine="0"/>
        <w:sectPr w:rsidR="00906324" w:rsidSect="008F6394">
          <w:headerReference w:type="even" r:id="rId33"/>
          <w:headerReference w:type="default" r:id="rId34"/>
          <w:headerReference w:type="first" r:id="rId35"/>
          <w:pgSz w:w="11906" w:h="16838"/>
          <w:pgMar w:top="1134" w:right="1588" w:bottom="1418" w:left="1588" w:header="1417" w:footer="1701" w:gutter="284"/>
          <w:pgNumType w:fmt="upperRoman"/>
          <w:cols w:space="425"/>
          <w:docGrid w:type="lines" w:linePitch="326"/>
        </w:sectPr>
      </w:pPr>
    </w:p>
    <w:p w14:paraId="10133CF2" w14:textId="0CE8C081" w:rsidR="00D56141" w:rsidRPr="00E83CA9" w:rsidRDefault="00F2404C" w:rsidP="00B83CB9">
      <w:pPr>
        <w:adjustRightInd w:val="0"/>
        <w:spacing w:before="397"/>
        <w:ind w:firstLineChars="0" w:firstLine="0"/>
        <w:jc w:val="center"/>
        <w:rPr>
          <w:rFonts w:ascii="黑体" w:eastAsia="黑体" w:hAnsi="黑体"/>
          <w:b/>
          <w:bCs/>
          <w:sz w:val="32"/>
          <w:szCs w:val="32"/>
        </w:rPr>
      </w:pPr>
      <w:commentRangeStart w:id="55"/>
      <w:r>
        <w:rPr>
          <w:rFonts w:ascii="黑体" w:eastAsia="黑体" w:hAnsi="黑体" w:hint="eastAsia"/>
          <w:b/>
          <w:bCs/>
          <w:sz w:val="32"/>
          <w:szCs w:val="32"/>
        </w:rPr>
        <w:lastRenderedPageBreak/>
        <w:t>图</w:t>
      </w:r>
      <w:r w:rsidRPr="00E83CA9">
        <w:rPr>
          <w:rFonts w:ascii="黑体" w:eastAsia="黑体" w:hAnsi="黑体" w:hint="eastAsia"/>
          <w:b/>
          <w:bCs/>
          <w:sz w:val="32"/>
          <w:szCs w:val="32"/>
        </w:rPr>
        <w:t>录</w:t>
      </w:r>
      <w:commentRangeEnd w:id="55"/>
      <w:r>
        <w:rPr>
          <w:rStyle w:val="CommentReference"/>
        </w:rPr>
        <w:commentReference w:id="55"/>
      </w:r>
    </w:p>
    <w:p w14:paraId="3AAB926A" w14:textId="77777777" w:rsidR="003E6F0E" w:rsidRDefault="003E6F0E" w:rsidP="00C94A36">
      <w:pPr>
        <w:spacing w:line="240" w:lineRule="auto"/>
        <w:ind w:firstLineChars="0" w:firstLine="0"/>
      </w:pPr>
    </w:p>
    <w:p w14:paraId="451DAA44" w14:textId="77777777" w:rsidR="00440686" w:rsidRPr="00E83CA9" w:rsidRDefault="00440686" w:rsidP="000879B1">
      <w:pPr>
        <w:ind w:firstLineChars="0" w:firstLine="0"/>
      </w:pPr>
    </w:p>
    <w:p w14:paraId="1E68CEAA" w14:textId="5640B85B"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195136080"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2</w:t>
        </w:r>
        <w:r w:rsidRPr="00490B27">
          <w:rPr>
            <w:rStyle w:val="af7"/>
            <w:noProof/>
          </w:rPr>
          <w:noBreakHyphen/>
          <w:t>1 Bert</w:t>
        </w:r>
        <w:r w:rsidRPr="00490B27">
          <w:rPr>
            <w:rStyle w:val="af7"/>
            <w:noProof/>
          </w:rPr>
          <w:t>模型</w:t>
        </w:r>
        <w:r w:rsidRPr="00490B27">
          <w:rPr>
            <w:rStyle w:val="af7"/>
            <w:noProof/>
          </w:rPr>
          <w:t>Encoder</w:t>
        </w:r>
        <w:r w:rsidRPr="00490B27">
          <w:rPr>
            <w:rStyle w:val="af7"/>
            <w:noProof/>
          </w:rPr>
          <w:t>模块结构</w:t>
        </w:r>
        <w:r>
          <w:rPr>
            <w:noProof/>
            <w:webHidden/>
          </w:rPr>
          <w:tab/>
        </w:r>
        <w:r>
          <w:rPr>
            <w:noProof/>
            <w:webHidden/>
          </w:rPr>
          <w:fldChar w:fldCharType="begin"/>
        </w:r>
        <w:r>
          <w:rPr>
            <w:noProof/>
            <w:webHidden/>
          </w:rPr>
          <w:instrText xml:space="preserve"> PAGEREF _Toc195136080 \h </w:instrText>
        </w:r>
        <w:r>
          <w:rPr>
            <w:noProof/>
            <w:webHidden/>
          </w:rPr>
        </w:r>
        <w:r>
          <w:rPr>
            <w:noProof/>
            <w:webHidden/>
          </w:rPr>
          <w:fldChar w:fldCharType="separate"/>
        </w:r>
        <w:r>
          <w:rPr>
            <w:noProof/>
            <w:webHidden/>
          </w:rPr>
          <w:t>12</w:t>
        </w:r>
        <w:r>
          <w:rPr>
            <w:noProof/>
            <w:webHidden/>
          </w:rPr>
          <w:fldChar w:fldCharType="end"/>
        </w:r>
      </w:hyperlink>
    </w:p>
    <w:p w14:paraId="35CD13CB" w14:textId="0B665E3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1"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2</w:t>
        </w:r>
        <w:r w:rsidRPr="00490B27">
          <w:rPr>
            <w:rStyle w:val="af7"/>
            <w:noProof/>
          </w:rPr>
          <w:noBreakHyphen/>
          <w:t>2 Bert</w:t>
        </w:r>
        <w:r w:rsidRPr="00490B27">
          <w:rPr>
            <w:rStyle w:val="af7"/>
            <w:noProof/>
          </w:rPr>
          <w:t>模型嵌入层结构</w:t>
        </w:r>
        <w:r>
          <w:rPr>
            <w:noProof/>
            <w:webHidden/>
          </w:rPr>
          <w:tab/>
        </w:r>
        <w:r>
          <w:rPr>
            <w:noProof/>
            <w:webHidden/>
          </w:rPr>
          <w:fldChar w:fldCharType="begin"/>
        </w:r>
        <w:r>
          <w:rPr>
            <w:noProof/>
            <w:webHidden/>
          </w:rPr>
          <w:instrText xml:space="preserve"> PAGEREF _Toc195136081 \h </w:instrText>
        </w:r>
        <w:r>
          <w:rPr>
            <w:noProof/>
            <w:webHidden/>
          </w:rPr>
        </w:r>
        <w:r>
          <w:rPr>
            <w:noProof/>
            <w:webHidden/>
          </w:rPr>
          <w:fldChar w:fldCharType="separate"/>
        </w:r>
        <w:r>
          <w:rPr>
            <w:noProof/>
            <w:webHidden/>
          </w:rPr>
          <w:t>12</w:t>
        </w:r>
        <w:r>
          <w:rPr>
            <w:noProof/>
            <w:webHidden/>
          </w:rPr>
          <w:fldChar w:fldCharType="end"/>
        </w:r>
      </w:hyperlink>
    </w:p>
    <w:p w14:paraId="177D29E4" w14:textId="43FC41CF"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2"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2</w:t>
        </w:r>
        <w:r w:rsidRPr="00490B27">
          <w:rPr>
            <w:rStyle w:val="af7"/>
            <w:noProof/>
          </w:rPr>
          <w:noBreakHyphen/>
          <w:t>3</w:t>
        </w:r>
        <w:r w:rsidRPr="00490B27">
          <w:rPr>
            <w:rStyle w:val="af7"/>
            <w:noProof/>
          </w:rPr>
          <w:t>句法依存树示例图</w:t>
        </w:r>
        <w:r>
          <w:rPr>
            <w:noProof/>
            <w:webHidden/>
          </w:rPr>
          <w:tab/>
        </w:r>
        <w:r>
          <w:rPr>
            <w:noProof/>
            <w:webHidden/>
          </w:rPr>
          <w:fldChar w:fldCharType="begin"/>
        </w:r>
        <w:r>
          <w:rPr>
            <w:noProof/>
            <w:webHidden/>
          </w:rPr>
          <w:instrText xml:space="preserve"> PAGEREF _Toc195136082 \h </w:instrText>
        </w:r>
        <w:r>
          <w:rPr>
            <w:noProof/>
            <w:webHidden/>
          </w:rPr>
        </w:r>
        <w:r>
          <w:rPr>
            <w:noProof/>
            <w:webHidden/>
          </w:rPr>
          <w:fldChar w:fldCharType="separate"/>
        </w:r>
        <w:r>
          <w:rPr>
            <w:noProof/>
            <w:webHidden/>
          </w:rPr>
          <w:t>14</w:t>
        </w:r>
        <w:r>
          <w:rPr>
            <w:noProof/>
            <w:webHidden/>
          </w:rPr>
          <w:fldChar w:fldCharType="end"/>
        </w:r>
      </w:hyperlink>
    </w:p>
    <w:p w14:paraId="37BCCCD2" w14:textId="28B1E1D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3"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1</w:t>
        </w:r>
        <w:r w:rsidRPr="00490B27">
          <w:rPr>
            <w:rStyle w:val="af7"/>
            <w:noProof/>
          </w:rPr>
          <w:t>基于字编码的</w:t>
        </w:r>
        <w:r w:rsidRPr="00490B27">
          <w:rPr>
            <w:rStyle w:val="af7"/>
            <w:noProof/>
          </w:rPr>
          <w:t>NLU</w:t>
        </w:r>
        <w:r w:rsidRPr="00490B27">
          <w:rPr>
            <w:rStyle w:val="af7"/>
            <w:noProof/>
          </w:rPr>
          <w:t>模型结构图</w:t>
        </w:r>
        <w:r>
          <w:rPr>
            <w:noProof/>
            <w:webHidden/>
          </w:rPr>
          <w:tab/>
        </w:r>
        <w:r>
          <w:rPr>
            <w:noProof/>
            <w:webHidden/>
          </w:rPr>
          <w:fldChar w:fldCharType="begin"/>
        </w:r>
        <w:r>
          <w:rPr>
            <w:noProof/>
            <w:webHidden/>
          </w:rPr>
          <w:instrText xml:space="preserve"> PAGEREF _Toc195136083 \h </w:instrText>
        </w:r>
        <w:r>
          <w:rPr>
            <w:noProof/>
            <w:webHidden/>
          </w:rPr>
        </w:r>
        <w:r>
          <w:rPr>
            <w:noProof/>
            <w:webHidden/>
          </w:rPr>
          <w:fldChar w:fldCharType="separate"/>
        </w:r>
        <w:r>
          <w:rPr>
            <w:noProof/>
            <w:webHidden/>
          </w:rPr>
          <w:t>17</w:t>
        </w:r>
        <w:r>
          <w:rPr>
            <w:noProof/>
            <w:webHidden/>
          </w:rPr>
          <w:fldChar w:fldCharType="end"/>
        </w:r>
      </w:hyperlink>
    </w:p>
    <w:p w14:paraId="610A6895" w14:textId="2A1E591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4"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2</w:t>
        </w:r>
        <w:r w:rsidRPr="00490B27">
          <w:rPr>
            <w:rStyle w:val="af7"/>
            <w:noProof/>
          </w:rPr>
          <w:t>基于词编码的</w:t>
        </w:r>
        <w:r w:rsidRPr="00490B27">
          <w:rPr>
            <w:rStyle w:val="af7"/>
            <w:noProof/>
          </w:rPr>
          <w:t>NLU</w:t>
        </w:r>
        <w:r w:rsidRPr="00490B27">
          <w:rPr>
            <w:rStyle w:val="af7"/>
            <w:noProof/>
          </w:rPr>
          <w:t>模型结构</w:t>
        </w:r>
        <w:r>
          <w:rPr>
            <w:noProof/>
            <w:webHidden/>
          </w:rPr>
          <w:tab/>
        </w:r>
        <w:r>
          <w:rPr>
            <w:noProof/>
            <w:webHidden/>
          </w:rPr>
          <w:fldChar w:fldCharType="begin"/>
        </w:r>
        <w:r>
          <w:rPr>
            <w:noProof/>
            <w:webHidden/>
          </w:rPr>
          <w:instrText xml:space="preserve"> PAGEREF _Toc195136084 \h </w:instrText>
        </w:r>
        <w:r>
          <w:rPr>
            <w:noProof/>
            <w:webHidden/>
          </w:rPr>
        </w:r>
        <w:r>
          <w:rPr>
            <w:noProof/>
            <w:webHidden/>
          </w:rPr>
          <w:fldChar w:fldCharType="separate"/>
        </w:r>
        <w:r>
          <w:rPr>
            <w:noProof/>
            <w:webHidden/>
          </w:rPr>
          <w:t>20</w:t>
        </w:r>
        <w:r>
          <w:rPr>
            <w:noProof/>
            <w:webHidden/>
          </w:rPr>
          <w:fldChar w:fldCharType="end"/>
        </w:r>
      </w:hyperlink>
    </w:p>
    <w:p w14:paraId="675B033A" w14:textId="43D781BD"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5"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3 UER-py</w:t>
        </w:r>
        <w:r w:rsidRPr="00490B27">
          <w:rPr>
            <w:rStyle w:val="af7"/>
            <w:noProof/>
          </w:rPr>
          <w:t>自定义预训练流程图</w:t>
        </w:r>
        <w:r>
          <w:rPr>
            <w:noProof/>
            <w:webHidden/>
          </w:rPr>
          <w:tab/>
        </w:r>
        <w:r>
          <w:rPr>
            <w:noProof/>
            <w:webHidden/>
          </w:rPr>
          <w:fldChar w:fldCharType="begin"/>
        </w:r>
        <w:r>
          <w:rPr>
            <w:noProof/>
            <w:webHidden/>
          </w:rPr>
          <w:instrText xml:space="preserve"> PAGEREF _Toc195136085 \h </w:instrText>
        </w:r>
        <w:r>
          <w:rPr>
            <w:noProof/>
            <w:webHidden/>
          </w:rPr>
        </w:r>
        <w:r>
          <w:rPr>
            <w:noProof/>
            <w:webHidden/>
          </w:rPr>
          <w:fldChar w:fldCharType="separate"/>
        </w:r>
        <w:r>
          <w:rPr>
            <w:noProof/>
            <w:webHidden/>
          </w:rPr>
          <w:t>21</w:t>
        </w:r>
        <w:r>
          <w:rPr>
            <w:noProof/>
            <w:webHidden/>
          </w:rPr>
          <w:fldChar w:fldCharType="end"/>
        </w:r>
      </w:hyperlink>
    </w:p>
    <w:p w14:paraId="2997C5E0" w14:textId="089912B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6"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4</w:t>
        </w:r>
        <w:r w:rsidRPr="00490B27">
          <w:rPr>
            <w:rStyle w:val="af7"/>
            <w:noProof/>
          </w:rPr>
          <w:t>基于编码层字词融合</w:t>
        </w:r>
        <w:r w:rsidRPr="00490B27">
          <w:rPr>
            <w:rStyle w:val="af7"/>
            <w:noProof/>
          </w:rPr>
          <w:t>NLU</w:t>
        </w:r>
        <w:r w:rsidRPr="00490B27">
          <w:rPr>
            <w:rStyle w:val="af7"/>
            <w:noProof/>
          </w:rPr>
          <w:t>模型结构图</w:t>
        </w:r>
        <w:r>
          <w:rPr>
            <w:noProof/>
            <w:webHidden/>
          </w:rPr>
          <w:tab/>
        </w:r>
        <w:r>
          <w:rPr>
            <w:noProof/>
            <w:webHidden/>
          </w:rPr>
          <w:fldChar w:fldCharType="begin"/>
        </w:r>
        <w:r>
          <w:rPr>
            <w:noProof/>
            <w:webHidden/>
          </w:rPr>
          <w:instrText xml:space="preserve"> PAGEREF _Toc195136086 \h </w:instrText>
        </w:r>
        <w:r>
          <w:rPr>
            <w:noProof/>
            <w:webHidden/>
          </w:rPr>
        </w:r>
        <w:r>
          <w:rPr>
            <w:noProof/>
            <w:webHidden/>
          </w:rPr>
          <w:fldChar w:fldCharType="separate"/>
        </w:r>
        <w:r>
          <w:rPr>
            <w:noProof/>
            <w:webHidden/>
          </w:rPr>
          <w:t>24</w:t>
        </w:r>
        <w:r>
          <w:rPr>
            <w:noProof/>
            <w:webHidden/>
          </w:rPr>
          <w:fldChar w:fldCharType="end"/>
        </w:r>
      </w:hyperlink>
    </w:p>
    <w:p w14:paraId="3E8EFB3E" w14:textId="3DA7E3B1"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7"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5</w:t>
        </w:r>
        <w:r w:rsidRPr="00490B27">
          <w:rPr>
            <w:rStyle w:val="af7"/>
            <w:noProof/>
          </w:rPr>
          <w:t>字编码层结构图</w:t>
        </w:r>
        <w:r>
          <w:rPr>
            <w:noProof/>
            <w:webHidden/>
          </w:rPr>
          <w:tab/>
        </w:r>
        <w:r>
          <w:rPr>
            <w:noProof/>
            <w:webHidden/>
          </w:rPr>
          <w:fldChar w:fldCharType="begin"/>
        </w:r>
        <w:r>
          <w:rPr>
            <w:noProof/>
            <w:webHidden/>
          </w:rPr>
          <w:instrText xml:space="preserve"> PAGEREF _Toc195136087 \h </w:instrText>
        </w:r>
        <w:r>
          <w:rPr>
            <w:noProof/>
            <w:webHidden/>
          </w:rPr>
        </w:r>
        <w:r>
          <w:rPr>
            <w:noProof/>
            <w:webHidden/>
          </w:rPr>
          <w:fldChar w:fldCharType="separate"/>
        </w:r>
        <w:r>
          <w:rPr>
            <w:noProof/>
            <w:webHidden/>
          </w:rPr>
          <w:t>25</w:t>
        </w:r>
        <w:r>
          <w:rPr>
            <w:noProof/>
            <w:webHidden/>
          </w:rPr>
          <w:fldChar w:fldCharType="end"/>
        </w:r>
      </w:hyperlink>
    </w:p>
    <w:p w14:paraId="0E493D56" w14:textId="4ECC3F6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8"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6</w:t>
        </w:r>
        <w:r w:rsidRPr="00490B27">
          <w:rPr>
            <w:rStyle w:val="af7"/>
            <w:noProof/>
          </w:rPr>
          <w:t>词编码层结构图</w:t>
        </w:r>
        <w:r>
          <w:rPr>
            <w:noProof/>
            <w:webHidden/>
          </w:rPr>
          <w:tab/>
        </w:r>
        <w:r>
          <w:rPr>
            <w:noProof/>
            <w:webHidden/>
          </w:rPr>
          <w:fldChar w:fldCharType="begin"/>
        </w:r>
        <w:r>
          <w:rPr>
            <w:noProof/>
            <w:webHidden/>
          </w:rPr>
          <w:instrText xml:space="preserve"> PAGEREF _Toc195136088 \h </w:instrText>
        </w:r>
        <w:r>
          <w:rPr>
            <w:noProof/>
            <w:webHidden/>
          </w:rPr>
        </w:r>
        <w:r>
          <w:rPr>
            <w:noProof/>
            <w:webHidden/>
          </w:rPr>
          <w:fldChar w:fldCharType="separate"/>
        </w:r>
        <w:r>
          <w:rPr>
            <w:noProof/>
            <w:webHidden/>
          </w:rPr>
          <w:t>25</w:t>
        </w:r>
        <w:r>
          <w:rPr>
            <w:noProof/>
            <w:webHidden/>
          </w:rPr>
          <w:fldChar w:fldCharType="end"/>
        </w:r>
      </w:hyperlink>
    </w:p>
    <w:p w14:paraId="2AC2CE7B" w14:textId="7E6991C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89"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7</w:t>
        </w:r>
        <w:r w:rsidRPr="00490B27">
          <w:rPr>
            <w:rStyle w:val="af7"/>
            <w:noProof/>
          </w:rPr>
          <w:t>字词融合编码层结构图</w:t>
        </w:r>
        <w:r>
          <w:rPr>
            <w:noProof/>
            <w:webHidden/>
          </w:rPr>
          <w:tab/>
        </w:r>
        <w:r>
          <w:rPr>
            <w:noProof/>
            <w:webHidden/>
          </w:rPr>
          <w:fldChar w:fldCharType="begin"/>
        </w:r>
        <w:r>
          <w:rPr>
            <w:noProof/>
            <w:webHidden/>
          </w:rPr>
          <w:instrText xml:space="preserve"> PAGEREF _Toc195136089 \h </w:instrText>
        </w:r>
        <w:r>
          <w:rPr>
            <w:noProof/>
            <w:webHidden/>
          </w:rPr>
        </w:r>
        <w:r>
          <w:rPr>
            <w:noProof/>
            <w:webHidden/>
          </w:rPr>
          <w:fldChar w:fldCharType="separate"/>
        </w:r>
        <w:r>
          <w:rPr>
            <w:noProof/>
            <w:webHidden/>
          </w:rPr>
          <w:t>26</w:t>
        </w:r>
        <w:r>
          <w:rPr>
            <w:noProof/>
            <w:webHidden/>
          </w:rPr>
          <w:fldChar w:fldCharType="end"/>
        </w:r>
      </w:hyperlink>
    </w:p>
    <w:p w14:paraId="0E780E0B" w14:textId="0E575585"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0"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8</w:t>
        </w:r>
        <w:r w:rsidRPr="00490B27">
          <w:rPr>
            <w:rStyle w:val="af7"/>
            <w:noProof/>
          </w:rPr>
          <w:t>字词融合序列连续一致性损失流程图</w:t>
        </w:r>
        <w:r>
          <w:rPr>
            <w:noProof/>
            <w:webHidden/>
          </w:rPr>
          <w:tab/>
        </w:r>
        <w:r>
          <w:rPr>
            <w:noProof/>
            <w:webHidden/>
          </w:rPr>
          <w:fldChar w:fldCharType="begin"/>
        </w:r>
        <w:r>
          <w:rPr>
            <w:noProof/>
            <w:webHidden/>
          </w:rPr>
          <w:instrText xml:space="preserve"> PAGEREF _Toc195136090 \h </w:instrText>
        </w:r>
        <w:r>
          <w:rPr>
            <w:noProof/>
            <w:webHidden/>
          </w:rPr>
        </w:r>
        <w:r>
          <w:rPr>
            <w:noProof/>
            <w:webHidden/>
          </w:rPr>
          <w:fldChar w:fldCharType="separate"/>
        </w:r>
        <w:r>
          <w:rPr>
            <w:noProof/>
            <w:webHidden/>
          </w:rPr>
          <w:t>26</w:t>
        </w:r>
        <w:r>
          <w:rPr>
            <w:noProof/>
            <w:webHidden/>
          </w:rPr>
          <w:fldChar w:fldCharType="end"/>
        </w:r>
      </w:hyperlink>
    </w:p>
    <w:p w14:paraId="2EBF68CE" w14:textId="5C624715"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1"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9</w:t>
        </w:r>
        <w:r w:rsidRPr="00490B27">
          <w:rPr>
            <w:rStyle w:val="af7"/>
            <w:noProof/>
          </w:rPr>
          <w:t>基于解码层字词融合</w:t>
        </w:r>
        <w:r w:rsidRPr="00490B27">
          <w:rPr>
            <w:rStyle w:val="af7"/>
            <w:noProof/>
          </w:rPr>
          <w:t>NLU</w:t>
        </w:r>
        <w:r w:rsidRPr="00490B27">
          <w:rPr>
            <w:rStyle w:val="af7"/>
            <w:noProof/>
          </w:rPr>
          <w:t>模型结构图</w:t>
        </w:r>
        <w:r>
          <w:rPr>
            <w:noProof/>
            <w:webHidden/>
          </w:rPr>
          <w:tab/>
        </w:r>
        <w:r>
          <w:rPr>
            <w:noProof/>
            <w:webHidden/>
          </w:rPr>
          <w:fldChar w:fldCharType="begin"/>
        </w:r>
        <w:r>
          <w:rPr>
            <w:noProof/>
            <w:webHidden/>
          </w:rPr>
          <w:instrText xml:space="preserve"> PAGEREF _Toc195136091 \h </w:instrText>
        </w:r>
        <w:r>
          <w:rPr>
            <w:noProof/>
            <w:webHidden/>
          </w:rPr>
        </w:r>
        <w:r>
          <w:rPr>
            <w:noProof/>
            <w:webHidden/>
          </w:rPr>
          <w:fldChar w:fldCharType="separate"/>
        </w:r>
        <w:r>
          <w:rPr>
            <w:noProof/>
            <w:webHidden/>
          </w:rPr>
          <w:t>28</w:t>
        </w:r>
        <w:r>
          <w:rPr>
            <w:noProof/>
            <w:webHidden/>
          </w:rPr>
          <w:fldChar w:fldCharType="end"/>
        </w:r>
      </w:hyperlink>
    </w:p>
    <w:p w14:paraId="00247225" w14:textId="757AAB01"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2"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3</w:t>
        </w:r>
        <w:r w:rsidRPr="00490B27">
          <w:rPr>
            <w:rStyle w:val="af7"/>
            <w:noProof/>
          </w:rPr>
          <w:noBreakHyphen/>
          <w:t>10</w:t>
        </w:r>
        <w:r w:rsidRPr="00490B27">
          <w:rPr>
            <w:rStyle w:val="af7"/>
            <w:noProof/>
          </w:rPr>
          <w:t>不同编码方式效果对比折线图</w:t>
        </w:r>
        <w:r>
          <w:rPr>
            <w:noProof/>
            <w:webHidden/>
          </w:rPr>
          <w:tab/>
        </w:r>
        <w:r>
          <w:rPr>
            <w:noProof/>
            <w:webHidden/>
          </w:rPr>
          <w:fldChar w:fldCharType="begin"/>
        </w:r>
        <w:r>
          <w:rPr>
            <w:noProof/>
            <w:webHidden/>
          </w:rPr>
          <w:instrText xml:space="preserve"> PAGEREF _Toc195136092 \h </w:instrText>
        </w:r>
        <w:r>
          <w:rPr>
            <w:noProof/>
            <w:webHidden/>
          </w:rPr>
        </w:r>
        <w:r>
          <w:rPr>
            <w:noProof/>
            <w:webHidden/>
          </w:rPr>
          <w:fldChar w:fldCharType="separate"/>
        </w:r>
        <w:r>
          <w:rPr>
            <w:noProof/>
            <w:webHidden/>
          </w:rPr>
          <w:t>30</w:t>
        </w:r>
        <w:r>
          <w:rPr>
            <w:noProof/>
            <w:webHidden/>
          </w:rPr>
          <w:fldChar w:fldCharType="end"/>
        </w:r>
      </w:hyperlink>
    </w:p>
    <w:p w14:paraId="113B979D" w14:textId="29515147"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3"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1 SSIS</w:t>
        </w:r>
        <w:r w:rsidRPr="00490B27">
          <w:rPr>
            <w:rStyle w:val="af7"/>
            <w:noProof/>
          </w:rPr>
          <w:t>模型结构图</w:t>
        </w:r>
        <w:r>
          <w:rPr>
            <w:noProof/>
            <w:webHidden/>
          </w:rPr>
          <w:tab/>
        </w:r>
        <w:r>
          <w:rPr>
            <w:noProof/>
            <w:webHidden/>
          </w:rPr>
          <w:fldChar w:fldCharType="begin"/>
        </w:r>
        <w:r>
          <w:rPr>
            <w:noProof/>
            <w:webHidden/>
          </w:rPr>
          <w:instrText xml:space="preserve"> PAGEREF _Toc195136093 \h </w:instrText>
        </w:r>
        <w:r>
          <w:rPr>
            <w:noProof/>
            <w:webHidden/>
          </w:rPr>
        </w:r>
        <w:r>
          <w:rPr>
            <w:noProof/>
            <w:webHidden/>
          </w:rPr>
          <w:fldChar w:fldCharType="separate"/>
        </w:r>
        <w:r>
          <w:rPr>
            <w:noProof/>
            <w:webHidden/>
          </w:rPr>
          <w:t>35</w:t>
        </w:r>
        <w:r>
          <w:rPr>
            <w:noProof/>
            <w:webHidden/>
          </w:rPr>
          <w:fldChar w:fldCharType="end"/>
        </w:r>
      </w:hyperlink>
    </w:p>
    <w:p w14:paraId="36340EEB" w14:textId="4B1DFD4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4"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2 SSIS</w:t>
        </w:r>
        <w:r w:rsidRPr="00490B27">
          <w:rPr>
            <w:rStyle w:val="af7"/>
            <w:noProof/>
          </w:rPr>
          <w:t>句法分析树构造示例图</w:t>
        </w:r>
        <w:r>
          <w:rPr>
            <w:noProof/>
            <w:webHidden/>
          </w:rPr>
          <w:tab/>
        </w:r>
        <w:r>
          <w:rPr>
            <w:noProof/>
            <w:webHidden/>
          </w:rPr>
          <w:fldChar w:fldCharType="begin"/>
        </w:r>
        <w:r>
          <w:rPr>
            <w:noProof/>
            <w:webHidden/>
          </w:rPr>
          <w:instrText xml:space="preserve"> PAGEREF _Toc195136094 \h </w:instrText>
        </w:r>
        <w:r>
          <w:rPr>
            <w:noProof/>
            <w:webHidden/>
          </w:rPr>
        </w:r>
        <w:r>
          <w:rPr>
            <w:noProof/>
            <w:webHidden/>
          </w:rPr>
          <w:fldChar w:fldCharType="separate"/>
        </w:r>
        <w:r>
          <w:rPr>
            <w:noProof/>
            <w:webHidden/>
          </w:rPr>
          <w:t>36</w:t>
        </w:r>
        <w:r>
          <w:rPr>
            <w:noProof/>
            <w:webHidden/>
          </w:rPr>
          <w:fldChar w:fldCharType="end"/>
        </w:r>
      </w:hyperlink>
    </w:p>
    <w:p w14:paraId="062D2E04" w14:textId="3271E8F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5"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3 SSIS</w:t>
        </w:r>
        <w:r w:rsidRPr="00490B27">
          <w:rPr>
            <w:rStyle w:val="af7"/>
            <w:noProof/>
          </w:rPr>
          <w:t>嵌入层结构图</w:t>
        </w:r>
        <w:r>
          <w:rPr>
            <w:noProof/>
            <w:webHidden/>
          </w:rPr>
          <w:tab/>
        </w:r>
        <w:r>
          <w:rPr>
            <w:noProof/>
            <w:webHidden/>
          </w:rPr>
          <w:fldChar w:fldCharType="begin"/>
        </w:r>
        <w:r>
          <w:rPr>
            <w:noProof/>
            <w:webHidden/>
          </w:rPr>
          <w:instrText xml:space="preserve"> PAGEREF _Toc195136095 \h </w:instrText>
        </w:r>
        <w:r>
          <w:rPr>
            <w:noProof/>
            <w:webHidden/>
          </w:rPr>
        </w:r>
        <w:r>
          <w:rPr>
            <w:noProof/>
            <w:webHidden/>
          </w:rPr>
          <w:fldChar w:fldCharType="separate"/>
        </w:r>
        <w:r>
          <w:rPr>
            <w:noProof/>
            <w:webHidden/>
          </w:rPr>
          <w:t>37</w:t>
        </w:r>
        <w:r>
          <w:rPr>
            <w:noProof/>
            <w:webHidden/>
          </w:rPr>
          <w:fldChar w:fldCharType="end"/>
        </w:r>
      </w:hyperlink>
    </w:p>
    <w:p w14:paraId="0E4AF093" w14:textId="2D99722B"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6"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4</w:t>
        </w:r>
        <w:r w:rsidRPr="00490B27">
          <w:rPr>
            <w:rStyle w:val="af7"/>
            <w:noProof/>
          </w:rPr>
          <w:t>意图</w:t>
        </w:r>
        <w:r w:rsidRPr="00490B27">
          <w:rPr>
            <w:rStyle w:val="af7"/>
            <w:noProof/>
          </w:rPr>
          <w:t>-</w:t>
        </w:r>
        <w:r w:rsidRPr="00490B27">
          <w:rPr>
            <w:rStyle w:val="af7"/>
            <w:noProof/>
          </w:rPr>
          <w:t>槽联合层级结构图</w:t>
        </w:r>
        <w:r>
          <w:rPr>
            <w:noProof/>
            <w:webHidden/>
          </w:rPr>
          <w:tab/>
        </w:r>
        <w:r>
          <w:rPr>
            <w:noProof/>
            <w:webHidden/>
          </w:rPr>
          <w:fldChar w:fldCharType="begin"/>
        </w:r>
        <w:r>
          <w:rPr>
            <w:noProof/>
            <w:webHidden/>
          </w:rPr>
          <w:instrText xml:space="preserve"> PAGEREF _Toc195136096 \h </w:instrText>
        </w:r>
        <w:r>
          <w:rPr>
            <w:noProof/>
            <w:webHidden/>
          </w:rPr>
        </w:r>
        <w:r>
          <w:rPr>
            <w:noProof/>
            <w:webHidden/>
          </w:rPr>
          <w:fldChar w:fldCharType="separate"/>
        </w:r>
        <w:r>
          <w:rPr>
            <w:noProof/>
            <w:webHidden/>
          </w:rPr>
          <w:t>38</w:t>
        </w:r>
        <w:r>
          <w:rPr>
            <w:noProof/>
            <w:webHidden/>
          </w:rPr>
          <w:fldChar w:fldCharType="end"/>
        </w:r>
      </w:hyperlink>
    </w:p>
    <w:p w14:paraId="6BFBF5D1" w14:textId="41446A7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7"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4</w:t>
        </w:r>
        <w:r w:rsidRPr="00490B27">
          <w:rPr>
            <w:rStyle w:val="af7"/>
            <w:noProof/>
          </w:rPr>
          <w:noBreakHyphen/>
          <w:t>5</w:t>
        </w:r>
        <w:r w:rsidRPr="00490B27">
          <w:rPr>
            <w:rStyle w:val="af7"/>
            <w:noProof/>
          </w:rPr>
          <w:t>基于大语言模型迭代数据增强的</w:t>
        </w:r>
        <w:r w:rsidRPr="00490B27">
          <w:rPr>
            <w:rStyle w:val="af7"/>
            <w:noProof/>
          </w:rPr>
          <w:t>NLU</w:t>
        </w:r>
        <w:r w:rsidRPr="00490B27">
          <w:rPr>
            <w:rStyle w:val="af7"/>
            <w:noProof/>
          </w:rPr>
          <w:t>模型框架</w:t>
        </w:r>
        <w:r>
          <w:rPr>
            <w:noProof/>
            <w:webHidden/>
          </w:rPr>
          <w:tab/>
        </w:r>
        <w:r>
          <w:rPr>
            <w:noProof/>
            <w:webHidden/>
          </w:rPr>
          <w:fldChar w:fldCharType="begin"/>
        </w:r>
        <w:r>
          <w:rPr>
            <w:noProof/>
            <w:webHidden/>
          </w:rPr>
          <w:instrText xml:space="preserve"> PAGEREF _Toc195136097 \h </w:instrText>
        </w:r>
        <w:r>
          <w:rPr>
            <w:noProof/>
            <w:webHidden/>
          </w:rPr>
        </w:r>
        <w:r>
          <w:rPr>
            <w:noProof/>
            <w:webHidden/>
          </w:rPr>
          <w:fldChar w:fldCharType="separate"/>
        </w:r>
        <w:r>
          <w:rPr>
            <w:noProof/>
            <w:webHidden/>
          </w:rPr>
          <w:t>40</w:t>
        </w:r>
        <w:r>
          <w:rPr>
            <w:noProof/>
            <w:webHidden/>
          </w:rPr>
          <w:fldChar w:fldCharType="end"/>
        </w:r>
      </w:hyperlink>
    </w:p>
    <w:p w14:paraId="3C123887" w14:textId="5AF4406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8"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 NLU</w:t>
        </w:r>
        <w:r w:rsidRPr="00490B27">
          <w:rPr>
            <w:rStyle w:val="af7"/>
            <w:noProof/>
          </w:rPr>
          <w:t>模型管理系统功能结构图</w:t>
        </w:r>
        <w:r>
          <w:rPr>
            <w:noProof/>
            <w:webHidden/>
          </w:rPr>
          <w:tab/>
        </w:r>
        <w:r>
          <w:rPr>
            <w:noProof/>
            <w:webHidden/>
          </w:rPr>
          <w:fldChar w:fldCharType="begin"/>
        </w:r>
        <w:r>
          <w:rPr>
            <w:noProof/>
            <w:webHidden/>
          </w:rPr>
          <w:instrText xml:space="preserve"> PAGEREF _Toc195136098 \h </w:instrText>
        </w:r>
        <w:r>
          <w:rPr>
            <w:noProof/>
            <w:webHidden/>
          </w:rPr>
        </w:r>
        <w:r>
          <w:rPr>
            <w:noProof/>
            <w:webHidden/>
          </w:rPr>
          <w:fldChar w:fldCharType="separate"/>
        </w:r>
        <w:r>
          <w:rPr>
            <w:noProof/>
            <w:webHidden/>
          </w:rPr>
          <w:t>48</w:t>
        </w:r>
        <w:r>
          <w:rPr>
            <w:noProof/>
            <w:webHidden/>
          </w:rPr>
          <w:fldChar w:fldCharType="end"/>
        </w:r>
      </w:hyperlink>
    </w:p>
    <w:p w14:paraId="220F7893" w14:textId="5878B37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099"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2 NLU</w:t>
        </w:r>
        <w:r w:rsidRPr="00490B27">
          <w:rPr>
            <w:rStyle w:val="af7"/>
            <w:noProof/>
          </w:rPr>
          <w:t>模型管理系统总体架构图</w:t>
        </w:r>
        <w:r>
          <w:rPr>
            <w:noProof/>
            <w:webHidden/>
          </w:rPr>
          <w:tab/>
        </w:r>
        <w:r>
          <w:rPr>
            <w:noProof/>
            <w:webHidden/>
          </w:rPr>
          <w:fldChar w:fldCharType="begin"/>
        </w:r>
        <w:r>
          <w:rPr>
            <w:noProof/>
            <w:webHidden/>
          </w:rPr>
          <w:instrText xml:space="preserve"> PAGEREF _Toc195136099 \h </w:instrText>
        </w:r>
        <w:r>
          <w:rPr>
            <w:noProof/>
            <w:webHidden/>
          </w:rPr>
        </w:r>
        <w:r>
          <w:rPr>
            <w:noProof/>
            <w:webHidden/>
          </w:rPr>
          <w:fldChar w:fldCharType="separate"/>
        </w:r>
        <w:r>
          <w:rPr>
            <w:noProof/>
            <w:webHidden/>
          </w:rPr>
          <w:t>50</w:t>
        </w:r>
        <w:r>
          <w:rPr>
            <w:noProof/>
            <w:webHidden/>
          </w:rPr>
          <w:fldChar w:fldCharType="end"/>
        </w:r>
      </w:hyperlink>
    </w:p>
    <w:p w14:paraId="46915799" w14:textId="3AECEBF3"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0"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3</w:t>
        </w:r>
        <w:r w:rsidRPr="00490B27">
          <w:rPr>
            <w:rStyle w:val="af7"/>
            <w:noProof/>
          </w:rPr>
          <w:t>问题模板管理页面</w:t>
        </w:r>
        <w:r>
          <w:rPr>
            <w:noProof/>
            <w:webHidden/>
          </w:rPr>
          <w:tab/>
        </w:r>
        <w:r>
          <w:rPr>
            <w:noProof/>
            <w:webHidden/>
          </w:rPr>
          <w:fldChar w:fldCharType="begin"/>
        </w:r>
        <w:r>
          <w:rPr>
            <w:noProof/>
            <w:webHidden/>
          </w:rPr>
          <w:instrText xml:space="preserve"> PAGEREF _Toc195136100 \h </w:instrText>
        </w:r>
        <w:r>
          <w:rPr>
            <w:noProof/>
            <w:webHidden/>
          </w:rPr>
        </w:r>
        <w:r>
          <w:rPr>
            <w:noProof/>
            <w:webHidden/>
          </w:rPr>
          <w:fldChar w:fldCharType="separate"/>
        </w:r>
        <w:r>
          <w:rPr>
            <w:noProof/>
            <w:webHidden/>
          </w:rPr>
          <w:t>52</w:t>
        </w:r>
        <w:r>
          <w:rPr>
            <w:noProof/>
            <w:webHidden/>
          </w:rPr>
          <w:fldChar w:fldCharType="end"/>
        </w:r>
      </w:hyperlink>
    </w:p>
    <w:p w14:paraId="50DA6B43" w14:textId="79CA056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1"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4</w:t>
        </w:r>
        <w:r w:rsidRPr="00490B27">
          <w:rPr>
            <w:rStyle w:val="af7"/>
            <w:noProof/>
          </w:rPr>
          <w:t>导入</w:t>
        </w:r>
        <w:r w:rsidRPr="00490B27">
          <w:rPr>
            <w:rStyle w:val="af7"/>
            <w:noProof/>
          </w:rPr>
          <w:t>Bad-Case</w:t>
        </w:r>
        <w:r w:rsidRPr="00490B27">
          <w:rPr>
            <w:rStyle w:val="af7"/>
            <w:noProof/>
          </w:rPr>
          <w:t>模块时序图</w:t>
        </w:r>
        <w:r>
          <w:rPr>
            <w:noProof/>
            <w:webHidden/>
          </w:rPr>
          <w:tab/>
        </w:r>
        <w:r>
          <w:rPr>
            <w:noProof/>
            <w:webHidden/>
          </w:rPr>
          <w:fldChar w:fldCharType="begin"/>
        </w:r>
        <w:r>
          <w:rPr>
            <w:noProof/>
            <w:webHidden/>
          </w:rPr>
          <w:instrText xml:space="preserve"> PAGEREF _Toc195136101 \h </w:instrText>
        </w:r>
        <w:r>
          <w:rPr>
            <w:noProof/>
            <w:webHidden/>
          </w:rPr>
        </w:r>
        <w:r>
          <w:rPr>
            <w:noProof/>
            <w:webHidden/>
          </w:rPr>
          <w:fldChar w:fldCharType="separate"/>
        </w:r>
        <w:r>
          <w:rPr>
            <w:noProof/>
            <w:webHidden/>
          </w:rPr>
          <w:t>53</w:t>
        </w:r>
        <w:r>
          <w:rPr>
            <w:noProof/>
            <w:webHidden/>
          </w:rPr>
          <w:fldChar w:fldCharType="end"/>
        </w:r>
      </w:hyperlink>
    </w:p>
    <w:p w14:paraId="6651CBA5" w14:textId="2360FF37"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2"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5</w:t>
        </w:r>
        <w:r w:rsidRPr="00490B27">
          <w:rPr>
            <w:rStyle w:val="af7"/>
            <w:noProof/>
          </w:rPr>
          <w:t>问题模板交互操作时序图</w:t>
        </w:r>
        <w:r>
          <w:rPr>
            <w:noProof/>
            <w:webHidden/>
          </w:rPr>
          <w:tab/>
        </w:r>
        <w:r>
          <w:rPr>
            <w:noProof/>
            <w:webHidden/>
          </w:rPr>
          <w:fldChar w:fldCharType="begin"/>
        </w:r>
        <w:r>
          <w:rPr>
            <w:noProof/>
            <w:webHidden/>
          </w:rPr>
          <w:instrText xml:space="preserve"> PAGEREF _Toc195136102 \h </w:instrText>
        </w:r>
        <w:r>
          <w:rPr>
            <w:noProof/>
            <w:webHidden/>
          </w:rPr>
        </w:r>
        <w:r>
          <w:rPr>
            <w:noProof/>
            <w:webHidden/>
          </w:rPr>
          <w:fldChar w:fldCharType="separate"/>
        </w:r>
        <w:r>
          <w:rPr>
            <w:noProof/>
            <w:webHidden/>
          </w:rPr>
          <w:t>54</w:t>
        </w:r>
        <w:r>
          <w:rPr>
            <w:noProof/>
            <w:webHidden/>
          </w:rPr>
          <w:fldChar w:fldCharType="end"/>
        </w:r>
      </w:hyperlink>
    </w:p>
    <w:p w14:paraId="6AFE5EC4" w14:textId="6EA59E4D"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3"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6</w:t>
        </w:r>
        <w:r w:rsidRPr="00490B27">
          <w:rPr>
            <w:rStyle w:val="af7"/>
            <w:noProof/>
          </w:rPr>
          <w:t>新增问题模板页面</w:t>
        </w:r>
        <w:r>
          <w:rPr>
            <w:noProof/>
            <w:webHidden/>
          </w:rPr>
          <w:tab/>
        </w:r>
        <w:r>
          <w:rPr>
            <w:noProof/>
            <w:webHidden/>
          </w:rPr>
          <w:fldChar w:fldCharType="begin"/>
        </w:r>
        <w:r>
          <w:rPr>
            <w:noProof/>
            <w:webHidden/>
          </w:rPr>
          <w:instrText xml:space="preserve"> PAGEREF _Toc195136103 \h </w:instrText>
        </w:r>
        <w:r>
          <w:rPr>
            <w:noProof/>
            <w:webHidden/>
          </w:rPr>
        </w:r>
        <w:r>
          <w:rPr>
            <w:noProof/>
            <w:webHidden/>
          </w:rPr>
          <w:fldChar w:fldCharType="separate"/>
        </w:r>
        <w:r>
          <w:rPr>
            <w:noProof/>
            <w:webHidden/>
          </w:rPr>
          <w:t>55</w:t>
        </w:r>
        <w:r>
          <w:rPr>
            <w:noProof/>
            <w:webHidden/>
          </w:rPr>
          <w:fldChar w:fldCharType="end"/>
        </w:r>
      </w:hyperlink>
    </w:p>
    <w:p w14:paraId="3B867FA3" w14:textId="1D6A16F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4"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7</w:t>
        </w:r>
        <w:r w:rsidRPr="00490B27">
          <w:rPr>
            <w:rStyle w:val="af7"/>
            <w:noProof/>
          </w:rPr>
          <w:t>测试样本管理页面</w:t>
        </w:r>
        <w:r>
          <w:rPr>
            <w:noProof/>
            <w:webHidden/>
          </w:rPr>
          <w:tab/>
        </w:r>
        <w:r>
          <w:rPr>
            <w:noProof/>
            <w:webHidden/>
          </w:rPr>
          <w:fldChar w:fldCharType="begin"/>
        </w:r>
        <w:r>
          <w:rPr>
            <w:noProof/>
            <w:webHidden/>
          </w:rPr>
          <w:instrText xml:space="preserve"> PAGEREF _Toc195136104 \h </w:instrText>
        </w:r>
        <w:r>
          <w:rPr>
            <w:noProof/>
            <w:webHidden/>
          </w:rPr>
        </w:r>
        <w:r>
          <w:rPr>
            <w:noProof/>
            <w:webHidden/>
          </w:rPr>
          <w:fldChar w:fldCharType="separate"/>
        </w:r>
        <w:r>
          <w:rPr>
            <w:noProof/>
            <w:webHidden/>
          </w:rPr>
          <w:t>56</w:t>
        </w:r>
        <w:r>
          <w:rPr>
            <w:noProof/>
            <w:webHidden/>
          </w:rPr>
          <w:fldChar w:fldCharType="end"/>
        </w:r>
      </w:hyperlink>
    </w:p>
    <w:p w14:paraId="31DB626A" w14:textId="4A0FE44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5"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8</w:t>
        </w:r>
        <w:r w:rsidRPr="00490B27">
          <w:rPr>
            <w:rStyle w:val="af7"/>
            <w:noProof/>
          </w:rPr>
          <w:t>新增测试样本页</w:t>
        </w:r>
        <w:r>
          <w:rPr>
            <w:noProof/>
            <w:webHidden/>
          </w:rPr>
          <w:tab/>
        </w:r>
        <w:r>
          <w:rPr>
            <w:noProof/>
            <w:webHidden/>
          </w:rPr>
          <w:fldChar w:fldCharType="begin"/>
        </w:r>
        <w:r>
          <w:rPr>
            <w:noProof/>
            <w:webHidden/>
          </w:rPr>
          <w:instrText xml:space="preserve"> PAGEREF _Toc195136105 \h </w:instrText>
        </w:r>
        <w:r>
          <w:rPr>
            <w:noProof/>
            <w:webHidden/>
          </w:rPr>
        </w:r>
        <w:r>
          <w:rPr>
            <w:noProof/>
            <w:webHidden/>
          </w:rPr>
          <w:fldChar w:fldCharType="separate"/>
        </w:r>
        <w:r>
          <w:rPr>
            <w:noProof/>
            <w:webHidden/>
          </w:rPr>
          <w:t>57</w:t>
        </w:r>
        <w:r>
          <w:rPr>
            <w:noProof/>
            <w:webHidden/>
          </w:rPr>
          <w:fldChar w:fldCharType="end"/>
        </w:r>
      </w:hyperlink>
    </w:p>
    <w:p w14:paraId="485B39F3" w14:textId="31B940D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6"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9</w:t>
        </w:r>
        <w:r w:rsidRPr="00490B27">
          <w:rPr>
            <w:rStyle w:val="af7"/>
            <w:noProof/>
          </w:rPr>
          <w:t>模型训练模块架构图</w:t>
        </w:r>
        <w:r>
          <w:rPr>
            <w:noProof/>
            <w:webHidden/>
          </w:rPr>
          <w:tab/>
        </w:r>
        <w:r>
          <w:rPr>
            <w:noProof/>
            <w:webHidden/>
          </w:rPr>
          <w:fldChar w:fldCharType="begin"/>
        </w:r>
        <w:r>
          <w:rPr>
            <w:noProof/>
            <w:webHidden/>
          </w:rPr>
          <w:instrText xml:space="preserve"> PAGEREF _Toc195136106 \h </w:instrText>
        </w:r>
        <w:r>
          <w:rPr>
            <w:noProof/>
            <w:webHidden/>
          </w:rPr>
        </w:r>
        <w:r>
          <w:rPr>
            <w:noProof/>
            <w:webHidden/>
          </w:rPr>
          <w:fldChar w:fldCharType="separate"/>
        </w:r>
        <w:r>
          <w:rPr>
            <w:noProof/>
            <w:webHidden/>
          </w:rPr>
          <w:t>58</w:t>
        </w:r>
        <w:r>
          <w:rPr>
            <w:noProof/>
            <w:webHidden/>
          </w:rPr>
          <w:fldChar w:fldCharType="end"/>
        </w:r>
      </w:hyperlink>
    </w:p>
    <w:p w14:paraId="6ECAF704" w14:textId="3701721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7"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10</w:t>
        </w:r>
        <w:r w:rsidRPr="00490B27">
          <w:rPr>
            <w:rStyle w:val="af7"/>
            <w:noProof/>
          </w:rPr>
          <w:t>模型训练模块流程图</w:t>
        </w:r>
        <w:r>
          <w:rPr>
            <w:noProof/>
            <w:webHidden/>
          </w:rPr>
          <w:tab/>
        </w:r>
        <w:r>
          <w:rPr>
            <w:noProof/>
            <w:webHidden/>
          </w:rPr>
          <w:fldChar w:fldCharType="begin"/>
        </w:r>
        <w:r>
          <w:rPr>
            <w:noProof/>
            <w:webHidden/>
          </w:rPr>
          <w:instrText xml:space="preserve"> PAGEREF _Toc195136107 \h </w:instrText>
        </w:r>
        <w:r>
          <w:rPr>
            <w:noProof/>
            <w:webHidden/>
          </w:rPr>
        </w:r>
        <w:r>
          <w:rPr>
            <w:noProof/>
            <w:webHidden/>
          </w:rPr>
          <w:fldChar w:fldCharType="separate"/>
        </w:r>
        <w:r>
          <w:rPr>
            <w:noProof/>
            <w:webHidden/>
          </w:rPr>
          <w:t>59</w:t>
        </w:r>
        <w:r>
          <w:rPr>
            <w:noProof/>
            <w:webHidden/>
          </w:rPr>
          <w:fldChar w:fldCharType="end"/>
        </w:r>
      </w:hyperlink>
    </w:p>
    <w:p w14:paraId="7B734930" w14:textId="6993746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8"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11</w:t>
        </w:r>
        <w:r w:rsidRPr="00490B27">
          <w:rPr>
            <w:rStyle w:val="af7"/>
            <w:noProof/>
          </w:rPr>
          <w:t>模型管理页</w:t>
        </w:r>
        <w:r>
          <w:rPr>
            <w:noProof/>
            <w:webHidden/>
          </w:rPr>
          <w:tab/>
        </w:r>
        <w:r>
          <w:rPr>
            <w:noProof/>
            <w:webHidden/>
          </w:rPr>
          <w:fldChar w:fldCharType="begin"/>
        </w:r>
        <w:r>
          <w:rPr>
            <w:noProof/>
            <w:webHidden/>
          </w:rPr>
          <w:instrText xml:space="preserve"> PAGEREF _Toc195136108 \h </w:instrText>
        </w:r>
        <w:r>
          <w:rPr>
            <w:noProof/>
            <w:webHidden/>
          </w:rPr>
        </w:r>
        <w:r>
          <w:rPr>
            <w:noProof/>
            <w:webHidden/>
          </w:rPr>
          <w:fldChar w:fldCharType="separate"/>
        </w:r>
        <w:r>
          <w:rPr>
            <w:noProof/>
            <w:webHidden/>
          </w:rPr>
          <w:t>60</w:t>
        </w:r>
        <w:r>
          <w:rPr>
            <w:noProof/>
            <w:webHidden/>
          </w:rPr>
          <w:fldChar w:fldCharType="end"/>
        </w:r>
      </w:hyperlink>
    </w:p>
    <w:p w14:paraId="10CBB67E" w14:textId="3AAD5BC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09" w:history="1">
        <w:r w:rsidRPr="00490B27">
          <w:rPr>
            <w:rStyle w:val="af7"/>
            <w:noProof/>
          </w:rPr>
          <w:t>图</w:t>
        </w:r>
        <w:r w:rsidRPr="00490B27">
          <w:rPr>
            <w:rStyle w:val="af7"/>
            <w:noProof/>
          </w:rPr>
          <w:t xml:space="preserve"> </w:t>
        </w:r>
        <w:r w:rsidRPr="00490B27">
          <w:rPr>
            <w:rStyle w:val="af7"/>
            <w:rFonts w:hint="cs"/>
            <w:noProof/>
            <w:cs/>
          </w:rPr>
          <w:t>‎</w:t>
        </w:r>
        <w:r w:rsidRPr="00490B27">
          <w:rPr>
            <w:rStyle w:val="af7"/>
            <w:noProof/>
          </w:rPr>
          <w:t>5</w:t>
        </w:r>
        <w:r w:rsidRPr="00490B27">
          <w:rPr>
            <w:rStyle w:val="af7"/>
            <w:noProof/>
          </w:rPr>
          <w:noBreakHyphen/>
          <w:t>12</w:t>
        </w:r>
        <w:r w:rsidRPr="00490B27">
          <w:rPr>
            <w:rStyle w:val="af7"/>
            <w:noProof/>
          </w:rPr>
          <w:t>三级存储目录结构</w:t>
        </w:r>
        <w:r>
          <w:rPr>
            <w:noProof/>
            <w:webHidden/>
          </w:rPr>
          <w:tab/>
        </w:r>
        <w:r>
          <w:rPr>
            <w:noProof/>
            <w:webHidden/>
          </w:rPr>
          <w:fldChar w:fldCharType="begin"/>
        </w:r>
        <w:r>
          <w:rPr>
            <w:noProof/>
            <w:webHidden/>
          </w:rPr>
          <w:instrText xml:space="preserve"> PAGEREF _Toc195136109 \h </w:instrText>
        </w:r>
        <w:r>
          <w:rPr>
            <w:noProof/>
            <w:webHidden/>
          </w:rPr>
        </w:r>
        <w:r>
          <w:rPr>
            <w:noProof/>
            <w:webHidden/>
          </w:rPr>
          <w:fldChar w:fldCharType="separate"/>
        </w:r>
        <w:r>
          <w:rPr>
            <w:noProof/>
            <w:webHidden/>
          </w:rPr>
          <w:t>61</w:t>
        </w:r>
        <w:r>
          <w:rPr>
            <w:noProof/>
            <w:webHidden/>
          </w:rPr>
          <w:fldChar w:fldCharType="end"/>
        </w:r>
      </w:hyperlink>
    </w:p>
    <w:p w14:paraId="2ABDC050" w14:textId="7224C395" w:rsidR="00212359" w:rsidRDefault="00AA1D8E" w:rsidP="00AA1D8E">
      <w:pPr>
        <w:ind w:firstLineChars="0" w:firstLine="0"/>
      </w:pPr>
      <w:r>
        <w:fldChar w:fldCharType="end"/>
      </w:r>
    </w:p>
    <w:p w14:paraId="5C474E41" w14:textId="77777777" w:rsidR="00B83CB9" w:rsidRDefault="00B83CB9" w:rsidP="00B83CB9">
      <w:pPr>
        <w:adjustRightInd w:val="0"/>
        <w:spacing w:before="397" w:line="240" w:lineRule="auto"/>
        <w:ind w:firstLineChars="0" w:firstLine="0"/>
        <w:rPr>
          <w:rFonts w:ascii="黑体" w:eastAsia="黑体" w:hAnsi="黑体"/>
          <w:b/>
          <w:bCs/>
          <w:sz w:val="32"/>
          <w:szCs w:val="32"/>
        </w:rPr>
        <w:sectPr w:rsidR="00B83CB9" w:rsidSect="008F6394">
          <w:headerReference w:type="even" r:id="rId36"/>
          <w:headerReference w:type="default" r:id="rId37"/>
          <w:pgSz w:w="11906" w:h="16838"/>
          <w:pgMar w:top="1985" w:right="1588" w:bottom="2268" w:left="1588" w:header="1417" w:footer="1701" w:gutter="284"/>
          <w:pgNumType w:fmt="upperRoman"/>
          <w:cols w:space="425"/>
          <w:docGrid w:type="lines" w:linePitch="326"/>
        </w:sectPr>
      </w:pPr>
    </w:p>
    <w:p w14:paraId="2595B220" w14:textId="26787EEF" w:rsidR="00D56141" w:rsidRPr="00E83CA9" w:rsidRDefault="00D56141" w:rsidP="00B83CB9">
      <w:pPr>
        <w:adjustRightInd w:val="0"/>
        <w:spacing w:before="397" w:line="240" w:lineRule="auto"/>
        <w:ind w:firstLineChars="0" w:firstLine="1"/>
        <w:jc w:val="center"/>
        <w:rPr>
          <w:rFonts w:ascii="黑体" w:eastAsia="黑体" w:hAnsi="黑体"/>
          <w:b/>
          <w:bCs/>
          <w:sz w:val="32"/>
          <w:szCs w:val="32"/>
        </w:rPr>
      </w:pPr>
      <w:commentRangeStart w:id="56"/>
      <w:r>
        <w:rPr>
          <w:rFonts w:ascii="黑体" w:eastAsia="黑体" w:hAnsi="黑体" w:hint="eastAsia"/>
          <w:b/>
          <w:bCs/>
          <w:sz w:val="32"/>
          <w:szCs w:val="32"/>
        </w:rPr>
        <w:lastRenderedPageBreak/>
        <w:t>表</w:t>
      </w:r>
      <w:r w:rsidRPr="00E83CA9">
        <w:rPr>
          <w:rFonts w:ascii="黑体" w:eastAsia="黑体" w:hAnsi="黑体" w:hint="eastAsia"/>
          <w:b/>
          <w:bCs/>
          <w:sz w:val="32"/>
          <w:szCs w:val="32"/>
        </w:rPr>
        <w:t>录</w:t>
      </w:r>
      <w:commentRangeEnd w:id="56"/>
      <w:r>
        <w:rPr>
          <w:rStyle w:val="CommentReference"/>
        </w:rPr>
        <w:commentReference w:id="56"/>
      </w:r>
    </w:p>
    <w:p w14:paraId="3BCE19A3" w14:textId="77777777" w:rsidR="001A1E17" w:rsidRDefault="001A1E17" w:rsidP="001A1E17">
      <w:pPr>
        <w:spacing w:line="240" w:lineRule="auto"/>
        <w:ind w:firstLine="480"/>
        <w:jc w:val="center"/>
      </w:pPr>
    </w:p>
    <w:p w14:paraId="6CBA609F" w14:textId="77777777" w:rsidR="001A1E17" w:rsidRPr="00E83CA9" w:rsidRDefault="001A1E17" w:rsidP="000879B1">
      <w:pPr>
        <w:ind w:firstLine="480"/>
        <w:jc w:val="center"/>
      </w:pPr>
    </w:p>
    <w:p w14:paraId="40EEC58F" w14:textId="3034475A"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表</w:instrText>
      </w:r>
      <w:r>
        <w:instrText xml:space="preserve">" </w:instrText>
      </w:r>
      <w:r>
        <w:fldChar w:fldCharType="separate"/>
      </w:r>
      <w:hyperlink w:anchor="_Toc195136115"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1</w:t>
        </w:r>
        <w:r w:rsidRPr="0084393C">
          <w:rPr>
            <w:rStyle w:val="af7"/>
            <w:noProof/>
          </w:rPr>
          <w:noBreakHyphen/>
          <w:t>1</w:t>
        </w:r>
        <w:r w:rsidRPr="0084393C">
          <w:rPr>
            <w:rStyle w:val="af7"/>
            <w:noProof/>
          </w:rPr>
          <w:t>中文自然语言理解模型现状对比</w:t>
        </w:r>
        <w:r>
          <w:rPr>
            <w:noProof/>
            <w:webHidden/>
          </w:rPr>
          <w:tab/>
        </w:r>
        <w:r>
          <w:rPr>
            <w:noProof/>
            <w:webHidden/>
          </w:rPr>
          <w:fldChar w:fldCharType="begin"/>
        </w:r>
        <w:r>
          <w:rPr>
            <w:noProof/>
            <w:webHidden/>
          </w:rPr>
          <w:instrText xml:space="preserve"> PAGEREF _Toc195136115 \h </w:instrText>
        </w:r>
        <w:r>
          <w:rPr>
            <w:noProof/>
            <w:webHidden/>
          </w:rPr>
        </w:r>
        <w:r>
          <w:rPr>
            <w:noProof/>
            <w:webHidden/>
          </w:rPr>
          <w:fldChar w:fldCharType="separate"/>
        </w:r>
        <w:r>
          <w:rPr>
            <w:noProof/>
            <w:webHidden/>
          </w:rPr>
          <w:t>5</w:t>
        </w:r>
        <w:r>
          <w:rPr>
            <w:noProof/>
            <w:webHidden/>
          </w:rPr>
          <w:fldChar w:fldCharType="end"/>
        </w:r>
      </w:hyperlink>
    </w:p>
    <w:p w14:paraId="231DD771" w14:textId="74FE305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6"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1 NLU</w:t>
        </w:r>
        <w:r w:rsidRPr="0084393C">
          <w:rPr>
            <w:rStyle w:val="af7"/>
            <w:noProof/>
          </w:rPr>
          <w:t>任务示例</w:t>
        </w:r>
        <w:r>
          <w:rPr>
            <w:noProof/>
            <w:webHidden/>
          </w:rPr>
          <w:tab/>
        </w:r>
        <w:r>
          <w:rPr>
            <w:noProof/>
            <w:webHidden/>
          </w:rPr>
          <w:fldChar w:fldCharType="begin"/>
        </w:r>
        <w:r>
          <w:rPr>
            <w:noProof/>
            <w:webHidden/>
          </w:rPr>
          <w:instrText xml:space="preserve"> PAGEREF _Toc195136116 \h </w:instrText>
        </w:r>
        <w:r>
          <w:rPr>
            <w:noProof/>
            <w:webHidden/>
          </w:rPr>
        </w:r>
        <w:r>
          <w:rPr>
            <w:noProof/>
            <w:webHidden/>
          </w:rPr>
          <w:fldChar w:fldCharType="separate"/>
        </w:r>
        <w:r>
          <w:rPr>
            <w:noProof/>
            <w:webHidden/>
          </w:rPr>
          <w:t>16</w:t>
        </w:r>
        <w:r>
          <w:rPr>
            <w:noProof/>
            <w:webHidden/>
          </w:rPr>
          <w:fldChar w:fldCharType="end"/>
        </w:r>
      </w:hyperlink>
    </w:p>
    <w:p w14:paraId="4ADED162" w14:textId="16B0C02F"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7"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2</w:t>
        </w:r>
        <w:r w:rsidRPr="0084393C">
          <w:rPr>
            <w:rStyle w:val="af7"/>
            <w:noProof/>
          </w:rPr>
          <w:t>意图定义与示例</w:t>
        </w:r>
        <w:r>
          <w:rPr>
            <w:noProof/>
            <w:webHidden/>
          </w:rPr>
          <w:tab/>
        </w:r>
        <w:r>
          <w:rPr>
            <w:noProof/>
            <w:webHidden/>
          </w:rPr>
          <w:fldChar w:fldCharType="begin"/>
        </w:r>
        <w:r>
          <w:rPr>
            <w:noProof/>
            <w:webHidden/>
          </w:rPr>
          <w:instrText xml:space="preserve"> PAGEREF _Toc195136117 \h </w:instrText>
        </w:r>
        <w:r>
          <w:rPr>
            <w:noProof/>
            <w:webHidden/>
          </w:rPr>
        </w:r>
        <w:r>
          <w:rPr>
            <w:noProof/>
            <w:webHidden/>
          </w:rPr>
          <w:fldChar w:fldCharType="separate"/>
        </w:r>
        <w:r>
          <w:rPr>
            <w:noProof/>
            <w:webHidden/>
          </w:rPr>
          <w:t>16</w:t>
        </w:r>
        <w:r>
          <w:rPr>
            <w:noProof/>
            <w:webHidden/>
          </w:rPr>
          <w:fldChar w:fldCharType="end"/>
        </w:r>
      </w:hyperlink>
    </w:p>
    <w:p w14:paraId="61137371" w14:textId="246B3CBE"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8"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3</w:t>
        </w:r>
        <w:r w:rsidRPr="0084393C">
          <w:rPr>
            <w:rStyle w:val="af7"/>
            <w:noProof/>
          </w:rPr>
          <w:t>常用槽位设计及槽值示例</w:t>
        </w:r>
        <w:r>
          <w:rPr>
            <w:noProof/>
            <w:webHidden/>
          </w:rPr>
          <w:tab/>
        </w:r>
        <w:r>
          <w:rPr>
            <w:noProof/>
            <w:webHidden/>
          </w:rPr>
          <w:fldChar w:fldCharType="begin"/>
        </w:r>
        <w:r>
          <w:rPr>
            <w:noProof/>
            <w:webHidden/>
          </w:rPr>
          <w:instrText xml:space="preserve"> PAGEREF _Toc195136118 \h </w:instrText>
        </w:r>
        <w:r>
          <w:rPr>
            <w:noProof/>
            <w:webHidden/>
          </w:rPr>
        </w:r>
        <w:r>
          <w:rPr>
            <w:noProof/>
            <w:webHidden/>
          </w:rPr>
          <w:fldChar w:fldCharType="separate"/>
        </w:r>
        <w:r>
          <w:rPr>
            <w:noProof/>
            <w:webHidden/>
          </w:rPr>
          <w:t>16</w:t>
        </w:r>
        <w:r>
          <w:rPr>
            <w:noProof/>
            <w:webHidden/>
          </w:rPr>
          <w:fldChar w:fldCharType="end"/>
        </w:r>
      </w:hyperlink>
    </w:p>
    <w:p w14:paraId="4240A3E5" w14:textId="34E59903"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19"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4</w:t>
        </w:r>
        <w:r w:rsidRPr="0084393C">
          <w:rPr>
            <w:rStyle w:val="af7"/>
            <w:noProof/>
          </w:rPr>
          <w:t>字编码模型错误问题示例</w:t>
        </w:r>
        <w:r>
          <w:rPr>
            <w:noProof/>
            <w:webHidden/>
          </w:rPr>
          <w:tab/>
        </w:r>
        <w:r>
          <w:rPr>
            <w:noProof/>
            <w:webHidden/>
          </w:rPr>
          <w:fldChar w:fldCharType="begin"/>
        </w:r>
        <w:r>
          <w:rPr>
            <w:noProof/>
            <w:webHidden/>
          </w:rPr>
          <w:instrText xml:space="preserve"> PAGEREF _Toc195136119 \h </w:instrText>
        </w:r>
        <w:r>
          <w:rPr>
            <w:noProof/>
            <w:webHidden/>
          </w:rPr>
        </w:r>
        <w:r>
          <w:rPr>
            <w:noProof/>
            <w:webHidden/>
          </w:rPr>
          <w:fldChar w:fldCharType="separate"/>
        </w:r>
        <w:r>
          <w:rPr>
            <w:noProof/>
            <w:webHidden/>
          </w:rPr>
          <w:t>19</w:t>
        </w:r>
        <w:r>
          <w:rPr>
            <w:noProof/>
            <w:webHidden/>
          </w:rPr>
          <w:fldChar w:fldCharType="end"/>
        </w:r>
      </w:hyperlink>
    </w:p>
    <w:p w14:paraId="44DC6CF8" w14:textId="0F9E5FD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0"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5</w:t>
        </w:r>
        <w:r w:rsidRPr="0084393C">
          <w:rPr>
            <w:rStyle w:val="af7"/>
            <w:noProof/>
          </w:rPr>
          <w:t>电力领域各专业数据集</w:t>
        </w:r>
        <w:r>
          <w:rPr>
            <w:noProof/>
            <w:webHidden/>
          </w:rPr>
          <w:tab/>
        </w:r>
        <w:r>
          <w:rPr>
            <w:noProof/>
            <w:webHidden/>
          </w:rPr>
          <w:fldChar w:fldCharType="begin"/>
        </w:r>
        <w:r>
          <w:rPr>
            <w:noProof/>
            <w:webHidden/>
          </w:rPr>
          <w:instrText xml:space="preserve"> PAGEREF _Toc195136120 \h </w:instrText>
        </w:r>
        <w:r>
          <w:rPr>
            <w:noProof/>
            <w:webHidden/>
          </w:rPr>
        </w:r>
        <w:r>
          <w:rPr>
            <w:noProof/>
            <w:webHidden/>
          </w:rPr>
          <w:fldChar w:fldCharType="separate"/>
        </w:r>
        <w:r>
          <w:rPr>
            <w:noProof/>
            <w:webHidden/>
          </w:rPr>
          <w:t>29</w:t>
        </w:r>
        <w:r>
          <w:rPr>
            <w:noProof/>
            <w:webHidden/>
          </w:rPr>
          <w:fldChar w:fldCharType="end"/>
        </w:r>
      </w:hyperlink>
    </w:p>
    <w:p w14:paraId="574D4BB2" w14:textId="6C61C11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1"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6</w:t>
        </w:r>
        <w:r w:rsidRPr="0084393C">
          <w:rPr>
            <w:rStyle w:val="af7"/>
            <w:noProof/>
          </w:rPr>
          <w:t>不同编码方式语义准确率</w:t>
        </w:r>
        <w:r>
          <w:rPr>
            <w:noProof/>
            <w:webHidden/>
          </w:rPr>
          <w:tab/>
        </w:r>
        <w:r>
          <w:rPr>
            <w:noProof/>
            <w:webHidden/>
          </w:rPr>
          <w:fldChar w:fldCharType="begin"/>
        </w:r>
        <w:r>
          <w:rPr>
            <w:noProof/>
            <w:webHidden/>
          </w:rPr>
          <w:instrText xml:space="preserve"> PAGEREF _Toc195136121 \h </w:instrText>
        </w:r>
        <w:r>
          <w:rPr>
            <w:noProof/>
            <w:webHidden/>
          </w:rPr>
        </w:r>
        <w:r>
          <w:rPr>
            <w:noProof/>
            <w:webHidden/>
          </w:rPr>
          <w:fldChar w:fldCharType="separate"/>
        </w:r>
        <w:r>
          <w:rPr>
            <w:noProof/>
            <w:webHidden/>
          </w:rPr>
          <w:t>30</w:t>
        </w:r>
        <w:r>
          <w:rPr>
            <w:noProof/>
            <w:webHidden/>
          </w:rPr>
          <w:fldChar w:fldCharType="end"/>
        </w:r>
      </w:hyperlink>
    </w:p>
    <w:p w14:paraId="4B5DD131" w14:textId="207143D7"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2"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3</w:t>
        </w:r>
        <w:r w:rsidRPr="0084393C">
          <w:rPr>
            <w:rStyle w:val="af7"/>
            <w:noProof/>
          </w:rPr>
          <w:noBreakHyphen/>
          <w:t>7</w:t>
        </w:r>
        <w:r w:rsidRPr="0084393C">
          <w:rPr>
            <w:rStyle w:val="af7"/>
            <w:noProof/>
          </w:rPr>
          <w:t>基于原始词典不同编码方式语义准确率</w:t>
        </w:r>
        <w:r>
          <w:rPr>
            <w:noProof/>
            <w:webHidden/>
          </w:rPr>
          <w:tab/>
        </w:r>
        <w:r>
          <w:rPr>
            <w:noProof/>
            <w:webHidden/>
          </w:rPr>
          <w:fldChar w:fldCharType="begin"/>
        </w:r>
        <w:r>
          <w:rPr>
            <w:noProof/>
            <w:webHidden/>
          </w:rPr>
          <w:instrText xml:space="preserve"> PAGEREF _Toc195136122 \h </w:instrText>
        </w:r>
        <w:r>
          <w:rPr>
            <w:noProof/>
            <w:webHidden/>
          </w:rPr>
        </w:r>
        <w:r>
          <w:rPr>
            <w:noProof/>
            <w:webHidden/>
          </w:rPr>
          <w:fldChar w:fldCharType="separate"/>
        </w:r>
        <w:r>
          <w:rPr>
            <w:noProof/>
            <w:webHidden/>
          </w:rPr>
          <w:t>31</w:t>
        </w:r>
        <w:r>
          <w:rPr>
            <w:noProof/>
            <w:webHidden/>
          </w:rPr>
          <w:fldChar w:fldCharType="end"/>
        </w:r>
      </w:hyperlink>
    </w:p>
    <w:p w14:paraId="692F235C" w14:textId="50A1CF02"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3"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1</w:t>
        </w:r>
        <w:r w:rsidRPr="0084393C">
          <w:rPr>
            <w:rStyle w:val="af7"/>
            <w:noProof/>
          </w:rPr>
          <w:t>生成多样化样本的提示</w:t>
        </w:r>
        <w:r>
          <w:rPr>
            <w:noProof/>
            <w:webHidden/>
          </w:rPr>
          <w:tab/>
        </w:r>
        <w:r>
          <w:rPr>
            <w:noProof/>
            <w:webHidden/>
          </w:rPr>
          <w:fldChar w:fldCharType="begin"/>
        </w:r>
        <w:r>
          <w:rPr>
            <w:noProof/>
            <w:webHidden/>
          </w:rPr>
          <w:instrText xml:space="preserve"> PAGEREF _Toc195136123 \h </w:instrText>
        </w:r>
        <w:r>
          <w:rPr>
            <w:noProof/>
            <w:webHidden/>
          </w:rPr>
        </w:r>
        <w:r>
          <w:rPr>
            <w:noProof/>
            <w:webHidden/>
          </w:rPr>
          <w:fldChar w:fldCharType="separate"/>
        </w:r>
        <w:r>
          <w:rPr>
            <w:noProof/>
            <w:webHidden/>
          </w:rPr>
          <w:t>41</w:t>
        </w:r>
        <w:r>
          <w:rPr>
            <w:noProof/>
            <w:webHidden/>
          </w:rPr>
          <w:fldChar w:fldCharType="end"/>
        </w:r>
      </w:hyperlink>
    </w:p>
    <w:p w14:paraId="506C631A" w14:textId="79A4EA6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4"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2</w:t>
        </w:r>
        <w:r w:rsidRPr="0084393C">
          <w:rPr>
            <w:rStyle w:val="af7"/>
            <w:noProof/>
          </w:rPr>
          <w:t>不同专业常见问题数据集</w:t>
        </w:r>
        <w:r>
          <w:rPr>
            <w:noProof/>
            <w:webHidden/>
          </w:rPr>
          <w:tab/>
        </w:r>
        <w:r>
          <w:rPr>
            <w:noProof/>
            <w:webHidden/>
          </w:rPr>
          <w:fldChar w:fldCharType="begin"/>
        </w:r>
        <w:r>
          <w:rPr>
            <w:noProof/>
            <w:webHidden/>
          </w:rPr>
          <w:instrText xml:space="preserve"> PAGEREF _Toc195136124 \h </w:instrText>
        </w:r>
        <w:r>
          <w:rPr>
            <w:noProof/>
            <w:webHidden/>
          </w:rPr>
        </w:r>
        <w:r>
          <w:rPr>
            <w:noProof/>
            <w:webHidden/>
          </w:rPr>
          <w:fldChar w:fldCharType="separate"/>
        </w:r>
        <w:r>
          <w:rPr>
            <w:noProof/>
            <w:webHidden/>
          </w:rPr>
          <w:t>43</w:t>
        </w:r>
        <w:r>
          <w:rPr>
            <w:noProof/>
            <w:webHidden/>
          </w:rPr>
          <w:fldChar w:fldCharType="end"/>
        </w:r>
      </w:hyperlink>
    </w:p>
    <w:p w14:paraId="6922BEC0" w14:textId="629184D1"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5"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3</w:t>
        </w:r>
        <w:r w:rsidRPr="0084393C">
          <w:rPr>
            <w:rStyle w:val="af7"/>
            <w:noProof/>
          </w:rPr>
          <w:t>不同模型在未见指标项测试集评估结果</w:t>
        </w:r>
        <w:r>
          <w:rPr>
            <w:noProof/>
            <w:webHidden/>
          </w:rPr>
          <w:tab/>
        </w:r>
        <w:r>
          <w:rPr>
            <w:noProof/>
            <w:webHidden/>
          </w:rPr>
          <w:fldChar w:fldCharType="begin"/>
        </w:r>
        <w:r>
          <w:rPr>
            <w:noProof/>
            <w:webHidden/>
          </w:rPr>
          <w:instrText xml:space="preserve"> PAGEREF _Toc195136125 \h </w:instrText>
        </w:r>
        <w:r>
          <w:rPr>
            <w:noProof/>
            <w:webHidden/>
          </w:rPr>
        </w:r>
        <w:r>
          <w:rPr>
            <w:noProof/>
            <w:webHidden/>
          </w:rPr>
          <w:fldChar w:fldCharType="separate"/>
        </w:r>
        <w:r>
          <w:rPr>
            <w:noProof/>
            <w:webHidden/>
          </w:rPr>
          <w:t>45</w:t>
        </w:r>
        <w:r>
          <w:rPr>
            <w:noProof/>
            <w:webHidden/>
          </w:rPr>
          <w:fldChar w:fldCharType="end"/>
        </w:r>
      </w:hyperlink>
    </w:p>
    <w:p w14:paraId="74FCB193" w14:textId="1D3980E4"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6"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4</w:t>
        </w:r>
        <w:r w:rsidRPr="0084393C">
          <w:rPr>
            <w:rStyle w:val="af7"/>
            <w:noProof/>
          </w:rPr>
          <w:t>不同阶段动态样本筛选准确率</w:t>
        </w:r>
        <w:r>
          <w:rPr>
            <w:noProof/>
            <w:webHidden/>
          </w:rPr>
          <w:tab/>
        </w:r>
        <w:r>
          <w:rPr>
            <w:noProof/>
            <w:webHidden/>
          </w:rPr>
          <w:fldChar w:fldCharType="begin"/>
        </w:r>
        <w:r>
          <w:rPr>
            <w:noProof/>
            <w:webHidden/>
          </w:rPr>
          <w:instrText xml:space="preserve"> PAGEREF _Toc195136126 \h </w:instrText>
        </w:r>
        <w:r>
          <w:rPr>
            <w:noProof/>
            <w:webHidden/>
          </w:rPr>
        </w:r>
        <w:r>
          <w:rPr>
            <w:noProof/>
            <w:webHidden/>
          </w:rPr>
          <w:fldChar w:fldCharType="separate"/>
        </w:r>
        <w:r>
          <w:rPr>
            <w:noProof/>
            <w:webHidden/>
          </w:rPr>
          <w:t>46</w:t>
        </w:r>
        <w:r>
          <w:rPr>
            <w:noProof/>
            <w:webHidden/>
          </w:rPr>
          <w:fldChar w:fldCharType="end"/>
        </w:r>
      </w:hyperlink>
    </w:p>
    <w:p w14:paraId="1D354ED6" w14:textId="2B4464B6"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7"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4</w:t>
        </w:r>
        <w:r w:rsidRPr="0084393C">
          <w:rPr>
            <w:rStyle w:val="af7"/>
            <w:noProof/>
          </w:rPr>
          <w:noBreakHyphen/>
          <w:t>5</w:t>
        </w:r>
        <w:r w:rsidRPr="0084393C">
          <w:rPr>
            <w:rStyle w:val="af7"/>
            <w:noProof/>
          </w:rPr>
          <w:t>不同阶段数据增强模型和</w:t>
        </w:r>
        <w:r w:rsidRPr="0084393C">
          <w:rPr>
            <w:rStyle w:val="af7"/>
            <w:noProof/>
          </w:rPr>
          <w:t>SSIS</w:t>
        </w:r>
        <w:r w:rsidRPr="0084393C">
          <w:rPr>
            <w:rStyle w:val="af7"/>
            <w:noProof/>
          </w:rPr>
          <w:t>评估结果</w:t>
        </w:r>
        <w:r>
          <w:rPr>
            <w:noProof/>
            <w:webHidden/>
          </w:rPr>
          <w:tab/>
        </w:r>
        <w:r>
          <w:rPr>
            <w:noProof/>
            <w:webHidden/>
          </w:rPr>
          <w:fldChar w:fldCharType="begin"/>
        </w:r>
        <w:r>
          <w:rPr>
            <w:noProof/>
            <w:webHidden/>
          </w:rPr>
          <w:instrText xml:space="preserve"> PAGEREF _Toc195136127 \h </w:instrText>
        </w:r>
        <w:r>
          <w:rPr>
            <w:noProof/>
            <w:webHidden/>
          </w:rPr>
        </w:r>
        <w:r>
          <w:rPr>
            <w:noProof/>
            <w:webHidden/>
          </w:rPr>
          <w:fldChar w:fldCharType="separate"/>
        </w:r>
        <w:r>
          <w:rPr>
            <w:noProof/>
            <w:webHidden/>
          </w:rPr>
          <w:t>46</w:t>
        </w:r>
        <w:r>
          <w:rPr>
            <w:noProof/>
            <w:webHidden/>
          </w:rPr>
          <w:fldChar w:fldCharType="end"/>
        </w:r>
      </w:hyperlink>
    </w:p>
    <w:p w14:paraId="211E39F1" w14:textId="33384D13"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8"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1</w:t>
        </w:r>
        <w:r w:rsidRPr="0084393C">
          <w:rPr>
            <w:rStyle w:val="af7"/>
            <w:noProof/>
          </w:rPr>
          <w:t>不同模块基本信息表</w:t>
        </w:r>
        <w:r>
          <w:rPr>
            <w:noProof/>
            <w:webHidden/>
          </w:rPr>
          <w:tab/>
        </w:r>
        <w:r>
          <w:rPr>
            <w:noProof/>
            <w:webHidden/>
          </w:rPr>
          <w:fldChar w:fldCharType="begin"/>
        </w:r>
        <w:r>
          <w:rPr>
            <w:noProof/>
            <w:webHidden/>
          </w:rPr>
          <w:instrText xml:space="preserve"> PAGEREF _Toc195136128 \h </w:instrText>
        </w:r>
        <w:r>
          <w:rPr>
            <w:noProof/>
            <w:webHidden/>
          </w:rPr>
        </w:r>
        <w:r>
          <w:rPr>
            <w:noProof/>
            <w:webHidden/>
          </w:rPr>
          <w:fldChar w:fldCharType="separate"/>
        </w:r>
        <w:r>
          <w:rPr>
            <w:noProof/>
            <w:webHidden/>
          </w:rPr>
          <w:t>51</w:t>
        </w:r>
        <w:r>
          <w:rPr>
            <w:noProof/>
            <w:webHidden/>
          </w:rPr>
          <w:fldChar w:fldCharType="end"/>
        </w:r>
      </w:hyperlink>
    </w:p>
    <w:p w14:paraId="1FA18FFF" w14:textId="6C9EAB1B"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29"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2</w:t>
        </w:r>
        <w:r w:rsidRPr="0084393C">
          <w:rPr>
            <w:rStyle w:val="af7"/>
            <w:noProof/>
          </w:rPr>
          <w:t>问题模板管理模块数据存储表</w:t>
        </w:r>
        <w:r>
          <w:rPr>
            <w:noProof/>
            <w:webHidden/>
          </w:rPr>
          <w:tab/>
        </w:r>
        <w:r>
          <w:rPr>
            <w:noProof/>
            <w:webHidden/>
          </w:rPr>
          <w:fldChar w:fldCharType="begin"/>
        </w:r>
        <w:r>
          <w:rPr>
            <w:noProof/>
            <w:webHidden/>
          </w:rPr>
          <w:instrText xml:space="preserve"> PAGEREF _Toc195136129 \h </w:instrText>
        </w:r>
        <w:r>
          <w:rPr>
            <w:noProof/>
            <w:webHidden/>
          </w:rPr>
        </w:r>
        <w:r>
          <w:rPr>
            <w:noProof/>
            <w:webHidden/>
          </w:rPr>
          <w:fldChar w:fldCharType="separate"/>
        </w:r>
        <w:r>
          <w:rPr>
            <w:noProof/>
            <w:webHidden/>
          </w:rPr>
          <w:t>51</w:t>
        </w:r>
        <w:r>
          <w:rPr>
            <w:noProof/>
            <w:webHidden/>
          </w:rPr>
          <w:fldChar w:fldCharType="end"/>
        </w:r>
      </w:hyperlink>
    </w:p>
    <w:p w14:paraId="141DDB04" w14:textId="23C34640"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30"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3</w:t>
        </w:r>
        <w:r w:rsidRPr="0084393C">
          <w:rPr>
            <w:rStyle w:val="af7"/>
            <w:noProof/>
          </w:rPr>
          <w:t>测试样本管理模块数据存储表</w:t>
        </w:r>
        <w:r>
          <w:rPr>
            <w:noProof/>
            <w:webHidden/>
          </w:rPr>
          <w:tab/>
        </w:r>
        <w:r>
          <w:rPr>
            <w:noProof/>
            <w:webHidden/>
          </w:rPr>
          <w:fldChar w:fldCharType="begin"/>
        </w:r>
        <w:r>
          <w:rPr>
            <w:noProof/>
            <w:webHidden/>
          </w:rPr>
          <w:instrText xml:space="preserve"> PAGEREF _Toc195136130 \h </w:instrText>
        </w:r>
        <w:r>
          <w:rPr>
            <w:noProof/>
            <w:webHidden/>
          </w:rPr>
        </w:r>
        <w:r>
          <w:rPr>
            <w:noProof/>
            <w:webHidden/>
          </w:rPr>
          <w:fldChar w:fldCharType="separate"/>
        </w:r>
        <w:r>
          <w:rPr>
            <w:noProof/>
            <w:webHidden/>
          </w:rPr>
          <w:t>56</w:t>
        </w:r>
        <w:r>
          <w:rPr>
            <w:noProof/>
            <w:webHidden/>
          </w:rPr>
          <w:fldChar w:fldCharType="end"/>
        </w:r>
      </w:hyperlink>
    </w:p>
    <w:p w14:paraId="5867F6D4" w14:textId="362FB5AC" w:rsidR="00AA1D8E" w:rsidRDefault="00AA1D8E" w:rsidP="00AA1D8E">
      <w:pPr>
        <w:pStyle w:val="afd"/>
        <w:tabs>
          <w:tab w:val="right" w:leader="dot" w:pos="8436"/>
        </w:tabs>
        <w:ind w:leftChars="0" w:left="0" w:firstLineChars="0" w:firstLine="0"/>
        <w:rPr>
          <w:rFonts w:asciiTheme="minorHAnsi" w:eastAsiaTheme="minorEastAsia" w:hAnsiTheme="minorHAnsi" w:cstheme="minorBidi"/>
          <w:noProof/>
          <w:sz w:val="22"/>
          <w14:ligatures w14:val="standardContextual"/>
        </w:rPr>
      </w:pPr>
      <w:hyperlink w:anchor="_Toc195136131" w:history="1">
        <w:r w:rsidRPr="0084393C">
          <w:rPr>
            <w:rStyle w:val="af7"/>
            <w:noProof/>
          </w:rPr>
          <w:t>表</w:t>
        </w:r>
        <w:r w:rsidRPr="0084393C">
          <w:rPr>
            <w:rStyle w:val="af7"/>
            <w:noProof/>
          </w:rPr>
          <w:t xml:space="preserve"> </w:t>
        </w:r>
        <w:r w:rsidRPr="0084393C">
          <w:rPr>
            <w:rStyle w:val="af7"/>
            <w:rFonts w:hint="cs"/>
            <w:noProof/>
            <w:cs/>
          </w:rPr>
          <w:t>‎</w:t>
        </w:r>
        <w:r w:rsidRPr="0084393C">
          <w:rPr>
            <w:rStyle w:val="af7"/>
            <w:noProof/>
          </w:rPr>
          <w:t>5</w:t>
        </w:r>
        <w:r w:rsidRPr="0084393C">
          <w:rPr>
            <w:rStyle w:val="af7"/>
            <w:noProof/>
          </w:rPr>
          <w:noBreakHyphen/>
          <w:t>4</w:t>
        </w:r>
        <w:r w:rsidRPr="0084393C">
          <w:rPr>
            <w:rStyle w:val="af7"/>
            <w:noProof/>
          </w:rPr>
          <w:t>模型管理模块数据存储表</w:t>
        </w:r>
        <w:r>
          <w:rPr>
            <w:noProof/>
            <w:webHidden/>
          </w:rPr>
          <w:tab/>
        </w:r>
        <w:r>
          <w:rPr>
            <w:noProof/>
            <w:webHidden/>
          </w:rPr>
          <w:fldChar w:fldCharType="begin"/>
        </w:r>
        <w:r>
          <w:rPr>
            <w:noProof/>
            <w:webHidden/>
          </w:rPr>
          <w:instrText xml:space="preserve"> PAGEREF _Toc195136131 \h </w:instrText>
        </w:r>
        <w:r>
          <w:rPr>
            <w:noProof/>
            <w:webHidden/>
          </w:rPr>
        </w:r>
        <w:r>
          <w:rPr>
            <w:noProof/>
            <w:webHidden/>
          </w:rPr>
          <w:fldChar w:fldCharType="separate"/>
        </w:r>
        <w:r>
          <w:rPr>
            <w:noProof/>
            <w:webHidden/>
          </w:rPr>
          <w:t>58</w:t>
        </w:r>
        <w:r>
          <w:rPr>
            <w:noProof/>
            <w:webHidden/>
          </w:rPr>
          <w:fldChar w:fldCharType="end"/>
        </w:r>
      </w:hyperlink>
    </w:p>
    <w:p w14:paraId="570451B3" w14:textId="2774FCB5" w:rsidR="00F2404C" w:rsidRDefault="00AA1D8E" w:rsidP="00AA1D8E">
      <w:pPr>
        <w:ind w:firstLineChars="0" w:firstLine="0"/>
        <w:jc w:val="center"/>
      </w:pPr>
      <w:r>
        <w:fldChar w:fldCharType="end"/>
      </w:r>
    </w:p>
    <w:p w14:paraId="5BBF1EE3" w14:textId="77777777" w:rsidR="00F2404C" w:rsidRPr="00E83CA9" w:rsidRDefault="00F2404C" w:rsidP="003B59A8">
      <w:pPr>
        <w:spacing w:line="240" w:lineRule="auto"/>
        <w:ind w:firstLine="480"/>
        <w:jc w:val="center"/>
      </w:pPr>
    </w:p>
    <w:p w14:paraId="6BFC0094" w14:textId="77777777" w:rsidR="00212359" w:rsidRDefault="00212359" w:rsidP="00B52A13">
      <w:pPr>
        <w:pStyle w:val="1"/>
        <w:spacing w:before="0" w:after="0" w:line="240" w:lineRule="auto"/>
        <w:sectPr w:rsidR="00212359" w:rsidSect="008F6394">
          <w:headerReference w:type="even" r:id="rId38"/>
          <w:headerReference w:type="default" r:id="rId39"/>
          <w:pgSz w:w="11906" w:h="16838"/>
          <w:pgMar w:top="1985" w:right="1588" w:bottom="2268" w:left="1588" w:header="1417" w:footer="1701" w:gutter="284"/>
          <w:pgNumType w:fmt="upperRoman"/>
          <w:cols w:space="425"/>
          <w:docGrid w:type="lines" w:linePitch="326"/>
        </w:sectPr>
      </w:pPr>
    </w:p>
    <w:p w14:paraId="3DAF3097" w14:textId="7A5A3020" w:rsidR="00212359" w:rsidRPr="001436DD" w:rsidRDefault="00623BC5" w:rsidP="0060468C">
      <w:pPr>
        <w:pStyle w:val="1"/>
      </w:pPr>
      <w:r>
        <w:rPr>
          <w:rFonts w:hint="eastAsia"/>
        </w:rPr>
        <w:lastRenderedPageBreak/>
        <w:t xml:space="preserve"> </w:t>
      </w:r>
      <w:bookmarkStart w:id="13" w:name="_Toc194845608"/>
      <w:r w:rsidR="00212359" w:rsidRPr="001436DD">
        <w:rPr>
          <w:rFonts w:hint="eastAsia"/>
        </w:rPr>
        <w:t>绪论</w:t>
      </w:r>
      <w:bookmarkEnd w:id="13"/>
    </w:p>
    <w:p w14:paraId="04E7F065" w14:textId="77777777" w:rsidR="00212359" w:rsidRPr="00D0080B" w:rsidRDefault="00212359" w:rsidP="00212359">
      <w:pPr>
        <w:pStyle w:val="2"/>
      </w:pPr>
      <w:bookmarkStart w:id="14" w:name="_Toc194845609"/>
      <w:r w:rsidRPr="00D0080B">
        <w:rPr>
          <w:rFonts w:hint="eastAsia"/>
        </w:rPr>
        <w:t>1.1</w:t>
      </w:r>
      <w:r w:rsidRPr="00D0080B">
        <w:rPr>
          <w:rFonts w:hint="eastAsia"/>
        </w:rPr>
        <w:t>选题背景与研究意义</w:t>
      </w:r>
      <w:bookmarkEnd w:id="14"/>
    </w:p>
    <w:p w14:paraId="10F9CB98" w14:textId="1EE635CC" w:rsidR="00054F31" w:rsidRPr="00360A2C" w:rsidRDefault="00054F31" w:rsidP="00360A2C">
      <w:pPr>
        <w:ind w:firstLine="480"/>
      </w:pPr>
      <w:bookmarkStart w:id="15" w:name="_Hlk154487934"/>
      <w:r>
        <w:rPr>
          <w:rFonts w:hint="eastAsia"/>
        </w:rPr>
        <w:t>电力领域作为</w:t>
      </w:r>
      <w:r w:rsidRPr="00B6711D">
        <w:t>社会经济发展</w:t>
      </w:r>
      <w:r>
        <w:rPr>
          <w:rFonts w:hint="eastAsia"/>
        </w:rPr>
        <w:t>与环境保护的重要支撑，其智能化转型对</w:t>
      </w:r>
      <w:r w:rsidR="00CC10E0">
        <w:rPr>
          <w:rFonts w:hint="eastAsia"/>
        </w:rPr>
        <w:t>构建新型电力系统</w:t>
      </w:r>
      <w:r>
        <w:rPr>
          <w:rFonts w:hint="eastAsia"/>
        </w:rPr>
        <w:t>、</w:t>
      </w:r>
      <w:r w:rsidR="00CC10E0">
        <w:rPr>
          <w:rFonts w:hint="eastAsia"/>
        </w:rPr>
        <w:t>保障能源安全</w:t>
      </w:r>
      <w:r>
        <w:rPr>
          <w:rFonts w:hint="eastAsia"/>
        </w:rPr>
        <w:t>具有重要意义。然而</w:t>
      </w:r>
      <w:r w:rsidRPr="00B6711D">
        <w:t>随着电力系统</w:t>
      </w:r>
      <w:r>
        <w:rPr>
          <w:rFonts w:hint="eastAsia"/>
        </w:rPr>
        <w:t>复杂性的提升</w:t>
      </w:r>
      <w:r w:rsidRPr="00B6711D">
        <w:rPr>
          <w:rFonts w:hint="eastAsia"/>
        </w:rPr>
        <w:t>和</w:t>
      </w:r>
      <w:r w:rsidRPr="00B6711D">
        <w:t>能源需求的不断增加，</w:t>
      </w:r>
      <w:r>
        <w:rPr>
          <w:rFonts w:ascii="Segoe UI" w:hAnsi="Segoe UI" w:cs="Segoe UI"/>
          <w:shd w:val="clear" w:color="auto" w:fill="FFFFFF"/>
        </w:rPr>
        <w:t>电力领域知识体系的碎片化特征给专业指标查询带来显著挑战。</w:t>
      </w:r>
      <w:r w:rsidRPr="00B6711D">
        <w:t>传统基于检索的信息查询方式在面对</w:t>
      </w:r>
      <w:r>
        <w:rPr>
          <w:rFonts w:hint="eastAsia"/>
        </w:rPr>
        <w:t>电力领域复杂的专业术语时</w:t>
      </w:r>
      <w:r w:rsidRPr="00B6711D">
        <w:rPr>
          <w:rFonts w:hint="eastAsia"/>
        </w:rPr>
        <w:t>，</w:t>
      </w:r>
      <w:r w:rsidRPr="00B6711D">
        <w:t>无法满足用户对快速、准确获取电力领域知识的迫切需求。为了</w:t>
      </w:r>
      <w:r w:rsidRPr="00B6711D">
        <w:rPr>
          <w:rFonts w:hint="eastAsia"/>
        </w:rPr>
        <w:t>解决这一问题</w:t>
      </w:r>
      <w:r w:rsidRPr="00B6711D">
        <w:t>，基于电力指标的智能问答系统</w:t>
      </w:r>
      <w:r>
        <w:rPr>
          <w:vertAlign w:val="superscript"/>
        </w:rPr>
        <w:fldChar w:fldCharType="begin"/>
      </w:r>
      <w:r>
        <w:rPr>
          <w:vertAlign w:val="superscript"/>
        </w:rPr>
        <w:instrText xml:space="preserve"> REF _Ref192933409 \r \h </w:instrText>
      </w:r>
      <w:r w:rsidR="00CC10E0">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r w:rsidRPr="00B6711D">
        <w:t>应运而生</w:t>
      </w:r>
      <w:r>
        <w:rPr>
          <w:rFonts w:hint="eastAsia"/>
        </w:rPr>
        <w:t>，该系统将</w:t>
      </w:r>
      <w:r w:rsidRPr="00B6711D">
        <w:t>自然语言处理</w:t>
      </w:r>
      <w:r>
        <w:rPr>
          <w:rFonts w:hint="eastAsia"/>
        </w:rPr>
        <w:t>与</w:t>
      </w:r>
      <w:r w:rsidRPr="00B6711D">
        <w:t>人工智能技术</w:t>
      </w:r>
      <w:r w:rsidRPr="00B6711D">
        <w:rPr>
          <w:rFonts w:hint="eastAsia"/>
        </w:rPr>
        <w:t>相结合</w:t>
      </w:r>
      <w:r>
        <w:rPr>
          <w:rFonts w:hint="eastAsia"/>
        </w:rPr>
        <w:t>，使得</w:t>
      </w:r>
      <w:r w:rsidRPr="00B6711D">
        <w:t>用户</w:t>
      </w:r>
      <w:r>
        <w:rPr>
          <w:rFonts w:hint="eastAsia"/>
        </w:rPr>
        <w:t>能够</w:t>
      </w:r>
      <w:r w:rsidRPr="00B6711D">
        <w:t>以更自然的方式提出关于电力系统</w:t>
      </w:r>
      <w:r w:rsidRPr="00B6711D">
        <w:rPr>
          <w:rFonts w:hint="eastAsia"/>
        </w:rPr>
        <w:t>相关</w:t>
      </w:r>
      <w:r w:rsidRPr="00B6711D">
        <w:t>问题，并</w:t>
      </w:r>
      <w:r w:rsidR="00CC10E0">
        <w:rPr>
          <w:rFonts w:hint="eastAsia"/>
        </w:rPr>
        <w:t>可以</w:t>
      </w:r>
      <w:r w:rsidRPr="00B6711D">
        <w:t>迅速获得精准答案</w:t>
      </w:r>
      <w:r>
        <w:rPr>
          <w:rFonts w:hint="eastAsia"/>
        </w:rPr>
        <w:t>。它</w:t>
      </w:r>
      <w:r w:rsidRPr="00237C7B">
        <w:rPr>
          <w:rFonts w:hint="eastAsia"/>
        </w:rPr>
        <w:t>以对话的</w:t>
      </w:r>
      <w:r>
        <w:rPr>
          <w:rFonts w:hint="eastAsia"/>
        </w:rPr>
        <w:t>形式，</w:t>
      </w:r>
      <w:r w:rsidRPr="00B6711D">
        <w:t>为电力领域</w:t>
      </w:r>
      <w:r w:rsidRPr="00B6711D">
        <w:rPr>
          <w:rFonts w:hint="eastAsia"/>
        </w:rPr>
        <w:t>专家和</w:t>
      </w:r>
      <w:r w:rsidRPr="00B6711D">
        <w:t>用户提供</w:t>
      </w:r>
      <w:r w:rsidR="00824E38">
        <w:rPr>
          <w:rFonts w:hint="eastAsia"/>
        </w:rPr>
        <w:t>了</w:t>
      </w:r>
      <w:r w:rsidRPr="00B6711D">
        <w:t>一个高效、智能的信息交互平台。</w:t>
      </w:r>
      <w:r w:rsidR="00360A2C" w:rsidRPr="008F4344">
        <w:rPr>
          <w:rFonts w:hint="eastAsia"/>
        </w:rPr>
        <w:t>电力指标问答系统的研究不断推动着电力领域的智能化发展</w:t>
      </w:r>
      <w:r w:rsidR="00360A2C">
        <w:rPr>
          <w:rFonts w:hint="eastAsia"/>
        </w:rPr>
        <w:t>，</w:t>
      </w:r>
      <w:r w:rsidR="00360A2C" w:rsidRPr="008F4344">
        <w:rPr>
          <w:rFonts w:hint="eastAsia"/>
        </w:rPr>
        <w:t>通过对用户提出的自然语言问题进行深入理解和解析</w:t>
      </w:r>
      <w:r w:rsidR="00360A2C">
        <w:rPr>
          <w:vertAlign w:val="superscript"/>
        </w:rPr>
        <w:fldChar w:fldCharType="begin"/>
      </w:r>
      <w:r w:rsidR="00360A2C">
        <w:rPr>
          <w:vertAlign w:val="superscript"/>
        </w:rPr>
        <w:instrText xml:space="preserve"> REF _Ref192933499 \r \h </w:instrText>
      </w:r>
      <w:r w:rsidR="00360A2C">
        <w:rPr>
          <w:vertAlign w:val="superscript"/>
        </w:rPr>
      </w:r>
      <w:r w:rsidR="00360A2C">
        <w:rPr>
          <w:vertAlign w:val="superscript"/>
        </w:rPr>
        <w:fldChar w:fldCharType="separate"/>
      </w:r>
      <w:r w:rsidR="00360A2C">
        <w:rPr>
          <w:vertAlign w:val="superscript"/>
        </w:rPr>
        <w:t>[2]</w:t>
      </w:r>
      <w:r w:rsidR="00360A2C">
        <w:rPr>
          <w:vertAlign w:val="superscript"/>
        </w:rPr>
        <w:fldChar w:fldCharType="end"/>
      </w:r>
      <w:r w:rsidR="00360A2C" w:rsidRPr="008F4344">
        <w:rPr>
          <w:rFonts w:hint="eastAsia"/>
        </w:rPr>
        <w:t>，实现</w:t>
      </w:r>
      <w:r w:rsidR="00360A2C">
        <w:rPr>
          <w:rFonts w:hint="eastAsia"/>
        </w:rPr>
        <w:t>了</w:t>
      </w:r>
      <w:r w:rsidR="00360A2C" w:rsidRPr="008F4344">
        <w:rPr>
          <w:rFonts w:hint="eastAsia"/>
        </w:rPr>
        <w:t>系统与用户之间的高效交互式问答。</w:t>
      </w:r>
    </w:p>
    <w:p w14:paraId="6936D9CE" w14:textId="0A0C52C9" w:rsidR="00054F31" w:rsidRPr="001C01F6" w:rsidRDefault="00054F31" w:rsidP="00212359">
      <w:pPr>
        <w:ind w:firstLine="480"/>
      </w:pPr>
      <w:r w:rsidRPr="004E093C">
        <w:rPr>
          <w:rFonts w:hint="eastAsia"/>
        </w:rPr>
        <w:t>其中，自然语言理解</w:t>
      </w:r>
      <w:r w:rsidRPr="008C3510">
        <w:t>（</w:t>
      </w:r>
      <w:r w:rsidRPr="008C3510">
        <w:t>Natural Language Understanding</w:t>
      </w:r>
      <w:r w:rsidRPr="008C3510">
        <w:t>，</w:t>
      </w:r>
      <w:r w:rsidRPr="008C3510">
        <w:t>NLU</w:t>
      </w:r>
      <w:r w:rsidRPr="008C3510">
        <w:t>）</w:t>
      </w:r>
      <w:r w:rsidRPr="004E093C">
        <w:rPr>
          <w:rFonts w:hint="eastAsia"/>
        </w:rPr>
        <w:t>是电力指标问答中的关键步骤，</w:t>
      </w:r>
      <w:r w:rsidRPr="003C6303">
        <w:t>通过精准识别用户查询的业务场景、意图及槽位信息，将非结构化的自然语言转化为结构化数据，从而实现对电力领域数据库的高效检索与响应。例如，对于查询</w:t>
      </w:r>
      <w:r w:rsidRPr="003C6303">
        <w:t>“</w:t>
      </w:r>
      <w:r w:rsidRPr="003C6303">
        <w:t>今年</w:t>
      </w:r>
      <w:r w:rsidRPr="003C6303">
        <w:t>1</w:t>
      </w:r>
      <w:r w:rsidRPr="003C6303">
        <w:t>月石家庄售电量是多少</w:t>
      </w:r>
      <w:r w:rsidRPr="003C6303">
        <w:t>”</w:t>
      </w:r>
      <w:r w:rsidRPr="003C6303">
        <w:t>，</w:t>
      </w:r>
      <w:r w:rsidRPr="003C6303">
        <w:t>NLU</w:t>
      </w:r>
      <w:r w:rsidRPr="003C6303">
        <w:t>模型能够解析出业务场景为</w:t>
      </w:r>
      <w:r w:rsidRPr="003C6303">
        <w:t>“</w:t>
      </w:r>
      <w:r w:rsidRPr="003C6303">
        <w:t>售电量及收入</w:t>
      </w:r>
      <w:r w:rsidRPr="003C6303">
        <w:t>”</w:t>
      </w:r>
      <w:r w:rsidRPr="003C6303">
        <w:t>，意图为</w:t>
      </w:r>
      <w:r w:rsidRPr="003C6303">
        <w:t>“</w:t>
      </w:r>
      <w:r w:rsidRPr="003C6303">
        <w:t>问数量</w:t>
      </w:r>
      <w:r w:rsidRPr="003C6303">
        <w:t>”</w:t>
      </w:r>
      <w:r w:rsidRPr="003C6303">
        <w:t>，并提取时间、地点等关键槽位，</w:t>
      </w:r>
      <w:r w:rsidRPr="004E093C">
        <w:t>为解决复杂的语义理解问题提供了强大的工具</w:t>
      </w:r>
      <w:r w:rsidR="00CC6A0A">
        <w:rPr>
          <w:rFonts w:hint="eastAsia"/>
        </w:rPr>
        <w:t>。</w:t>
      </w:r>
      <w:r w:rsidR="00CC6A0A" w:rsidRPr="004E093C">
        <w:rPr>
          <w:rFonts w:hint="eastAsia"/>
        </w:rPr>
        <w:t>意图</w:t>
      </w:r>
      <w:r w:rsidR="00CC6A0A">
        <w:rPr>
          <w:rFonts w:hint="eastAsia"/>
        </w:rPr>
        <w:t>和</w:t>
      </w:r>
      <w:r w:rsidR="00CC6A0A" w:rsidRPr="003C6303">
        <w:t>关键槽位</w:t>
      </w:r>
      <w:r w:rsidR="00CC6A0A">
        <w:rPr>
          <w:rFonts w:hint="eastAsia"/>
        </w:rPr>
        <w:t>分类对</w:t>
      </w:r>
      <w:r w:rsidRPr="004E093C">
        <w:rPr>
          <w:rFonts w:hint="eastAsia"/>
        </w:rPr>
        <w:t>问答系统的整体性能</w:t>
      </w:r>
      <w:r w:rsidR="00CC6A0A">
        <w:rPr>
          <w:rFonts w:hint="eastAsia"/>
        </w:rPr>
        <w:t>具有重要的影响</w:t>
      </w:r>
      <w:r>
        <w:rPr>
          <w:rFonts w:hint="eastAsia"/>
        </w:rPr>
        <w:t>，</w:t>
      </w:r>
      <w:r w:rsidRPr="0029550E">
        <w:rPr>
          <w:rFonts w:hint="eastAsia"/>
        </w:rPr>
        <w:t>因此在实际应用场景中，对</w:t>
      </w:r>
      <w:r w:rsidRPr="0029550E">
        <w:rPr>
          <w:rFonts w:hint="eastAsia"/>
        </w:rPr>
        <w:t>NLU</w:t>
      </w:r>
      <w:r w:rsidR="00CC6A0A">
        <w:rPr>
          <w:rFonts w:hint="eastAsia"/>
        </w:rPr>
        <w:t>识别</w:t>
      </w:r>
      <w:r w:rsidRPr="0029550E">
        <w:rPr>
          <w:rFonts w:hint="eastAsia"/>
        </w:rPr>
        <w:t>准确率要求极高</w:t>
      </w:r>
      <w:r w:rsidRPr="004E093C">
        <w:rPr>
          <w:rFonts w:hint="eastAsia"/>
        </w:rPr>
        <w:t>。通过机器学习、</w:t>
      </w:r>
      <w:proofErr w:type="gramStart"/>
      <w:r w:rsidRPr="004E093C">
        <w:rPr>
          <w:rFonts w:hint="eastAsia"/>
        </w:rPr>
        <w:t>预训练</w:t>
      </w:r>
      <w:proofErr w:type="gramEnd"/>
      <w:r w:rsidRPr="004E093C">
        <w:rPr>
          <w:rFonts w:hint="eastAsia"/>
        </w:rPr>
        <w:t>模型等技术从用户的</w:t>
      </w:r>
      <w:r w:rsidRPr="004E093C">
        <w:t>自然语言输入</w:t>
      </w:r>
      <w:r w:rsidRPr="004E093C">
        <w:rPr>
          <w:rFonts w:hint="eastAsia"/>
        </w:rPr>
        <w:t>中识别语句的意图分类并提取相关</w:t>
      </w:r>
      <w:proofErr w:type="gramStart"/>
      <w:r w:rsidRPr="004E093C">
        <w:rPr>
          <w:rFonts w:hint="eastAsia"/>
        </w:rPr>
        <w:t>槽信息</w:t>
      </w:r>
      <w:proofErr w:type="gramEnd"/>
      <w:r>
        <w:rPr>
          <w:vertAlign w:val="superscript"/>
        </w:rPr>
        <w:fldChar w:fldCharType="begin"/>
      </w:r>
      <w:r>
        <w:rPr>
          <w:vertAlign w:val="superscript"/>
        </w:rPr>
        <w:instrText xml:space="preserve"> REF _Ref192933515 \r \h </w:instrText>
      </w:r>
      <w:r>
        <w:rPr>
          <w:vertAlign w:val="superscript"/>
        </w:rPr>
      </w:r>
      <w:r>
        <w:rPr>
          <w:vertAlign w:val="superscript"/>
        </w:rPr>
        <w:fldChar w:fldCharType="separate"/>
      </w:r>
      <w:r>
        <w:rPr>
          <w:vertAlign w:val="superscript"/>
        </w:rPr>
        <w:t>[3]</w:t>
      </w:r>
      <w:r>
        <w:rPr>
          <w:vertAlign w:val="superscript"/>
        </w:rPr>
        <w:fldChar w:fldCharType="end"/>
      </w:r>
      <w:r w:rsidRPr="004E093C">
        <w:t>。在这</w:t>
      </w:r>
      <w:r w:rsidRPr="004E093C">
        <w:rPr>
          <w:rFonts w:hint="eastAsia"/>
        </w:rPr>
        <w:t>个发展</w:t>
      </w:r>
      <w:r w:rsidRPr="004E093C">
        <w:t>浪潮中，</w:t>
      </w:r>
      <w:r w:rsidRPr="004E093C">
        <w:t>BERT</w:t>
      </w:r>
      <w:r w:rsidRPr="004E093C">
        <w:t>模型以其出色的表征学习能力和卓越</w:t>
      </w:r>
      <w:r w:rsidRPr="004E093C">
        <w:rPr>
          <w:rFonts w:hint="eastAsia"/>
        </w:rPr>
        <w:t>的</w:t>
      </w:r>
      <w:r w:rsidRPr="004E093C">
        <w:t>性能</w:t>
      </w:r>
      <w:r w:rsidRPr="004E093C">
        <w:rPr>
          <w:rFonts w:hint="eastAsia"/>
        </w:rPr>
        <w:t>表现</w:t>
      </w:r>
      <w:r w:rsidRPr="004E093C">
        <w:t>，成为</w:t>
      </w:r>
      <w:r w:rsidRPr="004E093C">
        <w:rPr>
          <w:rFonts w:hint="eastAsia"/>
        </w:rPr>
        <w:t>了</w:t>
      </w:r>
      <w:r w:rsidRPr="004E093C">
        <w:t>引领潮流的</w:t>
      </w:r>
      <w:r w:rsidRPr="004E093C">
        <w:rPr>
          <w:rFonts w:hint="eastAsia"/>
        </w:rPr>
        <w:t>前沿技术</w:t>
      </w:r>
      <w:r w:rsidRPr="004E093C">
        <w:t>。</w:t>
      </w:r>
      <w:r w:rsidRPr="004E093C">
        <w:rPr>
          <w:rFonts w:hint="eastAsia"/>
        </w:rPr>
        <w:t>使用</w:t>
      </w:r>
      <w:proofErr w:type="gramStart"/>
      <w:r w:rsidRPr="004E093C">
        <w:rPr>
          <w:rFonts w:hint="eastAsia"/>
        </w:rPr>
        <w:t>预训练</w:t>
      </w:r>
      <w:proofErr w:type="gramEnd"/>
      <w:r w:rsidRPr="004E093C">
        <w:rPr>
          <w:rFonts w:hint="eastAsia"/>
        </w:rPr>
        <w:t>BERT</w:t>
      </w:r>
      <w:r>
        <w:rPr>
          <w:vertAlign w:val="superscript"/>
        </w:rPr>
        <w:fldChar w:fldCharType="begin"/>
      </w:r>
      <w:r>
        <w:rPr>
          <w:vertAlign w:val="superscript"/>
        </w:rPr>
        <w:instrText xml:space="preserve"> REF _Ref192933533 \r \h </w:instrText>
      </w:r>
      <w:r>
        <w:rPr>
          <w:vertAlign w:val="superscript"/>
        </w:rPr>
      </w:r>
      <w:r>
        <w:rPr>
          <w:vertAlign w:val="superscript"/>
        </w:rPr>
        <w:fldChar w:fldCharType="separate"/>
      </w:r>
      <w:r>
        <w:rPr>
          <w:vertAlign w:val="superscript"/>
        </w:rPr>
        <w:t>[4]</w:t>
      </w:r>
      <w:r>
        <w:rPr>
          <w:vertAlign w:val="superscript"/>
        </w:rPr>
        <w:fldChar w:fldCharType="end"/>
      </w:r>
      <w:r w:rsidRPr="004E093C">
        <w:rPr>
          <w:rFonts w:hint="eastAsia"/>
        </w:rPr>
        <w:t>模型对输入序列</w:t>
      </w:r>
      <w:r w:rsidRPr="004E093C">
        <w:rPr>
          <w:rFonts w:hint="eastAsia"/>
        </w:rPr>
        <w:lastRenderedPageBreak/>
        <w:t>以字为基本单位进行编码处理，</w:t>
      </w:r>
      <w:r w:rsidRPr="004E093C">
        <w:t>采用</w:t>
      </w:r>
      <w:r w:rsidRPr="004E093C">
        <w:rPr>
          <w:rFonts w:hint="eastAsia"/>
        </w:rPr>
        <w:t>较</w:t>
      </w:r>
      <w:r w:rsidRPr="004E093C">
        <w:t>细粒度的单元</w:t>
      </w:r>
      <w:r w:rsidRPr="004E093C">
        <w:rPr>
          <w:rFonts w:hint="eastAsia"/>
        </w:rPr>
        <w:t>为</w:t>
      </w:r>
      <w:r w:rsidRPr="004E093C">
        <w:t>每个字赋予一个独特的嵌入向量</w:t>
      </w:r>
      <w:r w:rsidRPr="004E093C">
        <w:rPr>
          <w:rFonts w:hint="eastAsia"/>
        </w:rPr>
        <w:t>表示，并</w:t>
      </w:r>
      <w:r w:rsidRPr="004E093C">
        <w:t>将</w:t>
      </w:r>
      <w:r w:rsidRPr="004E093C">
        <w:rPr>
          <w:rFonts w:hint="eastAsia"/>
        </w:rPr>
        <w:t>编码结果输</w:t>
      </w:r>
      <w:r w:rsidRPr="004E093C">
        <w:t>入</w:t>
      </w:r>
      <w:r w:rsidRPr="004E093C">
        <w:t>BERT</w:t>
      </w:r>
      <w:r w:rsidRPr="004E093C">
        <w:t>模型</w:t>
      </w:r>
      <w:r w:rsidRPr="004E093C">
        <w:rPr>
          <w:rFonts w:hint="eastAsia"/>
        </w:rPr>
        <w:t>进行训练，</w:t>
      </w:r>
      <w:r w:rsidRPr="004E093C">
        <w:t>获得整个句子的池化</w:t>
      </w:r>
      <w:r w:rsidRPr="004E093C">
        <w:rPr>
          <w:rFonts w:hint="eastAsia"/>
        </w:rPr>
        <w:t>表示</w:t>
      </w:r>
      <w:r w:rsidRPr="004E093C">
        <w:t>向量和每个</w:t>
      </w:r>
      <w:r w:rsidRPr="004E093C">
        <w:t>token</w:t>
      </w:r>
      <w:r w:rsidRPr="004E093C">
        <w:t>的表示向量</w:t>
      </w:r>
      <w:r w:rsidRPr="004E093C">
        <w:rPr>
          <w:rFonts w:hint="eastAsia"/>
        </w:rPr>
        <w:t>，利用语句的池化表示向量进行意图分类任务，同时</w:t>
      </w:r>
      <w:r w:rsidRPr="004E093C">
        <w:t>引入条件随机场（</w:t>
      </w:r>
      <w:r w:rsidRPr="004E093C">
        <w:rPr>
          <w:rFonts w:hint="eastAsia"/>
        </w:rPr>
        <w:t>C</w:t>
      </w:r>
      <w:r w:rsidRPr="004E093C">
        <w:t>onditional Random Field</w:t>
      </w:r>
      <w:r w:rsidRPr="004E093C">
        <w:rPr>
          <w:rFonts w:hint="eastAsia"/>
        </w:rPr>
        <w:t>，</w:t>
      </w:r>
      <w:r w:rsidRPr="004E093C">
        <w:t>CRF</w:t>
      </w:r>
      <w:r w:rsidRPr="004E093C">
        <w:t>）</w:t>
      </w:r>
      <w:r>
        <w:rPr>
          <w:vertAlign w:val="superscript"/>
        </w:rPr>
        <w:fldChar w:fldCharType="begin"/>
      </w:r>
      <w:r>
        <w:rPr>
          <w:vertAlign w:val="superscript"/>
        </w:rPr>
        <w:instrText xml:space="preserve"> REF _Ref192933547 \r \h </w:instrText>
      </w:r>
      <w:r>
        <w:rPr>
          <w:vertAlign w:val="superscript"/>
        </w:rPr>
      </w:r>
      <w:r>
        <w:rPr>
          <w:vertAlign w:val="superscript"/>
        </w:rPr>
        <w:fldChar w:fldCharType="separate"/>
      </w:r>
      <w:r>
        <w:rPr>
          <w:vertAlign w:val="superscript"/>
        </w:rPr>
        <w:t>[5]</w:t>
      </w:r>
      <w:r>
        <w:rPr>
          <w:vertAlign w:val="superscript"/>
        </w:rPr>
        <w:fldChar w:fldCharType="end"/>
      </w:r>
      <w:r w:rsidRPr="004E093C">
        <w:t>来捕捉</w:t>
      </w:r>
      <w:r w:rsidRPr="004E093C">
        <w:rPr>
          <w:rFonts w:hint="eastAsia"/>
        </w:rPr>
        <w:t>不同</w:t>
      </w:r>
      <w:r w:rsidRPr="004E093C">
        <w:t>槽标签之间的依赖关系</w:t>
      </w:r>
      <w:r>
        <w:rPr>
          <w:rFonts w:hint="eastAsia"/>
        </w:rPr>
        <w:t>，</w:t>
      </w:r>
      <w:r w:rsidRPr="001C01F6">
        <w:t>实现了高精度的实体识别和信息抽取。</w:t>
      </w:r>
    </w:p>
    <w:p w14:paraId="784E9610" w14:textId="3FD28DED" w:rsidR="00054F31" w:rsidRDefault="00054F31" w:rsidP="00212359">
      <w:pPr>
        <w:ind w:firstLine="480"/>
      </w:pPr>
      <w:r w:rsidRPr="008B43F8">
        <w:t>然而，尽管</w:t>
      </w:r>
      <w:r w:rsidR="00CC6A0A">
        <w:rPr>
          <w:rFonts w:hint="eastAsia"/>
        </w:rPr>
        <w:t>自然语言理解技术</w:t>
      </w:r>
      <w:r w:rsidRPr="008B43F8">
        <w:rPr>
          <w:rFonts w:hint="eastAsia"/>
        </w:rPr>
        <w:t>在</w:t>
      </w:r>
      <w:r w:rsidRPr="008B43F8">
        <w:t>通用领域取得了显著成功，</w:t>
      </w:r>
      <w:r w:rsidRPr="008B43F8">
        <w:rPr>
          <w:rFonts w:hint="eastAsia"/>
        </w:rPr>
        <w:t>但如何</w:t>
      </w:r>
      <w:r w:rsidRPr="008B43F8">
        <w:t>更好地应用于电力领域</w:t>
      </w:r>
      <w:r w:rsidRPr="008B43F8">
        <w:rPr>
          <w:rFonts w:hint="eastAsia"/>
        </w:rPr>
        <w:t>任务型对话的实际应用</w:t>
      </w:r>
      <w:r w:rsidRPr="008B43F8">
        <w:t>，仍然是一个迫切需要解决</w:t>
      </w:r>
      <w:r w:rsidRPr="008B43F8">
        <w:rPr>
          <w:rFonts w:hint="eastAsia"/>
        </w:rPr>
        <w:t>的难题</w:t>
      </w:r>
      <w:r w:rsidRPr="008B43F8">
        <w:t>。</w:t>
      </w:r>
      <w:r w:rsidRPr="00237C7B">
        <w:t>为了更好地解决电力领域的实际问题，准确获取用户查询语句的业务场景、意图等详细信息，通过探索各种模型优化方法提高模型性能，是当前研究的重点方向。</w:t>
      </w:r>
    </w:p>
    <w:p w14:paraId="79DFE908" w14:textId="77777777" w:rsidR="00054F31" w:rsidRDefault="00054F31" w:rsidP="00212359">
      <w:pPr>
        <w:ind w:firstLine="480"/>
      </w:pPr>
      <w:r>
        <w:rPr>
          <w:rFonts w:hint="eastAsia"/>
        </w:rPr>
        <w:t>目前，主流研究方法中，通常以字为基本单位进行编码。而在电力行业的问答系统中，由于领域术语的复杂性和生僻性，且不同领域术语组合相似度较高，</w:t>
      </w:r>
      <w:r w:rsidRPr="000B10B3">
        <w:rPr>
          <w:rFonts w:hint="eastAsia"/>
        </w:rPr>
        <w:t>以字为基本单位</w:t>
      </w:r>
      <w:r>
        <w:rPr>
          <w:rFonts w:hint="eastAsia"/>
        </w:rPr>
        <w:t>的传统编码方式在解析过程中并不能保证领域术语的完整性，</w:t>
      </w:r>
      <w:r w:rsidRPr="000B10B3">
        <w:t>使用字作为输入单元</w:t>
      </w:r>
      <w:r w:rsidRPr="000B10B3">
        <w:rPr>
          <w:rFonts w:hint="eastAsia"/>
        </w:rPr>
        <w:t>，特别是当这些字也出现在其他槽位时</w:t>
      </w:r>
      <w:r>
        <w:rPr>
          <w:rFonts w:hint="eastAsia"/>
        </w:rPr>
        <w:t>，</w:t>
      </w:r>
      <w:r w:rsidRPr="000B10B3">
        <w:rPr>
          <w:rFonts w:hint="eastAsia"/>
        </w:rPr>
        <w:t>模型可能面临将词语中的</w:t>
      </w:r>
      <w:proofErr w:type="gramStart"/>
      <w:r>
        <w:rPr>
          <w:rFonts w:hint="eastAsia"/>
        </w:rPr>
        <w:t>个</w:t>
      </w:r>
      <w:proofErr w:type="gramEnd"/>
      <w:r>
        <w:rPr>
          <w:rFonts w:hint="eastAsia"/>
        </w:rPr>
        <w:t>别</w:t>
      </w:r>
      <w:r w:rsidRPr="000B10B3">
        <w:rPr>
          <w:rFonts w:hint="eastAsia"/>
        </w:rPr>
        <w:t>字误识为其他槽位的情况</w:t>
      </w:r>
      <w:r>
        <w:rPr>
          <w:rFonts w:hint="eastAsia"/>
        </w:rPr>
        <w:t>。例如将“业扩报装”的解析结果拆分为“业”、“扩报装”。字编码</w:t>
      </w:r>
      <w:r w:rsidRPr="000B10B3">
        <w:t>将文本中的字作为模型的输入单</w:t>
      </w:r>
      <w:r>
        <w:rPr>
          <w:rFonts w:hint="eastAsia"/>
        </w:rPr>
        <w:t>位</w:t>
      </w:r>
      <w:r w:rsidRPr="000B10B3">
        <w:t>，</w:t>
      </w:r>
      <w:r>
        <w:rPr>
          <w:rFonts w:hint="eastAsia"/>
        </w:rPr>
        <w:t>不依赖于预定义的词汇表，</w:t>
      </w:r>
      <w:r w:rsidRPr="000B10B3">
        <w:t>适用于处理未登录词和不常见词汇。</w:t>
      </w:r>
      <w:r>
        <w:rPr>
          <w:rFonts w:hint="eastAsia"/>
        </w:rPr>
        <w:t>但面对电力系统复杂且生僻的领域术语</w:t>
      </w:r>
      <w:r w:rsidRPr="000B10B3">
        <w:rPr>
          <w:rFonts w:hint="eastAsia"/>
        </w:rPr>
        <w:t>，特别是</w:t>
      </w:r>
      <w:r>
        <w:rPr>
          <w:rFonts w:hint="eastAsia"/>
        </w:rPr>
        <w:t>当语句中不同槽位对应</w:t>
      </w:r>
      <w:proofErr w:type="gramStart"/>
      <w:r>
        <w:rPr>
          <w:rFonts w:hint="eastAsia"/>
        </w:rPr>
        <w:t>的槽值包含</w:t>
      </w:r>
      <w:proofErr w:type="gramEnd"/>
      <w:r>
        <w:rPr>
          <w:rFonts w:hint="eastAsia"/>
        </w:rPr>
        <w:t>相同字时，</w:t>
      </w:r>
      <w:r w:rsidRPr="000B10B3">
        <w:t>使用字作为输入单元</w:t>
      </w:r>
      <w:r>
        <w:rPr>
          <w:rFonts w:hint="eastAsia"/>
        </w:rPr>
        <w:t>，</w:t>
      </w:r>
      <w:r w:rsidRPr="000B10B3">
        <w:rPr>
          <w:rFonts w:hint="eastAsia"/>
        </w:rPr>
        <w:t>模型可能将</w:t>
      </w:r>
      <w:r>
        <w:rPr>
          <w:rFonts w:hint="eastAsia"/>
        </w:rPr>
        <w:t>槽值中</w:t>
      </w:r>
      <w:r w:rsidRPr="000B10B3">
        <w:rPr>
          <w:rFonts w:hint="eastAsia"/>
        </w:rPr>
        <w:t>个别字</w:t>
      </w:r>
      <w:r>
        <w:rPr>
          <w:rFonts w:hint="eastAsia"/>
        </w:rPr>
        <w:t>识别至</w:t>
      </w:r>
      <w:r w:rsidRPr="000B10B3">
        <w:rPr>
          <w:rFonts w:hint="eastAsia"/>
        </w:rPr>
        <w:t>其他槽位</w:t>
      </w:r>
      <w:r>
        <w:rPr>
          <w:rFonts w:hint="eastAsia"/>
        </w:rPr>
        <w:t>，从而导致槽填充任务标注错误，降低模型识别准确率</w:t>
      </w:r>
      <w:r w:rsidRPr="000B10B3">
        <w:rPr>
          <w:rFonts w:hint="eastAsia"/>
        </w:rPr>
        <w:t>。</w:t>
      </w:r>
    </w:p>
    <w:p w14:paraId="48F0D226" w14:textId="424278C7" w:rsidR="00940095" w:rsidRDefault="005E53FB" w:rsidP="003B02A8">
      <w:pPr>
        <w:ind w:firstLine="480"/>
        <w:rPr>
          <w:rFonts w:ascii="Segoe UI" w:hAnsi="Segoe UI" w:cs="Segoe UI"/>
          <w:shd w:val="clear" w:color="auto" w:fill="FFFFFF"/>
        </w:rPr>
      </w:pPr>
      <w:r>
        <w:rPr>
          <w:rFonts w:ascii="Segoe UI" w:hAnsi="Segoe UI" w:cs="Segoe UI"/>
          <w:shd w:val="clear" w:color="auto" w:fill="FFFFFF"/>
        </w:rPr>
        <w:t>在电力指标问答系统的实际应用</w:t>
      </w:r>
      <w:r w:rsidR="00940095">
        <w:rPr>
          <w:rFonts w:ascii="Segoe UI" w:hAnsi="Segoe UI" w:cs="Segoe UI" w:hint="eastAsia"/>
          <w:shd w:val="clear" w:color="auto" w:fill="FFFFFF"/>
        </w:rPr>
        <w:t>场景</w:t>
      </w:r>
      <w:r>
        <w:rPr>
          <w:rFonts w:ascii="Segoe UI" w:hAnsi="Segoe UI" w:cs="Segoe UI"/>
          <w:shd w:val="clear" w:color="auto" w:fill="FFFFFF"/>
        </w:rPr>
        <w:t>中，用户查询语句</w:t>
      </w:r>
      <w:r>
        <w:rPr>
          <w:rFonts w:ascii="Segoe UI" w:hAnsi="Segoe UI" w:cs="Segoe UI" w:hint="eastAsia"/>
          <w:shd w:val="clear" w:color="auto" w:fill="FFFFFF"/>
        </w:rPr>
        <w:t>一般具有</w:t>
      </w:r>
      <w:r>
        <w:rPr>
          <w:rFonts w:ascii="Segoe UI" w:hAnsi="Segoe UI" w:cs="Segoe UI"/>
          <w:shd w:val="clear" w:color="auto" w:fill="FFFFFF"/>
        </w:rPr>
        <w:t>多样性与复杂性</w:t>
      </w:r>
      <w:r>
        <w:rPr>
          <w:rFonts w:ascii="Segoe UI" w:hAnsi="Segoe UI" w:cs="Segoe UI" w:hint="eastAsia"/>
          <w:shd w:val="clear" w:color="auto" w:fill="FFFFFF"/>
        </w:rPr>
        <w:t>的特点</w:t>
      </w:r>
      <w:r>
        <w:rPr>
          <w:rFonts w:ascii="Segoe UI" w:hAnsi="Segoe UI" w:cs="Segoe UI"/>
          <w:shd w:val="clear" w:color="auto" w:fill="FFFFFF"/>
        </w:rPr>
        <w:t>。这种语言特性导致系统在处理未训练领域</w:t>
      </w:r>
      <w:r w:rsidR="0011728E">
        <w:rPr>
          <w:rFonts w:ascii="Segoe UI" w:hAnsi="Segoe UI" w:cs="Segoe UI" w:hint="eastAsia"/>
          <w:shd w:val="clear" w:color="auto" w:fill="FFFFFF"/>
        </w:rPr>
        <w:t>与</w:t>
      </w:r>
      <w:r>
        <w:rPr>
          <w:rFonts w:ascii="Segoe UI" w:hAnsi="Segoe UI" w:cs="Segoe UI"/>
          <w:shd w:val="clear" w:color="auto" w:fill="FFFFFF"/>
        </w:rPr>
        <w:t>指标项时面临解析困难</w:t>
      </w:r>
      <w:r w:rsidR="00940095">
        <w:rPr>
          <w:rFonts w:ascii="Segoe UI" w:hAnsi="Segoe UI" w:cs="Segoe UI" w:hint="eastAsia"/>
          <w:shd w:val="clear" w:color="auto" w:fill="FFFFFF"/>
        </w:rPr>
        <w:t>的挑战</w:t>
      </w:r>
      <w:r>
        <w:rPr>
          <w:rFonts w:ascii="Segoe UI" w:hAnsi="Segoe UI" w:cs="Segoe UI"/>
          <w:shd w:val="clear" w:color="auto" w:fill="FFFFFF"/>
        </w:rPr>
        <w:t>，</w:t>
      </w:r>
      <w:r w:rsidR="00011771">
        <w:rPr>
          <w:rFonts w:ascii="Segoe UI" w:hAnsi="Segoe UI" w:cs="Segoe UI" w:hint="eastAsia"/>
          <w:shd w:val="clear" w:color="auto" w:fill="FFFFFF"/>
        </w:rPr>
        <w:t>因此</w:t>
      </w:r>
      <w:r>
        <w:rPr>
          <w:rFonts w:ascii="Segoe UI" w:hAnsi="Segoe UI" w:cs="Segoe UI"/>
          <w:shd w:val="clear" w:color="auto" w:fill="FFFFFF"/>
        </w:rPr>
        <w:t>如何提升模型对未见指标项的解析能力成为该领域的研究热点。</w:t>
      </w:r>
      <w:r w:rsidR="00940095" w:rsidRPr="00940095">
        <w:rPr>
          <w:rFonts w:ascii="Segoe UI" w:hAnsi="Segoe UI" w:cs="Segoe UI" w:hint="eastAsia"/>
          <w:shd w:val="clear" w:color="auto" w:fill="FFFFFF"/>
        </w:rPr>
        <w:t>近期研究表明，大模型技术的发展为解决这一难题提供了创新路径。</w:t>
      </w:r>
      <w:r w:rsidRPr="005E53FB">
        <w:rPr>
          <w:rFonts w:hint="eastAsia"/>
        </w:rPr>
        <w:t>以</w:t>
      </w:r>
      <w:r w:rsidRPr="005E53FB">
        <w:rPr>
          <w:rFonts w:hint="eastAsia"/>
        </w:rPr>
        <w:t>ChatGPT</w:t>
      </w:r>
      <w:r w:rsidRPr="005E53FB">
        <w:rPr>
          <w:rFonts w:hint="eastAsia"/>
        </w:rPr>
        <w:t>为代表的大模型</w:t>
      </w:r>
      <w:r w:rsidR="00940095">
        <w:rPr>
          <w:rFonts w:ascii="Segoe UI" w:hAnsi="Segoe UI" w:cs="Segoe UI"/>
          <w:shd w:val="clear" w:color="auto" w:fill="FFFFFF"/>
        </w:rPr>
        <w:t>凭借其强大的知识生成能力</w:t>
      </w:r>
      <w:r w:rsidRPr="005E53FB">
        <w:rPr>
          <w:rFonts w:hint="eastAsia"/>
        </w:rPr>
        <w:t>，能够构建覆盖多领域的训练语料库。</w:t>
      </w:r>
      <w:r w:rsidR="003B02A8" w:rsidRPr="00EF25F8">
        <w:t>这些大模型</w:t>
      </w:r>
      <w:r w:rsidR="00CC6A0A">
        <w:rPr>
          <w:rFonts w:ascii="Segoe UI" w:hAnsi="Segoe UI" w:cs="Segoe UI" w:hint="eastAsia"/>
          <w:shd w:val="clear" w:color="auto" w:fill="FFFFFF"/>
        </w:rPr>
        <w:t>通过</w:t>
      </w:r>
      <w:r w:rsidR="003B02A8">
        <w:rPr>
          <w:rFonts w:ascii="Segoe UI" w:hAnsi="Segoe UI" w:cs="Segoe UI"/>
          <w:shd w:val="clear" w:color="auto" w:fill="FFFFFF"/>
        </w:rPr>
        <w:t>生成复杂句式结构并整合专业领域知识，能够显著增强电力行业复杂场景的理解能力。</w:t>
      </w:r>
      <w:r w:rsidR="00940095">
        <w:rPr>
          <w:rFonts w:hint="eastAsia"/>
        </w:rPr>
        <w:t>现有研究</w:t>
      </w:r>
      <w:r w:rsidR="00940095" w:rsidRPr="00940095">
        <w:rPr>
          <w:rFonts w:hint="eastAsia"/>
        </w:rPr>
        <w:t>通过整合电力专业术语与复杂句式结构，利用</w:t>
      </w:r>
      <w:r w:rsidR="00940095" w:rsidRPr="00940095">
        <w:rPr>
          <w:rFonts w:hint="eastAsia"/>
        </w:rPr>
        <w:t>ChatGPT</w:t>
      </w:r>
      <w:r w:rsidR="00940095" w:rsidRPr="00940095">
        <w:rPr>
          <w:rFonts w:hint="eastAsia"/>
        </w:rPr>
        <w:t>构建领域专用训练语料库，使</w:t>
      </w:r>
      <w:r w:rsidR="003B02A8">
        <w:rPr>
          <w:rFonts w:hint="eastAsia"/>
        </w:rPr>
        <w:t>问答系统针</w:t>
      </w:r>
      <w:r w:rsidR="00940095" w:rsidRPr="00940095">
        <w:rPr>
          <w:rFonts w:hint="eastAsia"/>
        </w:rPr>
        <w:t>对未登录指标项的识别准确率</w:t>
      </w:r>
      <w:r w:rsidR="00940095" w:rsidRPr="00940095">
        <w:rPr>
          <w:rFonts w:hint="eastAsia"/>
        </w:rPr>
        <w:lastRenderedPageBreak/>
        <w:t>显著提升</w:t>
      </w:r>
      <w:r>
        <w:rPr>
          <w:vertAlign w:val="superscript"/>
        </w:rPr>
        <w:fldChar w:fldCharType="begin"/>
      </w:r>
      <w:r>
        <w:rPr>
          <w:vertAlign w:val="superscript"/>
        </w:rPr>
        <w:instrText xml:space="preserve"> REF _Ref192933565 \r \h </w:instrText>
      </w:r>
      <w:r>
        <w:rPr>
          <w:vertAlign w:val="superscript"/>
        </w:rPr>
      </w:r>
      <w:r>
        <w:rPr>
          <w:vertAlign w:val="superscript"/>
        </w:rPr>
        <w:fldChar w:fldCharType="separate"/>
      </w:r>
      <w:r>
        <w:rPr>
          <w:vertAlign w:val="superscript"/>
        </w:rPr>
        <w:t>[6]</w:t>
      </w:r>
      <w:r>
        <w:rPr>
          <w:vertAlign w:val="superscript"/>
        </w:rPr>
        <w:fldChar w:fldCharType="end"/>
      </w:r>
      <w:r>
        <w:rPr>
          <w:rFonts w:hint="eastAsia"/>
        </w:rPr>
        <w:t>。</w:t>
      </w:r>
    </w:p>
    <w:p w14:paraId="615F3EC3" w14:textId="67583DAE" w:rsidR="00054F31" w:rsidRDefault="00054F31" w:rsidP="00940095">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rsidRPr="00935ADD">
        <w:t>训练模型</w:t>
      </w:r>
      <w:r>
        <w:rPr>
          <w:rFonts w:hint="eastAsia"/>
        </w:rPr>
        <w:t>存在</w:t>
      </w:r>
      <w:r w:rsidRPr="00935ADD">
        <w:t>大量前置操作，如生成训练样本、测试样本等，操作繁杂且</w:t>
      </w:r>
      <w:r>
        <w:rPr>
          <w:rFonts w:hint="eastAsia"/>
        </w:rPr>
        <w:t>极易</w:t>
      </w:r>
      <w:r w:rsidRPr="00935ADD">
        <w:t>出错</w:t>
      </w:r>
      <w:r>
        <w:rPr>
          <w:rFonts w:hint="eastAsia"/>
        </w:rPr>
        <w:t>，且</w:t>
      </w:r>
      <w:r w:rsidRPr="00935ADD">
        <w:t>模型版本管理</w:t>
      </w:r>
      <w:r>
        <w:rPr>
          <w:rFonts w:hint="eastAsia"/>
        </w:rPr>
        <w:t>较为</w:t>
      </w:r>
      <w:r w:rsidRPr="00935ADD">
        <w:t>困难。</w:t>
      </w:r>
      <w:r>
        <w:rPr>
          <w:rFonts w:hint="eastAsia"/>
        </w:rPr>
        <w:t>因此，</w:t>
      </w:r>
      <w:r w:rsidRPr="00935ADD">
        <w:t>开发一</w:t>
      </w:r>
      <w:r>
        <w:rPr>
          <w:rFonts w:hint="eastAsia"/>
        </w:rPr>
        <w:t>套</w:t>
      </w:r>
      <w:r w:rsidRPr="00935ADD">
        <w:t>自动化模型训练程序</w:t>
      </w:r>
      <w:r>
        <w:rPr>
          <w:rFonts w:hint="eastAsia"/>
        </w:rPr>
        <w:t>和</w:t>
      </w:r>
      <w:r w:rsidRPr="00935ADD">
        <w:t>模型版本管理系统具有重要的意义。不仅</w:t>
      </w:r>
      <w:r>
        <w:rPr>
          <w:rFonts w:hint="eastAsia"/>
        </w:rPr>
        <w:t>可以</w:t>
      </w:r>
      <w:r w:rsidRPr="00935ADD">
        <w:t>提高模型的性能和可靠性，还</w:t>
      </w:r>
      <w:r>
        <w:rPr>
          <w:rFonts w:hint="eastAsia"/>
        </w:rPr>
        <w:t>可以降低人工操作复杂度</w:t>
      </w:r>
      <w:r w:rsidRPr="00935ADD">
        <w:t>，提高开发和维护的效率。</w:t>
      </w:r>
      <w:r>
        <w:rPr>
          <w:rFonts w:hint="eastAsia"/>
        </w:rPr>
        <w:t>同时对模型演化过程进行全面监控，实现对模型的自动化训练和模型版本的可视化管理。</w:t>
      </w:r>
    </w:p>
    <w:p w14:paraId="760AB23C" w14:textId="2A53BDC5" w:rsidR="00212359" w:rsidRDefault="006638D7" w:rsidP="00212359">
      <w:pPr>
        <w:ind w:firstLine="480"/>
      </w:pPr>
      <w:r>
        <w:rPr>
          <w:rFonts w:hint="eastAsia"/>
        </w:rPr>
        <w:t>综上所示，</w:t>
      </w:r>
      <w:r w:rsidR="00054F31">
        <w:rPr>
          <w:rFonts w:hint="eastAsia"/>
        </w:rPr>
        <w:t>本文</w:t>
      </w:r>
      <w:r>
        <w:rPr>
          <w:rFonts w:hint="eastAsia"/>
        </w:rPr>
        <w:t>聚焦于</w:t>
      </w:r>
      <w:r w:rsidR="00054F31" w:rsidRPr="00B6711D">
        <w:rPr>
          <w:rFonts w:hint="eastAsia"/>
        </w:rPr>
        <w:t>面向电力指标问答的</w:t>
      </w:r>
      <w:r w:rsidR="00054F31" w:rsidRPr="00B6711D">
        <w:rPr>
          <w:rFonts w:hint="eastAsia"/>
        </w:rPr>
        <w:t>NLU</w:t>
      </w:r>
      <w:r w:rsidR="00054F31" w:rsidRPr="00B6711D">
        <w:rPr>
          <w:rFonts w:hint="eastAsia"/>
        </w:rPr>
        <w:t>模型设计与优化</w:t>
      </w:r>
      <w:r>
        <w:rPr>
          <w:rFonts w:hint="eastAsia"/>
        </w:rPr>
        <w:t>，</w:t>
      </w:r>
      <w:r w:rsidR="00054F31" w:rsidRPr="007C2C9E">
        <w:rPr>
          <w:rFonts w:hint="eastAsia"/>
        </w:rPr>
        <w:t>旨在</w:t>
      </w:r>
      <w:r>
        <w:rPr>
          <w:rFonts w:hint="eastAsia"/>
        </w:rPr>
        <w:t>通过</w:t>
      </w:r>
      <w:r w:rsidR="00054F31" w:rsidRPr="007C2C9E">
        <w:rPr>
          <w:rFonts w:hint="eastAsia"/>
        </w:rPr>
        <w:t>探索各种</w:t>
      </w:r>
      <w:r w:rsidR="00054F31" w:rsidRPr="007C2C9E">
        <w:t>模型优化</w:t>
      </w:r>
      <w:r w:rsidR="00054F31" w:rsidRPr="007C2C9E">
        <w:rPr>
          <w:rFonts w:hint="eastAsia"/>
        </w:rPr>
        <w:t>方法，提高模型在</w:t>
      </w:r>
      <w:r w:rsidR="00054F31">
        <w:rPr>
          <w:rFonts w:hint="eastAsia"/>
        </w:rPr>
        <w:t>涉及已见指标项和</w:t>
      </w:r>
      <w:r w:rsidR="00054F31" w:rsidRPr="007C2C9E">
        <w:rPr>
          <w:rFonts w:hint="eastAsia"/>
        </w:rPr>
        <w:t>未</w:t>
      </w:r>
      <w:r w:rsidR="00054F31">
        <w:rPr>
          <w:rFonts w:hint="eastAsia"/>
        </w:rPr>
        <w:t>见</w:t>
      </w:r>
      <w:r w:rsidR="00054F31" w:rsidRPr="007C2C9E">
        <w:rPr>
          <w:rFonts w:hint="eastAsia"/>
        </w:rPr>
        <w:t>指标项</w:t>
      </w:r>
      <w:r w:rsidR="00054F31">
        <w:rPr>
          <w:rFonts w:hint="eastAsia"/>
        </w:rPr>
        <w:t>查询语句上</w:t>
      </w:r>
      <w:r w:rsidR="00054F31" w:rsidRPr="007C2C9E">
        <w:rPr>
          <w:rFonts w:hint="eastAsia"/>
        </w:rPr>
        <w:t>的解析准确率。</w:t>
      </w:r>
      <w:r>
        <w:rPr>
          <w:rFonts w:hint="eastAsia"/>
        </w:rPr>
        <w:t>同时</w:t>
      </w:r>
      <w:r w:rsidR="00054F31">
        <w:t>为了对</w:t>
      </w:r>
      <w:r w:rsidR="00054F31">
        <w:rPr>
          <w:rFonts w:hint="eastAsia"/>
        </w:rPr>
        <w:t>模型自动化训练和</w:t>
      </w:r>
      <w:r w:rsidR="00054F31">
        <w:t>模型更新过程进行运维管理，实现一个可持续迭代的语义解析系统</w:t>
      </w:r>
      <w:r>
        <w:rPr>
          <w:rFonts w:hint="eastAsia"/>
        </w:rPr>
        <w:t>，为持续的模型迭代</w:t>
      </w:r>
      <w:r w:rsidR="003B02A8">
        <w:rPr>
          <w:rFonts w:hint="eastAsia"/>
        </w:rPr>
        <w:t>优化</w:t>
      </w:r>
      <w:r>
        <w:rPr>
          <w:rFonts w:hint="eastAsia"/>
        </w:rPr>
        <w:t>提供有力支持</w:t>
      </w:r>
      <w:r w:rsidR="00054F31">
        <w:t>。</w:t>
      </w:r>
      <w:bookmarkEnd w:id="15"/>
    </w:p>
    <w:p w14:paraId="1364A6E1" w14:textId="77777777" w:rsidR="00212359" w:rsidRPr="00C75D10" w:rsidRDefault="00212359" w:rsidP="00212359">
      <w:pPr>
        <w:pStyle w:val="2"/>
      </w:pPr>
      <w:bookmarkStart w:id="16" w:name="_Toc194845610"/>
      <w:bookmarkStart w:id="17" w:name="_Hlk154153831"/>
      <w:commentRangeStart w:id="14"/>
      <w:commentRangeStart w:id="15"/>
      <w:r w:rsidRPr="00C75D10">
        <w:rPr>
          <w:rFonts w:hint="eastAsia"/>
        </w:rPr>
        <w:t>1.2</w:t>
      </w:r>
      <w:r w:rsidRPr="00C75D10">
        <w:rPr>
          <w:rFonts w:hint="eastAsia"/>
        </w:rPr>
        <w:t>研究现状</w:t>
      </w:r>
      <w:commentRangeEnd w:id="14"/>
      <w:r>
        <w:rPr>
          <w:rStyle w:val="CommentReference"/>
        </w:rPr>
        <w:commentReference w:id="14"/>
      </w:r>
      <w:commentRangeEnd w:id="15"/>
      <w:r>
        <w:rPr>
          <w:rStyle w:val="CommentReference"/>
        </w:rPr>
        <w:commentReference w:id="15"/>
      </w:r>
      <w:bookmarkEnd w:id="16"/>
    </w:p>
    <w:p w14:paraId="41C44084" w14:textId="77777777" w:rsidR="00212359" w:rsidRPr="004E47D3" w:rsidRDefault="00212359" w:rsidP="00212359">
      <w:pPr>
        <w:pStyle w:val="3"/>
      </w:pPr>
      <w:bookmarkStart w:id="18" w:name="_Toc194845611"/>
      <w:r w:rsidRPr="004E47D3">
        <w:rPr>
          <w:rFonts w:hint="eastAsia"/>
        </w:rPr>
        <w:t>1.2.1</w:t>
      </w:r>
      <w:r w:rsidRPr="004E47D3">
        <w:rPr>
          <w:rFonts w:hint="eastAsia"/>
        </w:rPr>
        <w:t>智能问答系统研究现状</w:t>
      </w:r>
      <w:bookmarkEnd w:id="18"/>
    </w:p>
    <w:p w14:paraId="20EBD090" w14:textId="3AB8CA50" w:rsidR="00212359" w:rsidRDefault="00212359" w:rsidP="00212359">
      <w:pPr>
        <w:ind w:firstLine="480"/>
      </w:pPr>
      <w:r w:rsidRPr="00CF6884">
        <w:rPr>
          <w:rFonts w:hint="eastAsia"/>
        </w:rPr>
        <w:t>智能问答系统是信息检索的一种高级呈现方式，</w:t>
      </w:r>
      <w:r>
        <w:rPr>
          <w:rFonts w:hint="eastAsia"/>
        </w:rPr>
        <w:t>当</w:t>
      </w:r>
      <w:r w:rsidRPr="00CF6884">
        <w:rPr>
          <w:rFonts w:hint="eastAsia"/>
        </w:rPr>
        <w:t>用户以自然语言的方式提出问题时，</w:t>
      </w:r>
      <w:r>
        <w:rPr>
          <w:rFonts w:hint="eastAsia"/>
        </w:rPr>
        <w:t>系统</w:t>
      </w:r>
      <w:r w:rsidRPr="00CF6884">
        <w:rPr>
          <w:rFonts w:hint="eastAsia"/>
        </w:rPr>
        <w:t>直接给出精准的答案，具有效率高，成本低的特点</w:t>
      </w:r>
      <w:r w:rsidR="00154B13">
        <w:rPr>
          <w:vertAlign w:val="superscript"/>
        </w:rPr>
        <w:fldChar w:fldCharType="begin"/>
      </w:r>
      <w:r w:rsidR="00154B13">
        <w:rPr>
          <w:vertAlign w:val="superscript"/>
        </w:rPr>
        <w:instrText xml:space="preserve"> REF _Ref192933616 \r \h </w:instrText>
      </w:r>
      <w:r w:rsidR="00154B13">
        <w:rPr>
          <w:vertAlign w:val="superscript"/>
        </w:rPr>
      </w:r>
      <w:r w:rsidR="00154B13">
        <w:rPr>
          <w:vertAlign w:val="superscript"/>
        </w:rPr>
        <w:fldChar w:fldCharType="separate"/>
      </w:r>
      <w:r w:rsidR="00154B13">
        <w:rPr>
          <w:vertAlign w:val="superscript"/>
        </w:rPr>
        <w:t>[7]</w:t>
      </w:r>
      <w:r w:rsidR="00154B13">
        <w:rPr>
          <w:vertAlign w:val="superscript"/>
        </w:rPr>
        <w:fldChar w:fldCharType="end"/>
      </w:r>
      <w:r w:rsidRPr="00CF6884">
        <w:rPr>
          <w:rFonts w:hint="eastAsia"/>
        </w:rPr>
        <w:t>。最初，智能问答系统主要</w:t>
      </w:r>
      <w:r>
        <w:rPr>
          <w:rFonts w:hint="eastAsia"/>
        </w:rPr>
        <w:t>依赖</w:t>
      </w:r>
      <w:r w:rsidRPr="00CF6884">
        <w:rPr>
          <w:rFonts w:hint="eastAsia"/>
        </w:rPr>
        <w:t>模板或人为设定的规则</w:t>
      </w:r>
      <w:r w:rsidR="00CC6A0A">
        <w:rPr>
          <w:rFonts w:hint="eastAsia"/>
        </w:rPr>
        <w:t>，</w:t>
      </w:r>
      <w:r w:rsidRPr="00CF6884">
        <w:rPr>
          <w:rFonts w:hint="eastAsia"/>
        </w:rPr>
        <w:t>根据预定义的模式和句法结构进行答案匹配。然而，这种方法在应对复杂问题和不确定性问题时存在一定的局限性。</w:t>
      </w:r>
    </w:p>
    <w:p w14:paraId="11ACD82B" w14:textId="186E87AC" w:rsidR="00212359" w:rsidRPr="003A1C1B" w:rsidRDefault="00212359" w:rsidP="00212359">
      <w:pPr>
        <w:ind w:firstLine="480"/>
      </w:pPr>
      <w:r w:rsidRPr="00CF6884">
        <w:rPr>
          <w:rFonts w:hint="eastAsia"/>
        </w:rPr>
        <w:t>随着自然语言处理</w:t>
      </w:r>
      <w:r>
        <w:rPr>
          <w:rFonts w:hint="eastAsia"/>
        </w:rPr>
        <w:t>（</w:t>
      </w:r>
      <w:r w:rsidRPr="00CF6884">
        <w:t>Natural Language Processin</w:t>
      </w:r>
      <w:r>
        <w:rPr>
          <w:rFonts w:hint="eastAsia"/>
        </w:rPr>
        <w:t>g</w:t>
      </w:r>
      <w:r>
        <w:rPr>
          <w:rFonts w:hint="eastAsia"/>
        </w:rPr>
        <w:t>，</w:t>
      </w:r>
      <w:r w:rsidRPr="00CF6884">
        <w:t>NLP</w:t>
      </w:r>
      <w:r>
        <w:rPr>
          <w:rFonts w:hint="eastAsia"/>
        </w:rPr>
        <w:t>）技术</w:t>
      </w:r>
      <w:r w:rsidRPr="00CF6884">
        <w:rPr>
          <w:rFonts w:hint="eastAsia"/>
        </w:rPr>
        <w:t>的不断进步，智能问答系统在原有系统的基础上逐渐引入了语义理解、知识图谱、语言</w:t>
      </w:r>
      <w:r>
        <w:rPr>
          <w:rFonts w:hint="eastAsia"/>
        </w:rPr>
        <w:t>生</w:t>
      </w:r>
      <w:r w:rsidRPr="00CF6884">
        <w:rPr>
          <w:rFonts w:hint="eastAsia"/>
        </w:rPr>
        <w:t>成等技术手段</w:t>
      </w:r>
      <w:r w:rsidR="00154B13">
        <w:rPr>
          <w:vertAlign w:val="superscript"/>
        </w:rPr>
        <w:fldChar w:fldCharType="begin"/>
      </w:r>
      <w:r w:rsidR="00154B13">
        <w:rPr>
          <w:vertAlign w:val="superscript"/>
        </w:rPr>
        <w:instrText xml:space="preserve"> REF _Ref192933632 \r \h </w:instrText>
      </w:r>
      <w:r w:rsidR="00154B13">
        <w:rPr>
          <w:vertAlign w:val="superscript"/>
        </w:rPr>
      </w:r>
      <w:r w:rsidR="00154B13">
        <w:rPr>
          <w:vertAlign w:val="superscript"/>
        </w:rPr>
        <w:fldChar w:fldCharType="separate"/>
      </w:r>
      <w:r w:rsidR="00154B13">
        <w:rPr>
          <w:vertAlign w:val="superscript"/>
        </w:rPr>
        <w:t>[8]</w:t>
      </w:r>
      <w:r w:rsidR="00154B13">
        <w:rPr>
          <w:vertAlign w:val="superscript"/>
        </w:rPr>
        <w:fldChar w:fldCharType="end"/>
      </w:r>
      <w:r>
        <w:rPr>
          <w:rFonts w:hint="eastAsia"/>
        </w:rPr>
        <w:t>，</w:t>
      </w:r>
      <w:r w:rsidRPr="00CF6884">
        <w:rPr>
          <w:rFonts w:hint="eastAsia"/>
        </w:rPr>
        <w:t>使得系统可以更好地理解用户提出的问题</w:t>
      </w:r>
      <w:r w:rsidR="00CC6A0A">
        <w:rPr>
          <w:rFonts w:hint="eastAsia"/>
        </w:rPr>
        <w:t>，</w:t>
      </w:r>
      <w:r w:rsidRPr="00CF6884">
        <w:rPr>
          <w:rFonts w:hint="eastAsia"/>
        </w:rPr>
        <w:t>并提供更准确的答案。</w:t>
      </w:r>
      <w:r>
        <w:rPr>
          <w:rFonts w:hint="eastAsia"/>
        </w:rPr>
        <w:t>目</w:t>
      </w:r>
      <w:r w:rsidRPr="00CF6884">
        <w:rPr>
          <w:rFonts w:hint="eastAsia"/>
        </w:rPr>
        <w:t>前，海内外已经涌现出众</w:t>
      </w:r>
      <w:proofErr w:type="gramStart"/>
      <w:r w:rsidRPr="00CF6884">
        <w:rPr>
          <w:rFonts w:hint="eastAsia"/>
        </w:rPr>
        <w:t>多成熟</w:t>
      </w:r>
      <w:proofErr w:type="gramEnd"/>
      <w:r w:rsidRPr="00CF6884">
        <w:rPr>
          <w:rFonts w:hint="eastAsia"/>
        </w:rPr>
        <w:t>的智能问答系统，比较知名的有阿里小</w:t>
      </w:r>
      <w:r>
        <w:rPr>
          <w:rFonts w:hint="eastAsia"/>
        </w:rPr>
        <w:t>蜜</w:t>
      </w:r>
      <w:r w:rsidR="00CC6A0A">
        <w:rPr>
          <w:rFonts w:hint="eastAsia"/>
        </w:rPr>
        <w:t>、</w:t>
      </w:r>
      <w:r w:rsidRPr="00CF6884">
        <w:rPr>
          <w:rFonts w:hint="eastAsia"/>
        </w:rPr>
        <w:t>苹果</w:t>
      </w:r>
      <w:r w:rsidRPr="009E170A">
        <w:t>Siri</w:t>
      </w:r>
      <w:r w:rsidRPr="00CF6884">
        <w:rPr>
          <w:rFonts w:hint="eastAsia"/>
        </w:rPr>
        <w:t>，甚至通过</w:t>
      </w:r>
      <w:r w:rsidRPr="009E170A">
        <w:rPr>
          <w:rFonts w:hint="eastAsia"/>
        </w:rPr>
        <w:t>RASA</w:t>
      </w:r>
      <w:r w:rsidRPr="00CF6884">
        <w:rPr>
          <w:rFonts w:hint="eastAsia"/>
        </w:rPr>
        <w:t>等开源智能对话框架，相关工作者也</w:t>
      </w:r>
      <w:r>
        <w:rPr>
          <w:rFonts w:hint="eastAsia"/>
        </w:rPr>
        <w:t>能够</w:t>
      </w:r>
      <w:r w:rsidRPr="00CF6884">
        <w:rPr>
          <w:rFonts w:hint="eastAsia"/>
        </w:rPr>
        <w:t>简单快速地构建专用的智能问答系统。更进一步</w:t>
      </w:r>
      <w:r>
        <w:rPr>
          <w:rFonts w:hint="eastAsia"/>
        </w:rPr>
        <w:t>，</w:t>
      </w:r>
      <w:r w:rsidRPr="00CF6884">
        <w:rPr>
          <w:rFonts w:hint="eastAsia"/>
        </w:rPr>
        <w:t>随着</w:t>
      </w:r>
      <w:r w:rsidRPr="009E170A">
        <w:rPr>
          <w:rFonts w:hint="eastAsia"/>
        </w:rPr>
        <w:t>ChatGPT</w:t>
      </w:r>
      <w:r w:rsidR="00164E6F">
        <w:rPr>
          <w:rFonts w:hint="eastAsia"/>
        </w:rPr>
        <w:t>、</w:t>
      </w:r>
      <w:proofErr w:type="spellStart"/>
      <w:r w:rsidRPr="009E170A">
        <w:rPr>
          <w:rFonts w:hint="eastAsia"/>
        </w:rPr>
        <w:t>ChatGLM</w:t>
      </w:r>
      <w:proofErr w:type="spellEnd"/>
      <w:r w:rsidRPr="00CF6884">
        <w:rPr>
          <w:rFonts w:hint="eastAsia"/>
        </w:rPr>
        <w:t>等</w:t>
      </w:r>
      <w:r>
        <w:rPr>
          <w:rFonts w:hint="eastAsia"/>
        </w:rPr>
        <w:t>大</w:t>
      </w:r>
      <w:r w:rsidRPr="00CF6884">
        <w:rPr>
          <w:rFonts w:hint="eastAsia"/>
        </w:rPr>
        <w:t>语言模型</w:t>
      </w:r>
      <w:r>
        <w:rPr>
          <w:rFonts w:hint="eastAsia"/>
        </w:rPr>
        <w:t>（</w:t>
      </w:r>
      <w:r w:rsidRPr="009E170A">
        <w:rPr>
          <w:rFonts w:hint="eastAsia"/>
        </w:rPr>
        <w:t xml:space="preserve">Large Language </w:t>
      </w:r>
      <w:r w:rsidRPr="009E170A">
        <w:rPr>
          <w:rFonts w:hint="eastAsia"/>
        </w:rPr>
        <w:lastRenderedPageBreak/>
        <w:t>Mode1</w:t>
      </w:r>
      <w:r w:rsidRPr="009E170A">
        <w:rPr>
          <w:rFonts w:hint="eastAsia"/>
        </w:rPr>
        <w:t>，</w:t>
      </w:r>
      <w:r w:rsidRPr="009E170A">
        <w:rPr>
          <w:rFonts w:hint="eastAsia"/>
        </w:rPr>
        <w:t>LLMs</w:t>
      </w:r>
      <w:r>
        <w:rPr>
          <w:rFonts w:hint="eastAsia"/>
        </w:rPr>
        <w:t>）</w:t>
      </w:r>
      <w:r w:rsidRPr="00CF6884">
        <w:rPr>
          <w:rFonts w:hint="eastAsia"/>
        </w:rPr>
        <w:t>技术的成熟以及推广，一些智能问答系统也将其融入到现有的智能问答体系中并取得了不俗的表现。</w:t>
      </w:r>
    </w:p>
    <w:p w14:paraId="2EED9169" w14:textId="77777777" w:rsidR="00212359" w:rsidRPr="00C17FFE" w:rsidRDefault="00212359" w:rsidP="00212359">
      <w:pPr>
        <w:pStyle w:val="3"/>
      </w:pPr>
      <w:bookmarkStart w:id="19" w:name="_Toc194845612"/>
      <w:r w:rsidRPr="00C17FFE">
        <w:rPr>
          <w:rFonts w:hint="eastAsia"/>
        </w:rPr>
        <w:t>1.2.2</w:t>
      </w:r>
      <w:r w:rsidRPr="00C17FFE">
        <w:rPr>
          <w:rFonts w:hint="eastAsia"/>
        </w:rPr>
        <w:t>自然语言理解研究现状</w:t>
      </w:r>
      <w:bookmarkEnd w:id="19"/>
    </w:p>
    <w:p w14:paraId="6AF02DED" w14:textId="0CDF4C0B" w:rsidR="00212359" w:rsidRDefault="00212359" w:rsidP="00212359">
      <w:pPr>
        <w:ind w:firstLine="480"/>
      </w:pPr>
      <w:r w:rsidRPr="00C17FFE">
        <w:rPr>
          <w:rFonts w:hint="eastAsia"/>
        </w:rPr>
        <w:t>自然语言理解是电力指标问答关键步骤，对准确识别用户意图至关重要，将用户输入的自然语言转化为机器可以理解的语义表达。</w:t>
      </w:r>
      <w:r w:rsidRPr="003A1C1B">
        <w:rPr>
          <w:rFonts w:hint="eastAsia"/>
        </w:rPr>
        <w:t>然而，由于中文语法的复杂性，</w:t>
      </w:r>
      <w:r w:rsidRPr="003A1C1B">
        <w:t>中文</w:t>
      </w:r>
      <w:r w:rsidRPr="00603A35">
        <w:t>自然语言理解任务面临词边界模糊和词语语义多样化等挑战</w:t>
      </w:r>
      <w:r w:rsidRPr="00603A35">
        <w:rPr>
          <w:rFonts w:hint="eastAsia"/>
        </w:rPr>
        <w:t>，导致其性能</w:t>
      </w:r>
      <w:r w:rsidR="00C317F6">
        <w:rPr>
          <w:rFonts w:hint="eastAsia"/>
        </w:rPr>
        <w:t>难以</w:t>
      </w:r>
      <w:r w:rsidRPr="00603A35">
        <w:rPr>
          <w:rFonts w:hint="eastAsia"/>
        </w:rPr>
        <w:t>得到大幅度提升。</w:t>
      </w:r>
    </w:p>
    <w:p w14:paraId="1B1ED390" w14:textId="2EFC49E5" w:rsidR="00212359" w:rsidRPr="003A1C1B" w:rsidRDefault="00212359" w:rsidP="00212359">
      <w:pPr>
        <w:ind w:firstLine="480"/>
      </w:pPr>
      <w:r w:rsidRPr="00603A35">
        <w:rPr>
          <w:rFonts w:hint="eastAsia"/>
        </w:rPr>
        <w:t>对此一些研究者提出了基于词汇增强的命名实体识别方法。</w:t>
      </w:r>
      <w:r>
        <w:rPr>
          <w:rFonts w:hint="eastAsia"/>
        </w:rPr>
        <w:t>表</w:t>
      </w:r>
      <w:r>
        <w:rPr>
          <w:rFonts w:hint="eastAsia"/>
        </w:rPr>
        <w:t>1-1</w:t>
      </w:r>
      <w:r>
        <w:rPr>
          <w:rFonts w:hint="eastAsia"/>
        </w:rPr>
        <w:t>展示了现有研究对中文自然语言理解技术改进的比较。黄晓辉等人</w:t>
      </w:r>
      <w:r w:rsidR="00754A0D">
        <w:rPr>
          <w:vertAlign w:val="superscript"/>
        </w:rPr>
        <w:fldChar w:fldCharType="begin"/>
      </w:r>
      <w:r w:rsidR="00754A0D">
        <w:rPr>
          <w:vertAlign w:val="superscript"/>
        </w:rPr>
        <w:instrText xml:space="preserve"> REF _Ref192933658 \r \h </w:instrText>
      </w:r>
      <w:r w:rsidR="00754A0D">
        <w:rPr>
          <w:vertAlign w:val="superscript"/>
        </w:rPr>
      </w:r>
      <w:r w:rsidR="00754A0D">
        <w:rPr>
          <w:vertAlign w:val="superscript"/>
        </w:rPr>
        <w:fldChar w:fldCharType="separate"/>
      </w:r>
      <w:r w:rsidR="00754A0D">
        <w:rPr>
          <w:vertAlign w:val="superscript"/>
        </w:rPr>
        <w:t>[9]</w:t>
      </w:r>
      <w:r w:rsidR="00754A0D">
        <w:rPr>
          <w:vertAlign w:val="superscript"/>
        </w:rPr>
        <w:fldChar w:fldCharType="end"/>
      </w:r>
      <w:r w:rsidRPr="00603A35">
        <w:rPr>
          <w:rFonts w:hint="eastAsia"/>
        </w:rPr>
        <w:t>提出了一种面向中文字符表示的命名实体识别方法，证明了字符表示不能携带词汇信息的局限性。</w:t>
      </w:r>
      <w:r>
        <w:rPr>
          <w:rFonts w:hint="eastAsia"/>
        </w:rPr>
        <w:t>Liu</w:t>
      </w:r>
      <w:r>
        <w:rPr>
          <w:rFonts w:hint="eastAsia"/>
        </w:rPr>
        <w:t>等人</w:t>
      </w:r>
      <w:r w:rsidR="00754A0D">
        <w:rPr>
          <w:vertAlign w:val="superscript"/>
        </w:rPr>
        <w:fldChar w:fldCharType="begin"/>
      </w:r>
      <w:r w:rsidR="00754A0D">
        <w:rPr>
          <w:vertAlign w:val="superscript"/>
        </w:rPr>
        <w:instrText xml:space="preserve"> REF _Ref192933708 \r \h </w:instrText>
      </w:r>
      <w:r w:rsidR="00754A0D">
        <w:rPr>
          <w:vertAlign w:val="superscript"/>
        </w:rPr>
      </w:r>
      <w:r w:rsidR="00754A0D">
        <w:rPr>
          <w:vertAlign w:val="superscript"/>
        </w:rPr>
        <w:fldChar w:fldCharType="separate"/>
      </w:r>
      <w:r w:rsidR="00754A0D">
        <w:rPr>
          <w:vertAlign w:val="superscript"/>
        </w:rPr>
        <w:t>[10]</w:t>
      </w:r>
      <w:r w:rsidR="00754A0D">
        <w:rPr>
          <w:vertAlign w:val="superscript"/>
        </w:rPr>
        <w:fldChar w:fldCharType="end"/>
      </w:r>
      <w:r w:rsidRPr="00603A35">
        <w:rPr>
          <w:rFonts w:hint="eastAsia"/>
        </w:rPr>
        <w:t>则指出对于人名、地名等常见实体，</w:t>
      </w:r>
      <w:proofErr w:type="gramStart"/>
      <w:r w:rsidRPr="00603A35">
        <w:rPr>
          <w:rFonts w:hint="eastAsia"/>
        </w:rPr>
        <w:t>字符级识别</w:t>
      </w:r>
      <w:proofErr w:type="gramEnd"/>
      <w:r w:rsidRPr="00603A35">
        <w:rPr>
          <w:rFonts w:hint="eastAsia"/>
        </w:rPr>
        <w:t>更准确。</w:t>
      </w:r>
      <w:r>
        <w:rPr>
          <w:rFonts w:hint="eastAsia"/>
        </w:rPr>
        <w:t>罗辉等人</w:t>
      </w:r>
      <w:r w:rsidR="00754A0D">
        <w:rPr>
          <w:vertAlign w:val="superscript"/>
        </w:rPr>
        <w:fldChar w:fldCharType="begin"/>
      </w:r>
      <w:r w:rsidR="00754A0D">
        <w:rPr>
          <w:vertAlign w:val="superscript"/>
        </w:rPr>
        <w:instrText xml:space="preserve"> REF _Ref192933721 \r \h </w:instrText>
      </w:r>
      <w:r w:rsidR="00754A0D">
        <w:rPr>
          <w:vertAlign w:val="superscript"/>
        </w:rPr>
      </w:r>
      <w:r w:rsidR="00754A0D">
        <w:rPr>
          <w:vertAlign w:val="superscript"/>
        </w:rPr>
        <w:fldChar w:fldCharType="separate"/>
      </w:r>
      <w:r w:rsidR="00754A0D">
        <w:rPr>
          <w:vertAlign w:val="superscript"/>
        </w:rPr>
        <w:t>[11]</w:t>
      </w:r>
      <w:r w:rsidR="00754A0D">
        <w:rPr>
          <w:vertAlign w:val="superscript"/>
        </w:rPr>
        <w:fldChar w:fldCharType="end"/>
      </w:r>
      <w:r w:rsidRPr="00603A35">
        <w:rPr>
          <w:rFonts w:hint="eastAsia"/>
        </w:rPr>
        <w:t>借助分词工具将中文语句进行分词，构建面向中文分词的序列标注模型。</w:t>
      </w:r>
      <w:r>
        <w:rPr>
          <w:rFonts w:hint="eastAsia"/>
        </w:rPr>
        <w:t>Ma</w:t>
      </w:r>
      <w:r>
        <w:rPr>
          <w:rFonts w:hint="eastAsia"/>
        </w:rPr>
        <w:t>等人</w:t>
      </w:r>
      <w:r w:rsidR="00754A0D">
        <w:rPr>
          <w:vertAlign w:val="superscript"/>
        </w:rPr>
        <w:fldChar w:fldCharType="begin"/>
      </w:r>
      <w:r w:rsidR="00754A0D">
        <w:rPr>
          <w:vertAlign w:val="superscript"/>
        </w:rPr>
        <w:instrText xml:space="preserve"> REF _Ref192933735 \r \h </w:instrText>
      </w:r>
      <w:r w:rsidR="00754A0D">
        <w:rPr>
          <w:vertAlign w:val="superscript"/>
        </w:rPr>
      </w:r>
      <w:r w:rsidR="00754A0D">
        <w:rPr>
          <w:vertAlign w:val="superscript"/>
        </w:rPr>
        <w:fldChar w:fldCharType="separate"/>
      </w:r>
      <w:r w:rsidR="00754A0D">
        <w:rPr>
          <w:vertAlign w:val="superscript"/>
        </w:rPr>
        <w:t>[12]</w:t>
      </w:r>
      <w:r w:rsidR="00754A0D">
        <w:rPr>
          <w:vertAlign w:val="superscript"/>
        </w:rPr>
        <w:fldChar w:fldCharType="end"/>
      </w:r>
      <w:r w:rsidRPr="00603A35">
        <w:rPr>
          <w:rFonts w:hint="eastAsia"/>
        </w:rPr>
        <w:t>以词为基本单位作为模型的输入进行向量化表示，基于</w:t>
      </w:r>
      <w:r w:rsidRPr="00603A35">
        <w:rPr>
          <w:rFonts w:hint="eastAsia"/>
        </w:rPr>
        <w:t>LSTM-</w:t>
      </w:r>
      <w:r w:rsidRPr="00603A35">
        <w:t>CNN-</w:t>
      </w:r>
      <w:r w:rsidRPr="00603A35">
        <w:rPr>
          <w:rFonts w:hint="eastAsia"/>
        </w:rPr>
        <w:t>CRF</w:t>
      </w:r>
      <w:r w:rsidRPr="00603A35">
        <w:rPr>
          <w:rFonts w:hint="eastAsia"/>
        </w:rPr>
        <w:t>模型优化了序列标注准确率，同时</w:t>
      </w:r>
      <w:r>
        <w:rPr>
          <w:rFonts w:hint="eastAsia"/>
        </w:rPr>
        <w:t>魏晓聪等人</w:t>
      </w:r>
      <w:r w:rsidR="00754A0D">
        <w:rPr>
          <w:vertAlign w:val="superscript"/>
        </w:rPr>
        <w:fldChar w:fldCharType="begin"/>
      </w:r>
      <w:r w:rsidR="00754A0D">
        <w:rPr>
          <w:vertAlign w:val="superscript"/>
        </w:rPr>
        <w:instrText xml:space="preserve"> REF _Ref192933753 \r \h </w:instrText>
      </w:r>
      <w:r w:rsidR="00754A0D">
        <w:rPr>
          <w:vertAlign w:val="superscript"/>
        </w:rPr>
      </w:r>
      <w:r w:rsidR="00754A0D">
        <w:rPr>
          <w:vertAlign w:val="superscript"/>
        </w:rPr>
        <w:fldChar w:fldCharType="separate"/>
      </w:r>
      <w:r w:rsidR="00754A0D">
        <w:rPr>
          <w:vertAlign w:val="superscript"/>
        </w:rPr>
        <w:t>[13]</w:t>
      </w:r>
      <w:r w:rsidR="00754A0D">
        <w:rPr>
          <w:vertAlign w:val="superscript"/>
        </w:rPr>
        <w:fldChar w:fldCharType="end"/>
      </w:r>
      <w:r w:rsidRPr="00603A35">
        <w:rPr>
          <w:rFonts w:hint="eastAsia"/>
        </w:rPr>
        <w:t>表明针对特定领域语料库对模型进行预训练，可以增强对预设语言的理解。在中文自然语言理解任务中，以词为基本单位的向量表示具有一定优势，可以准确识别词语边界信息，与</w:t>
      </w:r>
      <w:proofErr w:type="gramStart"/>
      <w:r w:rsidRPr="00603A35">
        <w:rPr>
          <w:rFonts w:hint="eastAsia"/>
        </w:rPr>
        <w:t>字符级表示</w:t>
      </w:r>
      <w:proofErr w:type="gramEnd"/>
      <w:r w:rsidRPr="00603A35">
        <w:rPr>
          <w:rFonts w:hint="eastAsia"/>
        </w:rPr>
        <w:t>相比具有更丰富的语义表示</w:t>
      </w:r>
      <w:r w:rsidR="00CC6A0A">
        <w:rPr>
          <w:rFonts w:hint="eastAsia"/>
        </w:rPr>
        <w:t>，</w:t>
      </w:r>
      <w:r w:rsidRPr="00603A35">
        <w:rPr>
          <w:rFonts w:hint="eastAsia"/>
        </w:rPr>
        <w:t>但标注序列对词典依赖性较高，不能较好的处理未登录词（</w:t>
      </w:r>
      <w:r w:rsidRPr="00603A35">
        <w:t>Out of Vocabulary</w:t>
      </w:r>
      <w:r w:rsidRPr="00603A35">
        <w:rPr>
          <w:rFonts w:hint="eastAsia"/>
        </w:rPr>
        <w:t>，</w:t>
      </w:r>
      <w:r w:rsidRPr="00603A35">
        <w:t>OOV</w:t>
      </w:r>
      <w:r w:rsidRPr="00603A35">
        <w:t>）</w:t>
      </w:r>
      <w:r w:rsidRPr="00603A35">
        <w:rPr>
          <w:rFonts w:hint="eastAsia"/>
        </w:rPr>
        <w:t>。</w:t>
      </w:r>
      <w:r>
        <w:rPr>
          <w:rFonts w:hint="eastAsia"/>
        </w:rPr>
        <w:t>Zhang</w:t>
      </w:r>
      <w:r>
        <w:rPr>
          <w:rFonts w:hint="eastAsia"/>
        </w:rPr>
        <w:t>等人</w:t>
      </w:r>
      <w:r w:rsidR="00754A0D">
        <w:rPr>
          <w:vertAlign w:val="superscript"/>
        </w:rPr>
        <w:fldChar w:fldCharType="begin"/>
      </w:r>
      <w:r w:rsidR="00754A0D">
        <w:rPr>
          <w:vertAlign w:val="superscript"/>
        </w:rPr>
        <w:instrText xml:space="preserve"> REF _Ref192933775 \r \h </w:instrText>
      </w:r>
      <w:r w:rsidR="00754A0D">
        <w:rPr>
          <w:vertAlign w:val="superscript"/>
        </w:rPr>
      </w:r>
      <w:r w:rsidR="00754A0D">
        <w:rPr>
          <w:vertAlign w:val="superscript"/>
        </w:rPr>
        <w:fldChar w:fldCharType="separate"/>
      </w:r>
      <w:r w:rsidR="00754A0D">
        <w:rPr>
          <w:vertAlign w:val="superscript"/>
        </w:rPr>
        <w:t>[14]</w:t>
      </w:r>
      <w:r w:rsidR="00754A0D">
        <w:rPr>
          <w:vertAlign w:val="superscript"/>
        </w:rPr>
        <w:fldChar w:fldCharType="end"/>
      </w:r>
      <w:r w:rsidRPr="00603A35">
        <w:rPr>
          <w:rFonts w:hint="eastAsia"/>
        </w:rPr>
        <w:t>首次将字符信息与词汇信息进行融合，并应用于</w:t>
      </w:r>
      <w:r w:rsidRPr="00603A35">
        <w:rPr>
          <w:rFonts w:hint="eastAsia"/>
        </w:rPr>
        <w:t>LSTM</w:t>
      </w:r>
      <w:r w:rsidRPr="00603A35">
        <w:rPr>
          <w:rFonts w:hint="eastAsia"/>
        </w:rPr>
        <w:t>模型中，取得了良好效果，在避免了分词错误的同时，解决了字与字之间语义缺失的问题。</w:t>
      </w:r>
      <w:proofErr w:type="gramStart"/>
      <w:r>
        <w:rPr>
          <w:rFonts w:hint="eastAsia"/>
        </w:rPr>
        <w:t>甘晨阳</w:t>
      </w:r>
      <w:proofErr w:type="gramEnd"/>
      <w:r>
        <w:rPr>
          <w:rFonts w:hint="eastAsia"/>
        </w:rPr>
        <w:t>等人</w:t>
      </w:r>
      <w:r w:rsidR="00754A0D">
        <w:rPr>
          <w:vertAlign w:val="superscript"/>
        </w:rPr>
        <w:fldChar w:fldCharType="begin"/>
      </w:r>
      <w:r w:rsidR="00754A0D">
        <w:rPr>
          <w:vertAlign w:val="superscript"/>
        </w:rPr>
        <w:instrText xml:space="preserve"> REF _Ref192933795 \r \h </w:instrText>
      </w:r>
      <w:r w:rsidR="00754A0D">
        <w:rPr>
          <w:vertAlign w:val="superscript"/>
        </w:rPr>
      </w:r>
      <w:r w:rsidR="00754A0D">
        <w:rPr>
          <w:vertAlign w:val="superscript"/>
        </w:rPr>
        <w:fldChar w:fldCharType="separate"/>
      </w:r>
      <w:r w:rsidR="00754A0D">
        <w:rPr>
          <w:vertAlign w:val="superscript"/>
        </w:rPr>
        <w:t>[15]</w:t>
      </w:r>
      <w:r w:rsidR="00754A0D">
        <w:rPr>
          <w:vertAlign w:val="superscript"/>
        </w:rPr>
        <w:fldChar w:fldCharType="end"/>
      </w:r>
      <w:r w:rsidRPr="00603A35">
        <w:rPr>
          <w:rFonts w:hint="eastAsia"/>
        </w:rPr>
        <w:t>通过循环神经网络获取</w:t>
      </w:r>
      <w:proofErr w:type="gramStart"/>
      <w:r w:rsidRPr="00603A35">
        <w:rPr>
          <w:rFonts w:hint="eastAsia"/>
        </w:rPr>
        <w:t>字符级</w:t>
      </w:r>
      <w:proofErr w:type="gramEnd"/>
      <w:r w:rsidRPr="00603A35">
        <w:rPr>
          <w:rFonts w:hint="eastAsia"/>
        </w:rPr>
        <w:t>向量表示，使用</w:t>
      </w:r>
      <w:r w:rsidRPr="00603A35">
        <w:rPr>
          <w:rFonts w:hint="eastAsia"/>
        </w:rPr>
        <w:t>Glove</w:t>
      </w:r>
      <w:r w:rsidRPr="00603A35">
        <w:rPr>
          <w:rFonts w:hint="eastAsia"/>
        </w:rPr>
        <w:t>获取词级别向量表示，并将字词向量进行拼接得到具有字词信息的语义表示，增强字符之间的依赖关系。还有一些研究者组合字符、词性、词汇、字形、位置、句法结构和实体类型等作为联合特征表示，完成实体标签的预测</w:t>
      </w:r>
      <w:r w:rsidRPr="00C72A3A">
        <w:rPr>
          <w:rFonts w:hint="eastAsia"/>
          <w:vertAlign w:val="superscript"/>
        </w:rPr>
        <w:t>[16-20]</w:t>
      </w:r>
      <w:r w:rsidRPr="00603A35">
        <w:rPr>
          <w:rFonts w:hint="eastAsia"/>
        </w:rPr>
        <w:t>。</w:t>
      </w:r>
    </w:p>
    <w:p w14:paraId="230BFD1D" w14:textId="61C67EAC" w:rsidR="001D2B7A" w:rsidRDefault="00212359" w:rsidP="00363B00">
      <w:pPr>
        <w:ind w:firstLine="480"/>
      </w:pPr>
      <w:r>
        <w:rPr>
          <w:rFonts w:hint="eastAsia"/>
        </w:rPr>
        <w:t>另外，众多研究者发现，依</w:t>
      </w:r>
      <w:r w:rsidRPr="00CC1679">
        <w:rPr>
          <w:rFonts w:hint="eastAsia"/>
        </w:rPr>
        <w:t>赖树结构具备捕捉单词间长距离依赖关系以及词语与实体间语义层面联系的能力</w:t>
      </w:r>
      <w:r>
        <w:rPr>
          <w:rFonts w:hint="eastAsia"/>
        </w:rPr>
        <w:t>，</w:t>
      </w:r>
      <w:r w:rsidRPr="00CC1679">
        <w:rPr>
          <w:rFonts w:hint="eastAsia"/>
        </w:rPr>
        <w:t>在模型中引入依赖结构可有效增强其序列标注能力</w:t>
      </w:r>
      <w:r>
        <w:rPr>
          <w:rFonts w:hint="eastAsia"/>
        </w:rPr>
        <w:t>，在未见词语上展现出较好的性能</w:t>
      </w:r>
      <w:r w:rsidR="00754A0D">
        <w:rPr>
          <w:vertAlign w:val="superscript"/>
        </w:rPr>
        <w:fldChar w:fldCharType="begin"/>
      </w:r>
      <w:r w:rsidR="00754A0D">
        <w:rPr>
          <w:vertAlign w:val="superscript"/>
        </w:rPr>
        <w:instrText xml:space="preserve"> REF _Ref192933876 \r \h </w:instrText>
      </w:r>
      <w:r w:rsidR="00754A0D">
        <w:rPr>
          <w:vertAlign w:val="superscript"/>
        </w:rPr>
      </w:r>
      <w:r w:rsidR="00754A0D">
        <w:rPr>
          <w:vertAlign w:val="superscript"/>
        </w:rPr>
        <w:fldChar w:fldCharType="separate"/>
      </w:r>
      <w:r w:rsidR="00754A0D">
        <w:rPr>
          <w:vertAlign w:val="superscript"/>
        </w:rPr>
        <w:t>[21]</w:t>
      </w:r>
      <w:r w:rsidR="00754A0D">
        <w:rPr>
          <w:vertAlign w:val="superscript"/>
        </w:rPr>
        <w:fldChar w:fldCharType="end"/>
      </w:r>
      <w:r>
        <w:rPr>
          <w:rFonts w:hint="eastAsia"/>
        </w:rPr>
        <w:t>。</w:t>
      </w:r>
      <w:r>
        <w:rPr>
          <w:rFonts w:hint="eastAsia"/>
        </w:rPr>
        <w:t>Jie</w:t>
      </w:r>
      <w:r>
        <w:rPr>
          <w:rFonts w:hint="eastAsia"/>
        </w:rPr>
        <w:t>等人</w:t>
      </w:r>
      <w:r w:rsidR="00754A0D">
        <w:rPr>
          <w:vertAlign w:val="superscript"/>
        </w:rPr>
        <w:fldChar w:fldCharType="begin"/>
      </w:r>
      <w:r w:rsidR="00754A0D">
        <w:rPr>
          <w:vertAlign w:val="superscript"/>
        </w:rPr>
        <w:instrText xml:space="preserve"> REF _Ref192933888 \r \h </w:instrText>
      </w:r>
      <w:r w:rsidR="00754A0D">
        <w:rPr>
          <w:vertAlign w:val="superscript"/>
        </w:rPr>
      </w:r>
      <w:r w:rsidR="00754A0D">
        <w:rPr>
          <w:vertAlign w:val="superscript"/>
        </w:rPr>
        <w:fldChar w:fldCharType="separate"/>
      </w:r>
      <w:r w:rsidR="00754A0D">
        <w:rPr>
          <w:vertAlign w:val="superscript"/>
        </w:rPr>
        <w:t>[22]</w:t>
      </w:r>
      <w:r w:rsidR="00754A0D">
        <w:rPr>
          <w:vertAlign w:val="superscript"/>
        </w:rPr>
        <w:fldChar w:fldCharType="end"/>
      </w:r>
      <w:r w:rsidRPr="00CC1679">
        <w:rPr>
          <w:rFonts w:hint="eastAsia"/>
        </w:rPr>
        <w:t>则将</w:t>
      </w:r>
      <w:r>
        <w:rPr>
          <w:rFonts w:hint="eastAsia"/>
        </w:rPr>
        <w:t>词级别</w:t>
      </w:r>
      <w:r w:rsidRPr="00CC1679">
        <w:rPr>
          <w:rFonts w:hint="eastAsia"/>
        </w:rPr>
        <w:t>依赖</w:t>
      </w:r>
      <w:proofErr w:type="gramStart"/>
      <w:r w:rsidRPr="00CC1679">
        <w:rPr>
          <w:rFonts w:hint="eastAsia"/>
        </w:rPr>
        <w:t>树引导</w:t>
      </w:r>
      <w:proofErr w:type="gramEnd"/>
      <w:r w:rsidRPr="00CC1679">
        <w:rPr>
          <w:rFonts w:hint="eastAsia"/>
        </w:rPr>
        <w:t>模型</w:t>
      </w:r>
      <w:r w:rsidRPr="00CC1679">
        <w:rPr>
          <w:rFonts w:hint="eastAsia"/>
        </w:rPr>
        <w:lastRenderedPageBreak/>
        <w:t>应用到命名实体识别（</w:t>
      </w:r>
      <w:r w:rsidRPr="00CC1679">
        <w:rPr>
          <w:rFonts w:hint="eastAsia"/>
        </w:rPr>
        <w:t>NER</w:t>
      </w:r>
      <w:r w:rsidRPr="00CC1679">
        <w:rPr>
          <w:rFonts w:hint="eastAsia"/>
        </w:rPr>
        <w:t>）任务中，为该任务的解决提供了新的思路和方法。</w:t>
      </w:r>
    </w:p>
    <w:p w14:paraId="26D78AB5" w14:textId="5B2D5D9B" w:rsidR="00363B00" w:rsidRDefault="00440686" w:rsidP="00951645">
      <w:pPr>
        <w:pStyle w:val="afb"/>
        <w:ind w:firstLineChars="0" w:firstLine="0"/>
      </w:pPr>
      <w:bookmarkStart w:id="20" w:name="_Toc195136115"/>
      <w:commentRangeStart w:id="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363B00" w:rsidRPr="00284341">
        <w:t>中文自然语言理解模型现状对比</w:t>
      </w:r>
      <w:commentRangeEnd w:id="3"/>
      <w:r>
        <w:rPr>
          <w:rStyle w:val="CommentReference"/>
        </w:rPr>
        <w:commentReference w:id="3"/>
      </w:r>
      <w:bookmarkEnd w:id="20"/>
    </w:p>
    <w:p w14:paraId="3509CA3A" w14:textId="6403A313" w:rsidR="003C7BBA" w:rsidRPr="003C7BBA" w:rsidRDefault="00363B00" w:rsidP="00951645">
      <w:pPr>
        <w:pStyle w:val="afb"/>
        <w:ind w:firstLineChars="0" w:firstLine="0"/>
      </w:pPr>
      <w:r>
        <w:t xml:space="preserve">Table </w:t>
      </w:r>
      <w:fldSimple w:instr=" STYLEREF 1 \s ">
        <w:r>
          <w:rPr>
            <w:noProof/>
            <w:cs/>
          </w:rPr>
          <w:t>‎</w:t>
        </w:r>
        <w:r>
          <w:rPr>
            <w:noProof/>
          </w:rPr>
          <w:t>1</w:t>
        </w:r>
      </w:fldSimple>
      <w:r>
        <w:noBreakHyphen/>
      </w:r>
      <w:fldSimple w:instr=" SEQ Table \* ARABIC \s 1 ">
        <w:r>
          <w:rPr>
            <w:noProof/>
          </w:rPr>
          <w:t>1</w:t>
        </w:r>
      </w:fldSimple>
      <w:r w:rsidR="00440686">
        <w:rPr>
          <w:rFonts w:hint="eastAsia"/>
        </w:rPr>
        <w:t xml:space="preserve"> </w:t>
      </w:r>
      <w:r w:rsidRPr="00DB6432">
        <w:t>Comparison of current status of Chinese natural language understanding models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779"/>
        <w:gridCol w:w="1906"/>
        <w:gridCol w:w="1684"/>
        <w:gridCol w:w="1684"/>
      </w:tblGrid>
      <w:tr w:rsidR="00212359" w:rsidRPr="00BD1EA8" w14:paraId="43644259" w14:textId="77777777" w:rsidTr="003D3B8B">
        <w:trPr>
          <w:jc w:val="center"/>
        </w:trPr>
        <w:tc>
          <w:tcPr>
            <w:tcW w:w="1393" w:type="dxa"/>
            <w:tcBorders>
              <w:top w:val="single" w:sz="12" w:space="0" w:color="auto"/>
              <w:bottom w:val="single" w:sz="4" w:space="0" w:color="auto"/>
            </w:tcBorders>
          </w:tcPr>
          <w:p w14:paraId="5D4FE7CB"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研究团队</w:t>
            </w:r>
          </w:p>
        </w:tc>
        <w:tc>
          <w:tcPr>
            <w:tcW w:w="1779" w:type="dxa"/>
            <w:tcBorders>
              <w:top w:val="single" w:sz="12" w:space="0" w:color="auto"/>
              <w:bottom w:val="single" w:sz="4" w:space="0" w:color="auto"/>
            </w:tcBorders>
          </w:tcPr>
          <w:p w14:paraId="5D7C3ED2" w14:textId="77777777" w:rsidR="00212359" w:rsidRPr="00BD1EA8" w:rsidRDefault="00212359" w:rsidP="00951645">
            <w:pPr>
              <w:spacing w:line="240" w:lineRule="auto"/>
              <w:ind w:firstLineChars="0" w:firstLine="0"/>
              <w:jc w:val="center"/>
              <w:rPr>
                <w:sz w:val="21"/>
                <w:szCs w:val="21"/>
              </w:rPr>
            </w:pPr>
            <w:proofErr w:type="gramStart"/>
            <w:r w:rsidRPr="00BD1EA8">
              <w:rPr>
                <w:rFonts w:hint="eastAsia"/>
                <w:sz w:val="21"/>
                <w:szCs w:val="21"/>
              </w:rPr>
              <w:t>支持词维度</w:t>
            </w:r>
            <w:proofErr w:type="gramEnd"/>
            <w:r w:rsidRPr="00BD1EA8">
              <w:rPr>
                <w:rFonts w:hint="eastAsia"/>
                <w:sz w:val="21"/>
                <w:szCs w:val="21"/>
              </w:rPr>
              <w:t>编码</w:t>
            </w:r>
          </w:p>
        </w:tc>
        <w:tc>
          <w:tcPr>
            <w:tcW w:w="1906" w:type="dxa"/>
            <w:tcBorders>
              <w:top w:val="single" w:sz="12" w:space="0" w:color="auto"/>
              <w:bottom w:val="single" w:sz="4" w:space="0" w:color="auto"/>
            </w:tcBorders>
          </w:tcPr>
          <w:p w14:paraId="0282E399"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支持字词维度编码</w:t>
            </w:r>
          </w:p>
        </w:tc>
        <w:tc>
          <w:tcPr>
            <w:tcW w:w="1684" w:type="dxa"/>
            <w:tcBorders>
              <w:top w:val="single" w:sz="12" w:space="0" w:color="auto"/>
              <w:bottom w:val="single" w:sz="4" w:space="0" w:color="auto"/>
            </w:tcBorders>
          </w:tcPr>
          <w:p w14:paraId="726207DF"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支持</w:t>
            </w:r>
            <w:proofErr w:type="gramStart"/>
            <w:r w:rsidRPr="00BD1EA8">
              <w:rPr>
                <w:rFonts w:hint="eastAsia"/>
                <w:sz w:val="21"/>
                <w:szCs w:val="21"/>
              </w:rPr>
              <w:t>预训练</w:t>
            </w:r>
            <w:proofErr w:type="gramEnd"/>
          </w:p>
        </w:tc>
        <w:tc>
          <w:tcPr>
            <w:tcW w:w="1684" w:type="dxa"/>
            <w:tcBorders>
              <w:top w:val="single" w:sz="12" w:space="0" w:color="auto"/>
              <w:bottom w:val="single" w:sz="4" w:space="0" w:color="auto"/>
            </w:tcBorders>
          </w:tcPr>
          <w:p w14:paraId="35D4E50F" w14:textId="77777777" w:rsidR="00212359" w:rsidRPr="00BD1EA8" w:rsidRDefault="00212359" w:rsidP="00951645">
            <w:pPr>
              <w:spacing w:line="240" w:lineRule="auto"/>
              <w:ind w:firstLineChars="0" w:firstLine="0"/>
              <w:jc w:val="center"/>
              <w:rPr>
                <w:sz w:val="21"/>
                <w:szCs w:val="21"/>
              </w:rPr>
            </w:pPr>
            <w:r w:rsidRPr="00BD1EA8">
              <w:rPr>
                <w:rFonts w:hint="eastAsia"/>
                <w:sz w:val="21"/>
                <w:szCs w:val="21"/>
              </w:rPr>
              <w:t>支持未见词</w:t>
            </w:r>
          </w:p>
        </w:tc>
      </w:tr>
      <w:tr w:rsidR="00212359" w:rsidRPr="00BD1EA8" w14:paraId="5BD8F584" w14:textId="77777777" w:rsidTr="00EA7655">
        <w:trPr>
          <w:jc w:val="center"/>
        </w:trPr>
        <w:tc>
          <w:tcPr>
            <w:tcW w:w="1393" w:type="dxa"/>
            <w:tcBorders>
              <w:top w:val="single" w:sz="4" w:space="0" w:color="auto"/>
            </w:tcBorders>
          </w:tcPr>
          <w:p w14:paraId="78521843" w14:textId="73D20AE9" w:rsidR="00212359" w:rsidRPr="00BD1EA8" w:rsidRDefault="00212359" w:rsidP="00951645">
            <w:pPr>
              <w:spacing w:line="240" w:lineRule="auto"/>
              <w:ind w:firstLineChars="0" w:firstLine="0"/>
              <w:jc w:val="center"/>
              <w:rPr>
                <w:sz w:val="21"/>
                <w:szCs w:val="21"/>
              </w:rPr>
            </w:pPr>
            <w:r>
              <w:rPr>
                <w:rFonts w:hint="eastAsia"/>
                <w:sz w:val="21"/>
                <w:szCs w:val="21"/>
              </w:rPr>
              <w:t>黄晓辉</w:t>
            </w:r>
            <w:r w:rsidR="00754A0D">
              <w:rPr>
                <w:sz w:val="21"/>
                <w:szCs w:val="21"/>
                <w:vertAlign w:val="superscript"/>
              </w:rPr>
              <w:fldChar w:fldCharType="begin"/>
            </w:r>
            <w:r w:rsidR="00754A0D">
              <w:rPr>
                <w:sz w:val="21"/>
                <w:szCs w:val="21"/>
                <w:vertAlign w:val="superscript"/>
              </w:rPr>
              <w:instrText xml:space="preserve"> REF _Ref192933658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[9]</w:t>
            </w:r>
            <w:r w:rsidR="00754A0D">
              <w:rPr>
                <w:sz w:val="21"/>
                <w:szCs w:val="21"/>
                <w:vertAlign w:val="superscript"/>
              </w:rPr>
              <w:fldChar w:fldCharType="end"/>
            </w:r>
          </w:p>
        </w:tc>
        <w:tc>
          <w:tcPr>
            <w:tcW w:w="1779" w:type="dxa"/>
            <w:tcBorders>
              <w:top w:val="single" w:sz="4" w:space="0" w:color="auto"/>
            </w:tcBorders>
          </w:tcPr>
          <w:p w14:paraId="0079AA9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Borders>
              <w:top w:val="single" w:sz="4" w:space="0" w:color="auto"/>
            </w:tcBorders>
          </w:tcPr>
          <w:p w14:paraId="569149A0"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1EC26DDF"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23FDD4C9"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01D0EA99" w14:textId="77777777" w:rsidTr="00EA7655">
        <w:trPr>
          <w:jc w:val="center"/>
        </w:trPr>
        <w:tc>
          <w:tcPr>
            <w:tcW w:w="1393" w:type="dxa"/>
          </w:tcPr>
          <w:p w14:paraId="2D4FA245" w14:textId="26257F46" w:rsidR="00212359" w:rsidRPr="00BD1EA8" w:rsidRDefault="00212359" w:rsidP="00951645">
            <w:pPr>
              <w:spacing w:line="240" w:lineRule="auto"/>
              <w:ind w:firstLineChars="0" w:firstLine="0"/>
              <w:jc w:val="center"/>
              <w:rPr>
                <w:sz w:val="21"/>
                <w:szCs w:val="21"/>
              </w:rPr>
            </w:pPr>
            <w:r>
              <w:rPr>
                <w:rFonts w:hint="eastAsia"/>
                <w:sz w:val="21"/>
                <w:szCs w:val="21"/>
              </w:rPr>
              <w:t>Liu</w:t>
            </w:r>
            <w:r w:rsidR="00754A0D">
              <w:rPr>
                <w:sz w:val="21"/>
                <w:szCs w:val="21"/>
                <w:vertAlign w:val="superscript"/>
              </w:rPr>
              <w:fldChar w:fldCharType="begin"/>
            </w:r>
            <w:r w:rsidR="00754A0D">
              <w:rPr>
                <w:sz w:val="21"/>
                <w:szCs w:val="21"/>
                <w:vertAlign w:val="superscript"/>
              </w:rPr>
              <w:instrText xml:space="preserve"> REF _Ref192933708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[10]</w:t>
            </w:r>
            <w:r w:rsidR="00754A0D">
              <w:rPr>
                <w:sz w:val="21"/>
                <w:szCs w:val="21"/>
                <w:vertAlign w:val="superscript"/>
              </w:rPr>
              <w:fldChar w:fldCharType="end"/>
            </w:r>
          </w:p>
        </w:tc>
        <w:tc>
          <w:tcPr>
            <w:tcW w:w="1779" w:type="dxa"/>
          </w:tcPr>
          <w:p w14:paraId="6310F85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1D135807"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0A24D026"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4151FFD8"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66C75A9C" w14:textId="77777777" w:rsidTr="00EA7655">
        <w:trPr>
          <w:jc w:val="center"/>
        </w:trPr>
        <w:tc>
          <w:tcPr>
            <w:tcW w:w="1393" w:type="dxa"/>
          </w:tcPr>
          <w:p w14:paraId="46C49CFD" w14:textId="785FFC05" w:rsidR="00212359" w:rsidRPr="00BD1EA8" w:rsidRDefault="00212359" w:rsidP="00951645">
            <w:pPr>
              <w:spacing w:line="240" w:lineRule="auto"/>
              <w:ind w:firstLineChars="0" w:firstLine="0"/>
              <w:jc w:val="center"/>
              <w:rPr>
                <w:sz w:val="21"/>
                <w:szCs w:val="21"/>
              </w:rPr>
            </w:pPr>
            <w:r>
              <w:rPr>
                <w:rFonts w:hint="eastAsia"/>
                <w:sz w:val="21"/>
                <w:szCs w:val="21"/>
              </w:rPr>
              <w:t>罗辉</w:t>
            </w:r>
            <w:r w:rsidR="00754A0D">
              <w:rPr>
                <w:sz w:val="21"/>
                <w:szCs w:val="21"/>
                <w:vertAlign w:val="superscript"/>
              </w:rPr>
              <w:fldChar w:fldCharType="begin"/>
            </w:r>
            <w:r w:rsidR="00754A0D">
              <w:rPr>
                <w:sz w:val="21"/>
                <w:szCs w:val="21"/>
                <w:vertAlign w:val="superscript"/>
              </w:rPr>
              <w:instrText xml:space="preserve"> REF _Ref192933721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[11]</w:t>
            </w:r>
            <w:r w:rsidR="00754A0D">
              <w:rPr>
                <w:sz w:val="21"/>
                <w:szCs w:val="21"/>
                <w:vertAlign w:val="superscript"/>
              </w:rPr>
              <w:fldChar w:fldCharType="end"/>
            </w:r>
          </w:p>
        </w:tc>
        <w:tc>
          <w:tcPr>
            <w:tcW w:w="1779" w:type="dxa"/>
          </w:tcPr>
          <w:p w14:paraId="7FC77298"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21843C83"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69123AD7"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7B682E5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6181B537" w14:textId="77777777" w:rsidTr="00EA7655">
        <w:trPr>
          <w:jc w:val="center"/>
        </w:trPr>
        <w:tc>
          <w:tcPr>
            <w:tcW w:w="1393" w:type="dxa"/>
          </w:tcPr>
          <w:p w14:paraId="08EBEEC3" w14:textId="77C39668" w:rsidR="00212359" w:rsidRPr="00BD1EA8" w:rsidRDefault="00212359" w:rsidP="00951645">
            <w:pPr>
              <w:spacing w:line="240" w:lineRule="auto"/>
              <w:ind w:firstLineChars="0" w:firstLine="0"/>
              <w:jc w:val="center"/>
              <w:rPr>
                <w:sz w:val="21"/>
                <w:szCs w:val="21"/>
              </w:rPr>
            </w:pPr>
            <w:r>
              <w:rPr>
                <w:rFonts w:hint="eastAsia"/>
                <w:sz w:val="21"/>
                <w:szCs w:val="21"/>
              </w:rPr>
              <w:t>Ma</w:t>
            </w:r>
            <w:r w:rsidR="00754A0D">
              <w:rPr>
                <w:sz w:val="21"/>
                <w:szCs w:val="21"/>
                <w:vertAlign w:val="superscript"/>
              </w:rPr>
              <w:fldChar w:fldCharType="begin"/>
            </w:r>
            <w:r w:rsidR="00754A0D">
              <w:rPr>
                <w:sz w:val="21"/>
                <w:szCs w:val="21"/>
                <w:vertAlign w:val="superscript"/>
              </w:rPr>
              <w:instrText xml:space="preserve"> REF _Ref192933735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[12]</w:t>
            </w:r>
            <w:r w:rsidR="00754A0D">
              <w:rPr>
                <w:sz w:val="21"/>
                <w:szCs w:val="21"/>
                <w:vertAlign w:val="superscript"/>
              </w:rPr>
              <w:fldChar w:fldCharType="end"/>
            </w:r>
          </w:p>
        </w:tc>
        <w:tc>
          <w:tcPr>
            <w:tcW w:w="1779" w:type="dxa"/>
          </w:tcPr>
          <w:p w14:paraId="5E336B61"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75AB5F7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4A79983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35D257D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18CC568B" w14:textId="77777777" w:rsidTr="00EA7655">
        <w:trPr>
          <w:jc w:val="center"/>
        </w:trPr>
        <w:tc>
          <w:tcPr>
            <w:tcW w:w="1393" w:type="dxa"/>
          </w:tcPr>
          <w:p w14:paraId="4811E974" w14:textId="2341204D" w:rsidR="00212359" w:rsidRPr="00BD1EA8" w:rsidRDefault="00212359" w:rsidP="00951645">
            <w:pPr>
              <w:spacing w:line="240" w:lineRule="auto"/>
              <w:ind w:firstLineChars="0" w:firstLine="0"/>
              <w:jc w:val="center"/>
              <w:rPr>
                <w:sz w:val="21"/>
                <w:szCs w:val="21"/>
              </w:rPr>
            </w:pPr>
            <w:r>
              <w:rPr>
                <w:rFonts w:hint="eastAsia"/>
                <w:sz w:val="21"/>
                <w:szCs w:val="21"/>
              </w:rPr>
              <w:t>魏晓聪</w:t>
            </w:r>
            <w:r w:rsidR="00754A0D">
              <w:rPr>
                <w:sz w:val="21"/>
                <w:szCs w:val="21"/>
                <w:vertAlign w:val="superscript"/>
              </w:rPr>
              <w:fldChar w:fldCharType="begin"/>
            </w:r>
            <w:r w:rsidR="00754A0D">
              <w:rPr>
                <w:sz w:val="21"/>
                <w:szCs w:val="21"/>
                <w:vertAlign w:val="superscript"/>
              </w:rPr>
              <w:instrText xml:space="preserve"> REF _Ref192933753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[13]</w:t>
            </w:r>
            <w:r w:rsidR="00754A0D">
              <w:rPr>
                <w:sz w:val="21"/>
                <w:szCs w:val="21"/>
                <w:vertAlign w:val="superscript"/>
              </w:rPr>
              <w:fldChar w:fldCharType="end"/>
            </w:r>
          </w:p>
        </w:tc>
        <w:tc>
          <w:tcPr>
            <w:tcW w:w="1779" w:type="dxa"/>
          </w:tcPr>
          <w:p w14:paraId="7235E53F"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18A8A77D"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192E14C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17E073EF"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1FB14408" w14:textId="77777777" w:rsidTr="00EA7655">
        <w:trPr>
          <w:jc w:val="center"/>
        </w:trPr>
        <w:tc>
          <w:tcPr>
            <w:tcW w:w="1393" w:type="dxa"/>
          </w:tcPr>
          <w:p w14:paraId="7220C73E" w14:textId="2BAB0B72" w:rsidR="00212359" w:rsidRPr="00BD1EA8" w:rsidRDefault="00212359" w:rsidP="00951645">
            <w:pPr>
              <w:spacing w:line="240" w:lineRule="auto"/>
              <w:ind w:firstLineChars="0" w:firstLine="0"/>
              <w:jc w:val="center"/>
              <w:rPr>
                <w:sz w:val="21"/>
                <w:szCs w:val="21"/>
              </w:rPr>
            </w:pPr>
            <w:r>
              <w:rPr>
                <w:rFonts w:hint="eastAsia"/>
                <w:sz w:val="21"/>
                <w:szCs w:val="21"/>
              </w:rPr>
              <w:t>Zhang</w:t>
            </w:r>
            <w:r w:rsidR="00754A0D">
              <w:rPr>
                <w:sz w:val="21"/>
                <w:szCs w:val="21"/>
                <w:vertAlign w:val="superscript"/>
              </w:rPr>
              <w:fldChar w:fldCharType="begin"/>
            </w:r>
            <w:r w:rsidR="00754A0D">
              <w:rPr>
                <w:sz w:val="21"/>
                <w:szCs w:val="21"/>
                <w:vertAlign w:val="superscript"/>
              </w:rPr>
              <w:instrText xml:space="preserve"> REF _Ref192933775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[14]</w:t>
            </w:r>
            <w:r w:rsidR="00754A0D">
              <w:rPr>
                <w:sz w:val="21"/>
                <w:szCs w:val="21"/>
                <w:vertAlign w:val="superscript"/>
              </w:rPr>
              <w:fldChar w:fldCharType="end"/>
            </w:r>
          </w:p>
        </w:tc>
        <w:tc>
          <w:tcPr>
            <w:tcW w:w="1779" w:type="dxa"/>
          </w:tcPr>
          <w:p w14:paraId="6E8890E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082CDA99"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3BCAD4D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6F54B504"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5B4760F4" w14:textId="77777777" w:rsidTr="00EA7655">
        <w:trPr>
          <w:jc w:val="center"/>
        </w:trPr>
        <w:tc>
          <w:tcPr>
            <w:tcW w:w="1393" w:type="dxa"/>
          </w:tcPr>
          <w:p w14:paraId="6E8B97D5" w14:textId="61A35B81" w:rsidR="00212359" w:rsidRPr="00BD1EA8" w:rsidRDefault="00212359" w:rsidP="00951645">
            <w:pPr>
              <w:spacing w:line="240" w:lineRule="auto"/>
              <w:ind w:firstLineChars="0" w:firstLine="0"/>
              <w:jc w:val="center"/>
              <w:rPr>
                <w:sz w:val="21"/>
                <w:szCs w:val="21"/>
              </w:rPr>
            </w:pPr>
            <w:proofErr w:type="gramStart"/>
            <w:r>
              <w:rPr>
                <w:rFonts w:hint="eastAsia"/>
                <w:sz w:val="21"/>
                <w:szCs w:val="21"/>
              </w:rPr>
              <w:t>甘晨阳</w:t>
            </w:r>
            <w:proofErr w:type="gramEnd"/>
            <w:r w:rsidR="00754A0D">
              <w:rPr>
                <w:sz w:val="21"/>
                <w:szCs w:val="21"/>
                <w:vertAlign w:val="superscript"/>
              </w:rPr>
              <w:fldChar w:fldCharType="begin"/>
            </w:r>
            <w:r w:rsidR="00754A0D">
              <w:rPr>
                <w:sz w:val="21"/>
                <w:szCs w:val="21"/>
                <w:vertAlign w:val="superscript"/>
              </w:rPr>
              <w:instrText xml:space="preserve"> REF _Ref192933795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[15]</w:t>
            </w:r>
            <w:r w:rsidR="00754A0D">
              <w:rPr>
                <w:sz w:val="21"/>
                <w:szCs w:val="21"/>
                <w:vertAlign w:val="superscript"/>
              </w:rPr>
              <w:fldChar w:fldCharType="end"/>
            </w:r>
          </w:p>
        </w:tc>
        <w:tc>
          <w:tcPr>
            <w:tcW w:w="1779" w:type="dxa"/>
          </w:tcPr>
          <w:p w14:paraId="7C4CB7AB"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Pr>
          <w:p w14:paraId="262F0D8A"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762728B1"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Pr>
          <w:p w14:paraId="57510C08"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r w:rsidR="00212359" w:rsidRPr="00BD1EA8" w14:paraId="39B462D6" w14:textId="77777777" w:rsidTr="003D3B8B">
        <w:trPr>
          <w:jc w:val="center"/>
        </w:trPr>
        <w:tc>
          <w:tcPr>
            <w:tcW w:w="1393" w:type="dxa"/>
            <w:tcBorders>
              <w:bottom w:val="single" w:sz="12" w:space="0" w:color="auto"/>
            </w:tcBorders>
          </w:tcPr>
          <w:p w14:paraId="5C5F4682" w14:textId="55D55B2B" w:rsidR="00212359" w:rsidRPr="00BD1EA8" w:rsidRDefault="00212359" w:rsidP="00951645">
            <w:pPr>
              <w:spacing w:line="240" w:lineRule="auto"/>
              <w:ind w:firstLineChars="0" w:firstLine="0"/>
              <w:jc w:val="center"/>
              <w:rPr>
                <w:sz w:val="21"/>
                <w:szCs w:val="21"/>
              </w:rPr>
            </w:pPr>
            <w:r>
              <w:rPr>
                <w:rFonts w:hint="eastAsia"/>
                <w:sz w:val="21"/>
                <w:szCs w:val="21"/>
              </w:rPr>
              <w:t>Jie</w:t>
            </w:r>
            <w:r w:rsidR="00754A0D">
              <w:rPr>
                <w:sz w:val="21"/>
                <w:szCs w:val="21"/>
                <w:vertAlign w:val="superscript"/>
              </w:rPr>
              <w:fldChar w:fldCharType="begin"/>
            </w:r>
            <w:r w:rsidR="00754A0D">
              <w:rPr>
                <w:sz w:val="21"/>
                <w:szCs w:val="21"/>
                <w:vertAlign w:val="superscript"/>
              </w:rPr>
              <w:instrText xml:space="preserve"> REF _Ref192933888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[22]</w:t>
            </w:r>
            <w:r w:rsidR="00754A0D">
              <w:rPr>
                <w:sz w:val="21"/>
                <w:szCs w:val="21"/>
                <w:vertAlign w:val="superscript"/>
              </w:rPr>
              <w:fldChar w:fldCharType="end"/>
            </w:r>
          </w:p>
        </w:tc>
        <w:tc>
          <w:tcPr>
            <w:tcW w:w="1779" w:type="dxa"/>
            <w:tcBorders>
              <w:bottom w:val="single" w:sz="12" w:space="0" w:color="auto"/>
            </w:tcBorders>
          </w:tcPr>
          <w:p w14:paraId="4E20C936"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906" w:type="dxa"/>
            <w:tcBorders>
              <w:bottom w:val="single" w:sz="12" w:space="0" w:color="auto"/>
            </w:tcBorders>
          </w:tcPr>
          <w:p w14:paraId="5AD3EA3E"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0ECE2D42"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16AB0390" w14:textId="77777777" w:rsidR="00212359" w:rsidRPr="00BD1EA8" w:rsidRDefault="00212359" w:rsidP="00951645">
            <w:pPr>
              <w:spacing w:line="240" w:lineRule="auto"/>
              <w:ind w:firstLineChars="0" w:firstLine="0"/>
              <w:jc w:val="center"/>
              <w:rPr>
                <w:sz w:val="21"/>
                <w:szCs w:val="21"/>
              </w:rPr>
            </w:pPr>
            <w:r w:rsidRPr="00EC4053">
              <w:rPr>
                <w:rFonts w:hint="eastAsia"/>
                <w:sz w:val="21"/>
                <w:szCs w:val="21"/>
              </w:rPr>
              <w:t>√</w:t>
            </w:r>
          </w:p>
        </w:tc>
      </w:tr>
    </w:tbl>
    <w:p w14:paraId="58407612" w14:textId="2DBC099D" w:rsidR="00212359" w:rsidRDefault="00212359" w:rsidP="00212359">
      <w:pPr>
        <w:ind w:firstLine="480"/>
      </w:pPr>
      <w:r>
        <w:rPr>
          <w:rFonts w:hint="eastAsia"/>
        </w:rPr>
        <w:t>与此同时，研究</w:t>
      </w:r>
      <w:r w:rsidRPr="00603A35">
        <w:t>者们普遍采用</w:t>
      </w:r>
      <w:r w:rsidRPr="00603A35">
        <w:rPr>
          <w:rFonts w:hint="eastAsia"/>
        </w:rPr>
        <w:t>在</w:t>
      </w:r>
      <w:r w:rsidRPr="00603A35">
        <w:t>大规模无标签语料上训练</w:t>
      </w:r>
      <w:r w:rsidRPr="00603A35">
        <w:rPr>
          <w:rFonts w:hint="eastAsia"/>
        </w:rPr>
        <w:t>的通用模型</w:t>
      </w:r>
      <w:r w:rsidRPr="00603A35">
        <w:t>，</w:t>
      </w:r>
      <w:r w:rsidRPr="00603A35">
        <w:rPr>
          <w:rFonts w:hint="eastAsia"/>
        </w:rPr>
        <w:t>得到文本的</w:t>
      </w:r>
      <w:r w:rsidRPr="00603A35">
        <w:t>向量表示</w:t>
      </w:r>
      <w:r w:rsidRPr="00603A35">
        <w:rPr>
          <w:rFonts w:hint="eastAsia"/>
        </w:rPr>
        <w:t>，在下游任务中进行参数微调</w:t>
      </w:r>
      <w:r w:rsidRPr="00603A35">
        <w:t>。</w:t>
      </w:r>
      <w:r w:rsidRPr="00603A35">
        <w:rPr>
          <w:rFonts w:hint="eastAsia"/>
        </w:rPr>
        <w:t>BERT</w:t>
      </w:r>
      <w:r w:rsidRPr="00603A35">
        <w:rPr>
          <w:rFonts w:hint="eastAsia"/>
        </w:rPr>
        <w:t>是</w:t>
      </w:r>
      <w:r w:rsidRPr="00603A35">
        <w:rPr>
          <w:rFonts w:hint="eastAsia"/>
        </w:rPr>
        <w:t>Google</w:t>
      </w:r>
      <w:r w:rsidRPr="00603A35">
        <w:rPr>
          <w:rFonts w:hint="eastAsia"/>
        </w:rPr>
        <w:t>于</w:t>
      </w:r>
      <w:r w:rsidRPr="00603A35">
        <w:rPr>
          <w:rFonts w:hint="eastAsia"/>
        </w:rPr>
        <w:t>2</w:t>
      </w:r>
      <w:r w:rsidRPr="00603A35">
        <w:t>018</w:t>
      </w:r>
      <w:r w:rsidRPr="00603A35">
        <w:rPr>
          <w:rFonts w:hint="eastAsia"/>
        </w:rPr>
        <w:t>年发布的一种</w:t>
      </w:r>
      <w:proofErr w:type="gramStart"/>
      <w:r w:rsidRPr="00603A35">
        <w:rPr>
          <w:rFonts w:hint="eastAsia"/>
        </w:rPr>
        <w:t>预训练</w:t>
      </w:r>
      <w:proofErr w:type="gramEnd"/>
      <w:r w:rsidRPr="00603A35">
        <w:rPr>
          <w:rFonts w:hint="eastAsia"/>
        </w:rPr>
        <w:t>语言模型，在多个自然语言理解任务中均取得了良好的效果。文献</w:t>
      </w:r>
      <w:r w:rsidR="00F72706">
        <w:rPr>
          <w:vertAlign w:val="superscript"/>
        </w:rPr>
        <w:fldChar w:fldCharType="begin"/>
      </w:r>
      <w:r w:rsidR="00F72706">
        <w:rPr>
          <w:vertAlign w:val="superscript"/>
        </w:rPr>
        <w:instrText xml:space="preserve"> REF _Ref191729428 \r \h </w:instrText>
      </w:r>
      <w:r w:rsidR="00F72706">
        <w:rPr>
          <w:vertAlign w:val="superscript"/>
        </w:rPr>
      </w:r>
      <w:r w:rsidR="00F72706">
        <w:rPr>
          <w:vertAlign w:val="superscript"/>
        </w:rPr>
        <w:fldChar w:fldCharType="separate"/>
      </w:r>
      <w:r w:rsidR="00F72706">
        <w:rPr>
          <w:vertAlign w:val="superscript"/>
        </w:rPr>
        <w:t>[23]</w:t>
      </w:r>
      <w:r w:rsidR="00F72706">
        <w:rPr>
          <w:vertAlign w:val="superscript"/>
        </w:rPr>
        <w:fldChar w:fldCharType="end"/>
      </w:r>
      <w:r w:rsidRPr="00603A35">
        <w:rPr>
          <w:rFonts w:hint="eastAsia"/>
        </w:rPr>
        <w:t>中提出了一种</w:t>
      </w:r>
      <w:r w:rsidRPr="00603A35">
        <w:rPr>
          <w:rFonts w:hint="eastAsia"/>
        </w:rPr>
        <w:t>BERT</w:t>
      </w:r>
      <w:r w:rsidRPr="00603A35">
        <w:t>-</w:t>
      </w:r>
      <w:proofErr w:type="spellStart"/>
      <w:r w:rsidRPr="00603A35">
        <w:rPr>
          <w:rFonts w:hint="eastAsia"/>
        </w:rPr>
        <w:t>BiLSTM</w:t>
      </w:r>
      <w:proofErr w:type="spellEnd"/>
      <w:r w:rsidRPr="00603A35">
        <w:t>-</w:t>
      </w:r>
      <w:r w:rsidRPr="00603A35">
        <w:rPr>
          <w:rFonts w:hint="eastAsia"/>
        </w:rPr>
        <w:t>CRF</w:t>
      </w:r>
      <w:r w:rsidRPr="00603A35">
        <w:rPr>
          <w:rFonts w:hint="eastAsia"/>
        </w:rPr>
        <w:t>模型构建油气领域命名实体识别框架，取得了良好的效果。</w:t>
      </w:r>
      <w:r w:rsidR="00200AB9">
        <w:rPr>
          <w:rFonts w:hint="eastAsia"/>
        </w:rPr>
        <w:t>乔波</w:t>
      </w:r>
      <w:r>
        <w:rPr>
          <w:rFonts w:hint="eastAsia"/>
        </w:rPr>
        <w:t>等人</w:t>
      </w:r>
      <w:r w:rsidR="00F72706">
        <w:rPr>
          <w:vertAlign w:val="superscript"/>
        </w:rPr>
        <w:fldChar w:fldCharType="begin"/>
      </w:r>
      <w:r w:rsidR="00F72706">
        <w:rPr>
          <w:vertAlign w:val="superscript"/>
        </w:rPr>
        <w:instrText xml:space="preserve"> REF _Ref191729716 \r \h </w:instrText>
      </w:r>
      <w:r w:rsidR="00F72706">
        <w:rPr>
          <w:vertAlign w:val="superscript"/>
        </w:rPr>
      </w:r>
      <w:r w:rsidR="00F72706">
        <w:rPr>
          <w:vertAlign w:val="superscript"/>
        </w:rPr>
        <w:fldChar w:fldCharType="separate"/>
      </w:r>
      <w:r w:rsidR="00F72706">
        <w:rPr>
          <w:vertAlign w:val="superscript"/>
        </w:rPr>
        <w:t>[24]</w:t>
      </w:r>
      <w:r w:rsidR="00F72706">
        <w:rPr>
          <w:vertAlign w:val="superscript"/>
        </w:rPr>
        <w:fldChar w:fldCharType="end"/>
      </w:r>
      <w:r w:rsidRPr="00603A35">
        <w:rPr>
          <w:rFonts w:hint="eastAsia"/>
        </w:rPr>
        <w:t>提出了基于</w:t>
      </w:r>
      <w:r w:rsidRPr="00603A35">
        <w:rPr>
          <w:rFonts w:hint="eastAsia"/>
        </w:rPr>
        <w:t>BERT</w:t>
      </w:r>
      <w:r w:rsidRPr="00603A35">
        <w:t>-</w:t>
      </w:r>
      <w:r w:rsidRPr="00603A35">
        <w:rPr>
          <w:rFonts w:hint="eastAsia"/>
        </w:rPr>
        <w:t>CRF</w:t>
      </w:r>
      <w:r w:rsidRPr="00603A35">
        <w:rPr>
          <w:rFonts w:hint="eastAsia"/>
        </w:rPr>
        <w:t>的文本命名实体识别方法，深度挖掘的上下文语义信息，利用</w:t>
      </w:r>
      <w:r w:rsidRPr="00603A35">
        <w:rPr>
          <w:rFonts w:hint="eastAsia"/>
        </w:rPr>
        <w:t>CRF</w:t>
      </w:r>
      <w:r w:rsidRPr="00603A35">
        <w:rPr>
          <w:rFonts w:hint="eastAsia"/>
        </w:rPr>
        <w:t>模型考虑标签转移规则，对关键实体进行预测。</w:t>
      </w:r>
    </w:p>
    <w:p w14:paraId="093698CB" w14:textId="4A7F0333" w:rsidR="006638D7" w:rsidRDefault="006638D7" w:rsidP="00212359">
      <w:pPr>
        <w:ind w:firstLine="480"/>
        <w:rPr>
          <w:rFonts w:ascii="Segoe UI" w:hAnsi="Segoe UI" w:cs="Segoe UI"/>
          <w:shd w:val="clear" w:color="auto" w:fill="FFFFFF"/>
        </w:rPr>
      </w:pPr>
      <w:r w:rsidRPr="006638D7">
        <w:rPr>
          <w:rFonts w:hint="eastAsia"/>
        </w:rPr>
        <w:t>近年来，大语言模型的突破性进展为智能问答系统研究开辟了新方向。</w:t>
      </w:r>
      <w:r>
        <w:rPr>
          <w:rFonts w:hint="eastAsia"/>
        </w:rPr>
        <w:t>王婷等研究者</w:t>
      </w:r>
      <w:r>
        <w:rPr>
          <w:vertAlign w:val="superscript"/>
        </w:rPr>
        <w:fldChar w:fldCharType="begin"/>
      </w:r>
      <w:r>
        <w:rPr>
          <w:vertAlign w:val="superscript"/>
        </w:rPr>
        <w:instrText xml:space="preserve"> REF _Ref190171494 \r \h </w:instrText>
      </w:r>
      <w:r>
        <w:rPr>
          <w:vertAlign w:val="superscript"/>
        </w:rPr>
      </w:r>
      <w:r>
        <w:rPr>
          <w:vertAlign w:val="superscript"/>
        </w:rPr>
        <w:fldChar w:fldCharType="separate"/>
      </w:r>
      <w:r>
        <w:rPr>
          <w:vertAlign w:val="superscript"/>
        </w:rPr>
        <w:t>[25]</w:t>
      </w:r>
      <w:r>
        <w:rPr>
          <w:vertAlign w:val="superscript"/>
        </w:rPr>
        <w:fldChar w:fldCharType="end"/>
      </w:r>
      <w:r>
        <w:rPr>
          <w:rFonts w:hint="eastAsia"/>
        </w:rPr>
        <w:t>系统梳</w:t>
      </w:r>
      <w:r w:rsidRPr="004F07BC">
        <w:rPr>
          <w:rFonts w:hint="eastAsia"/>
        </w:rPr>
        <w:t>理了</w:t>
      </w:r>
      <w:r>
        <w:rPr>
          <w:rFonts w:hint="eastAsia"/>
        </w:rPr>
        <w:t>从</w:t>
      </w:r>
      <w:r w:rsidRPr="004F07BC">
        <w:rPr>
          <w:rFonts w:hint="eastAsia"/>
        </w:rPr>
        <w:t>命名实体识别</w:t>
      </w:r>
      <w:r>
        <w:rPr>
          <w:rFonts w:hint="eastAsia"/>
        </w:rPr>
        <w:t>到</w:t>
      </w:r>
      <w:r w:rsidRPr="004F07BC">
        <w:rPr>
          <w:rFonts w:hint="eastAsia"/>
        </w:rPr>
        <w:t>知识问答技术的</w:t>
      </w:r>
      <w:r>
        <w:rPr>
          <w:rFonts w:hint="eastAsia"/>
        </w:rPr>
        <w:t>演进历程</w:t>
      </w:r>
      <w:r w:rsidR="00AD0BC4">
        <w:rPr>
          <w:rFonts w:hint="eastAsia"/>
        </w:rPr>
        <w:t>，</w:t>
      </w:r>
      <w:r w:rsidR="00AD0BC4">
        <w:rPr>
          <w:rFonts w:ascii="Segoe UI" w:hAnsi="Segoe UI" w:cs="Segoe UI" w:hint="eastAsia"/>
          <w:shd w:val="clear" w:color="auto" w:fill="FFFFFF"/>
        </w:rPr>
        <w:t>提出</w:t>
      </w:r>
      <w:r w:rsidR="00AD0BC4">
        <w:rPr>
          <w:rFonts w:ascii="Segoe UI" w:hAnsi="Segoe UI" w:cs="Segoe UI"/>
          <w:shd w:val="clear" w:color="auto" w:fill="FFFFFF"/>
        </w:rPr>
        <w:t>基于大语言模型的方法已成为</w:t>
      </w:r>
      <w:proofErr w:type="gramStart"/>
      <w:r w:rsidR="00AD0BC4">
        <w:rPr>
          <w:rFonts w:ascii="Segoe UI" w:hAnsi="Segoe UI" w:cs="Segoe UI"/>
          <w:shd w:val="clear" w:color="auto" w:fill="FFFFFF"/>
        </w:rPr>
        <w:t>当前领域</w:t>
      </w:r>
      <w:proofErr w:type="gramEnd"/>
      <w:r w:rsidR="00AD0BC4">
        <w:rPr>
          <w:rFonts w:ascii="Segoe UI" w:hAnsi="Segoe UI" w:cs="Segoe UI"/>
          <w:shd w:val="clear" w:color="auto" w:fill="FFFFFF"/>
        </w:rPr>
        <w:t>的主流研究范式。</w:t>
      </w:r>
      <w:r w:rsidR="00AD0BC4">
        <w:rPr>
          <w:rFonts w:hint="eastAsia"/>
        </w:rPr>
        <w:t>张乐等研究者</w:t>
      </w:r>
      <w:r w:rsidR="00AD0BC4">
        <w:rPr>
          <w:vertAlign w:val="superscript"/>
        </w:rPr>
        <w:fldChar w:fldCharType="begin"/>
      </w:r>
      <w:r w:rsidR="00AD0BC4">
        <w:rPr>
          <w:vertAlign w:val="superscript"/>
        </w:rPr>
        <w:instrText xml:space="preserve"> REF _Ref190171507 \r \h </w:instrText>
      </w:r>
      <w:r w:rsidR="00AD0BC4">
        <w:rPr>
          <w:vertAlign w:val="superscript"/>
        </w:rPr>
      </w:r>
      <w:r w:rsidR="00AD0BC4">
        <w:rPr>
          <w:vertAlign w:val="superscript"/>
        </w:rPr>
        <w:fldChar w:fldCharType="separate"/>
      </w:r>
      <w:r w:rsidR="00AD0BC4">
        <w:rPr>
          <w:vertAlign w:val="superscript"/>
        </w:rPr>
        <w:t>[26]</w:t>
      </w:r>
      <w:r w:rsidR="00AD0BC4">
        <w:rPr>
          <w:vertAlign w:val="superscript"/>
        </w:rPr>
        <w:fldChar w:fldCharType="end"/>
      </w:r>
      <w:r w:rsidR="00AD0BC4">
        <w:rPr>
          <w:rFonts w:hint="eastAsia"/>
        </w:rPr>
        <w:t>提出的</w:t>
      </w:r>
      <w:r w:rsidR="00AD0BC4" w:rsidRPr="00DB5197">
        <w:rPr>
          <w:rFonts w:hint="eastAsia"/>
        </w:rPr>
        <w:t>提示工程</w:t>
      </w:r>
      <w:r w:rsidR="00AD0BC4">
        <w:rPr>
          <w:rFonts w:hint="eastAsia"/>
        </w:rPr>
        <w:t>技术，通过</w:t>
      </w:r>
      <w:r w:rsidR="00AD0BC4">
        <w:rPr>
          <w:rFonts w:ascii="Segoe UI" w:hAnsi="Segoe UI" w:cs="Segoe UI"/>
          <w:shd w:val="clear" w:color="auto" w:fill="FFFFFF"/>
        </w:rPr>
        <w:t>设计领域专用提示词模板引导模型预测，在保持模型架构不变的情况下实现了特定任务性能的显著提升。</w:t>
      </w:r>
    </w:p>
    <w:p w14:paraId="7A17A315" w14:textId="007DF54E" w:rsidR="00AD0BC4" w:rsidRDefault="00AD0BC4" w:rsidP="00AD0BC4">
      <w:pPr>
        <w:ind w:firstLine="480"/>
      </w:pPr>
      <w:r>
        <w:rPr>
          <w:rFonts w:ascii="Segoe UI" w:hAnsi="Segoe UI" w:cs="Segoe UI"/>
          <w:shd w:val="clear" w:color="auto" w:fill="FFFFFF"/>
        </w:rPr>
        <w:t>尽管自然语言理解方法与大语言模型在通用领域已取得</w:t>
      </w:r>
      <w:r w:rsidRPr="00D1311B">
        <w:rPr>
          <w:rFonts w:hint="eastAsia"/>
        </w:rPr>
        <w:t>显著</w:t>
      </w:r>
      <w:r>
        <w:rPr>
          <w:rFonts w:hint="eastAsia"/>
        </w:rPr>
        <w:t>的成效</w:t>
      </w:r>
      <w:r>
        <w:rPr>
          <w:rFonts w:ascii="Segoe UI" w:hAnsi="Segoe UI" w:cs="Segoe UI"/>
          <w:shd w:val="clear" w:color="auto" w:fill="FFFFFF"/>
        </w:rPr>
        <w:t>，但在电力专业术语处理中仍存在明显局限。</w:t>
      </w:r>
      <w:r w:rsidRPr="00D1311B">
        <w:rPr>
          <w:rFonts w:hint="eastAsia"/>
        </w:rPr>
        <w:t>传统基于单字的编码方式容易出现将</w:t>
      </w:r>
      <w:proofErr w:type="gramStart"/>
      <w:r w:rsidRPr="00D1311B">
        <w:rPr>
          <w:rFonts w:hint="eastAsia"/>
        </w:rPr>
        <w:t>个</w:t>
      </w:r>
      <w:proofErr w:type="gramEnd"/>
      <w:r w:rsidRPr="00D1311B">
        <w:rPr>
          <w:rFonts w:hint="eastAsia"/>
        </w:rPr>
        <w:t>别字错误识别到其他槽位的情况，难以保障词语语义的完整性；还可能将相邻的</w:t>
      </w:r>
      <w:proofErr w:type="gramStart"/>
      <w:r w:rsidRPr="00D1311B">
        <w:rPr>
          <w:rFonts w:hint="eastAsia"/>
        </w:rPr>
        <w:t>槽值误</w:t>
      </w:r>
      <w:proofErr w:type="gramEnd"/>
      <w:r w:rsidRPr="00D1311B">
        <w:rPr>
          <w:rFonts w:hint="eastAsia"/>
        </w:rPr>
        <w:t>识别为同一槽位，影响信息提取的准确性。</w:t>
      </w:r>
      <w:r>
        <w:rPr>
          <w:rFonts w:hint="eastAsia"/>
        </w:rPr>
        <w:t>此外</w:t>
      </w:r>
      <w:r w:rsidRPr="00D1311B">
        <w:rPr>
          <w:rFonts w:hint="eastAsia"/>
        </w:rPr>
        <w:t>模型在应对未见指标项和多样化句式时</w:t>
      </w:r>
      <w:r>
        <w:rPr>
          <w:rFonts w:hint="eastAsia"/>
        </w:rPr>
        <w:t>容易</w:t>
      </w:r>
      <w:r w:rsidRPr="00D1311B">
        <w:rPr>
          <w:rFonts w:hint="eastAsia"/>
        </w:rPr>
        <w:t>短语边界识别错误</w:t>
      </w:r>
      <w:r>
        <w:rPr>
          <w:rFonts w:hint="eastAsia"/>
        </w:rPr>
        <w:t>的问题</w:t>
      </w:r>
      <w:r w:rsidRPr="00D1311B">
        <w:rPr>
          <w:rFonts w:hint="eastAsia"/>
        </w:rPr>
        <w:t>，导致信息分割不准确</w:t>
      </w:r>
      <w:r>
        <w:rPr>
          <w:rFonts w:hint="eastAsia"/>
        </w:rPr>
        <w:t>，</w:t>
      </w:r>
      <w:r w:rsidRPr="00D1311B">
        <w:rPr>
          <w:rFonts w:hint="eastAsia"/>
        </w:rPr>
        <w:t>甚至还会出现意图与专属槽位不匹配的现象，使</w:t>
      </w:r>
      <w:r>
        <w:rPr>
          <w:rFonts w:hint="eastAsia"/>
        </w:rPr>
        <w:t>得</w:t>
      </w:r>
      <w:r w:rsidRPr="00D1311B">
        <w:rPr>
          <w:rFonts w:hint="eastAsia"/>
        </w:rPr>
        <w:t>模型无法精准理解用户的真实意图。</w:t>
      </w:r>
    </w:p>
    <w:p w14:paraId="62E66589" w14:textId="77777777" w:rsidR="00212359" w:rsidRPr="00F7547C" w:rsidRDefault="00212359" w:rsidP="00212359">
      <w:pPr>
        <w:pStyle w:val="2"/>
      </w:pPr>
      <w:bookmarkStart w:id="21" w:name="_Toc194845613"/>
      <w:r w:rsidRPr="00F7547C">
        <w:rPr>
          <w:rFonts w:hint="eastAsia"/>
        </w:rPr>
        <w:lastRenderedPageBreak/>
        <w:t>1.3</w:t>
      </w:r>
      <w:r>
        <w:rPr>
          <w:rFonts w:hint="eastAsia"/>
        </w:rPr>
        <w:t>论</w:t>
      </w:r>
      <w:r w:rsidRPr="00F7547C">
        <w:rPr>
          <w:rFonts w:hint="eastAsia"/>
        </w:rPr>
        <w:t>文研究内容</w:t>
      </w:r>
      <w:bookmarkEnd w:id="21"/>
    </w:p>
    <w:p w14:paraId="3BD22AF6" w14:textId="271FA207" w:rsidR="00212359" w:rsidRDefault="00212359" w:rsidP="00212359">
      <w:pPr>
        <w:ind w:firstLine="480"/>
      </w:pPr>
      <w:r>
        <w:rPr>
          <w:rFonts w:hint="eastAsia"/>
        </w:rPr>
        <w:t>针对</w:t>
      </w:r>
      <w:r w:rsidR="00364D34">
        <w:rPr>
          <w:rFonts w:hint="eastAsia"/>
        </w:rPr>
        <w:t>上述</w:t>
      </w:r>
      <w:r w:rsidR="00493288">
        <w:rPr>
          <w:rFonts w:hint="eastAsia"/>
        </w:rPr>
        <w:t>挑战</w:t>
      </w:r>
      <w:r>
        <w:rPr>
          <w:rFonts w:hint="eastAsia"/>
        </w:rPr>
        <w:t>，本文</w:t>
      </w:r>
      <w:r w:rsidR="00995AD4">
        <w:rPr>
          <w:rFonts w:hint="eastAsia"/>
        </w:rPr>
        <w:t>探索</w:t>
      </w:r>
      <w:r w:rsidR="00493288">
        <w:rPr>
          <w:rFonts w:hint="eastAsia"/>
        </w:rPr>
        <w:t>了</w:t>
      </w:r>
      <w:r>
        <w:rPr>
          <w:rFonts w:hint="eastAsia"/>
        </w:rPr>
        <w:t>如何运用和优化自然语言理解技术解决电力指标问答系统的痛点问题。本研究基于</w:t>
      </w:r>
      <w:r>
        <w:rPr>
          <w:rFonts w:hint="eastAsia"/>
        </w:rPr>
        <w:t>BERT-CRF</w:t>
      </w:r>
      <w:r>
        <w:rPr>
          <w:rFonts w:hint="eastAsia"/>
        </w:rPr>
        <w:t>模型，</w:t>
      </w:r>
      <w:r w:rsidR="002A0D23">
        <w:rPr>
          <w:rFonts w:hint="eastAsia"/>
        </w:rPr>
        <w:t>从</w:t>
      </w:r>
      <w:r>
        <w:rPr>
          <w:rFonts w:hint="eastAsia"/>
        </w:rPr>
        <w:t>基于</w:t>
      </w:r>
      <w:r w:rsidR="00F208D9">
        <w:rPr>
          <w:rFonts w:hint="eastAsia"/>
        </w:rPr>
        <w:t>字词融合</w:t>
      </w:r>
      <w:r>
        <w:rPr>
          <w:rFonts w:hint="eastAsia"/>
        </w:rPr>
        <w:t>的</w:t>
      </w:r>
      <w:r>
        <w:rPr>
          <w:rFonts w:hint="eastAsia"/>
        </w:rPr>
        <w:t>NLU</w:t>
      </w:r>
      <w:r>
        <w:rPr>
          <w:rFonts w:hint="eastAsia"/>
        </w:rPr>
        <w:t>模型和</w:t>
      </w:r>
      <w:r w:rsidR="0071412F">
        <w:rPr>
          <w:rFonts w:hint="eastAsia"/>
        </w:rPr>
        <w:t>面</w:t>
      </w:r>
      <w:r w:rsidR="0065157D">
        <w:rPr>
          <w:rFonts w:hint="eastAsia"/>
        </w:rPr>
        <w:t>向</w:t>
      </w:r>
      <w:r>
        <w:rPr>
          <w:rFonts w:hint="eastAsia"/>
        </w:rPr>
        <w:t>未见指标项的</w:t>
      </w:r>
      <w:r>
        <w:rPr>
          <w:rFonts w:hint="eastAsia"/>
        </w:rPr>
        <w:t>NLU</w:t>
      </w:r>
      <w:r>
        <w:rPr>
          <w:rFonts w:hint="eastAsia"/>
        </w:rPr>
        <w:t>模型设计</w:t>
      </w:r>
      <w:r w:rsidR="002A0D23">
        <w:rPr>
          <w:rFonts w:hint="eastAsia"/>
        </w:rPr>
        <w:t>两方面进行改进</w:t>
      </w:r>
      <w:r w:rsidR="00B46EE7">
        <w:rPr>
          <w:rFonts w:hint="eastAsia"/>
        </w:rPr>
        <w:t>。</w:t>
      </w:r>
      <w:r>
        <w:rPr>
          <w:rFonts w:hint="eastAsia"/>
        </w:rPr>
        <w:t>通过探索各种优化方式，增强电力指标问答系统中自然语言理解环节的语义解析能力，提高模型在</w:t>
      </w:r>
      <w:r w:rsidR="005C5D2C">
        <w:rPr>
          <w:rFonts w:hint="eastAsia"/>
        </w:rPr>
        <w:t>已见</w:t>
      </w:r>
      <w:r>
        <w:rPr>
          <w:rFonts w:hint="eastAsia"/>
        </w:rPr>
        <w:t>和未</w:t>
      </w:r>
      <w:r w:rsidR="005C5D2C">
        <w:rPr>
          <w:rFonts w:hint="eastAsia"/>
        </w:rPr>
        <w:t>见</w:t>
      </w:r>
      <w:r>
        <w:rPr>
          <w:rFonts w:hint="eastAsia"/>
        </w:rPr>
        <w:t>指标项上的语义准确率。</w:t>
      </w:r>
      <w:r w:rsidR="00A20671">
        <w:rPr>
          <w:rFonts w:hint="eastAsia"/>
        </w:rPr>
        <w:t>此外</w:t>
      </w:r>
      <w:r w:rsidR="000D29C3">
        <w:rPr>
          <w:rFonts w:hint="eastAsia"/>
        </w:rPr>
        <w:t>，</w:t>
      </w:r>
      <w:r w:rsidR="00F077C1">
        <w:rPr>
          <w:rFonts w:hint="eastAsia"/>
        </w:rPr>
        <w:t>本文还</w:t>
      </w:r>
      <w:r w:rsidR="00F077C1" w:rsidRPr="000C373B">
        <w:rPr>
          <w:rFonts w:ascii="宋体" w:hAnsi="宋体" w:hint="eastAsia"/>
        </w:rPr>
        <w:t>构建一个可持续迭代的自动化语义解析系统，以</w:t>
      </w:r>
      <w:r w:rsidR="00F077C1">
        <w:rPr>
          <w:rFonts w:ascii="宋体" w:hAnsi="宋体" w:hint="eastAsia"/>
        </w:rPr>
        <w:t>适应实际应用场景下快速迭代的需求</w:t>
      </w:r>
      <w:r w:rsidR="00F077C1" w:rsidRPr="000C373B">
        <w:rPr>
          <w:rFonts w:ascii="宋体" w:hAnsi="宋体" w:hint="eastAsia"/>
        </w:rPr>
        <w:t>。</w:t>
      </w:r>
      <w:r>
        <w:rPr>
          <w:rFonts w:hint="eastAsia"/>
        </w:rPr>
        <w:t>本文研究内容如下：</w:t>
      </w:r>
    </w:p>
    <w:p w14:paraId="675EE07D" w14:textId="041B3222" w:rsidR="00C72A3A" w:rsidRDefault="00212359" w:rsidP="00FB28BD">
      <w:pPr>
        <w:ind w:firstLine="480"/>
      </w:pPr>
      <w:r w:rsidRPr="00483219">
        <w:rPr>
          <w:rFonts w:hint="eastAsia"/>
        </w:rPr>
        <w:t>（</w:t>
      </w:r>
      <w:r w:rsidRPr="00483219">
        <w:rPr>
          <w:rFonts w:hint="eastAsia"/>
        </w:rPr>
        <w:t>1</w:t>
      </w:r>
      <w:r w:rsidRPr="00483219">
        <w:rPr>
          <w:rFonts w:hint="eastAsia"/>
        </w:rPr>
        <w:t>）</w:t>
      </w:r>
      <w:r w:rsidRPr="00C72A3A">
        <w:rPr>
          <w:rFonts w:hint="eastAsia"/>
        </w:rPr>
        <w:t>基于</w:t>
      </w:r>
      <w:r w:rsidR="00FA44E9">
        <w:rPr>
          <w:rFonts w:hint="eastAsia"/>
        </w:rPr>
        <w:t>字词融合</w:t>
      </w:r>
      <w:r w:rsidRPr="00C72A3A">
        <w:rPr>
          <w:rFonts w:hint="eastAsia"/>
        </w:rPr>
        <w:t>的</w:t>
      </w:r>
      <w:r w:rsidRPr="00C72A3A">
        <w:rPr>
          <w:rFonts w:hint="eastAsia"/>
        </w:rPr>
        <w:t>NLU</w:t>
      </w:r>
      <w:r w:rsidRPr="00C72A3A">
        <w:rPr>
          <w:rFonts w:hint="eastAsia"/>
        </w:rPr>
        <w:t>模型。本文从编码方式、模型结构两个方面针对涉及已训练指标项</w:t>
      </w:r>
      <w:r w:rsidR="00CB5AA4">
        <w:rPr>
          <w:rFonts w:hint="eastAsia"/>
        </w:rPr>
        <w:t>的</w:t>
      </w:r>
      <w:r w:rsidRPr="00C72A3A">
        <w:rPr>
          <w:rFonts w:hint="eastAsia"/>
        </w:rPr>
        <w:t>NLU</w:t>
      </w:r>
      <w:r w:rsidRPr="00C72A3A">
        <w:rPr>
          <w:rFonts w:hint="eastAsia"/>
        </w:rPr>
        <w:t>模型进行优化。首先，本文构建了基于词编码的</w:t>
      </w:r>
      <w:r w:rsidRPr="00C72A3A">
        <w:rPr>
          <w:rFonts w:hint="eastAsia"/>
        </w:rPr>
        <w:t>NLU</w:t>
      </w:r>
      <w:r w:rsidRPr="00C72A3A">
        <w:rPr>
          <w:rFonts w:hint="eastAsia"/>
        </w:rPr>
        <w:t>模型</w:t>
      </w:r>
      <w:r w:rsidRPr="00C72A3A">
        <w:t>（</w:t>
      </w:r>
      <w:r w:rsidR="002F59BE">
        <w:rPr>
          <w:rFonts w:eastAsiaTheme="minorEastAsia" w:hint="eastAsia"/>
          <w:kern w:val="0"/>
        </w:rPr>
        <w:t>Phrase</w:t>
      </w:r>
      <w:r w:rsidR="002F59BE" w:rsidRPr="002F59BE">
        <w:rPr>
          <w:rFonts w:eastAsiaTheme="minorEastAsia"/>
          <w:kern w:val="0"/>
        </w:rPr>
        <w:t xml:space="preserve"> </w:t>
      </w:r>
      <w:r w:rsidR="002F59BE">
        <w:rPr>
          <w:rFonts w:eastAsiaTheme="minorEastAsia" w:hint="eastAsia"/>
          <w:kern w:val="0"/>
        </w:rPr>
        <w:t>e</w:t>
      </w:r>
      <w:r w:rsidR="002F59BE" w:rsidRPr="002F59BE">
        <w:rPr>
          <w:rFonts w:eastAsiaTheme="minorEastAsia"/>
          <w:kern w:val="0"/>
        </w:rPr>
        <w:t>ncoding</w:t>
      </w:r>
      <w:r w:rsidRPr="00C72A3A">
        <w:rPr>
          <w:rFonts w:eastAsia="Cambria"/>
          <w:kern w:val="0"/>
        </w:rPr>
        <w:t xml:space="preserve"> Bert </w:t>
      </w:r>
      <w:r w:rsidRPr="00C72A3A">
        <w:rPr>
          <w:rFonts w:eastAsiaTheme="minorEastAsia"/>
          <w:kern w:val="0"/>
        </w:rPr>
        <w:t>M</w:t>
      </w:r>
      <w:r w:rsidRPr="00C72A3A">
        <w:rPr>
          <w:rFonts w:eastAsia="Cambria"/>
          <w:kern w:val="0"/>
        </w:rPr>
        <w:t>odel</w:t>
      </w:r>
      <w:r w:rsidRPr="00C72A3A">
        <w:rPr>
          <w:kern w:val="0"/>
        </w:rPr>
        <w:t>，</w:t>
      </w:r>
      <w:r w:rsidR="002F59BE" w:rsidRPr="002F59BE">
        <w:rPr>
          <w:rFonts w:eastAsiaTheme="minorEastAsia"/>
          <w:kern w:val="0"/>
        </w:rPr>
        <w:t>P</w:t>
      </w:r>
      <w:r w:rsidRPr="00C72A3A">
        <w:rPr>
          <w:rFonts w:eastAsia="Cambria"/>
          <w:kern w:val="0"/>
        </w:rPr>
        <w:t>Bert</w:t>
      </w:r>
      <w:r w:rsidRPr="00C72A3A">
        <w:rPr>
          <w:rFonts w:hint="eastAsia"/>
          <w:kern w:val="0"/>
        </w:rPr>
        <w:t>）</w:t>
      </w:r>
      <w:r w:rsidRPr="00C72A3A">
        <w:rPr>
          <w:rFonts w:hint="eastAsia"/>
        </w:rPr>
        <w:t>，该模型以词为基本单位进行编码，保证领域短语的完整性。其次，提出了基于</w:t>
      </w:r>
      <w:r w:rsidR="006F6291">
        <w:rPr>
          <w:rFonts w:hint="eastAsia"/>
        </w:rPr>
        <w:t>编码层</w:t>
      </w:r>
      <w:r w:rsidRPr="00C72A3A">
        <w:rPr>
          <w:rFonts w:hint="eastAsia"/>
        </w:rPr>
        <w:t>字词融合的</w:t>
      </w:r>
      <w:r w:rsidRPr="00C72A3A">
        <w:t>NLU</w:t>
      </w:r>
      <w:r w:rsidRPr="00C72A3A">
        <w:rPr>
          <w:rFonts w:hint="eastAsia"/>
        </w:rPr>
        <w:t>模型</w:t>
      </w:r>
      <w:r w:rsidR="006F6291" w:rsidRPr="00C72A3A">
        <w:t>（</w:t>
      </w:r>
      <w:r w:rsidR="006F6291" w:rsidRPr="00C72A3A">
        <w:rPr>
          <w:rFonts w:eastAsia="Cambria"/>
          <w:kern w:val="0"/>
        </w:rPr>
        <w:t>Word-Phrase Fusion encoding NLU Model</w:t>
      </w:r>
      <w:r w:rsidR="006F6291" w:rsidRPr="00C72A3A">
        <w:rPr>
          <w:kern w:val="0"/>
        </w:rPr>
        <w:t>，</w:t>
      </w:r>
      <w:r w:rsidR="006F6291" w:rsidRPr="00C72A3A">
        <w:rPr>
          <w:rFonts w:eastAsia="Cambria"/>
          <w:kern w:val="0"/>
        </w:rPr>
        <w:t>WPFe</w:t>
      </w:r>
      <w:r w:rsidR="006F6291" w:rsidRPr="00C72A3A">
        <w:rPr>
          <w:kern w:val="0"/>
        </w:rPr>
        <w:t>）</w:t>
      </w:r>
      <w:r w:rsidR="006F6291">
        <w:rPr>
          <w:rFonts w:hint="eastAsia"/>
          <w:kern w:val="0"/>
        </w:rPr>
        <w:t>和基于解码层字词融合的</w:t>
      </w:r>
      <w:r w:rsidR="006F6291">
        <w:rPr>
          <w:rFonts w:hint="eastAsia"/>
          <w:kern w:val="0"/>
        </w:rPr>
        <w:t>NLU</w:t>
      </w:r>
      <w:r w:rsidR="006F6291">
        <w:rPr>
          <w:rFonts w:hint="eastAsia"/>
          <w:kern w:val="0"/>
        </w:rPr>
        <w:t>模型</w:t>
      </w:r>
      <w:r w:rsidR="006F6291" w:rsidRPr="00C72A3A">
        <w:t>（</w:t>
      </w:r>
      <w:r w:rsidR="006F6291" w:rsidRPr="00C72A3A">
        <w:rPr>
          <w:rFonts w:eastAsia="Cambria"/>
          <w:kern w:val="0"/>
        </w:rPr>
        <w:t xml:space="preserve">Word-Phrase Fusion </w:t>
      </w:r>
      <w:r w:rsidR="006F6291">
        <w:rPr>
          <w:rFonts w:eastAsiaTheme="minorEastAsia" w:hint="eastAsia"/>
          <w:kern w:val="0"/>
        </w:rPr>
        <w:t>de</w:t>
      </w:r>
      <w:r w:rsidR="006F6291" w:rsidRPr="00C72A3A">
        <w:rPr>
          <w:rFonts w:eastAsia="Cambria"/>
          <w:kern w:val="0"/>
        </w:rPr>
        <w:t>coding NLU Model</w:t>
      </w:r>
      <w:r w:rsidR="006F6291" w:rsidRPr="00C72A3A">
        <w:rPr>
          <w:kern w:val="0"/>
        </w:rPr>
        <w:t>，</w:t>
      </w:r>
      <w:r w:rsidR="006F6291" w:rsidRPr="00C72A3A">
        <w:rPr>
          <w:rFonts w:eastAsia="Cambria"/>
          <w:kern w:val="0"/>
        </w:rPr>
        <w:t>WPF</w:t>
      </w:r>
      <w:r w:rsidR="006F6291">
        <w:rPr>
          <w:rFonts w:eastAsiaTheme="minorEastAsia" w:hint="eastAsia"/>
          <w:kern w:val="0"/>
        </w:rPr>
        <w:t>d</w:t>
      </w:r>
      <w:r w:rsidR="006F6291" w:rsidRPr="00C72A3A">
        <w:rPr>
          <w:kern w:val="0"/>
        </w:rPr>
        <w:t>）</w:t>
      </w:r>
      <w:r w:rsidRPr="00C72A3A">
        <w:rPr>
          <w:rFonts w:hint="eastAsia"/>
        </w:rPr>
        <w:t>，以字为基本单位，分别在编码层和解码层融合词级别嵌入向量表示，</w:t>
      </w:r>
      <w:r w:rsidRPr="00C72A3A">
        <w:t>综合</w:t>
      </w:r>
      <w:r w:rsidRPr="00483219">
        <w:t>考虑</w:t>
      </w:r>
      <w:r w:rsidRPr="00483219">
        <w:rPr>
          <w:rFonts w:hint="eastAsia"/>
        </w:rPr>
        <w:t>语句</w:t>
      </w:r>
      <w:r w:rsidRPr="00483219">
        <w:t>字级别和词级别的语义信息</w:t>
      </w:r>
      <w:r w:rsidRPr="00483219">
        <w:rPr>
          <w:rFonts w:hint="eastAsia"/>
        </w:rPr>
        <w:t>，保持词语在编码和解码时的完整性，同时避免</w:t>
      </w:r>
      <w:r w:rsidRPr="00483219">
        <w:rPr>
          <w:rFonts w:hint="eastAsia"/>
        </w:rPr>
        <w:t>P</w:t>
      </w:r>
      <w:r>
        <w:rPr>
          <w:rFonts w:hint="eastAsia"/>
        </w:rPr>
        <w:t>Bert</w:t>
      </w:r>
      <w:r w:rsidRPr="00483219">
        <w:rPr>
          <w:rFonts w:hint="eastAsia"/>
        </w:rPr>
        <w:t>对于分词结的完全依赖</w:t>
      </w:r>
      <w:r>
        <w:rPr>
          <w:rFonts w:hint="eastAsia"/>
        </w:rPr>
        <w:t>。</w:t>
      </w:r>
      <w:r w:rsidR="008D33A8">
        <w:rPr>
          <w:rFonts w:hint="eastAsia"/>
        </w:rPr>
        <w:t>此外</w:t>
      </w:r>
      <w:r>
        <w:rPr>
          <w:rFonts w:hint="eastAsia"/>
        </w:rPr>
        <w:t>，本文</w:t>
      </w:r>
      <w:r w:rsidRPr="00483219">
        <w:rPr>
          <w:rFonts w:hint="eastAsia"/>
        </w:rPr>
        <w:t>提出</w:t>
      </w:r>
      <w:r>
        <w:rPr>
          <w:rFonts w:hint="eastAsia"/>
        </w:rPr>
        <w:t>了</w:t>
      </w:r>
      <w:r w:rsidRPr="00483219">
        <w:rPr>
          <w:rFonts w:hint="eastAsia"/>
        </w:rPr>
        <w:t>邻近自注意力机制和序列连续一致性损失</w:t>
      </w:r>
      <w:r>
        <w:rPr>
          <w:rFonts w:hint="eastAsia"/>
        </w:rPr>
        <w:t>，</w:t>
      </w:r>
      <w:r w:rsidRPr="00483219">
        <w:rPr>
          <w:rFonts w:hint="eastAsia"/>
        </w:rPr>
        <w:t>提高相邻位置信息权重，降低由于词编码序列缩短而造成的上下文联系减弱的影响，</w:t>
      </w:r>
      <w:r w:rsidR="008A2DE0">
        <w:rPr>
          <w:rFonts w:hint="eastAsia"/>
        </w:rPr>
        <w:t>并</w:t>
      </w:r>
      <w:r w:rsidRPr="00483219">
        <w:rPr>
          <w:rFonts w:hint="eastAsia"/>
        </w:rPr>
        <w:t>比较</w:t>
      </w:r>
      <w:r w:rsidRPr="00483219">
        <w:t>真实槽标签</w:t>
      </w:r>
      <w:r w:rsidRPr="00483219">
        <w:rPr>
          <w:rFonts w:hint="eastAsia"/>
        </w:rPr>
        <w:t>与预测槽标签</w:t>
      </w:r>
      <w:r w:rsidRPr="00483219">
        <w:t>之间的</w:t>
      </w:r>
      <w:r w:rsidRPr="00483219">
        <w:rPr>
          <w:rFonts w:hint="eastAsia"/>
        </w:rPr>
        <w:t>连续性特征</w:t>
      </w:r>
      <w:r w:rsidRPr="00483219">
        <w:t>，</w:t>
      </w:r>
      <w:r w:rsidRPr="00483219">
        <w:rPr>
          <w:rFonts w:hint="eastAsia"/>
        </w:rPr>
        <w:t>为连续性不一致槽位</w:t>
      </w:r>
      <w:r>
        <w:rPr>
          <w:rFonts w:hint="eastAsia"/>
        </w:rPr>
        <w:t>进行特殊惩罚，</w:t>
      </w:r>
      <w:r w:rsidRPr="00483219">
        <w:t>减少在预测标签时可能出现的断层和不连续性</w:t>
      </w:r>
      <w:r>
        <w:rPr>
          <w:rFonts w:hint="eastAsia"/>
        </w:rPr>
        <w:t>。</w:t>
      </w:r>
    </w:p>
    <w:p w14:paraId="534AC3D3" w14:textId="50A89900" w:rsidR="00212359" w:rsidRPr="00216A12" w:rsidRDefault="00212359" w:rsidP="00212359">
      <w:pPr>
        <w:ind w:firstLine="480"/>
      </w:pPr>
      <w:r w:rsidRPr="00216A12">
        <w:rPr>
          <w:rFonts w:hint="eastAsia"/>
        </w:rPr>
        <w:t>（</w:t>
      </w:r>
      <w:r w:rsidRPr="00216A12">
        <w:rPr>
          <w:rFonts w:hint="eastAsia"/>
        </w:rPr>
        <w:t>2</w:t>
      </w:r>
      <w:r w:rsidRPr="00216A12">
        <w:rPr>
          <w:rFonts w:hint="eastAsia"/>
        </w:rPr>
        <w:t>）</w:t>
      </w:r>
      <w:r w:rsidR="0071412F">
        <w:rPr>
          <w:rFonts w:hint="eastAsia"/>
        </w:rPr>
        <w:t>面向</w:t>
      </w:r>
      <w:r w:rsidRPr="00216A12">
        <w:rPr>
          <w:rFonts w:hint="eastAsia"/>
        </w:rPr>
        <w:t>未见指标项的</w:t>
      </w:r>
      <w:r w:rsidRPr="00216A12">
        <w:rPr>
          <w:rFonts w:hint="eastAsia"/>
        </w:rPr>
        <w:t>NLU</w:t>
      </w:r>
      <w:r w:rsidRPr="00216A12">
        <w:rPr>
          <w:rFonts w:hint="eastAsia"/>
        </w:rPr>
        <w:t>模型设计</w:t>
      </w:r>
      <w:r w:rsidR="00FB28BD">
        <w:rPr>
          <w:rFonts w:hint="eastAsia"/>
        </w:rPr>
        <w:t>与优化</w:t>
      </w:r>
      <w:r w:rsidRPr="00216A12">
        <w:t>。</w:t>
      </w:r>
      <w:r>
        <w:rPr>
          <w:rFonts w:hint="eastAsia"/>
        </w:rPr>
        <w:t>首先，本文设计了</w:t>
      </w:r>
      <w:r w:rsidRPr="00216A12">
        <w:rPr>
          <w:rFonts w:hint="eastAsia"/>
        </w:rPr>
        <w:t>基于</w:t>
      </w:r>
      <w:r w:rsidRPr="00216A12">
        <w:rPr>
          <w:rFonts w:hint="eastAsia"/>
        </w:rPr>
        <w:t>Spacy</w:t>
      </w:r>
      <w:r w:rsidRPr="00216A12">
        <w:rPr>
          <w:rFonts w:hint="eastAsia"/>
        </w:rPr>
        <w:t>句法分析树的意图</w:t>
      </w:r>
      <w:r w:rsidRPr="00216A12">
        <w:rPr>
          <w:rFonts w:hint="eastAsia"/>
        </w:rPr>
        <w:t>-</w:t>
      </w:r>
      <w:proofErr w:type="gramStart"/>
      <w:r w:rsidRPr="00216A12">
        <w:rPr>
          <w:rFonts w:hint="eastAsia"/>
        </w:rPr>
        <w:t>槽联合</w:t>
      </w:r>
      <w:proofErr w:type="gramEnd"/>
      <w:r w:rsidRPr="00216A12">
        <w:rPr>
          <w:rFonts w:hint="eastAsia"/>
        </w:rPr>
        <w:t>模型</w:t>
      </w:r>
      <w:r w:rsidR="00215024" w:rsidRPr="004F58C8">
        <w:rPr>
          <w:rFonts w:hint="eastAsia"/>
          <w:color w:val="000000" w:themeColor="text1"/>
        </w:rPr>
        <w:t>（</w:t>
      </w:r>
      <w:r w:rsidR="00215024" w:rsidRPr="004F58C8">
        <w:rPr>
          <w:rFonts w:hint="eastAsia"/>
          <w:color w:val="000000" w:themeColor="text1"/>
        </w:rPr>
        <w:t>Spacy Syntax Intent-Slot</w:t>
      </w:r>
      <w:r w:rsidR="00215024" w:rsidRPr="004F58C8">
        <w:rPr>
          <w:rFonts w:hint="eastAsia"/>
          <w:color w:val="000000" w:themeColor="text1"/>
        </w:rPr>
        <w:t>，</w:t>
      </w:r>
      <w:r w:rsidR="00215024" w:rsidRPr="004F58C8">
        <w:rPr>
          <w:rFonts w:hint="eastAsia"/>
          <w:color w:val="000000" w:themeColor="text1"/>
        </w:rPr>
        <w:t>SSIS</w:t>
      </w:r>
      <w:r w:rsidR="00215024" w:rsidRPr="004F58C8">
        <w:rPr>
          <w:rFonts w:hint="eastAsia"/>
          <w:color w:val="000000" w:themeColor="text1"/>
        </w:rPr>
        <w:t>）</w:t>
      </w:r>
      <w:r w:rsidRPr="00216A12">
        <w:rPr>
          <w:rFonts w:hint="eastAsia"/>
        </w:rPr>
        <w:t>。</w:t>
      </w:r>
      <w:r w:rsidRPr="00216A12">
        <w:t>引入</w:t>
      </w:r>
      <w:r w:rsidRPr="00216A12">
        <w:t>Spacy</w:t>
      </w:r>
      <w:r w:rsidRPr="00216A12">
        <w:t>句法分析树，</w:t>
      </w:r>
      <w:r w:rsidRPr="00216A12">
        <w:rPr>
          <w:rFonts w:hint="eastAsia"/>
        </w:rPr>
        <w:t>得到词间依赖关系与词内依赖关系，并</w:t>
      </w:r>
      <w:r w:rsidRPr="00216A12">
        <w:t>构造依赖关系三元组</w:t>
      </w:r>
      <w:r>
        <w:rPr>
          <w:rFonts w:hint="eastAsia"/>
        </w:rPr>
        <w:t>，</w:t>
      </w:r>
      <w:r w:rsidRPr="00E4249A">
        <w:rPr>
          <w:rFonts w:ascii="宋体" w:hAnsi="宋体" w:hint="eastAsia"/>
        </w:rPr>
        <w:t>解决依赖树结构融入</w:t>
      </w:r>
      <w:proofErr w:type="gramStart"/>
      <w:r w:rsidRPr="00E4249A">
        <w:rPr>
          <w:rFonts w:ascii="宋体" w:hAnsi="宋体" w:hint="eastAsia"/>
        </w:rPr>
        <w:t>字级特征</w:t>
      </w:r>
      <w:proofErr w:type="gramEnd"/>
      <w:r w:rsidRPr="00E4249A">
        <w:rPr>
          <w:rFonts w:ascii="宋体" w:hAnsi="宋体" w:hint="eastAsia"/>
        </w:rPr>
        <w:t>模型的冲突</w:t>
      </w:r>
      <w:r>
        <w:rPr>
          <w:rFonts w:ascii="宋体" w:hAnsi="宋体" w:hint="eastAsia"/>
        </w:rPr>
        <w:t>；</w:t>
      </w:r>
      <w:r w:rsidRPr="00216A12">
        <w:rPr>
          <w:rFonts w:hint="eastAsia"/>
        </w:rPr>
        <w:t>通过添加父节点嵌入层和关系嵌入</w:t>
      </w:r>
      <w:proofErr w:type="gramStart"/>
      <w:r w:rsidRPr="00216A12">
        <w:rPr>
          <w:rFonts w:hint="eastAsia"/>
        </w:rPr>
        <w:t>层实现</w:t>
      </w:r>
      <w:proofErr w:type="gramEnd"/>
      <w:r w:rsidRPr="00216A12">
        <w:rPr>
          <w:rFonts w:hint="eastAsia"/>
        </w:rPr>
        <w:t>对外部文法知识的引入，捕捉词语间语法关系和层级结构，提高模型在未</w:t>
      </w:r>
      <w:r>
        <w:rPr>
          <w:rFonts w:hint="eastAsia"/>
        </w:rPr>
        <w:t>见</w:t>
      </w:r>
      <w:r w:rsidRPr="00216A12">
        <w:rPr>
          <w:rFonts w:hint="eastAsia"/>
        </w:rPr>
        <w:t>指标项查询语句的性能</w:t>
      </w:r>
      <w:r>
        <w:rPr>
          <w:rFonts w:hint="eastAsia"/>
        </w:rPr>
        <w:t>；并为槽填充任务引入意图识别结果</w:t>
      </w:r>
      <w:r w:rsidRPr="00216A12">
        <w:t>，</w:t>
      </w:r>
      <w:r w:rsidRPr="00216A12">
        <w:rPr>
          <w:rFonts w:hint="eastAsia"/>
        </w:rPr>
        <w:t>实现</w:t>
      </w:r>
      <w:r w:rsidRPr="00216A12">
        <w:t>意图信息限制槽填充任</w:t>
      </w:r>
      <w:r w:rsidRPr="00216A12">
        <w:lastRenderedPageBreak/>
        <w:t>务的识别</w:t>
      </w:r>
      <w:r>
        <w:rPr>
          <w:rFonts w:hint="eastAsia"/>
        </w:rPr>
        <w:t>，</w:t>
      </w:r>
      <w:r w:rsidRPr="00216A12">
        <w:rPr>
          <w:rFonts w:hint="eastAsia"/>
        </w:rPr>
        <w:t>解决意图专属槽位和识别意图不匹配的问题</w:t>
      </w:r>
      <w:r>
        <w:rPr>
          <w:rFonts w:hint="eastAsia"/>
        </w:rPr>
        <w:t>。其次，</w:t>
      </w:r>
      <w:r w:rsidRPr="00216A12">
        <w:rPr>
          <w:rFonts w:hint="eastAsia"/>
        </w:rPr>
        <w:t>构造</w:t>
      </w:r>
      <w:r>
        <w:rPr>
          <w:rFonts w:hint="eastAsia"/>
        </w:rPr>
        <w:t>了</w:t>
      </w:r>
      <w:r w:rsidRPr="00216A12">
        <w:rPr>
          <w:rFonts w:hint="eastAsia"/>
        </w:rPr>
        <w:t>基于大模型迭代数据增强的</w:t>
      </w:r>
      <w:r w:rsidRPr="00216A12">
        <w:rPr>
          <w:rFonts w:hint="eastAsia"/>
        </w:rPr>
        <w:t>NLU</w:t>
      </w:r>
      <w:r w:rsidRPr="00216A12">
        <w:rPr>
          <w:rFonts w:hint="eastAsia"/>
        </w:rPr>
        <w:t>模型</w:t>
      </w:r>
      <w:r>
        <w:rPr>
          <w:rFonts w:hint="eastAsia"/>
        </w:rPr>
        <w:t>，采用迭代式多阶段策略</w:t>
      </w:r>
      <w:r w:rsidRPr="00216A12">
        <w:rPr>
          <w:rFonts w:hint="eastAsia"/>
        </w:rPr>
        <w:t>。</w:t>
      </w:r>
      <w:r>
        <w:rPr>
          <w:rFonts w:hint="eastAsia"/>
        </w:rPr>
        <w:t>每个阶段包括</w:t>
      </w:r>
      <w:r w:rsidRPr="00216A12">
        <w:rPr>
          <w:rFonts w:hint="eastAsia"/>
        </w:rPr>
        <w:t>三个步骤：</w:t>
      </w:r>
      <w:r>
        <w:rPr>
          <w:rFonts w:hint="eastAsia"/>
        </w:rPr>
        <w:t>第一步基于</w:t>
      </w:r>
      <w:r w:rsidRPr="00216A12">
        <w:rPr>
          <w:rFonts w:hint="eastAsia"/>
        </w:rPr>
        <w:t>大语言模型</w:t>
      </w:r>
      <w:r>
        <w:rPr>
          <w:rFonts w:hint="eastAsia"/>
        </w:rPr>
        <w:t>二段式</w:t>
      </w:r>
      <w:r w:rsidRPr="00216A12">
        <w:rPr>
          <w:rFonts w:hint="eastAsia"/>
        </w:rPr>
        <w:t>数据增强，利用</w:t>
      </w:r>
      <w:r w:rsidRPr="00216A12">
        <w:rPr>
          <w:rFonts w:hint="eastAsia"/>
        </w:rPr>
        <w:t>LLM</w:t>
      </w:r>
      <w:r>
        <w:rPr>
          <w:rFonts w:hint="eastAsia"/>
        </w:rPr>
        <w:t>强大的</w:t>
      </w:r>
      <w:r w:rsidRPr="00216A12">
        <w:rPr>
          <w:rFonts w:hint="eastAsia"/>
        </w:rPr>
        <w:t>生成能力，为</w:t>
      </w:r>
      <w:r w:rsidR="0086226B">
        <w:rPr>
          <w:rFonts w:hint="eastAsia"/>
        </w:rPr>
        <w:t>SSIS</w:t>
      </w:r>
      <w:r w:rsidRPr="00216A12">
        <w:rPr>
          <w:rFonts w:hint="eastAsia"/>
        </w:rPr>
        <w:t>模型生成句式多样化的训练样本；</w:t>
      </w:r>
      <w:r>
        <w:rPr>
          <w:rFonts w:hint="eastAsia"/>
        </w:rPr>
        <w:t>第二步是是动态适配性样本筛选，旨在</w:t>
      </w:r>
      <w:r w:rsidRPr="00216A12">
        <w:rPr>
          <w:rFonts w:hint="eastAsia"/>
        </w:rPr>
        <w:t>使用前一阶段训练好的模型</w:t>
      </w:r>
      <w:r>
        <w:rPr>
          <w:rFonts w:hint="eastAsia"/>
        </w:rPr>
        <w:t>筛选出当前模型认为正确的样本数据</w:t>
      </w:r>
      <w:r w:rsidRPr="00216A12">
        <w:rPr>
          <w:rFonts w:hint="eastAsia"/>
        </w:rPr>
        <w:t>；</w:t>
      </w:r>
      <w:r>
        <w:rPr>
          <w:rFonts w:hint="eastAsia"/>
        </w:rPr>
        <w:t>第三步是模型微调，</w:t>
      </w:r>
      <w:r w:rsidRPr="00216A12">
        <w:rPr>
          <w:rFonts w:hint="eastAsia"/>
        </w:rPr>
        <w:t>将筛选后的训练样本与上一阶段训练样本合并，重头微调，</w:t>
      </w:r>
      <w:r>
        <w:rPr>
          <w:rFonts w:hint="eastAsia"/>
        </w:rPr>
        <w:t>得到新的基线模型，</w:t>
      </w:r>
      <w:r w:rsidRPr="00216A12">
        <w:rPr>
          <w:rFonts w:hint="eastAsia"/>
        </w:rPr>
        <w:t>作为下一阶段样本</w:t>
      </w:r>
      <w:r>
        <w:rPr>
          <w:rFonts w:hint="eastAsia"/>
        </w:rPr>
        <w:t>筛选</w:t>
      </w:r>
      <w:r w:rsidRPr="00216A12">
        <w:rPr>
          <w:rFonts w:hint="eastAsia"/>
        </w:rPr>
        <w:t>的</w:t>
      </w:r>
      <w:r>
        <w:rPr>
          <w:rFonts w:hint="eastAsia"/>
        </w:rPr>
        <w:t>基础</w:t>
      </w:r>
      <w:r w:rsidRPr="00216A12">
        <w:rPr>
          <w:rFonts w:hint="eastAsia"/>
        </w:rPr>
        <w:t>。</w:t>
      </w:r>
    </w:p>
    <w:p w14:paraId="76474A8B" w14:textId="6C6B80B9" w:rsidR="00212359" w:rsidRDefault="00212359" w:rsidP="00212359">
      <w:pPr>
        <w:ind w:firstLine="480"/>
      </w:pPr>
      <w:r w:rsidRPr="000C267C">
        <w:rPr>
          <w:rFonts w:hint="eastAsia"/>
        </w:rPr>
        <w:t>（</w:t>
      </w:r>
      <w:r w:rsidRPr="000C267C">
        <w:rPr>
          <w:rFonts w:hint="eastAsia"/>
        </w:rPr>
        <w:t>3</w:t>
      </w:r>
      <w:r w:rsidRPr="000C267C">
        <w:rPr>
          <w:rFonts w:hint="eastAsia"/>
        </w:rPr>
        <w:t>）</w:t>
      </w:r>
      <w:r w:rsidRPr="000C267C">
        <w:rPr>
          <w:rFonts w:hint="eastAsia"/>
        </w:rPr>
        <w:t>NLU</w:t>
      </w:r>
      <w:r w:rsidRPr="000C267C">
        <w:rPr>
          <w:rFonts w:hint="eastAsia"/>
        </w:rPr>
        <w:t>模型管理系统。</w:t>
      </w:r>
      <w:r>
        <w:rPr>
          <w:rFonts w:hint="eastAsia"/>
        </w:rPr>
        <w:t>该系统以界面化的方式，</w:t>
      </w:r>
      <w:r w:rsidRPr="000C267C">
        <w:rPr>
          <w:rFonts w:hint="eastAsia"/>
        </w:rPr>
        <w:t>定期</w:t>
      </w:r>
      <w:r>
        <w:rPr>
          <w:rFonts w:hint="eastAsia"/>
        </w:rPr>
        <w:t>引入</w:t>
      </w:r>
      <w:r w:rsidRPr="000C267C">
        <w:rPr>
          <w:rFonts w:hint="eastAsia"/>
        </w:rPr>
        <w:t>用户查询语句中语义解析错误的</w:t>
      </w:r>
      <w:r>
        <w:rPr>
          <w:rFonts w:hint="eastAsia"/>
        </w:rPr>
        <w:t>B</w:t>
      </w:r>
      <w:r w:rsidRPr="000C267C">
        <w:t>ad-</w:t>
      </w:r>
      <w:r>
        <w:rPr>
          <w:rFonts w:hint="eastAsia"/>
        </w:rPr>
        <w:t>C</w:t>
      </w:r>
      <w:r w:rsidRPr="000C267C">
        <w:t>as</w:t>
      </w:r>
      <w:r>
        <w:rPr>
          <w:rFonts w:hint="eastAsia"/>
        </w:rPr>
        <w:t>e</w:t>
      </w:r>
      <w:r w:rsidRPr="000C267C">
        <w:rPr>
          <w:rFonts w:hint="eastAsia"/>
        </w:rPr>
        <w:t>，</w:t>
      </w:r>
      <w:r>
        <w:rPr>
          <w:rFonts w:hint="eastAsia"/>
        </w:rPr>
        <w:t>通过问题模板管理模块和测试样本管理模块，</w:t>
      </w:r>
      <w:r w:rsidRPr="000C267C">
        <w:rPr>
          <w:rFonts w:hint="eastAsia"/>
        </w:rPr>
        <w:t>将收集到的</w:t>
      </w:r>
      <w:r>
        <w:rPr>
          <w:rFonts w:hint="eastAsia"/>
        </w:rPr>
        <w:t>错误案例</w:t>
      </w:r>
      <w:r w:rsidRPr="000C267C">
        <w:rPr>
          <w:rFonts w:hint="eastAsia"/>
        </w:rPr>
        <w:t>添加到问题模板和测试样本中，</w:t>
      </w:r>
      <w:r>
        <w:rPr>
          <w:rFonts w:hint="eastAsia"/>
        </w:rPr>
        <w:t>并实现自动化样本生成与模型训练</w:t>
      </w:r>
      <w:r w:rsidRPr="000C267C">
        <w:rPr>
          <w:rFonts w:hint="eastAsia"/>
        </w:rPr>
        <w:t>。</w:t>
      </w:r>
      <w:r>
        <w:rPr>
          <w:rFonts w:hint="eastAsia"/>
        </w:rPr>
        <w:t>并通过模型版本管理模</w:t>
      </w:r>
      <w:r w:rsidRPr="00BB529B">
        <w:rPr>
          <w:rFonts w:hint="eastAsia"/>
          <w:color w:val="000000" w:themeColor="text1"/>
        </w:rPr>
        <w:t>块查看、下载和删除各个版本的</w:t>
      </w:r>
      <w:r w:rsidRPr="00BB529B">
        <w:rPr>
          <w:rFonts w:hint="eastAsia"/>
          <w:color w:val="000000" w:themeColor="text1"/>
          <w:lang w:eastAsia="zh"/>
        </w:rPr>
        <w:t>模型训练数据</w:t>
      </w:r>
      <w:r w:rsidRPr="00BB529B">
        <w:rPr>
          <w:rFonts w:hint="eastAsia"/>
          <w:color w:val="000000" w:themeColor="text1"/>
        </w:rPr>
        <w:t>，</w:t>
      </w:r>
      <w:r w:rsidRPr="000C267C">
        <w:t>使其能够追踪模型性能的变化，并在需要时选择特定版本的模型进行应用。</w:t>
      </w:r>
    </w:p>
    <w:p w14:paraId="2803AEFC" w14:textId="77777777" w:rsidR="00212359" w:rsidRPr="005356AB" w:rsidRDefault="00212359" w:rsidP="00212359">
      <w:pPr>
        <w:pStyle w:val="2"/>
      </w:pPr>
      <w:bookmarkStart w:id="22" w:name="_Toc194845614"/>
      <w:r w:rsidRPr="005356AB">
        <w:rPr>
          <w:rFonts w:hint="eastAsia"/>
        </w:rPr>
        <w:t>1.4</w:t>
      </w:r>
      <w:r>
        <w:rPr>
          <w:rFonts w:hint="eastAsia"/>
        </w:rPr>
        <w:t>论文</w:t>
      </w:r>
      <w:r w:rsidRPr="005356AB">
        <w:rPr>
          <w:rFonts w:hint="eastAsia"/>
        </w:rPr>
        <w:t>组织结构</w:t>
      </w:r>
      <w:bookmarkEnd w:id="22"/>
    </w:p>
    <w:p w14:paraId="305CB005" w14:textId="77777777" w:rsidR="00212359" w:rsidRDefault="00212359" w:rsidP="00212359">
      <w:pPr>
        <w:ind w:firstLine="480"/>
      </w:pPr>
      <w:r>
        <w:rPr>
          <w:rFonts w:hint="eastAsia"/>
        </w:rPr>
        <w:t>本文组织结构如下所示：</w:t>
      </w:r>
    </w:p>
    <w:p w14:paraId="6ED98BAD" w14:textId="77777777" w:rsidR="00212359" w:rsidRDefault="00212359" w:rsidP="00212359">
      <w:pPr>
        <w:ind w:firstLine="480"/>
      </w:pPr>
      <w:r w:rsidRPr="00A9023C">
        <w:rPr>
          <w:rFonts w:hint="eastAsia"/>
        </w:rPr>
        <w:t>第一章为绪论，概括了本文的选题背景、研究意义、国内外的研究现状和进展，并介绍了本文的研究内容与组织结构。</w:t>
      </w:r>
    </w:p>
    <w:p w14:paraId="2AD06037" w14:textId="768A61D8" w:rsidR="00212359" w:rsidRDefault="00212359" w:rsidP="00212359">
      <w:pPr>
        <w:ind w:firstLine="480"/>
      </w:pPr>
      <w:r w:rsidRPr="00A9023C">
        <w:rPr>
          <w:rFonts w:hint="eastAsia"/>
        </w:rPr>
        <w:t>第二章介绍了本文研究相关的技术。该章首先</w:t>
      </w:r>
      <w:r w:rsidR="00EC1160">
        <w:rPr>
          <w:rFonts w:hint="eastAsia"/>
        </w:rPr>
        <w:t>详细</w:t>
      </w:r>
      <w:r w:rsidRPr="00A9023C">
        <w:rPr>
          <w:rFonts w:hint="eastAsia"/>
        </w:rPr>
        <w:t>阐述了</w:t>
      </w:r>
      <w:r w:rsidR="00EC1160">
        <w:rPr>
          <w:rFonts w:hint="eastAsia"/>
        </w:rPr>
        <w:t>常见的自然语言理解技术</w:t>
      </w:r>
      <w:r w:rsidRPr="00A9023C">
        <w:rPr>
          <w:rFonts w:hint="eastAsia"/>
        </w:rPr>
        <w:t>，最后对常见的编码方式、依存句法分析和提示过程进行了归纳。</w:t>
      </w:r>
    </w:p>
    <w:p w14:paraId="1707D4E8" w14:textId="4F879D43" w:rsidR="00212359" w:rsidRPr="00A9023C" w:rsidRDefault="00212359" w:rsidP="00212359">
      <w:pPr>
        <w:ind w:firstLine="480"/>
      </w:pPr>
      <w:r w:rsidRPr="00A9023C">
        <w:rPr>
          <w:rFonts w:hint="eastAsia"/>
        </w:rPr>
        <w:t>第三章</w:t>
      </w:r>
      <w:r w:rsidR="002F0C5F">
        <w:rPr>
          <w:rFonts w:hint="eastAsia"/>
        </w:rPr>
        <w:t>介绍了</w:t>
      </w:r>
      <w:r w:rsidR="002F0C5F" w:rsidRPr="00C72A3A">
        <w:rPr>
          <w:rFonts w:hint="eastAsia"/>
        </w:rPr>
        <w:t>基于</w:t>
      </w:r>
      <w:r w:rsidR="00F8547B">
        <w:rPr>
          <w:rFonts w:hint="eastAsia"/>
        </w:rPr>
        <w:t>字词融合</w:t>
      </w:r>
      <w:r w:rsidR="002F0C5F" w:rsidRPr="00C72A3A">
        <w:rPr>
          <w:rFonts w:hint="eastAsia"/>
        </w:rPr>
        <w:t>的</w:t>
      </w:r>
      <w:r w:rsidR="002F0C5F" w:rsidRPr="00C72A3A">
        <w:rPr>
          <w:rFonts w:hint="eastAsia"/>
        </w:rPr>
        <w:t>NLU</w:t>
      </w:r>
      <w:r w:rsidR="002F0C5F" w:rsidRPr="00C72A3A">
        <w:rPr>
          <w:rFonts w:hint="eastAsia"/>
        </w:rPr>
        <w:t>模型</w:t>
      </w:r>
      <w:r w:rsidRPr="00A9023C">
        <w:rPr>
          <w:rFonts w:hint="eastAsia"/>
        </w:rPr>
        <w:t>，着重讨论了该模型在编码方式层面的优化研究。论述了电力指标问答系统以字为基本单位编码模型存在的问题，提出了基于词编码、编码层字词融合、解码层字词融合的</w:t>
      </w:r>
      <w:r w:rsidRPr="00A9023C">
        <w:rPr>
          <w:rFonts w:hint="eastAsia"/>
        </w:rPr>
        <w:t>NLU</w:t>
      </w:r>
      <w:r w:rsidRPr="00A9023C">
        <w:rPr>
          <w:rFonts w:hint="eastAsia"/>
        </w:rPr>
        <w:t>模型。</w:t>
      </w:r>
      <w:r>
        <w:rPr>
          <w:rFonts w:hint="eastAsia"/>
        </w:rPr>
        <w:t>并</w:t>
      </w:r>
      <w:r w:rsidRPr="00A9023C">
        <w:rPr>
          <w:rFonts w:hint="eastAsia"/>
        </w:rPr>
        <w:t>引入邻近</w:t>
      </w:r>
      <w:r w:rsidR="002F0C5F">
        <w:rPr>
          <w:rFonts w:hint="eastAsia"/>
        </w:rPr>
        <w:t>自注意力</w:t>
      </w:r>
      <w:r w:rsidRPr="00A9023C">
        <w:rPr>
          <w:rFonts w:hint="eastAsia"/>
        </w:rPr>
        <w:t>机制和序列连续一致性损失计算方法，以解决词编码序列缩短造成</w:t>
      </w:r>
      <w:proofErr w:type="gramStart"/>
      <w:r w:rsidRPr="00A9023C">
        <w:rPr>
          <w:rFonts w:hint="eastAsia"/>
        </w:rPr>
        <w:t>的槽值合并</w:t>
      </w:r>
      <w:proofErr w:type="gramEnd"/>
      <w:r w:rsidRPr="00A9023C">
        <w:rPr>
          <w:rFonts w:hint="eastAsia"/>
        </w:rPr>
        <w:t>问题</w:t>
      </w:r>
      <w:r>
        <w:rPr>
          <w:rFonts w:hint="eastAsia"/>
        </w:rPr>
        <w:t>和词语</w:t>
      </w:r>
      <w:r w:rsidR="002F0C5F">
        <w:rPr>
          <w:rFonts w:hint="eastAsia"/>
        </w:rPr>
        <w:t>识别</w:t>
      </w:r>
      <w:r>
        <w:rPr>
          <w:rFonts w:hint="eastAsia"/>
        </w:rPr>
        <w:t>断层问题</w:t>
      </w:r>
      <w:r w:rsidRPr="00A9023C">
        <w:rPr>
          <w:rFonts w:hint="eastAsia"/>
        </w:rPr>
        <w:t>。</w:t>
      </w:r>
    </w:p>
    <w:p w14:paraId="227F813B" w14:textId="1442CFE7" w:rsidR="00212359" w:rsidRDefault="00212359" w:rsidP="00212359">
      <w:pPr>
        <w:ind w:firstLine="480"/>
      </w:pPr>
      <w:r>
        <w:rPr>
          <w:rFonts w:hint="eastAsia"/>
        </w:rPr>
        <w:t>第四章介绍了本文提出的</w:t>
      </w:r>
      <w:r w:rsidR="0071412F">
        <w:rPr>
          <w:rFonts w:hint="eastAsia"/>
        </w:rPr>
        <w:t>面向</w:t>
      </w:r>
      <w:r>
        <w:rPr>
          <w:rFonts w:hint="eastAsia"/>
        </w:rPr>
        <w:t>未见指标项的</w:t>
      </w:r>
      <w:r>
        <w:rPr>
          <w:rFonts w:hint="eastAsia"/>
        </w:rPr>
        <w:t>NLU</w:t>
      </w:r>
      <w:r>
        <w:rPr>
          <w:rFonts w:hint="eastAsia"/>
        </w:rPr>
        <w:t>模型</w:t>
      </w:r>
      <w:r w:rsidR="009532A4">
        <w:rPr>
          <w:rFonts w:hint="eastAsia"/>
        </w:rPr>
        <w:t>设计与优化方法</w:t>
      </w:r>
      <w:r>
        <w:rPr>
          <w:rFonts w:hint="eastAsia"/>
        </w:rPr>
        <w:t>。该模型通过引入句法分析树、联合意图</w:t>
      </w:r>
      <w:r w:rsidR="009532A4">
        <w:rPr>
          <w:rFonts w:hint="eastAsia"/>
        </w:rPr>
        <w:t>与</w:t>
      </w:r>
      <w:proofErr w:type="gramStart"/>
      <w:r>
        <w:rPr>
          <w:rFonts w:hint="eastAsia"/>
        </w:rPr>
        <w:t>槽信息</w:t>
      </w:r>
      <w:proofErr w:type="gramEnd"/>
      <w:r>
        <w:rPr>
          <w:rFonts w:hint="eastAsia"/>
        </w:rPr>
        <w:t>并利用大模型强大的生成能力，实现</w:t>
      </w:r>
      <w:r>
        <w:rPr>
          <w:rFonts w:hint="eastAsia"/>
        </w:rPr>
        <w:lastRenderedPageBreak/>
        <w:t>模型在未见指标项上槽填充任务</w:t>
      </w:r>
      <w:r w:rsidR="009532A4">
        <w:rPr>
          <w:rFonts w:hint="eastAsia"/>
        </w:rPr>
        <w:t>上</w:t>
      </w:r>
      <w:r>
        <w:rPr>
          <w:rFonts w:hint="eastAsia"/>
        </w:rPr>
        <w:t>准确率的大幅度提高。</w:t>
      </w:r>
    </w:p>
    <w:p w14:paraId="108D69B6" w14:textId="79AE10FC" w:rsidR="00212359" w:rsidRPr="0094177B" w:rsidRDefault="00212359" w:rsidP="00212359">
      <w:pPr>
        <w:ind w:firstLine="480"/>
      </w:pPr>
      <w:r w:rsidRPr="00AE2019">
        <w:rPr>
          <w:rFonts w:hint="eastAsia"/>
        </w:rPr>
        <w:t>第五章介绍了</w:t>
      </w:r>
      <w:r w:rsidRPr="00AE2019">
        <w:rPr>
          <w:rFonts w:hint="eastAsia"/>
        </w:rPr>
        <w:t>NLU</w:t>
      </w:r>
      <w:r w:rsidRPr="00AE2019">
        <w:rPr>
          <w:rFonts w:hint="eastAsia"/>
        </w:rPr>
        <w:t>模型管理系统</w:t>
      </w:r>
      <w:r>
        <w:rPr>
          <w:rFonts w:hint="eastAsia"/>
        </w:rPr>
        <w:t>的实现</w:t>
      </w:r>
      <w:r w:rsidRPr="00AE2019">
        <w:rPr>
          <w:rFonts w:hint="eastAsia"/>
        </w:rPr>
        <w:t>。该应用通过问题模板管理、测试样本管理、模型管理三个模块</w:t>
      </w:r>
      <w:r w:rsidRPr="00C736DD">
        <w:rPr>
          <w:rFonts w:hint="eastAsia"/>
        </w:rPr>
        <w:t>构建一个可持续迭代的自动化语义解析系统。</w:t>
      </w:r>
      <w:r>
        <w:rPr>
          <w:rFonts w:hint="eastAsia"/>
        </w:rPr>
        <w:t>实现样本生成与模型训练自动化，并</w:t>
      </w:r>
      <w:r w:rsidRPr="00C736DD">
        <w:rPr>
          <w:rFonts w:hint="eastAsia"/>
        </w:rPr>
        <w:t>不断学习用户反馈的过程中，优化模型性能，为智能应用的稳定运行提供可靠的技术支持。</w:t>
      </w:r>
    </w:p>
    <w:p w14:paraId="1C1D2437" w14:textId="3EAAC5D9" w:rsidR="00212359" w:rsidRPr="0094177B" w:rsidRDefault="00212359" w:rsidP="00212359">
      <w:pPr>
        <w:ind w:firstLine="480"/>
      </w:pPr>
      <w:r w:rsidRPr="0094177B">
        <w:rPr>
          <w:rFonts w:hint="eastAsia"/>
        </w:rPr>
        <w:t>第六章是对本文工作内容的总结以及对未来的展望，总结了本文所提出的系统和优化模型的</w:t>
      </w:r>
      <w:r w:rsidR="00824895">
        <w:rPr>
          <w:rFonts w:hint="eastAsia"/>
        </w:rPr>
        <w:t>意义</w:t>
      </w:r>
      <w:r w:rsidRPr="0094177B">
        <w:rPr>
          <w:rFonts w:hint="eastAsia"/>
        </w:rPr>
        <w:t>，并对未来在模型结构等层面可改进的方向进行了探讨。</w:t>
      </w:r>
    </w:p>
    <w:p w14:paraId="25031531" w14:textId="77777777" w:rsidR="00212359" w:rsidRDefault="00212359" w:rsidP="00212359">
      <w:pPr>
        <w:pStyle w:val="a8"/>
        <w:spacing w:line="360" w:lineRule="auto"/>
        <w:ind w:firstLineChars="0" w:firstLine="0"/>
      </w:pPr>
    </w:p>
    <w:p w14:paraId="0250D005" w14:textId="77777777" w:rsidR="00212359" w:rsidRDefault="00212359" w:rsidP="00212359">
      <w:pPr>
        <w:pStyle w:val="a8"/>
        <w:spacing w:line="360" w:lineRule="auto"/>
        <w:ind w:firstLineChars="0" w:firstLine="0"/>
      </w:pPr>
    </w:p>
    <w:p w14:paraId="714913C6" w14:textId="77777777" w:rsidR="00212359" w:rsidRDefault="00212359" w:rsidP="00212359">
      <w:pPr>
        <w:pStyle w:val="a8"/>
        <w:spacing w:line="360" w:lineRule="auto"/>
        <w:ind w:firstLineChars="0" w:firstLine="0"/>
      </w:pPr>
    </w:p>
    <w:p w14:paraId="1B888979" w14:textId="77777777" w:rsidR="00212359" w:rsidRDefault="00212359" w:rsidP="00212359">
      <w:pPr>
        <w:pStyle w:val="a8"/>
        <w:spacing w:line="360" w:lineRule="auto"/>
        <w:ind w:firstLineChars="0" w:firstLine="0"/>
      </w:pPr>
    </w:p>
    <w:p w14:paraId="47F08A5A" w14:textId="77777777" w:rsidR="00212359" w:rsidRDefault="00212359" w:rsidP="00212359">
      <w:pPr>
        <w:pStyle w:val="a8"/>
        <w:spacing w:line="360" w:lineRule="auto"/>
        <w:ind w:firstLineChars="0" w:firstLine="0"/>
      </w:pPr>
    </w:p>
    <w:p w14:paraId="4A4A26A1" w14:textId="77777777" w:rsidR="00212359" w:rsidRDefault="00212359" w:rsidP="00212359">
      <w:pPr>
        <w:pStyle w:val="a8"/>
        <w:spacing w:line="360" w:lineRule="auto"/>
        <w:ind w:firstLineChars="0" w:firstLine="0"/>
        <w:sectPr w:rsidR="00212359" w:rsidSect="008F6394">
          <w:headerReference w:type="even" r:id="rId40"/>
          <w:headerReference w:type="default" r:id="rId41"/>
          <w:footerReference w:type="default" r:id="rId42"/>
          <w:headerReference w:type="first" r:id="rId43"/>
          <w:pgSz w:w="11906" w:h="16838"/>
          <w:pgMar w:top="1134" w:right="1588" w:bottom="1418" w:left="1588" w:header="1429" w:footer="1701" w:gutter="284"/>
          <w:pgNumType w:start="1"/>
          <w:cols w:space="425"/>
          <w:docGrid w:type="lines" w:linePitch="326"/>
        </w:sectPr>
      </w:pPr>
    </w:p>
    <w:p w14:paraId="60F86F8A" w14:textId="6E68C440" w:rsidR="00212359" w:rsidRPr="004975A7" w:rsidRDefault="003E01D6" w:rsidP="008F6394">
      <w:pPr>
        <w:pStyle w:val="1"/>
      </w:pPr>
      <w:bookmarkStart w:id="23" w:name="_Toc30242"/>
      <w:r>
        <w:rPr>
          <w:rFonts w:hint="eastAsia"/>
        </w:rPr>
        <w:lastRenderedPageBreak/>
        <w:t xml:space="preserve"> </w:t>
      </w:r>
      <w:bookmarkStart w:id="24" w:name="_Toc194845615"/>
      <w:r w:rsidR="00EA7655" w:rsidRPr="004975A7">
        <w:rPr>
          <w:rFonts w:hint="eastAsia"/>
        </w:rPr>
        <w:t>相关理论与技术</w:t>
      </w:r>
      <w:bookmarkEnd w:id="23"/>
      <w:bookmarkEnd w:id="24"/>
    </w:p>
    <w:p w14:paraId="35DBEC48" w14:textId="2A707A26" w:rsidR="00212359" w:rsidRPr="000452AB" w:rsidRDefault="000452AB" w:rsidP="000452AB">
      <w:pPr>
        <w:ind w:firstLine="480"/>
        <w:rPr>
          <w:color w:val="000000" w:themeColor="text1"/>
        </w:rPr>
      </w:pPr>
      <w:r w:rsidRPr="000452AB">
        <w:rPr>
          <w:rFonts w:hint="eastAsia"/>
          <w:color w:val="000000" w:themeColor="text1"/>
        </w:rPr>
        <w:t>本章系统地阐述了本研究所涉及的相关理论与技术。首先介绍了自然语言理解任务的三种方法，并对各编码方式的原理、优势、劣势以及在实际应用中面临的挑战与相应解决思路进行了总结。最后本章介绍了序列标注任务、自注意力机制等关键技术的基本概念。</w:t>
      </w:r>
    </w:p>
    <w:p w14:paraId="51045641" w14:textId="77777777" w:rsidR="00212359" w:rsidRPr="008F6394" w:rsidRDefault="00212359" w:rsidP="008F6394">
      <w:pPr>
        <w:pStyle w:val="2"/>
      </w:pPr>
      <w:bookmarkStart w:id="25" w:name="_Toc194845616"/>
      <w:r w:rsidRPr="00D0080B">
        <w:rPr>
          <w:rFonts w:hint="eastAsia"/>
        </w:rPr>
        <w:t>2.1</w:t>
      </w:r>
      <w:r w:rsidRPr="00D0080B">
        <w:rPr>
          <w:rFonts w:hint="eastAsia"/>
        </w:rPr>
        <w:t>自然语言理解技术</w:t>
      </w:r>
      <w:bookmarkEnd w:id="25"/>
    </w:p>
    <w:p w14:paraId="1278C50A" w14:textId="77777777" w:rsidR="000452AB" w:rsidRPr="000452AB" w:rsidRDefault="000452AB" w:rsidP="000452AB">
      <w:pPr>
        <w:ind w:firstLine="480"/>
        <w:rPr>
          <w:color w:val="000000" w:themeColor="text1"/>
        </w:rPr>
      </w:pPr>
      <w:r w:rsidRPr="000452AB">
        <w:rPr>
          <w:rFonts w:hint="eastAsia"/>
          <w:color w:val="000000" w:themeColor="text1"/>
        </w:rPr>
        <w:t>自然语言理解作为人工智能领域的重要研究方向，致力于通过词法分析、句法分析、语义分析等</w:t>
      </w:r>
      <w:r w:rsidRPr="000452AB">
        <w:rPr>
          <w:color w:val="000000" w:themeColor="text1"/>
          <w:vertAlign w:val="superscript"/>
        </w:rPr>
        <w:fldChar w:fldCharType="begin"/>
      </w:r>
      <w:r w:rsidRPr="000452AB">
        <w:rPr>
          <w:color w:val="000000" w:themeColor="text1"/>
          <w:vertAlign w:val="superscript"/>
        </w:rPr>
        <w:instrText xml:space="preserve"> </w:instrText>
      </w:r>
      <w:r w:rsidRPr="000452AB">
        <w:rPr>
          <w:rFonts w:hint="eastAsia"/>
          <w:color w:val="000000" w:themeColor="text1"/>
          <w:vertAlign w:val="superscript"/>
        </w:rPr>
        <w:instrText>REF _Ref191732047 \r \h</w:instrText>
      </w:r>
      <w:r w:rsidRPr="000452AB">
        <w:rPr>
          <w:color w:val="000000" w:themeColor="text1"/>
          <w:vertAlign w:val="superscript"/>
        </w:rPr>
        <w:instrText xml:space="preserve">  \* MERGEFORMAT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[27]</w:t>
      </w:r>
      <w:r w:rsidRPr="000452AB">
        <w:rPr>
          <w:color w:val="000000" w:themeColor="text1"/>
          <w:vertAlign w:val="superscript"/>
        </w:rPr>
        <w:fldChar w:fldCharType="end"/>
      </w:r>
      <w:r w:rsidRPr="000452AB">
        <w:rPr>
          <w:rFonts w:hint="eastAsia"/>
          <w:color w:val="000000" w:themeColor="text1"/>
        </w:rPr>
        <w:t>多个层面的任务，</w:t>
      </w:r>
      <w:r w:rsidRPr="000452AB">
        <w:rPr>
          <w:rFonts w:ascii="Segoe UI" w:hAnsi="Segoe UI" w:cs="Segoe UI"/>
          <w:color w:val="000000" w:themeColor="text1"/>
          <w:shd w:val="clear" w:color="auto" w:fill="FFFFFF"/>
        </w:rPr>
        <w:t>实现计算机对人类语言的深度语义解析与有效交互。</w:t>
      </w:r>
      <w:r w:rsidRPr="000452AB">
        <w:rPr>
          <w:rFonts w:hint="eastAsia"/>
          <w:color w:val="000000" w:themeColor="text1"/>
        </w:rPr>
        <w:t>基于这些任务，计算机</w:t>
      </w:r>
      <w:r w:rsidRPr="000452AB">
        <w:rPr>
          <w:rFonts w:ascii="Segoe UI" w:hAnsi="Segoe UI" w:cs="Segoe UI"/>
          <w:color w:val="000000" w:themeColor="text1"/>
          <w:shd w:val="clear" w:color="auto" w:fill="FFFFFF"/>
        </w:rPr>
        <w:t>能够从文本中提取结构化信息，解析语句的语法层级关系与语义内涵，</w:t>
      </w:r>
      <w:r w:rsidRPr="000452AB">
        <w:rPr>
          <w:rFonts w:hint="eastAsia"/>
          <w:color w:val="000000" w:themeColor="text1"/>
        </w:rPr>
        <w:t>从而实现信息检索、机器翻译、文本摘要等应用</w:t>
      </w:r>
      <w:r w:rsidRPr="000452AB">
        <w:rPr>
          <w:color w:val="000000" w:themeColor="text1"/>
          <w:vertAlign w:val="superscript"/>
        </w:rPr>
        <w:fldChar w:fldCharType="begin"/>
      </w:r>
      <w:r w:rsidRPr="000452AB">
        <w:rPr>
          <w:color w:val="000000" w:themeColor="text1"/>
          <w:vertAlign w:val="superscript"/>
        </w:rPr>
        <w:instrText xml:space="preserve"> REF _Ref192934155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[28]</w:t>
      </w:r>
      <w:r w:rsidRPr="000452AB">
        <w:rPr>
          <w:color w:val="000000" w:themeColor="text1"/>
          <w:vertAlign w:val="superscript"/>
        </w:rPr>
        <w:fldChar w:fldCharType="end"/>
      </w:r>
      <w:r w:rsidRPr="000452AB">
        <w:rPr>
          <w:rFonts w:hint="eastAsia"/>
          <w:color w:val="000000" w:themeColor="text1"/>
        </w:rPr>
        <w:t>。目前自然语言理解任务主要分为以下三种方法：基于规则的传统方法、基于统计机器学习的方法与基于深度学习的方法。</w:t>
      </w:r>
    </w:p>
    <w:p w14:paraId="3CAE9939" w14:textId="446EAA69" w:rsidR="00212359" w:rsidRPr="00D0080B" w:rsidRDefault="00212359" w:rsidP="00212359">
      <w:pPr>
        <w:pStyle w:val="3"/>
      </w:pPr>
      <w:bookmarkStart w:id="26" w:name="_Toc194845617"/>
      <w:commentRangeStart w:id="16"/>
      <w:r w:rsidRPr="00D0080B">
        <w:rPr>
          <w:rFonts w:hint="eastAsia"/>
        </w:rPr>
        <w:t>2</w:t>
      </w:r>
      <w:r w:rsidRPr="00D0080B">
        <w:t>.</w:t>
      </w:r>
      <w:r w:rsidRPr="00D0080B">
        <w:rPr>
          <w:rFonts w:hint="eastAsia"/>
        </w:rPr>
        <w:t>1</w:t>
      </w:r>
      <w:r w:rsidRPr="00D0080B">
        <w:t>.1</w:t>
      </w:r>
      <w:r w:rsidRPr="00D0080B">
        <w:rPr>
          <w:rFonts w:hint="eastAsia"/>
        </w:rPr>
        <w:t>基于规则的传统方法</w:t>
      </w:r>
      <w:commentRangeEnd w:id="16"/>
      <w:r>
        <w:rPr>
          <w:rStyle w:val="CommentReference"/>
        </w:rPr>
        <w:commentReference w:id="16"/>
      </w:r>
      <w:bookmarkEnd w:id="26"/>
    </w:p>
    <w:p w14:paraId="47E9E3D2" w14:textId="77777777" w:rsidR="000452AB" w:rsidRPr="000452AB" w:rsidRDefault="000452AB" w:rsidP="000452AB">
      <w:pPr>
        <w:ind w:firstLine="480"/>
        <w:rPr>
          <w:color w:val="000000" w:themeColor="text1"/>
          <w:lang w:bidi="ar"/>
        </w:rPr>
      </w:pPr>
      <w:r w:rsidRPr="000452AB">
        <w:rPr>
          <w:rFonts w:hint="eastAsia"/>
          <w:color w:val="000000" w:themeColor="text1"/>
          <w:lang w:bidi="ar"/>
        </w:rPr>
        <w:t>基于规则的自然</w:t>
      </w:r>
      <w:r w:rsidRPr="000452AB">
        <w:rPr>
          <w:rFonts w:hint="eastAsia"/>
          <w:color w:val="000000" w:themeColor="text1"/>
          <w:lang w:eastAsia="zh" w:bidi="ar"/>
        </w:rPr>
        <w:t>语言理解方法主要依赖于</w:t>
      </w:r>
      <w:r w:rsidRPr="000452AB">
        <w:rPr>
          <w:rFonts w:hint="eastAsia"/>
          <w:color w:val="000000" w:themeColor="text1"/>
          <w:lang w:bidi="ar"/>
        </w:rPr>
        <w:t>预定义的语法规则与词法特征模式，来解决词边界划分模糊和语义多样性等问题。</w:t>
      </w:r>
      <w:r w:rsidRPr="000452AB">
        <w:rPr>
          <w:rFonts w:ascii="Segoe UI" w:hAnsi="Segoe UI" w:cs="Segoe UI"/>
          <w:color w:val="000000" w:themeColor="text1"/>
          <w:shd w:val="clear" w:color="auto" w:fill="FFFFFF"/>
        </w:rPr>
        <w:t>因其</w:t>
      </w:r>
      <w:r w:rsidRPr="000452AB">
        <w:rPr>
          <w:rFonts w:ascii="Segoe UI" w:hAnsi="Segoe UI" w:cs="Segoe UI" w:hint="eastAsia"/>
          <w:color w:val="000000" w:themeColor="text1"/>
          <w:shd w:val="clear" w:color="auto" w:fill="FFFFFF"/>
        </w:rPr>
        <w:t>具有</w:t>
      </w:r>
      <w:r w:rsidRPr="000452AB">
        <w:rPr>
          <w:rFonts w:ascii="Segoe UI" w:hAnsi="Segoe UI" w:cs="Segoe UI"/>
          <w:color w:val="000000" w:themeColor="text1"/>
          <w:shd w:val="clear" w:color="auto" w:fill="FFFFFF"/>
        </w:rPr>
        <w:t>可解释性强</w:t>
      </w:r>
      <w:r w:rsidRPr="000452AB">
        <w:rPr>
          <w:rFonts w:ascii="Segoe UI" w:hAnsi="Segoe UI" w:cs="Segoe UI" w:hint="eastAsia"/>
          <w:color w:val="000000" w:themeColor="text1"/>
          <w:shd w:val="clear" w:color="auto" w:fill="FFFFFF"/>
        </w:rPr>
        <w:t>和</w:t>
      </w:r>
      <w:r w:rsidRPr="000452AB">
        <w:rPr>
          <w:rFonts w:ascii="Segoe UI" w:hAnsi="Segoe UI" w:cs="Segoe UI"/>
          <w:color w:val="000000" w:themeColor="text1"/>
          <w:shd w:val="clear" w:color="auto" w:fill="FFFFFF"/>
        </w:rPr>
        <w:t>实现简便</w:t>
      </w:r>
      <w:r w:rsidRPr="000452AB">
        <w:rPr>
          <w:rFonts w:ascii="Segoe UI" w:hAnsi="Segoe UI" w:cs="Segoe UI" w:hint="eastAsia"/>
          <w:color w:val="000000" w:themeColor="text1"/>
          <w:shd w:val="clear" w:color="auto" w:fill="FFFFFF"/>
        </w:rPr>
        <w:t>等特点，</w:t>
      </w:r>
      <w:r w:rsidRPr="000452AB">
        <w:rPr>
          <w:rFonts w:ascii="Segoe UI" w:hAnsi="Segoe UI" w:cs="Segoe UI"/>
          <w:color w:val="000000" w:themeColor="text1"/>
          <w:shd w:val="clear" w:color="auto" w:fill="FFFFFF"/>
        </w:rPr>
        <w:t>该方法在早期自然语言处理任务中占据主导地位</w:t>
      </w:r>
      <w:r w:rsidRPr="000452AB">
        <w:rPr>
          <w:rFonts w:ascii="Segoe UI" w:hAnsi="Segoe UI" w:cs="Segoe UI" w:hint="eastAsia"/>
          <w:color w:val="000000" w:themeColor="text1"/>
          <w:shd w:val="clear" w:color="auto" w:fill="FFFFFF"/>
        </w:rPr>
        <w:t>。</w:t>
      </w:r>
      <w:r w:rsidRPr="000452AB">
        <w:rPr>
          <w:rFonts w:hint="eastAsia"/>
          <w:color w:val="000000" w:themeColor="text1"/>
          <w:lang w:bidi="ar"/>
        </w:rPr>
        <w:t>然而其局限性在于规则编写成本高昂，且在复杂语义推理任务中表现受限。随着数据驱动技术的发展，该方法逐渐被基于统计学习的方法取代。</w:t>
      </w:r>
    </w:p>
    <w:p w14:paraId="4F4C1E3E" w14:textId="648C4A58" w:rsidR="00212359" w:rsidRPr="00D0080B" w:rsidRDefault="00212359" w:rsidP="00212359">
      <w:pPr>
        <w:pStyle w:val="3"/>
      </w:pPr>
      <w:bookmarkStart w:id="27" w:name="_Toc194845618"/>
      <w:commentRangeStart w:id="17"/>
      <w:r w:rsidRPr="00D0080B">
        <w:rPr>
          <w:rFonts w:hint="eastAsia"/>
        </w:rPr>
        <w:t>2</w:t>
      </w:r>
      <w:r w:rsidRPr="00D0080B">
        <w:t>.</w:t>
      </w:r>
      <w:r w:rsidRPr="00D0080B">
        <w:rPr>
          <w:rFonts w:hint="eastAsia"/>
        </w:rPr>
        <w:t>1</w:t>
      </w:r>
      <w:r w:rsidRPr="00D0080B">
        <w:t>.</w:t>
      </w:r>
      <w:r w:rsidRPr="00D0080B">
        <w:rPr>
          <w:rFonts w:hint="eastAsia"/>
        </w:rPr>
        <w:t>2</w:t>
      </w:r>
      <w:r w:rsidRPr="00D0080B">
        <w:rPr>
          <w:rFonts w:hint="eastAsia"/>
        </w:rPr>
        <w:t>基于统计机器学习的方法</w:t>
      </w:r>
      <w:commentRangeEnd w:id="17"/>
      <w:r>
        <w:rPr>
          <w:rStyle w:val="CommentReference"/>
        </w:rPr>
        <w:commentReference w:id="17"/>
      </w:r>
      <w:bookmarkEnd w:id="27"/>
    </w:p>
    <w:p w14:paraId="4406E079" w14:textId="77777777" w:rsidR="000452AB" w:rsidRPr="000452AB" w:rsidRDefault="000452AB" w:rsidP="000452AB">
      <w:pPr>
        <w:ind w:firstLine="480"/>
        <w:rPr>
          <w:color w:val="000000" w:themeColor="text1"/>
          <w:lang w:bidi="ar"/>
        </w:rPr>
      </w:pPr>
      <w:r w:rsidRPr="000452AB">
        <w:rPr>
          <w:rFonts w:hint="eastAsia"/>
          <w:color w:val="000000" w:themeColor="text1"/>
          <w:lang w:bidi="ar"/>
        </w:rPr>
        <w:t>基于统计机器学习的自然语言理解方法基于大规模标注数据，通过机器学习算法来捕捉文本模式。研究人员采用特征工程技术将自然语言转换为特征向量，利用</w:t>
      </w:r>
      <w:proofErr w:type="gramStart"/>
      <w:r w:rsidRPr="000452AB">
        <w:rPr>
          <w:rFonts w:hint="eastAsia"/>
          <w:color w:val="000000" w:themeColor="text1"/>
          <w:lang w:bidi="ar"/>
        </w:rPr>
        <w:t>隐</w:t>
      </w:r>
      <w:proofErr w:type="gramEnd"/>
      <w:r w:rsidRPr="000452AB">
        <w:rPr>
          <w:rFonts w:hint="eastAsia"/>
          <w:color w:val="000000" w:themeColor="text1"/>
          <w:lang w:bidi="ar"/>
        </w:rPr>
        <w:t>马尔可夫模型</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_Ref192934173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[29]</w:t>
      </w:r>
      <w:r w:rsidRPr="000452AB">
        <w:rPr>
          <w:color w:val="000000" w:themeColor="text1"/>
          <w:vertAlign w:val="superscript"/>
          <w:lang w:bidi="ar"/>
        </w:rPr>
        <w:fldChar w:fldCharType="end"/>
      </w:r>
      <w:r w:rsidRPr="000452AB">
        <w:rPr>
          <w:color w:val="000000" w:themeColor="text1"/>
          <w:lang w:bidi="ar"/>
        </w:rPr>
        <w:t xml:space="preserve"> (HMM)</w:t>
      </w:r>
      <w:r w:rsidRPr="000452AB">
        <w:rPr>
          <w:rFonts w:hint="eastAsia"/>
          <w:color w:val="000000" w:themeColor="text1"/>
          <w:lang w:bidi="ar"/>
        </w:rPr>
        <w:t>、条件随机场模型</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_Ref153550605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[30]</w:t>
      </w:r>
      <w:r w:rsidRPr="000452AB">
        <w:rPr>
          <w:color w:val="000000" w:themeColor="text1"/>
          <w:vertAlign w:val="superscript"/>
          <w:lang w:bidi="ar"/>
        </w:rPr>
        <w:fldChar w:fldCharType="end"/>
      </w:r>
      <w:r w:rsidRPr="000452AB">
        <w:rPr>
          <w:color w:val="000000" w:themeColor="text1"/>
          <w:vertAlign w:val="superscript"/>
          <w:lang w:bidi="ar"/>
        </w:rPr>
        <w:t xml:space="preserve"> </w:t>
      </w:r>
      <w:r w:rsidRPr="000452AB">
        <w:rPr>
          <w:color w:val="000000" w:themeColor="text1"/>
          <w:lang w:bidi="ar"/>
        </w:rPr>
        <w:t>(CRF)</w:t>
      </w:r>
      <w:r w:rsidRPr="000452AB">
        <w:rPr>
          <w:rFonts w:hint="eastAsia"/>
          <w:color w:val="000000" w:themeColor="text1"/>
          <w:lang w:bidi="ar"/>
        </w:rPr>
        <w:t>、最大熵模型</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_Ref153550615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[31]</w:t>
      </w:r>
      <w:r w:rsidRPr="000452AB">
        <w:rPr>
          <w:color w:val="000000" w:themeColor="text1"/>
          <w:vertAlign w:val="superscript"/>
          <w:lang w:bidi="ar"/>
        </w:rPr>
        <w:fldChar w:fldCharType="end"/>
      </w:r>
      <w:r w:rsidRPr="000452AB">
        <w:rPr>
          <w:color w:val="000000" w:themeColor="text1"/>
          <w:lang w:bidi="ar"/>
        </w:rPr>
        <w:t xml:space="preserve"> (MEM)</w:t>
      </w:r>
      <w:r w:rsidRPr="000452AB">
        <w:rPr>
          <w:rFonts w:hint="eastAsia"/>
          <w:color w:val="000000" w:themeColor="text1"/>
          <w:lang w:bidi="ar"/>
        </w:rPr>
        <w:t>、</w:t>
      </w:r>
      <w:r w:rsidRPr="000452AB">
        <w:rPr>
          <w:rFonts w:hint="eastAsia"/>
          <w:color w:val="000000" w:themeColor="text1"/>
          <w:lang w:bidi="ar"/>
        </w:rPr>
        <w:lastRenderedPageBreak/>
        <w:t>支持</w:t>
      </w:r>
      <w:proofErr w:type="gramStart"/>
      <w:r w:rsidRPr="000452AB">
        <w:rPr>
          <w:rFonts w:hint="eastAsia"/>
          <w:color w:val="000000" w:themeColor="text1"/>
          <w:lang w:bidi="ar"/>
        </w:rPr>
        <w:t>向量机</w:t>
      </w:r>
      <w:proofErr w:type="gramEnd"/>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_Ref192934215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[32]</w:t>
      </w:r>
      <w:r w:rsidRPr="000452AB">
        <w:rPr>
          <w:color w:val="000000" w:themeColor="text1"/>
          <w:vertAlign w:val="superscript"/>
          <w:lang w:bidi="ar"/>
        </w:rPr>
        <w:fldChar w:fldCharType="end"/>
      </w:r>
      <w:r w:rsidRPr="000452AB">
        <w:rPr>
          <w:color w:val="000000" w:themeColor="text1"/>
          <w:lang w:bidi="ar"/>
        </w:rPr>
        <w:t xml:space="preserve"> (SVM)</w:t>
      </w:r>
      <w:r w:rsidRPr="000452AB">
        <w:rPr>
          <w:rFonts w:hint="eastAsia"/>
          <w:color w:val="000000" w:themeColor="text1"/>
          <w:lang w:bidi="ar"/>
        </w:rPr>
        <w:t>等统计机器学习的算法进行训练优化。</w:t>
      </w:r>
    </w:p>
    <w:p w14:paraId="56DE5906" w14:textId="77777777" w:rsidR="000452AB" w:rsidRPr="000452AB" w:rsidRDefault="000452AB" w:rsidP="000452AB">
      <w:pPr>
        <w:ind w:firstLine="480"/>
        <w:rPr>
          <w:color w:val="000000" w:themeColor="text1"/>
        </w:rPr>
      </w:pPr>
      <w:r w:rsidRPr="000452AB">
        <w:rPr>
          <w:rFonts w:hint="eastAsia"/>
          <w:color w:val="000000" w:themeColor="text1"/>
          <w:lang w:bidi="ar"/>
        </w:rPr>
        <w:t>条件随机场作为经典概率图模型，在序列标注任务中具有显著优势。该模型通过</w:t>
      </w:r>
      <w:r w:rsidRPr="000452AB">
        <w:rPr>
          <w:rFonts w:hint="eastAsia"/>
          <w:color w:val="000000" w:themeColor="text1"/>
          <w:lang w:bidi="ar"/>
        </w:rPr>
        <w:t>Viterbi</w:t>
      </w:r>
      <w:r w:rsidRPr="000452AB">
        <w:rPr>
          <w:rFonts w:hint="eastAsia"/>
          <w:color w:val="000000" w:themeColor="text1"/>
          <w:lang w:bidi="ar"/>
        </w:rPr>
        <w:t>算法全局解码，结合标签约束规则实现序列一致性建模</w:t>
      </w:r>
      <w:r w:rsidRPr="000452AB">
        <w:rPr>
          <w:color w:val="000000" w:themeColor="text1"/>
          <w:vertAlign w:val="superscript"/>
        </w:rPr>
        <w:fldChar w:fldCharType="begin"/>
      </w:r>
      <w:r w:rsidRPr="000452AB">
        <w:rPr>
          <w:color w:val="000000" w:themeColor="text1"/>
          <w:vertAlign w:val="superscript"/>
        </w:rPr>
        <w:instrText xml:space="preserve"> REF _Ref192934250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[33]</w:t>
      </w:r>
      <w:r w:rsidRPr="000452AB">
        <w:rPr>
          <w:color w:val="000000" w:themeColor="text1"/>
          <w:vertAlign w:val="superscript"/>
        </w:rPr>
        <w:fldChar w:fldCharType="end"/>
      </w:r>
      <w:r w:rsidRPr="000452AB">
        <w:rPr>
          <w:rFonts w:hint="eastAsia"/>
          <w:color w:val="000000" w:themeColor="text1"/>
          <w:lang w:bidi="ar"/>
        </w:rPr>
        <w:t>。</w:t>
      </w:r>
      <w:r w:rsidRPr="000452AB">
        <w:rPr>
          <w:color w:val="000000" w:themeColor="text1"/>
        </w:rPr>
        <w:t>在自然语言</w:t>
      </w:r>
      <w:r w:rsidRPr="000452AB">
        <w:rPr>
          <w:rFonts w:hint="eastAsia"/>
          <w:color w:val="000000" w:themeColor="text1"/>
        </w:rPr>
        <w:t>理解</w:t>
      </w:r>
      <w:r w:rsidRPr="000452AB">
        <w:rPr>
          <w:color w:val="000000" w:themeColor="text1"/>
        </w:rPr>
        <w:t>领域，</w:t>
      </w:r>
      <w:r w:rsidRPr="000452AB">
        <w:rPr>
          <w:color w:val="000000" w:themeColor="text1"/>
        </w:rPr>
        <w:t>CRF</w:t>
      </w:r>
      <w:r w:rsidRPr="000452AB">
        <w:rPr>
          <w:color w:val="000000" w:themeColor="text1"/>
        </w:rPr>
        <w:t>广泛应用于词性标注、命名实体识别和其他序列标注任务中。</w:t>
      </w:r>
      <w:r w:rsidRPr="000452AB">
        <w:rPr>
          <w:rFonts w:hint="eastAsia"/>
          <w:color w:val="000000" w:themeColor="text1"/>
          <w:lang w:bidi="ar"/>
        </w:rPr>
        <w:t>与传统局部分类器不同，</w:t>
      </w:r>
      <w:r w:rsidRPr="000452AB">
        <w:rPr>
          <w:rFonts w:hint="eastAsia"/>
          <w:color w:val="000000" w:themeColor="text1"/>
          <w:lang w:bidi="ar"/>
        </w:rPr>
        <w:t>CRF</w:t>
      </w:r>
      <w:r w:rsidRPr="000452AB">
        <w:rPr>
          <w:rFonts w:hint="eastAsia"/>
          <w:color w:val="000000" w:themeColor="text1"/>
          <w:lang w:bidi="ar"/>
        </w:rPr>
        <w:t>通过定义全局条件概率分布，有效捕捉标签间的依赖关系，该特性</w:t>
      </w:r>
      <w:r w:rsidRPr="000452AB">
        <w:rPr>
          <w:color w:val="000000" w:themeColor="text1"/>
        </w:rPr>
        <w:t>使得</w:t>
      </w:r>
      <w:r w:rsidRPr="000452AB">
        <w:rPr>
          <w:color w:val="000000" w:themeColor="text1"/>
        </w:rPr>
        <w:t>CRF</w:t>
      </w:r>
      <w:r w:rsidRPr="000452AB">
        <w:rPr>
          <w:color w:val="000000" w:themeColor="text1"/>
        </w:rPr>
        <w:t>在处理各种文本序列任务时，</w:t>
      </w:r>
      <w:r w:rsidRPr="000452AB">
        <w:rPr>
          <w:rFonts w:hint="eastAsia"/>
          <w:color w:val="000000" w:themeColor="text1"/>
        </w:rPr>
        <w:t>能够更好地利用上下文信息，增强标注结果的准确性与鲁棒性。</w:t>
      </w:r>
    </w:p>
    <w:p w14:paraId="74449A13" w14:textId="750D07C1" w:rsidR="00212359" w:rsidRPr="00D0080B" w:rsidRDefault="00212359" w:rsidP="00212359">
      <w:pPr>
        <w:pStyle w:val="3"/>
      </w:pPr>
      <w:bookmarkStart w:id="28" w:name="_Toc194845619"/>
      <w:commentRangeStart w:id="18"/>
      <w:r w:rsidRPr="00D0080B">
        <w:rPr>
          <w:rFonts w:hint="eastAsia"/>
        </w:rPr>
        <w:t>2</w:t>
      </w:r>
      <w:r w:rsidRPr="00D0080B">
        <w:t>.</w:t>
      </w:r>
      <w:r w:rsidRPr="00D0080B">
        <w:rPr>
          <w:rFonts w:hint="eastAsia"/>
        </w:rPr>
        <w:t>1</w:t>
      </w:r>
      <w:r w:rsidRPr="00D0080B">
        <w:t>.</w:t>
      </w:r>
      <w:r w:rsidRPr="00D0080B">
        <w:rPr>
          <w:rFonts w:hint="eastAsia"/>
        </w:rPr>
        <w:t>3</w:t>
      </w:r>
      <w:r w:rsidRPr="00D0080B">
        <w:rPr>
          <w:rFonts w:hint="eastAsia"/>
        </w:rPr>
        <w:t>基于深度学习的方法</w:t>
      </w:r>
      <w:commentRangeEnd w:id="18"/>
      <w:r>
        <w:rPr>
          <w:rStyle w:val="CommentReference"/>
        </w:rPr>
        <w:commentReference w:id="18"/>
      </w:r>
      <w:bookmarkEnd w:id="28"/>
    </w:p>
    <w:p w14:paraId="354FA56C" w14:textId="77777777" w:rsidR="000452AB" w:rsidRPr="000452AB" w:rsidRDefault="000452AB" w:rsidP="000452AB">
      <w:pPr>
        <w:ind w:firstLine="480"/>
        <w:rPr>
          <w:color w:val="000000" w:themeColor="text1"/>
        </w:rPr>
      </w:pPr>
      <w:r w:rsidRPr="000452AB">
        <w:rPr>
          <w:rFonts w:hint="eastAsia"/>
          <w:color w:val="000000" w:themeColor="text1"/>
          <w:lang w:bidi="ar"/>
        </w:rPr>
        <w:t>基于深度学习的自然语言理解方法利用神经网络结构对文本的复杂语义与上下文信息进行建模。该方法通过采用循环神经网络</w:t>
      </w:r>
      <w:r w:rsidRPr="000452AB">
        <w:rPr>
          <w:rFonts w:hint="eastAsia"/>
          <w:color w:val="000000" w:themeColor="text1"/>
        </w:rPr>
        <w:t>(</w:t>
      </w:r>
      <w:r w:rsidRPr="000452AB">
        <w:rPr>
          <w:color w:val="000000" w:themeColor="text1"/>
        </w:rPr>
        <w:t>RNN</w:t>
      </w:r>
      <w:r w:rsidRPr="000452AB">
        <w:rPr>
          <w:rFonts w:hint="eastAsia"/>
          <w:color w:val="000000" w:themeColor="text1"/>
        </w:rPr>
        <w:t>)</w:t>
      </w:r>
      <w:r w:rsidRPr="000452AB">
        <w:rPr>
          <w:rFonts w:hint="eastAsia"/>
          <w:color w:val="000000" w:themeColor="text1"/>
        </w:rPr>
        <w:t>、</w:t>
      </w:r>
      <w:r w:rsidRPr="000452AB">
        <w:rPr>
          <w:rFonts w:hint="eastAsia"/>
          <w:color w:val="000000" w:themeColor="text1"/>
          <w:lang w:bidi="ar"/>
        </w:rPr>
        <w:t>长短时记忆网络</w:t>
      </w:r>
      <w:r w:rsidRPr="000452AB">
        <w:rPr>
          <w:rFonts w:hint="eastAsia"/>
          <w:color w:val="000000" w:themeColor="text1"/>
        </w:rPr>
        <w:t>(LSTM)</w:t>
      </w:r>
      <w:r w:rsidRPr="000452AB">
        <w:rPr>
          <w:rFonts w:hint="eastAsia"/>
          <w:color w:val="000000" w:themeColor="text1"/>
          <w:lang w:bidi="ar"/>
        </w:rPr>
        <w:t>、门控循环单元</w:t>
      </w:r>
      <w:r w:rsidRPr="000452AB">
        <w:rPr>
          <w:rFonts w:hint="eastAsia"/>
          <w:color w:val="000000" w:themeColor="text1"/>
        </w:rPr>
        <w:t>(GRU)</w:t>
      </w:r>
      <w:r w:rsidRPr="000452AB">
        <w:rPr>
          <w:rFonts w:hint="eastAsia"/>
          <w:color w:val="000000" w:themeColor="text1"/>
          <w:lang w:bidi="ar"/>
        </w:rPr>
        <w:t>等模型来捕捉输入文本中的长依赖关系，并在语义槽填充任务中展现出强大的性能。通过整合注意力机制与</w:t>
      </w:r>
      <w:proofErr w:type="gramStart"/>
      <w:r w:rsidRPr="000452AB">
        <w:rPr>
          <w:rFonts w:hint="eastAsia"/>
          <w:color w:val="000000" w:themeColor="text1"/>
          <w:lang w:bidi="ar"/>
        </w:rPr>
        <w:t>预训练</w:t>
      </w:r>
      <w:proofErr w:type="gramEnd"/>
      <w:r w:rsidRPr="000452AB">
        <w:rPr>
          <w:rFonts w:hint="eastAsia"/>
          <w:color w:val="000000" w:themeColor="text1"/>
          <w:lang w:bidi="ar"/>
        </w:rPr>
        <w:t>模型</w:t>
      </w:r>
      <w:r w:rsidRPr="000452AB">
        <w:rPr>
          <w:rFonts w:hint="eastAsia"/>
          <w:color w:val="000000" w:themeColor="text1"/>
        </w:rPr>
        <w:t>(</w:t>
      </w:r>
      <w:r w:rsidRPr="000452AB">
        <w:rPr>
          <w:rFonts w:hint="eastAsia"/>
          <w:color w:val="000000" w:themeColor="text1"/>
        </w:rPr>
        <w:t>如</w:t>
      </w:r>
      <w:r w:rsidRPr="000452AB">
        <w:rPr>
          <w:rFonts w:hint="eastAsia"/>
          <w:color w:val="000000" w:themeColor="text1"/>
        </w:rPr>
        <w:t>BERT</w:t>
      </w:r>
      <w:r w:rsidRPr="000452AB">
        <w:rPr>
          <w:rFonts w:hint="eastAsia"/>
          <w:color w:val="000000" w:themeColor="text1"/>
        </w:rPr>
        <w:t>、</w:t>
      </w:r>
      <w:r w:rsidRPr="000452AB">
        <w:rPr>
          <w:rFonts w:hint="eastAsia"/>
          <w:color w:val="000000" w:themeColor="text1"/>
        </w:rPr>
        <w:t>GPT)</w:t>
      </w:r>
      <w:r w:rsidRPr="000452AB">
        <w:rPr>
          <w:rFonts w:hint="eastAsia"/>
          <w:color w:val="000000" w:themeColor="text1"/>
          <w:lang w:bidi="ar"/>
        </w:rPr>
        <w:t>等技术，该自然语言理解方法有效提升了语义解析能力</w:t>
      </w:r>
      <w:r w:rsidRPr="000452AB">
        <w:rPr>
          <w:color w:val="000000" w:themeColor="text1"/>
          <w:vertAlign w:val="superscript"/>
          <w:lang w:bidi="ar"/>
        </w:rPr>
        <w:fldChar w:fldCharType="begin"/>
      </w:r>
      <w:r w:rsidRPr="000452AB">
        <w:rPr>
          <w:color w:val="000000" w:themeColor="text1"/>
          <w:vertAlign w:val="superscript"/>
          <w:lang w:bidi="ar"/>
        </w:rPr>
        <w:instrText xml:space="preserve"> REF _Ref192934277 \r \h </w:instrText>
      </w:r>
      <w:r w:rsidRPr="000452AB">
        <w:rPr>
          <w:color w:val="000000" w:themeColor="text1"/>
          <w:vertAlign w:val="superscript"/>
          <w:lang w:bidi="ar"/>
        </w:rPr>
      </w:r>
      <w:r w:rsidRPr="000452AB">
        <w:rPr>
          <w:color w:val="000000" w:themeColor="text1"/>
          <w:vertAlign w:val="superscript"/>
          <w:lang w:bidi="ar"/>
        </w:rPr>
        <w:fldChar w:fldCharType="separate"/>
      </w:r>
      <w:r w:rsidRPr="000452AB">
        <w:rPr>
          <w:color w:val="000000" w:themeColor="text1"/>
          <w:vertAlign w:val="superscript"/>
          <w:lang w:bidi="ar"/>
        </w:rPr>
        <w:t>[35]</w:t>
      </w:r>
      <w:r w:rsidRPr="000452AB">
        <w:rPr>
          <w:color w:val="000000" w:themeColor="text1"/>
          <w:vertAlign w:val="superscript"/>
          <w:lang w:bidi="ar"/>
        </w:rPr>
        <w:fldChar w:fldCharType="end"/>
      </w:r>
      <w:r w:rsidRPr="000452AB">
        <w:rPr>
          <w:color w:val="000000" w:themeColor="text1"/>
          <w:lang w:bidi="ar"/>
        </w:rPr>
        <w:t>，在处理电力领域大规模文本数据和复杂语义理解任务中展现出显著</w:t>
      </w:r>
      <w:r w:rsidRPr="000452AB">
        <w:rPr>
          <w:rFonts w:hint="eastAsia"/>
          <w:color w:val="000000" w:themeColor="text1"/>
          <w:lang w:bidi="ar"/>
        </w:rPr>
        <w:t>的优</w:t>
      </w:r>
      <w:r w:rsidRPr="000452AB">
        <w:rPr>
          <w:color w:val="000000" w:themeColor="text1"/>
          <w:lang w:bidi="ar"/>
        </w:rPr>
        <w:t>势。</w:t>
      </w:r>
    </w:p>
    <w:p w14:paraId="3B6CF28D" w14:textId="77777777" w:rsidR="00212359" w:rsidRPr="00D0080B" w:rsidRDefault="00212359" w:rsidP="00212359">
      <w:pPr>
        <w:pStyle w:val="3"/>
      </w:pPr>
      <w:bookmarkStart w:id="29" w:name="_Toc194845620"/>
      <w:commentRangeStart w:id="19"/>
      <w:r w:rsidRPr="00D0080B">
        <w:rPr>
          <w:rFonts w:hint="eastAsia"/>
        </w:rPr>
        <w:t>2</w:t>
      </w:r>
      <w:r w:rsidRPr="00D0080B">
        <w:t>.</w:t>
      </w:r>
      <w:r w:rsidRPr="00D0080B">
        <w:rPr>
          <w:rFonts w:hint="eastAsia"/>
        </w:rPr>
        <w:t>1</w:t>
      </w:r>
      <w:r w:rsidRPr="00D0080B">
        <w:t>.</w:t>
      </w:r>
      <w:r w:rsidRPr="00D0080B">
        <w:rPr>
          <w:rFonts w:hint="eastAsia"/>
        </w:rPr>
        <w:t>4</w:t>
      </w:r>
      <w:r w:rsidRPr="00D0080B">
        <w:rPr>
          <w:rFonts w:hint="eastAsia"/>
        </w:rPr>
        <w:t>序列标注任务</w:t>
      </w:r>
      <w:commentRangeEnd w:id="19"/>
      <w:r>
        <w:rPr>
          <w:rStyle w:val="CommentReference"/>
        </w:rPr>
        <w:commentReference w:id="19"/>
      </w:r>
      <w:bookmarkEnd w:id="29"/>
    </w:p>
    <w:p w14:paraId="7D137DF9" w14:textId="77777777" w:rsidR="000452AB" w:rsidRPr="000452AB" w:rsidRDefault="000452AB" w:rsidP="000452AB">
      <w:pPr>
        <w:ind w:firstLine="480"/>
        <w:rPr>
          <w:color w:val="000000" w:themeColor="text1"/>
        </w:rPr>
      </w:pPr>
      <w:r w:rsidRPr="000452AB">
        <w:rPr>
          <w:rFonts w:hint="eastAsia"/>
          <w:color w:val="000000" w:themeColor="text1"/>
        </w:rPr>
        <w:t>序列标注任务旨在对输入序列中的元素（如单词、字符或音素）进行分类或标注，生成与输入序列对应的标签序列。该任务可形式化为：对于输入序列</w:t>
      </w:r>
      <m:oMath>
        <m:r>
          <w:rPr>
            <w:rFonts w:ascii="Cambria Math" w:hAnsi="Cambria Math"/>
            <w:color w:val="000000" w:themeColor="text1"/>
          </w:rPr>
          <m:t>X=</m:t>
        </m:r>
        <m:r>
          <m:rPr>
            <m:lit/>
          </m:rP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hint="eastAsia"/>
            <w:color w:val="000000" w:themeColor="text1"/>
          </w:rPr>
          <m:t>…</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m:rPr>
            <m:lit/>
          </m:rPr>
          <w:rPr>
            <w:rFonts w:ascii="Cambria Math" w:hAnsi="Cambria Math"/>
            <w:color w:val="000000" w:themeColor="text1"/>
          </w:rPr>
          <m:t>}</m:t>
        </m:r>
      </m:oMath>
      <w:r w:rsidRPr="000452AB">
        <w:rPr>
          <w:rFonts w:hint="eastAsia"/>
          <w:color w:val="000000" w:themeColor="text1"/>
        </w:rPr>
        <w:t>，通过模型推理得到全局最优标签序列</w:t>
      </w:r>
      <m:oMath>
        <m:r>
          <w:rPr>
            <w:rFonts w:ascii="Cambria Math" w:hAnsi="Cambria Math" w:hint="eastAsia"/>
            <w:color w:val="000000" w:themeColor="text1"/>
          </w:rPr>
          <m:t>Y=</m:t>
        </m:r>
        <m:r>
          <m:rPr>
            <m:lit/>
          </m:rP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y</m:t>
            </m:r>
            <m:ctrlPr>
              <w:rPr>
                <w:rFonts w:ascii="Cambria Math" w:hAnsi="Cambria Math" w:hint="eastAsia"/>
                <w:i/>
                <w:color w:val="000000" w:themeColor="text1"/>
              </w:rPr>
            </m:ctrlPr>
          </m:e>
          <m:sub>
            <m:r>
              <w:rPr>
                <w:rFonts w:ascii="Cambria Math" w:hAnsi="Cambria Math" w:hint="eastAsia"/>
                <w:color w:val="000000" w:themeColor="text1"/>
              </w:rPr>
              <m:t>1</m:t>
            </m:r>
          </m:sub>
        </m:sSub>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y</m:t>
            </m:r>
          </m:e>
          <m:sub>
            <m:r>
              <w:rPr>
                <w:rFonts w:ascii="Cambria Math" w:hAnsi="Cambria Math" w:hint="eastAsia"/>
                <w:color w:val="000000" w:themeColor="text1"/>
              </w:rPr>
              <m:t>2</m:t>
            </m:r>
          </m:sub>
        </m:sSub>
        <m:r>
          <w:rPr>
            <w:rFonts w:ascii="Cambria Math" w:hAnsi="Cambria Math" w:hint="eastAsia"/>
            <w:color w:val="000000" w:themeColor="text1"/>
          </w:rPr>
          <m:t>,</m:t>
        </m:r>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y</m:t>
            </m:r>
          </m:e>
          <m:sub>
            <m:r>
              <w:rPr>
                <w:rFonts w:ascii="Cambria Math" w:hAnsi="Cambria Math" w:hint="eastAsia"/>
                <w:color w:val="000000" w:themeColor="text1"/>
              </w:rPr>
              <m:t>n</m:t>
            </m:r>
          </m:sub>
        </m:sSub>
        <m:r>
          <m:rPr>
            <m:lit/>
          </m:rPr>
          <w:rPr>
            <w:rFonts w:ascii="Cambria Math" w:hAnsi="Cambria Math" w:hint="eastAsia"/>
            <w:color w:val="000000" w:themeColor="text1"/>
          </w:rPr>
          <m:t>}</m:t>
        </m:r>
      </m:oMath>
      <w:r w:rsidRPr="000452AB">
        <w:rPr>
          <w:rFonts w:hint="eastAsia"/>
          <w:color w:val="000000" w:themeColor="text1"/>
        </w:rPr>
        <w:t>，这个过程可被视作一个连续的分类任务，输入序列中的每个元素都有一个与之对应的最佳标签。</w:t>
      </w:r>
    </w:p>
    <w:p w14:paraId="242B8786" w14:textId="6E1ACEB1" w:rsidR="00212359" w:rsidRPr="00E742FA" w:rsidRDefault="00212359" w:rsidP="00212359">
      <w:pPr>
        <w:pStyle w:val="3"/>
        <w:rPr>
          <w:b/>
        </w:rPr>
      </w:pPr>
      <w:bookmarkStart w:id="30" w:name="_Toc194845621"/>
      <w:commentRangeStart w:id="20"/>
      <w:r w:rsidRPr="00E742FA">
        <w:rPr>
          <w:rFonts w:hint="eastAsia"/>
        </w:rPr>
        <w:t>2.1.</w:t>
      </w:r>
      <w:r>
        <w:rPr>
          <w:rFonts w:hint="eastAsia"/>
        </w:rPr>
        <w:t>5</w:t>
      </w:r>
      <w:r w:rsidR="00C203E4">
        <w:rPr>
          <w:rFonts w:hint="eastAsia"/>
        </w:rPr>
        <w:t xml:space="preserve"> </w:t>
      </w:r>
      <w:r w:rsidRPr="00E742FA">
        <w:rPr>
          <w:rFonts w:hint="eastAsia"/>
        </w:rPr>
        <w:t>Self-Attention</w:t>
      </w:r>
      <w:r w:rsidRPr="00E742FA">
        <w:rPr>
          <w:rFonts w:hint="eastAsia"/>
        </w:rPr>
        <w:t>机制</w:t>
      </w:r>
      <w:commentRangeEnd w:id="20"/>
      <w:r>
        <w:rPr>
          <w:rStyle w:val="CommentReference"/>
        </w:rPr>
        <w:commentReference w:id="20"/>
      </w:r>
      <w:bookmarkEnd w:id="30"/>
    </w:p>
    <w:p w14:paraId="56C15A3E" w14:textId="249BACF3" w:rsidR="000452AB" w:rsidRPr="000452AB" w:rsidRDefault="000452AB" w:rsidP="000452AB">
      <w:pPr>
        <w:pStyle w:val="ac"/>
        <w:ind w:firstLine="480"/>
        <w:rPr>
          <w:rFonts w:ascii="宋体" w:hAnsi="宋体"/>
          <w:color w:val="000000" w:themeColor="text1"/>
          <w:szCs w:val="24"/>
        </w:rPr>
      </w:pPr>
      <w:r w:rsidRPr="000452AB">
        <w:rPr>
          <w:rFonts w:ascii="宋体" w:hAnsi="宋体" w:hint="eastAsia"/>
          <w:color w:val="000000" w:themeColor="text1"/>
          <w:szCs w:val="24"/>
        </w:rPr>
        <w:t>自注意力机制在图像领域中被提出，随后逐渐被应用到各种</w:t>
      </w:r>
      <w:r w:rsidRPr="000452AB">
        <w:rPr>
          <w:rFonts w:cs="Times New Roman"/>
          <w:color w:val="000000" w:themeColor="text1"/>
          <w:szCs w:val="24"/>
        </w:rPr>
        <w:t>NLP</w:t>
      </w:r>
      <w:r w:rsidRPr="000452AB">
        <w:rPr>
          <w:rFonts w:ascii="宋体" w:hAnsi="宋体"/>
          <w:color w:val="000000" w:themeColor="text1"/>
          <w:szCs w:val="24"/>
        </w:rPr>
        <w:t>任务中</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_Ref192934368 \r \h  \* MERGEFORMAT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[36]</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。该机制在</w:t>
      </w:r>
      <w:r w:rsidRPr="000452AB">
        <w:rPr>
          <w:rFonts w:asciiTheme="majorBidi" w:hAnsiTheme="majorBidi" w:cstheme="majorBidi"/>
          <w:color w:val="000000" w:themeColor="text1"/>
          <w:szCs w:val="24"/>
        </w:rPr>
        <w:t>Transformer</w:t>
      </w:r>
      <w:r w:rsidRPr="000452AB">
        <w:rPr>
          <w:rFonts w:ascii="宋体" w:hAnsi="宋体" w:hint="eastAsia"/>
          <w:color w:val="000000" w:themeColor="text1"/>
          <w:szCs w:val="24"/>
        </w:rPr>
        <w:t>模型中的成功应用，使其在机器翻译等任务中表现出卓越性能，引发深度学习领域的广泛关注。其核心思想是通过计算序列元素间的相对重要性，建立非相邻位置的长距离依赖关系</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_Ref192934386 \r \h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[37]</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。对于序列中的每个元素，计算其</w:t>
      </w:r>
      <w:r w:rsidR="00282DDC">
        <w:rPr>
          <w:rFonts w:ascii="宋体" w:hAnsi="宋体" w:hint="eastAsia"/>
          <w:color w:val="000000" w:themeColor="text1"/>
          <w:szCs w:val="24"/>
        </w:rPr>
        <w:t>与</w:t>
      </w:r>
      <w:r w:rsidRPr="000452AB">
        <w:rPr>
          <w:rFonts w:ascii="宋体" w:hAnsi="宋体" w:hint="eastAsia"/>
          <w:color w:val="000000" w:themeColor="text1"/>
          <w:szCs w:val="24"/>
        </w:rPr>
        <w:lastRenderedPageBreak/>
        <w:t>其他元素之间的相似度，并将这些相似度归一化为注意力权重，通过将每个元素与对应的注意力权重进行加权求和得到输出</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_Ref192934398 \r \h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[38]</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。注意力分数的计算是该机制的核心，通过动态调整上下文权重，</w:t>
      </w:r>
      <w:r w:rsidRPr="000452AB">
        <w:rPr>
          <w:rFonts w:asciiTheme="majorBidi" w:hAnsiTheme="majorBidi" w:cstheme="majorBidi"/>
          <w:color w:val="000000" w:themeColor="text1"/>
          <w:szCs w:val="24"/>
        </w:rPr>
        <w:t>Transformer</w:t>
      </w:r>
      <w:r w:rsidRPr="000452AB">
        <w:rPr>
          <w:rFonts w:ascii="宋体" w:hAnsi="宋体" w:hint="eastAsia"/>
          <w:color w:val="000000" w:themeColor="text1"/>
          <w:szCs w:val="24"/>
        </w:rPr>
        <w:t xml:space="preserve">模型在长距离依赖建模方面表现出显著优势 </w:t>
      </w:r>
      <w:r w:rsidRPr="000452AB">
        <w:rPr>
          <w:rFonts w:ascii="宋体" w:hAnsi="宋体"/>
          <w:color w:val="000000" w:themeColor="text1"/>
          <w:szCs w:val="24"/>
          <w:vertAlign w:val="superscript"/>
        </w:rPr>
        <w:fldChar w:fldCharType="begin"/>
      </w:r>
      <w:r w:rsidRPr="000452AB">
        <w:rPr>
          <w:rFonts w:ascii="宋体" w:hAnsi="宋体"/>
          <w:color w:val="000000" w:themeColor="text1"/>
          <w:szCs w:val="24"/>
          <w:vertAlign w:val="superscript"/>
        </w:rPr>
        <w:instrText xml:space="preserve"> REF _Ref192936887 \r \h </w:instrText>
      </w:r>
      <w:r w:rsidRPr="000452AB">
        <w:rPr>
          <w:rFonts w:ascii="宋体" w:hAnsi="宋体"/>
          <w:color w:val="000000" w:themeColor="text1"/>
          <w:szCs w:val="24"/>
          <w:vertAlign w:val="superscript"/>
        </w:rPr>
      </w:r>
      <w:r w:rsidRPr="000452AB">
        <w:rPr>
          <w:rFonts w:ascii="宋体" w:hAnsi="宋体"/>
          <w:color w:val="000000" w:themeColor="text1"/>
          <w:szCs w:val="24"/>
          <w:vertAlign w:val="superscript"/>
        </w:rPr>
        <w:fldChar w:fldCharType="separate"/>
      </w:r>
      <w:r w:rsidRPr="000452AB">
        <w:rPr>
          <w:rFonts w:ascii="宋体" w:hAnsi="宋体"/>
          <w:color w:val="000000" w:themeColor="text1"/>
          <w:szCs w:val="24"/>
          <w:vertAlign w:val="superscript"/>
        </w:rPr>
        <w:t>[39]</w:t>
      </w:r>
      <w:r w:rsidRPr="000452AB">
        <w:rPr>
          <w:rFonts w:ascii="宋体" w:hAnsi="宋体"/>
          <w:color w:val="000000" w:themeColor="text1"/>
          <w:szCs w:val="24"/>
          <w:vertAlign w:val="superscript"/>
        </w:rPr>
        <w:fldChar w:fldCharType="end"/>
      </w:r>
      <w:r w:rsidRPr="000452AB">
        <w:rPr>
          <w:rFonts w:ascii="宋体" w:hAnsi="宋体" w:hint="eastAsia"/>
          <w:color w:val="000000" w:themeColor="text1"/>
          <w:szCs w:val="24"/>
        </w:rPr>
        <w:t>，</w:t>
      </w:r>
      <w:r w:rsidRPr="000452AB">
        <w:rPr>
          <w:rFonts w:ascii="宋体" w:hAnsi="宋体"/>
          <w:color w:val="000000" w:themeColor="text1"/>
          <w:szCs w:val="24"/>
        </w:rPr>
        <w:t>相较于传统的</w:t>
      </w:r>
      <w:r w:rsidRPr="000452AB">
        <w:rPr>
          <w:rFonts w:cs="Times New Roman"/>
          <w:color w:val="000000" w:themeColor="text1"/>
          <w:szCs w:val="24"/>
        </w:rPr>
        <w:t>RNN</w:t>
      </w:r>
      <w:r w:rsidRPr="000452AB">
        <w:rPr>
          <w:rFonts w:ascii="宋体" w:hAnsi="宋体"/>
          <w:color w:val="000000" w:themeColor="text1"/>
          <w:szCs w:val="24"/>
        </w:rPr>
        <w:t>和</w:t>
      </w:r>
      <w:r w:rsidRPr="000452AB">
        <w:rPr>
          <w:rFonts w:cs="Times New Roman"/>
          <w:color w:val="000000" w:themeColor="text1"/>
          <w:szCs w:val="24"/>
        </w:rPr>
        <w:t>CNN</w:t>
      </w:r>
      <w:r w:rsidRPr="000452AB">
        <w:rPr>
          <w:rFonts w:ascii="宋体" w:hAnsi="宋体"/>
          <w:color w:val="000000" w:themeColor="text1"/>
          <w:szCs w:val="24"/>
        </w:rPr>
        <w:t>，</w:t>
      </w:r>
      <w:r w:rsidRPr="000452AB">
        <w:rPr>
          <w:rFonts w:ascii="宋体" w:hAnsi="宋体" w:hint="eastAsia"/>
          <w:color w:val="000000" w:themeColor="text1"/>
          <w:szCs w:val="24"/>
        </w:rPr>
        <w:t>该</w:t>
      </w:r>
      <w:r w:rsidRPr="000452AB">
        <w:rPr>
          <w:rFonts w:ascii="宋体" w:hAnsi="宋体"/>
          <w:color w:val="000000" w:themeColor="text1"/>
          <w:szCs w:val="24"/>
        </w:rPr>
        <w:t>模型能够更好地捕捉全局信息。</w:t>
      </w:r>
    </w:p>
    <w:p w14:paraId="27DFD834" w14:textId="41390976" w:rsidR="00212359" w:rsidRPr="00D0080B" w:rsidRDefault="00212359" w:rsidP="00212359">
      <w:pPr>
        <w:pStyle w:val="2"/>
      </w:pPr>
      <w:bookmarkStart w:id="31" w:name="_Toc194845622"/>
      <w:r w:rsidRPr="00D0080B">
        <w:rPr>
          <w:rFonts w:hint="eastAsia"/>
        </w:rPr>
        <w:t>2.2</w:t>
      </w:r>
      <w:r w:rsidRPr="00D0080B">
        <w:rPr>
          <w:rFonts w:hint="eastAsia"/>
        </w:rPr>
        <w:t>常见编码</w:t>
      </w:r>
      <w:r w:rsidR="00E56C1F">
        <w:rPr>
          <w:rFonts w:hint="eastAsia"/>
        </w:rPr>
        <w:t>技术</w:t>
      </w:r>
      <w:bookmarkEnd w:id="31"/>
    </w:p>
    <w:p w14:paraId="3A1BD82A" w14:textId="6DCDB0FF" w:rsidR="00E662B0" w:rsidRPr="00D0080B" w:rsidRDefault="00E662B0" w:rsidP="00E662B0">
      <w:pPr>
        <w:pStyle w:val="3"/>
      </w:pPr>
      <w:bookmarkStart w:id="32" w:name="_Toc194845623"/>
      <w:commentRangeStart w:id="21"/>
      <w:r w:rsidRPr="00D0080B">
        <w:rPr>
          <w:rFonts w:hint="eastAsia"/>
        </w:rPr>
        <w:t>2.2.1</w:t>
      </w:r>
      <w:r>
        <w:rPr>
          <w:rFonts w:hint="eastAsia"/>
        </w:rPr>
        <w:t>静态</w:t>
      </w:r>
      <w:r w:rsidR="002E1E9E">
        <w:rPr>
          <w:rFonts w:hint="eastAsia"/>
        </w:rPr>
        <w:t>词嵌入</w:t>
      </w:r>
      <w:commentRangeEnd w:id="21"/>
      <w:r>
        <w:rPr>
          <w:rStyle w:val="CommentReference"/>
        </w:rPr>
        <w:commentReference w:id="21"/>
      </w:r>
      <w:bookmarkEnd w:id="32"/>
    </w:p>
    <w:p w14:paraId="59409CDF" w14:textId="731A98C4" w:rsidR="00E662B0" w:rsidRPr="00C54411" w:rsidRDefault="00F11FB2" w:rsidP="00E662B0">
      <w:pPr>
        <w:ind w:firstLine="480"/>
      </w:pPr>
      <w:r w:rsidRPr="00F11FB2">
        <w:t>静态词向量编码是一种经典的词表示方法，通过</w:t>
      </w:r>
      <w:proofErr w:type="gramStart"/>
      <w:r w:rsidRPr="00F11FB2">
        <w:t>预训练</w:t>
      </w:r>
      <w:proofErr w:type="gramEnd"/>
      <w:r w:rsidRPr="00F11FB2">
        <w:t>将词汇映射到</w:t>
      </w:r>
      <w:proofErr w:type="gramStart"/>
      <w:r w:rsidRPr="00F11FB2">
        <w:t>固定维</w:t>
      </w:r>
      <w:proofErr w:type="gramEnd"/>
      <w:r w:rsidRPr="00F11FB2">
        <w:t>度的向量空间，使语义相似的词在向量空间中具有相近的表示。典型的实现方式包括基于</w:t>
      </w:r>
      <w:r w:rsidR="002E1E9E">
        <w:rPr>
          <w:rFonts w:hint="eastAsia"/>
        </w:rPr>
        <w:t>矩阵分解的静态词嵌入</w:t>
      </w:r>
      <w:r w:rsidRPr="00F11FB2">
        <w:t>的</w:t>
      </w:r>
      <w:r w:rsidR="002E1E9E">
        <w:rPr>
          <w:rFonts w:hint="eastAsia"/>
        </w:rPr>
        <w:t>独热向量</w:t>
      </w:r>
      <w:r w:rsidR="002E1E9E">
        <w:rPr>
          <w:rFonts w:hint="eastAsia"/>
        </w:rPr>
        <w:t>(one-hot)</w:t>
      </w:r>
      <w:r>
        <w:rPr>
          <w:rFonts w:hint="eastAsia"/>
        </w:rPr>
        <w:t>、</w:t>
      </w:r>
      <w:proofErr w:type="gramStart"/>
      <w:r w:rsidR="002E1E9E">
        <w:rPr>
          <w:rFonts w:hint="eastAsia"/>
        </w:rPr>
        <w:t>词袋模型</w:t>
      </w:r>
      <w:proofErr w:type="gramEnd"/>
      <w:r w:rsidR="002E1E9E">
        <w:rPr>
          <w:rFonts w:hint="eastAsia"/>
        </w:rPr>
        <w:t>(bag-</w:t>
      </w:r>
      <w:proofErr w:type="spellStart"/>
      <w:r w:rsidR="002E1E9E">
        <w:rPr>
          <w:rFonts w:hint="eastAsia"/>
        </w:rPr>
        <w:t>ofwords</w:t>
      </w:r>
      <w:proofErr w:type="spellEnd"/>
      <w:r w:rsidR="002E1E9E">
        <w:rPr>
          <w:rFonts w:hint="eastAsia"/>
        </w:rPr>
        <w:t>)</w:t>
      </w:r>
      <w:r w:rsidR="002E1E9E">
        <w:rPr>
          <w:rFonts w:hint="eastAsia"/>
        </w:rPr>
        <w:t>等</w:t>
      </w:r>
      <w:r>
        <w:rPr>
          <w:rFonts w:hint="eastAsia"/>
        </w:rPr>
        <w:t>，</w:t>
      </w:r>
      <w:r w:rsidRPr="00F11FB2">
        <w:t>基于</w:t>
      </w:r>
      <w:r w:rsidR="002E1E9E">
        <w:rPr>
          <w:rFonts w:hint="eastAsia"/>
        </w:rPr>
        <w:t>上下文窗口的静态词嵌入</w:t>
      </w:r>
      <w:r w:rsidRPr="00F11FB2">
        <w:t>的</w:t>
      </w:r>
      <w:r w:rsidR="002E1E9E">
        <w:rPr>
          <w:rFonts w:hint="eastAsia"/>
        </w:rPr>
        <w:t>CBOW</w:t>
      </w:r>
      <w:r w:rsidR="002E1E9E">
        <w:rPr>
          <w:rFonts w:hint="eastAsia"/>
        </w:rPr>
        <w:t>和</w:t>
      </w:r>
      <w:r w:rsidR="002E1E9E">
        <w:rPr>
          <w:rFonts w:hint="eastAsia"/>
        </w:rPr>
        <w:t>Skip-Gram</w:t>
      </w:r>
      <w:r>
        <w:rPr>
          <w:rFonts w:hint="eastAsia"/>
        </w:rPr>
        <w:t>等</w:t>
      </w:r>
      <w:r w:rsidR="002E1E9E">
        <w:rPr>
          <w:rFonts w:hint="eastAsia"/>
        </w:rPr>
        <w:t>，基于全局矩阵分解和局部上下文窗口的</w:t>
      </w:r>
      <w:r w:rsidR="002E1E9E">
        <w:rPr>
          <w:rFonts w:hint="eastAsia"/>
        </w:rPr>
        <w:t>Glove</w:t>
      </w:r>
      <w:r w:rsidR="002E1E9E">
        <w:rPr>
          <w:rFonts w:hint="eastAsia"/>
        </w:rPr>
        <w:t>等</w:t>
      </w:r>
      <w:r w:rsidRPr="00F11FB2">
        <w:t>。这类方法虽然能够有效捕捉词汇间的语义关系，但无法处理一词多义现象，</w:t>
      </w:r>
      <w:r>
        <w:rPr>
          <w:rFonts w:hint="eastAsia"/>
        </w:rPr>
        <w:t>并且</w:t>
      </w:r>
      <w:r w:rsidRPr="00F11FB2">
        <w:t>难以适应专业领域的新增词汇和动态演变的业务需求</w:t>
      </w:r>
      <w:r>
        <w:rPr>
          <w:rFonts w:hint="eastAsia"/>
        </w:rPr>
        <w:t>，</w:t>
      </w:r>
      <w:r w:rsidRPr="00F11FB2">
        <w:t>在需要深度语义理解的电力指标问答场景中，其性能表现往往不及动态</w:t>
      </w:r>
      <w:proofErr w:type="gramStart"/>
      <w:r w:rsidRPr="00F11FB2">
        <w:t>预训练</w:t>
      </w:r>
      <w:proofErr w:type="gramEnd"/>
      <w:r w:rsidRPr="00F11FB2">
        <w:t>语言模型。</w:t>
      </w:r>
    </w:p>
    <w:p w14:paraId="1EDC66EE" w14:textId="4B9B3CDD" w:rsidR="00E662B0" w:rsidRPr="00D0080B" w:rsidRDefault="00E662B0" w:rsidP="00E662B0">
      <w:pPr>
        <w:pStyle w:val="3"/>
      </w:pPr>
      <w:bookmarkStart w:id="33" w:name="_Toc194845624"/>
      <w:commentRangeStart w:id="22"/>
      <w:r w:rsidRPr="00D0080B">
        <w:rPr>
          <w:rFonts w:hint="eastAsia"/>
        </w:rPr>
        <w:t>2.2.</w:t>
      </w:r>
      <w:r>
        <w:rPr>
          <w:rFonts w:hint="eastAsia"/>
        </w:rPr>
        <w:t>2</w:t>
      </w:r>
      <w:r>
        <w:rPr>
          <w:rFonts w:hint="eastAsia"/>
        </w:rPr>
        <w:t>动态</w:t>
      </w:r>
      <w:r w:rsidR="002E1E9E">
        <w:rPr>
          <w:rFonts w:hint="eastAsia"/>
        </w:rPr>
        <w:t>词嵌入</w:t>
      </w:r>
      <w:commentRangeEnd w:id="22"/>
      <w:r>
        <w:rPr>
          <w:rStyle w:val="CommentReference"/>
        </w:rPr>
        <w:commentReference w:id="22"/>
      </w:r>
      <w:bookmarkEnd w:id="33"/>
    </w:p>
    <w:p w14:paraId="08656BF1" w14:textId="7B7441C8" w:rsidR="00E662B0" w:rsidRDefault="002E1E9E" w:rsidP="00E662B0">
      <w:pPr>
        <w:ind w:firstLine="480"/>
      </w:pPr>
      <w:r>
        <w:rPr>
          <w:rFonts w:hint="eastAsia"/>
        </w:rPr>
        <w:t>与静态词向量的生成方式相比，动态词向量是基于</w:t>
      </w:r>
      <w:proofErr w:type="gramStart"/>
      <w:r>
        <w:rPr>
          <w:rFonts w:hint="eastAsia"/>
        </w:rPr>
        <w:t>预训练</w:t>
      </w:r>
      <w:proofErr w:type="gramEnd"/>
      <w:r>
        <w:rPr>
          <w:rFonts w:hint="eastAsia"/>
        </w:rPr>
        <w:t>模型生成的。</w:t>
      </w:r>
      <w:r w:rsidRPr="002E1E9E">
        <w:t>其核心在于通过深度神经网络模型实现上下文相关的词向量生成。以</w:t>
      </w:r>
      <w:r w:rsidRPr="002E1E9E">
        <w:t>BERT</w:t>
      </w:r>
      <w:r w:rsidRPr="002E1E9E">
        <w:t>为代表的</w:t>
      </w:r>
      <w:proofErr w:type="gramStart"/>
      <w:r w:rsidRPr="002E1E9E">
        <w:t>预训练</w:t>
      </w:r>
      <w:proofErr w:type="gramEnd"/>
      <w:r w:rsidRPr="002E1E9E">
        <w:t>语言模型采用多层</w:t>
      </w:r>
      <w:r w:rsidRPr="002E1E9E">
        <w:t>Transformer</w:t>
      </w:r>
      <w:r w:rsidRPr="002E1E9E">
        <w:t>架构，利用自注意力机制动态地捕捉词汇在不同语境下的语义表征。</w:t>
      </w:r>
    </w:p>
    <w:p w14:paraId="641E5BBF" w14:textId="77777777" w:rsidR="00CF47EA" w:rsidRDefault="00CF47EA" w:rsidP="00CF47EA">
      <w:pPr>
        <w:ind w:firstLine="480"/>
        <w:rPr>
          <w:lang w:bidi="ar"/>
        </w:rPr>
      </w:pPr>
      <w:r w:rsidRPr="00566611">
        <w:rPr>
          <w:rFonts w:hint="eastAsia"/>
        </w:rPr>
        <w:t>BERT</w:t>
      </w:r>
      <w:r w:rsidRPr="00A73167">
        <w:rPr>
          <w:rFonts w:hint="eastAsia"/>
          <w:lang w:bidi="ar"/>
        </w:rPr>
        <w:t>模型通过双向编码器对文本进行表示</w:t>
      </w:r>
      <w:r>
        <w:rPr>
          <w:rFonts w:hint="eastAsia"/>
          <w:lang w:bidi="ar"/>
        </w:rPr>
        <w:t>，</w:t>
      </w:r>
      <w:r w:rsidRPr="00A73167">
        <w:rPr>
          <w:rFonts w:hint="eastAsia"/>
          <w:lang w:bidi="ar"/>
        </w:rPr>
        <w:t>采用</w:t>
      </w:r>
      <w:r w:rsidRPr="00566611">
        <w:rPr>
          <w:rFonts w:hint="eastAsia"/>
        </w:rPr>
        <w:t>Transformer</w:t>
      </w:r>
      <w:r w:rsidRPr="00A73167">
        <w:rPr>
          <w:rFonts w:hint="eastAsia"/>
          <w:lang w:bidi="ar"/>
        </w:rPr>
        <w:t>模型架构中的</w:t>
      </w:r>
      <w:r w:rsidRPr="00566611">
        <w:rPr>
          <w:rFonts w:hint="eastAsia"/>
        </w:rPr>
        <w:t>Encoder</w:t>
      </w:r>
      <w:r w:rsidRPr="00A73167">
        <w:rPr>
          <w:rFonts w:hint="eastAsia"/>
          <w:lang w:bidi="ar"/>
        </w:rPr>
        <w:t>模块，舍弃</w:t>
      </w:r>
      <w:r w:rsidRPr="00566611">
        <w:rPr>
          <w:rFonts w:hint="eastAsia"/>
        </w:rPr>
        <w:t>Decoder</w:t>
      </w:r>
      <w:r w:rsidRPr="00A73167">
        <w:rPr>
          <w:rFonts w:hint="eastAsia"/>
          <w:lang w:bidi="ar"/>
        </w:rPr>
        <w:t>模块，从而专注于捕捉输入文本的上下文和语义信息。如图</w:t>
      </w:r>
      <w:r w:rsidRPr="00A73167">
        <w:rPr>
          <w:rFonts w:hint="eastAsia"/>
          <w:lang w:bidi="ar"/>
        </w:rPr>
        <w:t>2-1</w:t>
      </w:r>
      <w:r w:rsidRPr="00A73167">
        <w:rPr>
          <w:rFonts w:hint="eastAsia"/>
          <w:lang w:bidi="ar"/>
        </w:rPr>
        <w:t>所示，</w:t>
      </w:r>
      <w:r w:rsidRPr="00566611">
        <w:rPr>
          <w:rFonts w:hint="eastAsia"/>
        </w:rPr>
        <w:t>Encoder</w:t>
      </w:r>
      <w:r w:rsidRPr="00A73167">
        <w:rPr>
          <w:rFonts w:hint="eastAsia"/>
          <w:lang w:bidi="ar"/>
        </w:rPr>
        <w:t>模块由多个编码器层堆叠而成，每一层都包括多头自注意力机制和前馈神经网络，经过层层处理，最终生成高质量的文本表示，使得</w:t>
      </w:r>
      <w:r w:rsidRPr="00A73167">
        <w:rPr>
          <w:rFonts w:hint="eastAsia"/>
          <w:lang w:bidi="ar"/>
        </w:rPr>
        <w:t>BERT</w:t>
      </w:r>
      <w:r w:rsidRPr="00A73167">
        <w:rPr>
          <w:rFonts w:hint="eastAsia"/>
          <w:lang w:bidi="ar"/>
        </w:rPr>
        <w:t>能够在自然语言理解任务中具有显著的优势</w:t>
      </w:r>
      <w:r>
        <w:rPr>
          <w:vertAlign w:val="superscript"/>
          <w:lang w:bidi="ar"/>
        </w:rPr>
        <w:fldChar w:fldCharType="begin"/>
      </w:r>
      <w:r>
        <w:rPr>
          <w:vertAlign w:val="superscript"/>
          <w:lang w:bidi="ar"/>
        </w:rPr>
        <w:instrText xml:space="preserve"> REF _Ref194594928 \r \h </w:instrText>
      </w:r>
      <w:r>
        <w:rPr>
          <w:vertAlign w:val="superscript"/>
          <w:lang w:bidi="ar"/>
        </w:rPr>
      </w:r>
      <w:r>
        <w:rPr>
          <w:vertAlign w:val="superscript"/>
          <w:lang w:bidi="ar"/>
        </w:rPr>
        <w:fldChar w:fldCharType="separate"/>
      </w:r>
      <w:r>
        <w:rPr>
          <w:vertAlign w:val="superscript"/>
          <w:lang w:bidi="ar"/>
        </w:rPr>
        <w:t>[40]</w:t>
      </w:r>
      <w:r>
        <w:rPr>
          <w:vertAlign w:val="superscript"/>
          <w:lang w:bidi="ar"/>
        </w:rPr>
        <w:fldChar w:fldCharType="end"/>
      </w:r>
      <w:r w:rsidRPr="00A73167">
        <w:rPr>
          <w:rFonts w:hint="eastAsia"/>
          <w:lang w:bidi="ar"/>
        </w:rPr>
        <w:t>。</w:t>
      </w:r>
    </w:p>
    <w:p w14:paraId="5441E138" w14:textId="77777777" w:rsidR="007E4437" w:rsidRDefault="007E4437" w:rsidP="007E4437">
      <w:pPr>
        <w:keepNext/>
        <w:spacing w:line="240" w:lineRule="auto"/>
        <w:ind w:firstLineChars="0" w:firstLine="0"/>
        <w:jc w:val="center"/>
      </w:pPr>
      <w:r>
        <w:rPr>
          <w:noProof/>
        </w:rPr>
        <w:lastRenderedPageBreak/>
        <w:drawing>
          <wp:inline distT="0" distB="0" distL="0" distR="0" wp14:anchorId="63118F20" wp14:editId="33AC9817">
            <wp:extent cx="2486025" cy="1759585"/>
            <wp:effectExtent l="0" t="0" r="0" b="0"/>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
                    <pic:cNvPicPr/>
                  </pic:nvPicPr>
                  <pic:blipFill>
                    <a:blip r:embed="rId44"/>
                    <a:stretch>
                      <a:fillRect/>
                    </a:stretch>
                  </pic:blipFill>
                  <pic:spPr>
                    <a:xfrm>
                      <a:off x="0" y="0"/>
                      <a:ext cx="2486025" cy="1759585"/>
                    </a:xfrm>
                    <a:prstGeom prst="rect">
                      <a:avLst/>
                    </a:prstGeom>
                  </pic:spPr>
                </pic:pic>
              </a:graphicData>
            </a:graphic>
          </wp:inline>
        </w:drawing>
      </w:r>
    </w:p>
    <w:p w14:paraId="7E6A11A8" w14:textId="77777777" w:rsidR="007E4437" w:rsidRDefault="007E4437" w:rsidP="007E4437">
      <w:pPr>
        <w:pStyle w:val="afb"/>
        <w:ind w:firstLineChars="0" w:firstLine="0"/>
      </w:pPr>
      <w:bookmarkStart w:id="34" w:name="_Toc195136080"/>
      <w:r>
        <w:rPr>
          <w:rFonts w:hint="eastAsia"/>
        </w:rPr>
        <w:t>图</w:t>
      </w:r>
      <w:r>
        <w:rPr>
          <w:rFonts w:hint="eastAsia"/>
        </w:rPr>
        <w:t xml:space="preserve"> </w:t>
      </w:r>
      <w:r w:rsidRPr="00951645">
        <w:rPr>
          <w:szCs w:val="21"/>
        </w:rPr>
        <w:fldChar w:fldCharType="begin"/>
      </w:r>
      <w:r w:rsidRPr="00951645">
        <w:rPr>
          <w:szCs w:val="21"/>
        </w:rPr>
        <w:instrText xml:space="preserve"> </w:instrText>
      </w:r>
      <w:r w:rsidRPr="00951645">
        <w:rPr>
          <w:rFonts w:hint="eastAsia"/>
          <w:szCs w:val="21"/>
        </w:rPr>
        <w:instrText>STYLEREF 1 \s</w:instrText>
      </w:r>
      <w:r w:rsidRPr="00951645">
        <w:rPr>
          <w:szCs w:val="21"/>
        </w:rPr>
        <w:instrText xml:space="preserve"> </w:instrText>
      </w:r>
      <w:r w:rsidRPr="00951645">
        <w:rPr>
          <w:szCs w:val="21"/>
        </w:rPr>
        <w:fldChar w:fldCharType="separate"/>
      </w:r>
      <w:r w:rsidRPr="00951645">
        <w:rPr>
          <w:noProof/>
          <w:szCs w:val="21"/>
          <w:cs/>
        </w:rPr>
        <w:t>‎</w:t>
      </w:r>
      <w:r w:rsidRPr="00951645">
        <w:rPr>
          <w:noProof/>
          <w:szCs w:val="21"/>
        </w:rPr>
        <w:t>2</w:t>
      </w:r>
      <w:r w:rsidRPr="00951645">
        <w:rPr>
          <w:szCs w:val="21"/>
        </w:rP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194264">
        <w:t>Bert</w:t>
      </w:r>
      <w:r w:rsidRPr="00194264">
        <w:t>模型</w:t>
      </w:r>
      <w:r w:rsidRPr="00194264">
        <w:t>Encoder</w:t>
      </w:r>
      <w:r w:rsidRPr="00194264">
        <w:t>模块结构</w:t>
      </w:r>
      <w:bookmarkEnd w:id="34"/>
    </w:p>
    <w:p w14:paraId="2461BAA4" w14:textId="22BBB6E1" w:rsidR="007E4437" w:rsidRDefault="007E4437" w:rsidP="007E4437">
      <w:pPr>
        <w:pStyle w:val="afb"/>
        <w:ind w:firstLineChars="0" w:firstLine="0"/>
      </w:pPr>
      <w:r>
        <w:t xml:space="preserve">Fig </w:t>
      </w:r>
      <w:fldSimple w:instr=" STYLEREF 1 \s ">
        <w:r>
          <w:rPr>
            <w:noProof/>
            <w:cs/>
          </w:rPr>
          <w:t>‎</w:t>
        </w:r>
        <w:r>
          <w:rPr>
            <w:noProof/>
          </w:rPr>
          <w:t>2</w:t>
        </w:r>
      </w:fldSimple>
      <w:r>
        <w:noBreakHyphen/>
      </w:r>
      <w:fldSimple w:instr=" SEQ Fig \* ARABIC \s 1 ">
        <w:r>
          <w:rPr>
            <w:noProof/>
          </w:rPr>
          <w:t>1</w:t>
        </w:r>
      </w:fldSimple>
      <w:r>
        <w:rPr>
          <w:rFonts w:hint="eastAsia"/>
        </w:rPr>
        <w:t xml:space="preserve"> </w:t>
      </w:r>
      <w:r w:rsidRPr="00094699">
        <w:t>Encoder module structure of Bert</w:t>
      </w:r>
    </w:p>
    <w:p w14:paraId="0FFC7B99" w14:textId="5D845250" w:rsidR="00CF47EA" w:rsidRPr="009059CC" w:rsidRDefault="009059CC" w:rsidP="009059CC">
      <w:pPr>
        <w:ind w:firstLine="480"/>
        <w:rPr>
          <w:lang w:bidi="ar"/>
        </w:rPr>
      </w:pPr>
      <w:r w:rsidRPr="00566611">
        <w:rPr>
          <w:rFonts w:hint="eastAsia"/>
          <w:color w:val="000000" w:themeColor="text1"/>
          <w:lang w:eastAsia="zh"/>
        </w:rPr>
        <w:t>该模型的工作过程可以分为两个步骤：预训练和微调。</w:t>
      </w:r>
      <w:r w:rsidRPr="00566611">
        <w:rPr>
          <w:rFonts w:hint="eastAsia"/>
          <w:color w:val="000000" w:themeColor="text1"/>
        </w:rPr>
        <w:t>在</w:t>
      </w:r>
      <w:proofErr w:type="gramStart"/>
      <w:r w:rsidRPr="00566611">
        <w:rPr>
          <w:rFonts w:hint="eastAsia"/>
          <w:color w:val="000000" w:themeColor="text1"/>
        </w:rPr>
        <w:t>预</w:t>
      </w:r>
      <w:r w:rsidRPr="00C54411">
        <w:rPr>
          <w:rFonts w:hint="eastAsia"/>
        </w:rPr>
        <w:t>训练</w:t>
      </w:r>
      <w:proofErr w:type="gramEnd"/>
      <w:r w:rsidRPr="00C54411">
        <w:rPr>
          <w:rFonts w:hint="eastAsia"/>
        </w:rPr>
        <w:t>过程中，模型在不同的</w:t>
      </w:r>
      <w:proofErr w:type="gramStart"/>
      <w:r w:rsidRPr="00C54411">
        <w:rPr>
          <w:rFonts w:hint="eastAsia"/>
        </w:rPr>
        <w:t>预训练</w:t>
      </w:r>
      <w:proofErr w:type="gramEnd"/>
      <w:r w:rsidRPr="00C54411">
        <w:rPr>
          <w:rFonts w:hint="eastAsia"/>
        </w:rPr>
        <w:t>任务上对未标记数据进行训练。对于微调，首先使用</w:t>
      </w:r>
      <w:proofErr w:type="gramStart"/>
      <w:r w:rsidRPr="00C54411">
        <w:rPr>
          <w:rFonts w:hint="eastAsia"/>
        </w:rPr>
        <w:t>预训练</w:t>
      </w:r>
      <w:proofErr w:type="gramEnd"/>
      <w:r w:rsidRPr="00C54411">
        <w:rPr>
          <w:rFonts w:hint="eastAsia"/>
        </w:rPr>
        <w:t>的参数初始化</w:t>
      </w:r>
      <w:r w:rsidRPr="005A4E58">
        <w:rPr>
          <w:rFonts w:hint="eastAsia"/>
        </w:rPr>
        <w:t>BERT</w:t>
      </w:r>
      <w:r w:rsidRPr="00C54411">
        <w:rPr>
          <w:rFonts w:hint="eastAsia"/>
        </w:rPr>
        <w:t>模型，然后使用来自下游任务的标记数据对所有参数进行微调。</w:t>
      </w:r>
    </w:p>
    <w:p w14:paraId="47119521" w14:textId="74179BD9" w:rsidR="000452AB" w:rsidRPr="000452AB" w:rsidRDefault="000452AB" w:rsidP="000452AB">
      <w:pPr>
        <w:ind w:firstLine="480"/>
        <w:rPr>
          <w:color w:val="000000" w:themeColor="text1"/>
        </w:rPr>
      </w:pPr>
      <w:r w:rsidRPr="000452AB">
        <w:rPr>
          <w:rFonts w:hint="eastAsia"/>
          <w:color w:val="000000" w:themeColor="text1"/>
        </w:rPr>
        <w:t>BERT</w:t>
      </w:r>
      <w:r w:rsidRPr="000452AB">
        <w:rPr>
          <w:rFonts w:hint="eastAsia"/>
          <w:color w:val="000000" w:themeColor="text1"/>
        </w:rPr>
        <w:t>的核心工作原理与</w:t>
      </w:r>
      <w:r w:rsidRPr="000452AB">
        <w:rPr>
          <w:rFonts w:hint="eastAsia"/>
          <w:color w:val="000000" w:themeColor="text1"/>
        </w:rPr>
        <w:t>Transformer</w:t>
      </w:r>
      <w:r w:rsidRPr="000452AB">
        <w:rPr>
          <w:rFonts w:hint="eastAsia"/>
          <w:color w:val="000000" w:themeColor="text1"/>
        </w:rPr>
        <w:t>模型基本相同，可以看作是一个双向</w:t>
      </w:r>
      <w:r w:rsidRPr="000452AB">
        <w:rPr>
          <w:rFonts w:hint="eastAsia"/>
          <w:color w:val="000000" w:themeColor="text1"/>
        </w:rPr>
        <w:t xml:space="preserve"> Transformer</w:t>
      </w:r>
      <w:r w:rsidRPr="000452AB">
        <w:rPr>
          <w:rFonts w:hint="eastAsia"/>
          <w:color w:val="000000" w:themeColor="text1"/>
        </w:rPr>
        <w:t>模型。然而其输入与传统</w:t>
      </w:r>
      <w:r w:rsidRPr="000452AB">
        <w:rPr>
          <w:rFonts w:hint="eastAsia"/>
          <w:color w:val="000000" w:themeColor="text1"/>
        </w:rPr>
        <w:t>Transformer</w:t>
      </w:r>
      <w:r w:rsidRPr="000452AB">
        <w:rPr>
          <w:rFonts w:hint="eastAsia"/>
          <w:color w:val="000000" w:themeColor="text1"/>
        </w:rPr>
        <w:t>中的</w:t>
      </w:r>
      <w:r w:rsidRPr="000452AB">
        <w:rPr>
          <w:rFonts w:hint="eastAsia"/>
          <w:color w:val="000000" w:themeColor="text1"/>
        </w:rPr>
        <w:t>embedding</w:t>
      </w:r>
      <w:r w:rsidRPr="000452AB">
        <w:rPr>
          <w:rFonts w:hint="eastAsia"/>
          <w:color w:val="000000" w:themeColor="text1"/>
        </w:rPr>
        <w:t>有所不同，如图</w:t>
      </w:r>
      <w:r w:rsidRPr="000452AB">
        <w:rPr>
          <w:rFonts w:hint="eastAsia"/>
          <w:color w:val="000000" w:themeColor="text1"/>
        </w:rPr>
        <w:t>2-2</w:t>
      </w:r>
      <w:r w:rsidRPr="000452AB">
        <w:rPr>
          <w:rFonts w:hint="eastAsia"/>
          <w:color w:val="000000" w:themeColor="text1"/>
        </w:rPr>
        <w:t>所示，</w:t>
      </w:r>
      <w:r w:rsidRPr="000452AB">
        <w:rPr>
          <w:rFonts w:hint="eastAsia"/>
          <w:color w:val="000000" w:themeColor="text1"/>
        </w:rPr>
        <w:t xml:space="preserve">BERT </w:t>
      </w:r>
      <w:r w:rsidRPr="000452AB">
        <w:rPr>
          <w:rFonts w:hint="eastAsia"/>
          <w:color w:val="000000" w:themeColor="text1"/>
        </w:rPr>
        <w:t>的输入包括三个部分：单词自身语义信息的</w:t>
      </w:r>
      <w:r w:rsidRPr="000452AB">
        <w:rPr>
          <w:color w:val="000000" w:themeColor="text1"/>
        </w:rPr>
        <w:t>token embedding</w:t>
      </w:r>
      <w:r w:rsidRPr="000452AB">
        <w:rPr>
          <w:rFonts w:hint="eastAsia"/>
          <w:color w:val="000000" w:themeColor="text1"/>
        </w:rPr>
        <w:t>、单词位置信息的</w:t>
      </w:r>
      <w:r w:rsidRPr="000452AB">
        <w:rPr>
          <w:color w:val="000000" w:themeColor="text1"/>
        </w:rPr>
        <w:t>position embedding</w:t>
      </w:r>
      <w:r w:rsidRPr="000452AB">
        <w:rPr>
          <w:rFonts w:hint="eastAsia"/>
          <w:color w:val="000000" w:themeColor="text1"/>
        </w:rPr>
        <w:t>，以及表示句子区分信息的</w:t>
      </w:r>
      <w:r w:rsidRPr="000452AB">
        <w:rPr>
          <w:rFonts w:hint="eastAsia"/>
          <w:color w:val="000000" w:themeColor="text1"/>
        </w:rPr>
        <w:t>segment embedding</w:t>
      </w:r>
      <w:r w:rsidRPr="000452AB">
        <w:rPr>
          <w:rFonts w:hint="eastAsia"/>
          <w:color w:val="000000" w:themeColor="text1"/>
        </w:rPr>
        <w:t>。每个单词的这三个</w:t>
      </w:r>
      <w:r w:rsidRPr="000452AB">
        <w:rPr>
          <w:rFonts w:hint="eastAsia"/>
          <w:color w:val="000000" w:themeColor="text1"/>
        </w:rPr>
        <w:t>embedding</w:t>
      </w:r>
      <w:r w:rsidRPr="000452AB">
        <w:rPr>
          <w:rFonts w:hint="eastAsia"/>
          <w:color w:val="000000" w:themeColor="text1"/>
        </w:rPr>
        <w:t>相加构成了</w:t>
      </w:r>
      <w:r w:rsidRPr="000452AB">
        <w:rPr>
          <w:rFonts w:hint="eastAsia"/>
          <w:color w:val="000000" w:themeColor="text1"/>
        </w:rPr>
        <w:t>BERT</w:t>
      </w:r>
      <w:r w:rsidRPr="000452AB">
        <w:rPr>
          <w:rFonts w:hint="eastAsia"/>
          <w:color w:val="000000" w:themeColor="text1"/>
        </w:rPr>
        <w:t>的输入。</w:t>
      </w:r>
      <w:r w:rsidRPr="000452AB">
        <w:rPr>
          <w:rFonts w:hint="eastAsia"/>
          <w:color w:val="000000" w:themeColor="text1"/>
        </w:rPr>
        <w:t>BERT</w:t>
      </w:r>
      <w:r w:rsidRPr="000452AB">
        <w:rPr>
          <w:rFonts w:hint="eastAsia"/>
          <w:color w:val="000000" w:themeColor="text1"/>
        </w:rPr>
        <w:t>以其独特的双向训练机制和复杂的输入表示方法，在自然语言处理领域取得了显著的成果。</w:t>
      </w:r>
    </w:p>
    <w:p w14:paraId="78E7E82F" w14:textId="77777777" w:rsidR="00D84B6E" w:rsidRDefault="00D84B6E" w:rsidP="00D84B6E">
      <w:pPr>
        <w:pStyle w:val="afb"/>
        <w:ind w:firstLineChars="0" w:firstLine="0"/>
        <w:rPr>
          <w:rFonts w:ascii="宋体" w:hAnsi="宋体" w:cstheme="minorBidi"/>
        </w:rPr>
      </w:pPr>
      <w:r w:rsidRPr="00C94A36">
        <w:rPr>
          <w:noProof/>
        </w:rPr>
        <w:drawing>
          <wp:inline distT="0" distB="0" distL="0" distR="0" wp14:anchorId="5A33F718" wp14:editId="169B2DEF">
            <wp:extent cx="4986357" cy="1595438"/>
            <wp:effectExtent l="0" t="0" r="5080" b="5080"/>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21421" cy="1606657"/>
                    </a:xfrm>
                    <a:prstGeom prst="rect">
                      <a:avLst/>
                    </a:prstGeom>
                    <a:noFill/>
                    <a:ln>
                      <a:noFill/>
                    </a:ln>
                  </pic:spPr>
                </pic:pic>
              </a:graphicData>
            </a:graphic>
          </wp:inline>
        </w:drawing>
      </w:r>
    </w:p>
    <w:p w14:paraId="73C34D6E" w14:textId="77777777" w:rsidR="00D84B6E" w:rsidRDefault="00D84B6E" w:rsidP="00D84B6E">
      <w:pPr>
        <w:pStyle w:val="afb"/>
        <w:ind w:firstLineChars="0" w:firstLine="0"/>
      </w:pPr>
      <w:bookmarkStart w:id="35" w:name="_Toc19513608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Pr="007A5189">
        <w:t>Bert</w:t>
      </w:r>
      <w:r w:rsidRPr="007A5189">
        <w:t>模型嵌入层结构</w:t>
      </w:r>
      <w:bookmarkEnd w:id="35"/>
    </w:p>
    <w:p w14:paraId="2754BD1E" w14:textId="2B338044" w:rsidR="00D84B6E" w:rsidRPr="003E1E32" w:rsidRDefault="00D84B6E" w:rsidP="003E1E32">
      <w:pPr>
        <w:pStyle w:val="afb"/>
        <w:ind w:firstLineChars="0" w:firstLine="0"/>
      </w:pPr>
      <w:r>
        <w:t xml:space="preserve">Fig </w:t>
      </w:r>
      <w:fldSimple w:instr=" STYLEREF 1 \s ">
        <w:r>
          <w:rPr>
            <w:noProof/>
            <w:cs/>
          </w:rPr>
          <w:t>‎</w:t>
        </w:r>
        <w:r>
          <w:rPr>
            <w:noProof/>
          </w:rPr>
          <w:t>2</w:t>
        </w:r>
      </w:fldSimple>
      <w:r>
        <w:noBreakHyphen/>
      </w:r>
      <w:fldSimple w:instr=" SEQ Fig \* ARABIC \s 1 ">
        <w:r>
          <w:rPr>
            <w:noProof/>
          </w:rPr>
          <w:t>2</w:t>
        </w:r>
      </w:fldSimple>
      <w:r>
        <w:rPr>
          <w:rFonts w:hint="eastAsia"/>
        </w:rPr>
        <w:t xml:space="preserve"> </w:t>
      </w:r>
      <w:r w:rsidRPr="00157087">
        <w:t>Embedding module structure of Bert</w:t>
      </w:r>
    </w:p>
    <w:p w14:paraId="19974E82" w14:textId="3572FB26" w:rsidR="00E662B0" w:rsidRPr="00D0080B" w:rsidRDefault="00E662B0" w:rsidP="00E662B0">
      <w:pPr>
        <w:pStyle w:val="3"/>
      </w:pPr>
      <w:bookmarkStart w:id="36" w:name="_Toc194845625"/>
      <w:commentRangeStart w:id="23"/>
      <w:r w:rsidRPr="00D0080B">
        <w:rPr>
          <w:rFonts w:hint="eastAsia"/>
        </w:rPr>
        <w:t>2.2.</w:t>
      </w:r>
      <w:r>
        <w:rPr>
          <w:rFonts w:hint="eastAsia"/>
        </w:rPr>
        <w:t>3</w:t>
      </w:r>
      <w:r>
        <w:rPr>
          <w:rFonts w:hint="eastAsia"/>
        </w:rPr>
        <w:t>编码维度对比</w:t>
      </w:r>
      <w:commentRangeEnd w:id="23"/>
      <w:r>
        <w:rPr>
          <w:rStyle w:val="CommentReference"/>
        </w:rPr>
        <w:commentReference w:id="23"/>
      </w:r>
      <w:bookmarkEnd w:id="36"/>
    </w:p>
    <w:p w14:paraId="312C848F" w14:textId="77777777" w:rsidR="000452AB" w:rsidRDefault="00E662B0" w:rsidP="008A5B33">
      <w:pPr>
        <w:ind w:firstLine="480"/>
      </w:pPr>
      <w:r w:rsidRPr="00C54411">
        <w:t>基于字的编码方式采用了</w:t>
      </w:r>
      <w:r>
        <w:rPr>
          <w:rFonts w:hint="eastAsia"/>
        </w:rPr>
        <w:t>较</w:t>
      </w:r>
      <w:r w:rsidRPr="00C54411">
        <w:t>细粒度的单元，将文本中的每个字作为模型的输入单</w:t>
      </w:r>
      <w:r>
        <w:rPr>
          <w:rFonts w:hint="eastAsia"/>
        </w:rPr>
        <w:t>位</w:t>
      </w:r>
      <w:r w:rsidRPr="00C54411">
        <w:rPr>
          <w:rFonts w:hint="eastAsia"/>
        </w:rPr>
        <w:t>，</w:t>
      </w:r>
      <w:r w:rsidRPr="00C54411">
        <w:t>输入序列可表示为</w:t>
      </w:r>
      <m:oMath>
        <m:r>
          <w:rPr>
            <w:rFonts w:ascii="Cambria Math" w:hAnsi="Cambria Math" w:hint="eastAsia"/>
          </w:rPr>
          <m:t>C=</m:t>
        </m:r>
        <m:r>
          <m:rPr>
            <m:lit/>
          </m:rPr>
          <w:rPr>
            <w:rFonts w:ascii="Cambria Math" w:hAnsi="Cambria Math" w:hint="eastAsia"/>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n</m:t>
            </m:r>
          </m:sub>
        </m:sSub>
        <m:r>
          <m:rPr>
            <m:lit/>
          </m:rP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c</m:t>
            </m:r>
          </m:sub>
        </m:sSub>
      </m:oMath>
      <w:r w:rsidRPr="00C54411">
        <w:t xml:space="preserve">, </w:t>
      </w:r>
      <w:r w:rsidRPr="00C54411">
        <w:t>其中</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C54411">
        <w:t>是由</w:t>
      </w:r>
      <w:r w:rsidRPr="003A45B2">
        <w:t>BERT</w:t>
      </w:r>
      <w:proofErr w:type="gramStart"/>
      <w:r w:rsidRPr="00C54411">
        <w:t>预训练</w:t>
      </w:r>
      <w:proofErr w:type="gramEnd"/>
      <w:r w:rsidRPr="00C54411">
        <w:t>模型</w:t>
      </w:r>
      <w:r w:rsidRPr="00C54411">
        <w:lastRenderedPageBreak/>
        <w:t>训练得到的字符表</w:t>
      </w:r>
      <w:r>
        <w:rPr>
          <w:vertAlign w:val="superscript"/>
        </w:rPr>
        <w:fldChar w:fldCharType="begin"/>
      </w:r>
      <w:r>
        <w:rPr>
          <w:vertAlign w:val="superscript"/>
        </w:rPr>
        <w:instrText xml:space="preserve"> REF _Ref192936914 \r \h </w:instrText>
      </w:r>
      <w:r>
        <w:rPr>
          <w:vertAlign w:val="superscript"/>
        </w:rPr>
      </w:r>
      <w:r>
        <w:rPr>
          <w:vertAlign w:val="superscript"/>
        </w:rPr>
        <w:fldChar w:fldCharType="separate"/>
      </w:r>
      <w:r>
        <w:rPr>
          <w:vertAlign w:val="superscript"/>
        </w:rPr>
        <w:t>[42]</w:t>
      </w:r>
      <w:r>
        <w:rPr>
          <w:vertAlign w:val="superscript"/>
        </w:rPr>
        <w:fldChar w:fldCharType="end"/>
      </w:r>
      <w:r w:rsidRPr="00C54411">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r>
      <w:r>
        <w:rPr>
          <w:vertAlign w:val="superscript"/>
        </w:rPr>
        <w:fldChar w:fldCharType="separate"/>
      </w:r>
      <w:r>
        <w:rPr>
          <w:vertAlign w:val="superscript"/>
        </w:rPr>
        <w:t>[43]</w:t>
      </w:r>
      <w:r>
        <w:rPr>
          <w:vertAlign w:val="superscript"/>
        </w:rPr>
        <w:fldChar w:fldCharType="end"/>
      </w:r>
      <w:r w:rsidRPr="00C54411">
        <w:t>，</w:t>
      </w:r>
      <w:r w:rsidRPr="00C54411">
        <w:rPr>
          <w:rFonts w:hint="eastAsia"/>
        </w:rPr>
        <w:t>且易将词语中的字分开，在</w:t>
      </w:r>
      <w:r w:rsidRPr="003A45B2">
        <w:rPr>
          <w:rFonts w:hint="eastAsia"/>
        </w:rPr>
        <w:t>NLU</w:t>
      </w:r>
      <w:r w:rsidRPr="00C54411">
        <w:rPr>
          <w:rFonts w:hint="eastAsia"/>
        </w:rPr>
        <w:t>任务中极易出现将词语中的</w:t>
      </w:r>
      <w:proofErr w:type="gramStart"/>
      <w:r w:rsidRPr="00C54411">
        <w:rPr>
          <w:rFonts w:hint="eastAsia"/>
        </w:rPr>
        <w:t>个</w:t>
      </w:r>
      <w:proofErr w:type="gramEnd"/>
      <w:r w:rsidRPr="00C54411">
        <w:rPr>
          <w:rFonts w:hint="eastAsia"/>
        </w:rPr>
        <w:t>别字误识为其他槽的情况。</w:t>
      </w:r>
    </w:p>
    <w:p w14:paraId="13E63D37" w14:textId="6B2DE530" w:rsidR="000452AB" w:rsidRPr="000452AB" w:rsidRDefault="000452AB" w:rsidP="000452AB">
      <w:pPr>
        <w:ind w:firstLine="480"/>
        <w:rPr>
          <w:color w:val="000000" w:themeColor="text1"/>
        </w:rPr>
      </w:pPr>
      <w:r w:rsidRPr="000452AB">
        <w:rPr>
          <w:color w:val="000000" w:themeColor="text1"/>
        </w:rPr>
        <w:t>基于词的编码方式将文本分割为离散的词汇单元，以词作为模型的基本输入单</w:t>
      </w:r>
      <w:r w:rsidRPr="000452AB">
        <w:rPr>
          <w:rFonts w:hint="eastAsia"/>
          <w:color w:val="000000" w:themeColor="text1"/>
        </w:rPr>
        <w:t>位，</w:t>
      </w:r>
      <w:r w:rsidRPr="000452AB">
        <w:rPr>
          <w:color w:val="000000" w:themeColor="text1"/>
        </w:rPr>
        <w:t>依赖于</w:t>
      </w:r>
      <w:proofErr w:type="gramStart"/>
      <w:r w:rsidRPr="000452AB">
        <w:rPr>
          <w:color w:val="000000" w:themeColor="text1"/>
        </w:rPr>
        <w:t>预训练</w:t>
      </w:r>
      <w:proofErr w:type="gramEnd"/>
      <w:r w:rsidRPr="000452AB">
        <w:rPr>
          <w:color w:val="000000" w:themeColor="text1"/>
        </w:rPr>
        <w:t>的词嵌入模型，以获取每个词的语义表示。</w:t>
      </w:r>
      <w:r w:rsidRPr="000452AB">
        <w:rPr>
          <w:rFonts w:hint="eastAsia"/>
          <w:color w:val="000000" w:themeColor="text1"/>
        </w:rPr>
        <w:t>该方式</w:t>
      </w:r>
      <w:r w:rsidRPr="000452AB">
        <w:rPr>
          <w:color w:val="000000" w:themeColor="text1"/>
        </w:rPr>
        <w:t>通过降低输入维度提升了计算效率</w:t>
      </w:r>
      <w:r w:rsidRPr="000452AB">
        <w:rPr>
          <w:rFonts w:hint="eastAsia"/>
          <w:color w:val="000000" w:themeColor="text1"/>
        </w:rPr>
        <w:t>，能</w:t>
      </w:r>
      <w:r w:rsidRPr="000452AB">
        <w:rPr>
          <w:color w:val="000000" w:themeColor="text1"/>
        </w:rPr>
        <w:t>更有效地捕捉词与词之间的语义关系，避免了自然语言理解任务中将词语中的</w:t>
      </w:r>
      <w:proofErr w:type="gramStart"/>
      <w:r w:rsidRPr="000452AB">
        <w:rPr>
          <w:color w:val="000000" w:themeColor="text1"/>
        </w:rPr>
        <w:t>个</w:t>
      </w:r>
      <w:proofErr w:type="gramEnd"/>
      <w:r w:rsidRPr="000452AB">
        <w:rPr>
          <w:color w:val="000000" w:themeColor="text1"/>
        </w:rPr>
        <w:t>别字误识别为其他槽位的问题。</w:t>
      </w:r>
      <w:r w:rsidRPr="000452AB">
        <w:rPr>
          <w:rFonts w:hint="eastAsia"/>
          <w:color w:val="000000" w:themeColor="text1"/>
        </w:rPr>
        <w:t>然而</w:t>
      </w:r>
      <w:r w:rsidRPr="000452AB">
        <w:rPr>
          <w:color w:val="000000" w:themeColor="text1"/>
        </w:rPr>
        <w:t>传统的词表征方法如独热编码、词频</w:t>
      </w:r>
      <w:r w:rsidRPr="000452AB">
        <w:rPr>
          <w:color w:val="000000" w:themeColor="text1"/>
        </w:rPr>
        <w:t>-</w:t>
      </w:r>
      <w:r w:rsidRPr="000452AB">
        <w:rPr>
          <w:color w:val="000000" w:themeColor="text1"/>
        </w:rPr>
        <w:t>逆文档频率</w:t>
      </w:r>
      <w:proofErr w:type="gramStart"/>
      <w:r w:rsidRPr="000452AB">
        <w:rPr>
          <w:color w:val="000000" w:themeColor="text1"/>
        </w:rPr>
        <w:t>和词袋模型</w:t>
      </w:r>
      <w:proofErr w:type="gramEnd"/>
      <w:r w:rsidRPr="000452AB">
        <w:rPr>
          <w:rFonts w:hint="eastAsia"/>
          <w:color w:val="000000" w:themeColor="text1"/>
        </w:rPr>
        <w:t>等因只关</w:t>
      </w:r>
      <w:r w:rsidRPr="000452AB">
        <w:rPr>
          <w:color w:val="000000" w:themeColor="text1"/>
        </w:rPr>
        <w:t>注</w:t>
      </w:r>
      <w:proofErr w:type="gramStart"/>
      <w:r w:rsidRPr="000452AB">
        <w:rPr>
          <w:color w:val="000000" w:themeColor="text1"/>
        </w:rPr>
        <w:t>词特征</w:t>
      </w:r>
      <w:proofErr w:type="gramEnd"/>
      <w:r w:rsidRPr="000452AB">
        <w:rPr>
          <w:color w:val="000000" w:themeColor="text1"/>
        </w:rPr>
        <w:t>的量化</w:t>
      </w:r>
      <w:r w:rsidRPr="000452AB">
        <w:rPr>
          <w:color w:val="000000" w:themeColor="text1"/>
          <w:vertAlign w:val="superscript"/>
        </w:rPr>
        <w:fldChar w:fldCharType="begin"/>
      </w:r>
      <w:r w:rsidRPr="000452AB">
        <w:rPr>
          <w:color w:val="000000" w:themeColor="text1"/>
          <w:vertAlign w:val="superscript"/>
        </w:rPr>
        <w:instrText xml:space="preserve"> REF _Ref192934438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[44]</w:t>
      </w:r>
      <w:r w:rsidRPr="000452AB">
        <w:rPr>
          <w:color w:val="000000" w:themeColor="text1"/>
          <w:vertAlign w:val="superscript"/>
        </w:rPr>
        <w:fldChar w:fldCharType="end"/>
      </w:r>
      <w:r w:rsidRPr="000452AB">
        <w:rPr>
          <w:rFonts w:hint="eastAsia"/>
          <w:color w:val="000000" w:themeColor="text1"/>
        </w:rPr>
        <w:t>，</w:t>
      </w:r>
      <w:r w:rsidRPr="000452AB">
        <w:rPr>
          <w:color w:val="000000" w:themeColor="text1"/>
        </w:rPr>
        <w:t>导致表征结果稀疏且语义表达能力有限。相比之下，神经概率语言模型通过神经网络实现了词向量的稠密表示，</w:t>
      </w:r>
      <w:r w:rsidRPr="000452AB">
        <w:rPr>
          <w:rFonts w:hint="eastAsia"/>
          <w:color w:val="000000" w:themeColor="text1"/>
        </w:rPr>
        <w:t>可以</w:t>
      </w:r>
      <w:r w:rsidRPr="000452AB">
        <w:rPr>
          <w:color w:val="000000" w:themeColor="text1"/>
        </w:rPr>
        <w:t>显著提升语义表征能力。</w:t>
      </w:r>
    </w:p>
    <w:p w14:paraId="02C7239A" w14:textId="5ABE45A4" w:rsidR="000452AB" w:rsidRPr="000452AB" w:rsidRDefault="009A49A6" w:rsidP="000452AB">
      <w:pPr>
        <w:ind w:firstLine="480"/>
        <w:rPr>
          <w:color w:val="000000" w:themeColor="text1"/>
        </w:rPr>
      </w:pPr>
      <w:r w:rsidRPr="000452AB">
        <w:rPr>
          <w:rFonts w:hint="eastAsia"/>
          <w:color w:val="000000" w:themeColor="text1"/>
        </w:rPr>
        <w:t>此外该方法</w:t>
      </w:r>
      <w:r w:rsidRPr="000452AB">
        <w:rPr>
          <w:color w:val="000000" w:themeColor="text1"/>
        </w:rPr>
        <w:t>在处理</w:t>
      </w:r>
      <w:r w:rsidRPr="000452AB">
        <w:rPr>
          <w:rFonts w:hint="eastAsia"/>
          <w:color w:val="000000" w:themeColor="text1"/>
        </w:rPr>
        <w:t>包含</w:t>
      </w:r>
      <w:r w:rsidRPr="000452AB">
        <w:rPr>
          <w:color w:val="000000" w:themeColor="text1"/>
        </w:rPr>
        <w:t>未登录词或</w:t>
      </w:r>
      <w:r w:rsidRPr="000452AB">
        <w:rPr>
          <w:rFonts w:hint="eastAsia"/>
          <w:color w:val="000000" w:themeColor="text1"/>
        </w:rPr>
        <w:t>存在</w:t>
      </w:r>
      <w:r w:rsidRPr="000452AB">
        <w:rPr>
          <w:color w:val="000000" w:themeColor="text1"/>
        </w:rPr>
        <w:t>上下文歧义</w:t>
      </w:r>
      <w:r w:rsidRPr="000452AB">
        <w:rPr>
          <w:rFonts w:hint="eastAsia"/>
          <w:color w:val="000000" w:themeColor="text1"/>
        </w:rPr>
        <w:t>的语句时存在局限</w:t>
      </w:r>
      <w:r w:rsidRPr="000452AB">
        <w:rPr>
          <w:color w:val="000000" w:themeColor="text1"/>
        </w:rPr>
        <w:t>。</w:t>
      </w:r>
      <w:r w:rsidR="000452AB" w:rsidRPr="000452AB">
        <w:rPr>
          <w:rFonts w:hint="eastAsia"/>
          <w:color w:val="000000" w:themeColor="text1"/>
        </w:rPr>
        <w:t>自然语言处理任务中词表构建通常采用预定义、语料库生成或自定义方式，但未登录词的普遍存在限制了模型学习能力。研究表明</w:t>
      </w:r>
      <w:r w:rsidR="000452AB" w:rsidRPr="000452AB">
        <w:rPr>
          <w:color w:val="000000" w:themeColor="text1"/>
        </w:rPr>
        <w:t>尤其是在处理低频专有名词时，模型难以充分学习其语义信息，甚至可能出现短语划分错误</w:t>
      </w:r>
      <w:r w:rsidR="000452AB" w:rsidRPr="000452AB">
        <w:rPr>
          <w:rFonts w:hint="eastAsia"/>
          <w:color w:val="000000" w:themeColor="text1"/>
        </w:rPr>
        <w:t>的问题</w:t>
      </w:r>
      <w:r w:rsidR="000452AB" w:rsidRPr="000452AB">
        <w:rPr>
          <w:color w:val="000000" w:themeColor="text1"/>
          <w:vertAlign w:val="superscript"/>
        </w:rPr>
        <w:fldChar w:fldCharType="begin"/>
      </w:r>
      <w:r w:rsidR="000452AB" w:rsidRPr="000452AB">
        <w:rPr>
          <w:color w:val="000000" w:themeColor="text1"/>
          <w:vertAlign w:val="superscript"/>
        </w:rPr>
        <w:instrText xml:space="preserve"> REF _Ref192934452 \r \h </w:instrText>
      </w:r>
      <w:r w:rsidR="000452AB" w:rsidRPr="000452AB">
        <w:rPr>
          <w:color w:val="000000" w:themeColor="text1"/>
          <w:vertAlign w:val="superscript"/>
        </w:rPr>
      </w:r>
      <w:r w:rsidR="000452AB" w:rsidRPr="000452AB">
        <w:rPr>
          <w:color w:val="000000" w:themeColor="text1"/>
          <w:vertAlign w:val="superscript"/>
        </w:rPr>
        <w:fldChar w:fldCharType="separate"/>
      </w:r>
      <w:r w:rsidR="000452AB" w:rsidRPr="000452AB">
        <w:rPr>
          <w:color w:val="000000" w:themeColor="text1"/>
          <w:vertAlign w:val="superscript"/>
        </w:rPr>
        <w:t>[45]</w:t>
      </w:r>
      <w:r w:rsidR="000452AB" w:rsidRPr="000452AB">
        <w:rPr>
          <w:color w:val="000000" w:themeColor="text1"/>
          <w:vertAlign w:val="superscript"/>
        </w:rPr>
        <w:fldChar w:fldCharType="end"/>
      </w:r>
      <w:r w:rsidR="000452AB" w:rsidRPr="000452AB">
        <w:rPr>
          <w:color w:val="000000" w:themeColor="text1"/>
        </w:rPr>
        <w:t>。针对</w:t>
      </w:r>
      <w:r w:rsidR="000452AB" w:rsidRPr="000452AB">
        <w:rPr>
          <w:rFonts w:hint="eastAsia"/>
          <w:color w:val="000000" w:themeColor="text1"/>
        </w:rPr>
        <w:t>该场景</w:t>
      </w:r>
      <w:r w:rsidR="000452AB" w:rsidRPr="000452AB">
        <w:rPr>
          <w:color w:val="000000" w:themeColor="text1"/>
        </w:rPr>
        <w:t>，部分研究者提出通过引入语法特征、领域知识等额外信息增强词嵌入的方法</w:t>
      </w:r>
      <w:r w:rsidR="000452AB" w:rsidRPr="000452AB">
        <w:rPr>
          <w:rFonts w:hint="eastAsia"/>
          <w:color w:val="000000" w:themeColor="text1"/>
        </w:rPr>
        <w:t>来缓解</w:t>
      </w:r>
      <w:r w:rsidR="000452AB" w:rsidRPr="000452AB">
        <w:rPr>
          <w:rFonts w:ascii="Segoe UI" w:hAnsi="Segoe UI" w:cs="Segoe UI"/>
          <w:color w:val="000000" w:themeColor="text1"/>
          <w:shd w:val="clear" w:color="auto" w:fill="FFFFFF"/>
        </w:rPr>
        <w:t>未登录词的表征缺陷。</w:t>
      </w:r>
    </w:p>
    <w:p w14:paraId="21D4FCED" w14:textId="77777777" w:rsidR="00212359" w:rsidRPr="00D0080B" w:rsidRDefault="00212359" w:rsidP="00212359">
      <w:pPr>
        <w:pStyle w:val="2"/>
      </w:pPr>
      <w:bookmarkStart w:id="37" w:name="_Toc194845626"/>
      <w:r w:rsidRPr="00D0080B">
        <w:rPr>
          <w:rFonts w:hint="eastAsia"/>
        </w:rPr>
        <w:t>2.3</w:t>
      </w:r>
      <w:r w:rsidRPr="00D0080B">
        <w:rPr>
          <w:rFonts w:hint="eastAsia"/>
        </w:rPr>
        <w:t>依存句法分析</w:t>
      </w:r>
      <w:bookmarkEnd w:id="37"/>
    </w:p>
    <w:p w14:paraId="3C14371E" w14:textId="2B7E07D2" w:rsidR="000452AB" w:rsidRPr="000452AB" w:rsidRDefault="000452AB" w:rsidP="000452AB">
      <w:pPr>
        <w:ind w:firstLine="480"/>
        <w:rPr>
          <w:color w:val="000000" w:themeColor="text1"/>
        </w:rPr>
      </w:pPr>
      <w:r w:rsidRPr="000452AB">
        <w:rPr>
          <w:color w:val="000000" w:themeColor="text1"/>
        </w:rPr>
        <w:t>依存</w:t>
      </w:r>
      <w:r w:rsidRPr="000452AB">
        <w:rPr>
          <w:rFonts w:hint="eastAsia"/>
          <w:color w:val="000000" w:themeColor="text1"/>
        </w:rPr>
        <w:t>句法</w:t>
      </w:r>
      <w:r w:rsidRPr="000452AB">
        <w:rPr>
          <w:color w:val="000000" w:themeColor="text1"/>
        </w:rPr>
        <w:t>分析</w:t>
      </w:r>
      <w:r w:rsidRPr="000452AB">
        <w:rPr>
          <w:rFonts w:hint="eastAsia"/>
          <w:color w:val="000000" w:themeColor="text1"/>
        </w:rPr>
        <w:t>作为</w:t>
      </w:r>
      <w:r w:rsidRPr="000452AB">
        <w:rPr>
          <w:rFonts w:ascii="Segoe UI" w:hAnsi="Segoe UI" w:cs="Segoe UI"/>
          <w:color w:val="000000" w:themeColor="text1"/>
          <w:shd w:val="clear" w:color="auto" w:fill="FFFFFF"/>
        </w:rPr>
        <w:t>句法解析的核心技术，通过构建句法依存树</w:t>
      </w:r>
      <w:r w:rsidRPr="000452AB">
        <w:rPr>
          <w:rFonts w:ascii="Segoe UI" w:hAnsi="Segoe UI" w:cs="Segoe UI" w:hint="eastAsia"/>
          <w:color w:val="000000" w:themeColor="text1"/>
          <w:shd w:val="clear" w:color="auto" w:fill="FFFFFF"/>
        </w:rPr>
        <w:t>来</w:t>
      </w:r>
      <w:r w:rsidRPr="000452AB">
        <w:rPr>
          <w:rFonts w:ascii="Segoe UI" w:hAnsi="Segoe UI" w:cs="Segoe UI"/>
          <w:color w:val="000000" w:themeColor="text1"/>
          <w:shd w:val="clear" w:color="auto" w:fill="FFFFFF"/>
        </w:rPr>
        <w:t>揭示语句中词语间的语义关联。</w:t>
      </w:r>
      <w:r w:rsidRPr="000452AB">
        <w:rPr>
          <w:rFonts w:hint="eastAsia"/>
          <w:color w:val="000000" w:themeColor="text1"/>
        </w:rPr>
        <w:t>如图</w:t>
      </w:r>
      <w:r w:rsidRPr="000452AB">
        <w:rPr>
          <w:rFonts w:hint="eastAsia"/>
          <w:color w:val="000000" w:themeColor="text1"/>
        </w:rPr>
        <w:t>2-3</w:t>
      </w:r>
      <w:r w:rsidRPr="000452AB">
        <w:rPr>
          <w:rFonts w:hint="eastAsia"/>
          <w:color w:val="000000" w:themeColor="text1"/>
        </w:rPr>
        <w:t>所示，该技术在分词与词性标注基础上，通过解析词语间的修饰关系、主谓关系等句法特征，形成以</w:t>
      </w:r>
      <w:r w:rsidRPr="000452AB">
        <w:rPr>
          <w:rFonts w:hint="eastAsia"/>
          <w:color w:val="000000" w:themeColor="text1"/>
        </w:rPr>
        <w:t>ROOT</w:t>
      </w:r>
      <w:r w:rsidRPr="000452AB">
        <w:rPr>
          <w:rFonts w:hint="eastAsia"/>
          <w:color w:val="000000" w:themeColor="text1"/>
        </w:rPr>
        <w:t>为根节点的有向树结构。句法依存树由带有语义标签的有向边构成，每条边从父词指向子词，清晰标注主语、宾语、定状补等句法关系，</w:t>
      </w:r>
      <w:r w:rsidRPr="000452AB">
        <w:rPr>
          <w:color w:val="000000" w:themeColor="text1"/>
        </w:rPr>
        <w:t>有助于更好</w:t>
      </w:r>
      <w:r w:rsidRPr="000452AB">
        <w:rPr>
          <w:rFonts w:hint="eastAsia"/>
          <w:color w:val="000000" w:themeColor="text1"/>
        </w:rPr>
        <w:t>的</w:t>
      </w:r>
      <w:r w:rsidRPr="000452AB">
        <w:rPr>
          <w:color w:val="000000" w:themeColor="text1"/>
        </w:rPr>
        <w:t>理解句子中各部分之间的语义关联。</w:t>
      </w:r>
    </w:p>
    <w:p w14:paraId="7AB9DAA9" w14:textId="77777777" w:rsidR="00212359" w:rsidRDefault="00212359" w:rsidP="00951645">
      <w:pPr>
        <w:pStyle w:val="afb"/>
        <w:ind w:firstLineChars="0" w:firstLine="0"/>
        <w:rPr>
          <w:rFonts w:ascii="宋体" w:hAnsi="宋体"/>
          <w:bCs/>
        </w:rPr>
      </w:pPr>
      <w:r w:rsidRPr="00C94A36">
        <w:rPr>
          <w:noProof/>
        </w:rPr>
        <w:lastRenderedPageBreak/>
        <w:drawing>
          <wp:inline distT="0" distB="0" distL="0" distR="0" wp14:anchorId="652E7BB2" wp14:editId="3C3BA0D6">
            <wp:extent cx="4348163" cy="1328106"/>
            <wp:effectExtent l="0" t="0" r="0" b="5715"/>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8537" cy="1358764"/>
                    </a:xfrm>
                    <a:prstGeom prst="rect">
                      <a:avLst/>
                    </a:prstGeom>
                    <a:noFill/>
                    <a:ln>
                      <a:noFill/>
                    </a:ln>
                  </pic:spPr>
                </pic:pic>
              </a:graphicData>
            </a:graphic>
          </wp:inline>
        </w:drawing>
      </w:r>
    </w:p>
    <w:p w14:paraId="28C27C07" w14:textId="5E38D810" w:rsidR="00363B00" w:rsidRDefault="00440686" w:rsidP="00951645">
      <w:pPr>
        <w:pStyle w:val="afb"/>
        <w:ind w:firstLineChars="0" w:firstLine="0"/>
      </w:pPr>
      <w:bookmarkStart w:id="38" w:name="_Toc19513608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363B00" w:rsidRPr="003B5CC5">
        <w:t>句法依存树示例图</w:t>
      </w:r>
      <w:bookmarkEnd w:id="38"/>
    </w:p>
    <w:p w14:paraId="4BB81DAD" w14:textId="1E0E90AB" w:rsidR="00363B00" w:rsidRPr="00363B00" w:rsidRDefault="00363B00" w:rsidP="00951645">
      <w:pPr>
        <w:pStyle w:val="afb"/>
        <w:ind w:firstLineChars="0" w:firstLine="0"/>
      </w:pPr>
      <w:r>
        <w:t xml:space="preserve">Fig </w:t>
      </w:r>
      <w:fldSimple w:instr=" STYLEREF 1 \s ">
        <w:r>
          <w:rPr>
            <w:noProof/>
            <w:cs/>
          </w:rPr>
          <w:t>‎</w:t>
        </w:r>
        <w:r>
          <w:rPr>
            <w:noProof/>
          </w:rPr>
          <w:t>2</w:t>
        </w:r>
      </w:fldSimple>
      <w:r>
        <w:noBreakHyphen/>
      </w:r>
      <w:fldSimple w:instr=" SEQ Fig \* ARABIC \s 1 ">
        <w:r>
          <w:rPr>
            <w:noProof/>
          </w:rPr>
          <w:t>3</w:t>
        </w:r>
      </w:fldSimple>
      <w:r>
        <w:rPr>
          <w:rFonts w:hint="eastAsia"/>
        </w:rPr>
        <w:t xml:space="preserve"> </w:t>
      </w:r>
      <w:r w:rsidRPr="00D368C7">
        <w:t>Example diagram of syntactic dependency tree</w:t>
      </w:r>
    </w:p>
    <w:p w14:paraId="751BEA45" w14:textId="77777777" w:rsidR="00212359" w:rsidRPr="00D6661A" w:rsidRDefault="00212359" w:rsidP="00212359">
      <w:pPr>
        <w:pStyle w:val="2"/>
      </w:pPr>
      <w:bookmarkStart w:id="39" w:name="_Toc194845627"/>
      <w:r w:rsidRPr="00D6661A">
        <w:rPr>
          <w:rFonts w:hint="eastAsia"/>
        </w:rPr>
        <w:t>2.</w:t>
      </w:r>
      <w:r>
        <w:rPr>
          <w:rFonts w:hint="eastAsia"/>
        </w:rPr>
        <w:t>4</w:t>
      </w:r>
      <w:r w:rsidRPr="00D6661A">
        <w:rPr>
          <w:rFonts w:hint="eastAsia"/>
        </w:rPr>
        <w:t>提示工程</w:t>
      </w:r>
      <w:bookmarkEnd w:id="39"/>
    </w:p>
    <w:p w14:paraId="67AE1786" w14:textId="77777777" w:rsidR="000452AB" w:rsidRPr="000452AB" w:rsidRDefault="000452AB" w:rsidP="000452AB">
      <w:pPr>
        <w:ind w:firstLine="480"/>
        <w:rPr>
          <w:rFonts w:ascii="Segoe UI" w:hAnsi="Segoe UI" w:cs="Segoe UI"/>
          <w:color w:val="000000" w:themeColor="text1"/>
          <w:shd w:val="clear" w:color="auto" w:fill="FFFFFF"/>
        </w:rPr>
      </w:pPr>
      <w:r w:rsidRPr="000452AB">
        <w:rPr>
          <w:rFonts w:hint="eastAsia"/>
          <w:color w:val="000000" w:themeColor="text1"/>
        </w:rPr>
        <w:t>提示工程是一种通过设计和优化输入提示语，以引导和限制大模型生成复合预期的输出的方法。在这个过程中，研究者们无需调整模型参数，就可以指导大模型得到准确的答案</w:t>
      </w:r>
      <w:r w:rsidRPr="000452AB">
        <w:rPr>
          <w:color w:val="000000" w:themeColor="text1"/>
          <w:vertAlign w:val="superscript"/>
        </w:rPr>
        <w:fldChar w:fldCharType="begin"/>
      </w:r>
      <w:r w:rsidRPr="000452AB">
        <w:rPr>
          <w:color w:val="000000" w:themeColor="text1"/>
          <w:vertAlign w:val="superscript"/>
        </w:rPr>
        <w:instrText xml:space="preserve"> REF _Ref192934466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[46]</w:t>
      </w:r>
      <w:r w:rsidRPr="000452AB">
        <w:rPr>
          <w:color w:val="000000" w:themeColor="text1"/>
          <w:vertAlign w:val="superscript"/>
        </w:rPr>
        <w:fldChar w:fldCharType="end"/>
      </w:r>
      <w:r w:rsidRPr="000452AB">
        <w:rPr>
          <w:rFonts w:hint="eastAsia"/>
          <w:color w:val="000000" w:themeColor="text1"/>
        </w:rPr>
        <w:t>。提示工程具体可以划分为硬提示与软提示</w:t>
      </w:r>
      <w:r w:rsidRPr="000452AB">
        <w:rPr>
          <w:color w:val="000000" w:themeColor="text1"/>
          <w:vertAlign w:val="superscript"/>
        </w:rPr>
        <w:fldChar w:fldCharType="begin"/>
      </w:r>
      <w:r w:rsidRPr="000452AB">
        <w:rPr>
          <w:color w:val="000000" w:themeColor="text1"/>
          <w:vertAlign w:val="superscript"/>
        </w:rPr>
        <w:instrText xml:space="preserve"> REF _Ref192934478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[47]</w:t>
      </w:r>
      <w:r w:rsidRPr="000452AB">
        <w:rPr>
          <w:color w:val="000000" w:themeColor="text1"/>
          <w:vertAlign w:val="superscript"/>
        </w:rPr>
        <w:fldChar w:fldCharType="end"/>
      </w:r>
      <w:r w:rsidRPr="000452AB">
        <w:rPr>
          <w:rFonts w:hint="eastAsia"/>
          <w:color w:val="000000" w:themeColor="text1"/>
        </w:rPr>
        <w:t>，</w:t>
      </w:r>
      <w:r w:rsidRPr="000452AB">
        <w:rPr>
          <w:rFonts w:ascii="Segoe UI" w:hAnsi="Segoe UI" w:cs="Segoe UI"/>
          <w:color w:val="000000" w:themeColor="text1"/>
          <w:shd w:val="clear" w:color="auto" w:fill="FFFFFF"/>
        </w:rPr>
        <w:t>硬提示通过预定义的自然语言模板实现静态任务适配</w:t>
      </w:r>
      <w:r w:rsidRPr="000452AB">
        <w:rPr>
          <w:color w:val="000000" w:themeColor="text1"/>
          <w:vertAlign w:val="superscript"/>
        </w:rPr>
        <w:fldChar w:fldCharType="begin"/>
      </w:r>
      <w:r w:rsidRPr="000452AB">
        <w:rPr>
          <w:color w:val="000000" w:themeColor="text1"/>
          <w:vertAlign w:val="superscript"/>
        </w:rPr>
        <w:instrText xml:space="preserve"> REF _Ref192934490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[48]</w:t>
      </w:r>
      <w:r w:rsidRPr="000452AB">
        <w:rPr>
          <w:color w:val="000000" w:themeColor="text1"/>
          <w:vertAlign w:val="superscript"/>
        </w:rPr>
        <w:fldChar w:fldCharType="end"/>
      </w:r>
      <w:r w:rsidRPr="000452AB">
        <w:rPr>
          <w:rFonts w:hint="eastAsia"/>
          <w:color w:val="000000" w:themeColor="text1"/>
        </w:rPr>
        <w:t>，</w:t>
      </w:r>
      <w:r w:rsidRPr="000452AB">
        <w:rPr>
          <w:rFonts w:ascii="Segoe UI" w:hAnsi="Segoe UI" w:cs="Segoe UI"/>
          <w:color w:val="000000" w:themeColor="text1"/>
          <w:shd w:val="clear" w:color="auto" w:fill="FFFFFF"/>
        </w:rPr>
        <w:t>软提示则通过提示微调生成嵌入向量以适应</w:t>
      </w:r>
      <w:r w:rsidRPr="000452AB">
        <w:rPr>
          <w:rFonts w:ascii="Segoe UI" w:hAnsi="Segoe UI" w:cs="Segoe UI" w:hint="eastAsia"/>
          <w:color w:val="000000" w:themeColor="text1"/>
          <w:shd w:val="clear" w:color="auto" w:fill="FFFFFF"/>
        </w:rPr>
        <w:t>动态</w:t>
      </w:r>
      <w:r w:rsidRPr="000452AB">
        <w:rPr>
          <w:rFonts w:ascii="Segoe UI" w:hAnsi="Segoe UI" w:cs="Segoe UI"/>
          <w:color w:val="000000" w:themeColor="text1"/>
          <w:shd w:val="clear" w:color="auto" w:fill="FFFFFF"/>
        </w:rPr>
        <w:t>任务变化</w:t>
      </w:r>
      <w:r w:rsidRPr="000452AB">
        <w:rPr>
          <w:color w:val="000000" w:themeColor="text1"/>
          <w:vertAlign w:val="superscript"/>
        </w:rPr>
        <w:fldChar w:fldCharType="begin"/>
      </w:r>
      <w:r w:rsidRPr="000452AB">
        <w:rPr>
          <w:color w:val="000000" w:themeColor="text1"/>
          <w:vertAlign w:val="superscript"/>
        </w:rPr>
        <w:instrText xml:space="preserve"> REF _Ref192934503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[49]</w:t>
      </w:r>
      <w:r w:rsidRPr="000452AB">
        <w:rPr>
          <w:color w:val="000000" w:themeColor="text1"/>
          <w:vertAlign w:val="superscript"/>
        </w:rPr>
        <w:fldChar w:fldCharType="end"/>
      </w:r>
      <w:r w:rsidRPr="000452AB">
        <w:rPr>
          <w:rFonts w:ascii="Segoe UI" w:hAnsi="Segoe UI" w:cs="Segoe UI" w:hint="eastAsia"/>
          <w:color w:val="000000" w:themeColor="text1"/>
          <w:shd w:val="clear" w:color="auto" w:fill="FFFFFF"/>
        </w:rPr>
        <w:t>。</w:t>
      </w:r>
      <w:r w:rsidRPr="000452AB">
        <w:rPr>
          <w:rFonts w:hint="eastAsia"/>
          <w:color w:val="000000" w:themeColor="text1"/>
        </w:rPr>
        <w:t>根据交互方式的不同，该方法又可分为在线提示</w:t>
      </w:r>
      <w:r w:rsidRPr="000452AB">
        <w:rPr>
          <w:color w:val="000000" w:themeColor="text1"/>
          <w:vertAlign w:val="superscript"/>
        </w:rPr>
        <w:fldChar w:fldCharType="begin"/>
      </w:r>
      <w:r w:rsidRPr="000452AB">
        <w:rPr>
          <w:color w:val="000000" w:themeColor="text1"/>
          <w:vertAlign w:val="superscript"/>
        </w:rPr>
        <w:instrText xml:space="preserve"> REF _Ref192934518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[50]</w:t>
      </w:r>
      <w:r w:rsidRPr="000452AB">
        <w:rPr>
          <w:color w:val="000000" w:themeColor="text1"/>
          <w:vertAlign w:val="superscript"/>
        </w:rPr>
        <w:fldChar w:fldCharType="end"/>
      </w:r>
      <w:r w:rsidRPr="000452AB">
        <w:rPr>
          <w:rFonts w:hint="eastAsia"/>
          <w:color w:val="000000" w:themeColor="text1"/>
        </w:rPr>
        <w:t>和离线提示</w:t>
      </w:r>
      <w:r w:rsidRPr="000452AB">
        <w:rPr>
          <w:color w:val="000000" w:themeColor="text1"/>
          <w:vertAlign w:val="superscript"/>
        </w:rPr>
        <w:fldChar w:fldCharType="begin"/>
      </w:r>
      <w:r w:rsidRPr="000452AB">
        <w:rPr>
          <w:color w:val="000000" w:themeColor="text1"/>
          <w:vertAlign w:val="superscript"/>
        </w:rPr>
        <w:instrText xml:space="preserve"> REF _Ref192934539 \r \h </w:instrText>
      </w:r>
      <w:r w:rsidRPr="000452AB">
        <w:rPr>
          <w:color w:val="000000" w:themeColor="text1"/>
          <w:vertAlign w:val="superscript"/>
        </w:rPr>
      </w:r>
      <w:r w:rsidRPr="000452AB">
        <w:rPr>
          <w:color w:val="000000" w:themeColor="text1"/>
          <w:vertAlign w:val="superscript"/>
        </w:rPr>
        <w:fldChar w:fldCharType="separate"/>
      </w:r>
      <w:r w:rsidRPr="000452AB">
        <w:rPr>
          <w:color w:val="000000" w:themeColor="text1"/>
          <w:vertAlign w:val="superscript"/>
        </w:rPr>
        <w:t>[51]</w:t>
      </w:r>
      <w:r w:rsidRPr="000452AB">
        <w:rPr>
          <w:color w:val="000000" w:themeColor="text1"/>
          <w:vertAlign w:val="superscript"/>
        </w:rPr>
        <w:fldChar w:fldCharType="end"/>
      </w:r>
      <w:r w:rsidRPr="000452AB">
        <w:rPr>
          <w:rFonts w:hint="eastAsia"/>
          <w:color w:val="000000" w:themeColor="text1"/>
        </w:rPr>
        <w:t>，前者适用于实时对话场景，通过动态调整提示策略提升交互质量；后者适用于批量数据处理，通过标准化模板提高任务处理效率。</w:t>
      </w:r>
    </w:p>
    <w:p w14:paraId="73ED8C39" w14:textId="77777777" w:rsidR="00212359" w:rsidRPr="00DF0751" w:rsidRDefault="00212359" w:rsidP="00212359">
      <w:pPr>
        <w:pStyle w:val="2"/>
      </w:pPr>
      <w:bookmarkStart w:id="40" w:name="_Toc194845628"/>
      <w:r w:rsidRPr="00DF0751">
        <w:rPr>
          <w:rFonts w:hint="eastAsia"/>
        </w:rPr>
        <w:t>2.</w:t>
      </w:r>
      <w:r>
        <w:rPr>
          <w:rFonts w:hint="eastAsia"/>
        </w:rPr>
        <w:t>5</w:t>
      </w:r>
      <w:r w:rsidRPr="00DF0751">
        <w:rPr>
          <w:rFonts w:hint="eastAsia"/>
        </w:rPr>
        <w:t>本章小结</w:t>
      </w:r>
      <w:bookmarkEnd w:id="40"/>
    </w:p>
    <w:p w14:paraId="7B296F73" w14:textId="7D7DA33F" w:rsidR="00212359" w:rsidRPr="00D0080B" w:rsidRDefault="00212359" w:rsidP="00212359">
      <w:pPr>
        <w:ind w:firstLine="480"/>
      </w:pPr>
      <w:r w:rsidRPr="00D0080B">
        <w:rPr>
          <w:rFonts w:hint="eastAsia"/>
        </w:rPr>
        <w:t>本章聚焦自然语言理解任务的相关理论与技术。机器学习方面，介绍序列标注任务及可全局建模的条件随机场。深度学习领域，阐述</w:t>
      </w:r>
      <w:r w:rsidRPr="00D0080B">
        <w:rPr>
          <w:rFonts w:hint="eastAsia"/>
        </w:rPr>
        <w:t>BERT</w:t>
      </w:r>
      <w:r w:rsidRPr="00D0080B">
        <w:rPr>
          <w:rFonts w:hint="eastAsia"/>
        </w:rPr>
        <w:t>模型的预训练、微调机制及独特输入方式，以及能有效捕捉序列元素依赖关系的</w:t>
      </w:r>
      <w:r w:rsidRPr="00D0080B">
        <w:rPr>
          <w:rFonts w:hint="eastAsia"/>
        </w:rPr>
        <w:t>Self - Attention</w:t>
      </w:r>
      <w:r w:rsidRPr="00D0080B">
        <w:rPr>
          <w:rFonts w:hint="eastAsia"/>
        </w:rPr>
        <w:t>机制。编码方式上，字编码</w:t>
      </w:r>
      <w:proofErr w:type="gramStart"/>
      <w:r w:rsidRPr="00D0080B">
        <w:rPr>
          <w:rFonts w:hint="eastAsia"/>
        </w:rPr>
        <w:t>粒度细但失去</w:t>
      </w:r>
      <w:proofErr w:type="gramEnd"/>
      <w:r w:rsidRPr="00D0080B">
        <w:rPr>
          <w:rFonts w:hint="eastAsia"/>
        </w:rPr>
        <w:t>词语的原意，词编码保存词语本身但却</w:t>
      </w:r>
      <w:proofErr w:type="gramStart"/>
      <w:r w:rsidRPr="00D0080B">
        <w:rPr>
          <w:rFonts w:hint="eastAsia"/>
        </w:rPr>
        <w:t>难处理未登录</w:t>
      </w:r>
      <w:proofErr w:type="gramEnd"/>
      <w:r w:rsidRPr="00D0080B">
        <w:rPr>
          <w:rFonts w:hint="eastAsia"/>
        </w:rPr>
        <w:t>词。依存句法分析通过创建句法依存树识别词语依存关系。提示工程通过设计优化提示</w:t>
      </w:r>
      <w:proofErr w:type="gramStart"/>
      <w:r w:rsidRPr="00D0080B">
        <w:rPr>
          <w:rFonts w:hint="eastAsia"/>
        </w:rPr>
        <w:t>语引导</w:t>
      </w:r>
      <w:proofErr w:type="gramEnd"/>
      <w:r w:rsidRPr="00D0080B">
        <w:rPr>
          <w:rFonts w:hint="eastAsia"/>
        </w:rPr>
        <w:t>大模型输出，优化定制提升大模型性能。</w:t>
      </w:r>
    </w:p>
    <w:p w14:paraId="7FA57BA5" w14:textId="77777777" w:rsidR="00212359" w:rsidRDefault="00212359" w:rsidP="00212359">
      <w:pPr>
        <w:pStyle w:val="a8"/>
        <w:spacing w:line="360" w:lineRule="auto"/>
        <w:ind w:firstLineChars="0" w:firstLine="0"/>
      </w:pPr>
    </w:p>
    <w:p w14:paraId="645E93F3" w14:textId="77777777" w:rsidR="00212359" w:rsidRDefault="00212359" w:rsidP="00212359">
      <w:pPr>
        <w:pStyle w:val="a8"/>
        <w:spacing w:line="360" w:lineRule="auto"/>
        <w:ind w:firstLineChars="0" w:firstLine="0"/>
      </w:pPr>
    </w:p>
    <w:p w14:paraId="52CBAD4C" w14:textId="77777777" w:rsidR="00212359" w:rsidRDefault="00212359" w:rsidP="00212359">
      <w:pPr>
        <w:pStyle w:val="a8"/>
        <w:spacing w:line="360" w:lineRule="auto"/>
        <w:ind w:firstLineChars="0" w:firstLine="0"/>
        <w:sectPr w:rsidR="00212359" w:rsidSect="008F6394">
          <w:headerReference w:type="even" r:id="rId47"/>
          <w:headerReference w:type="default" r:id="rId48"/>
          <w:pgSz w:w="11906" w:h="16838"/>
          <w:pgMar w:top="1134" w:right="1588" w:bottom="1418" w:left="1588" w:header="1417" w:footer="1701" w:gutter="284"/>
          <w:cols w:space="425"/>
          <w:docGrid w:type="lines" w:linePitch="326"/>
        </w:sectPr>
      </w:pPr>
    </w:p>
    <w:p w14:paraId="6AC42F79" w14:textId="1DAA8588" w:rsidR="00212359" w:rsidRPr="001436DD" w:rsidRDefault="00EA7655" w:rsidP="008F6394">
      <w:pPr>
        <w:pStyle w:val="1"/>
      </w:pPr>
      <w:r w:rsidRPr="001436DD">
        <w:rPr>
          <w:rFonts w:hint="eastAsia"/>
        </w:rPr>
        <w:lastRenderedPageBreak/>
        <w:t xml:space="preserve"> </w:t>
      </w:r>
      <w:bookmarkStart w:id="41" w:name="_Toc194845629"/>
      <w:r w:rsidRPr="001436DD">
        <w:rPr>
          <w:rFonts w:hint="eastAsia"/>
        </w:rPr>
        <w:t>基于</w:t>
      </w:r>
      <w:r w:rsidR="005F3AA0">
        <w:rPr>
          <w:rFonts w:hint="eastAsia"/>
        </w:rPr>
        <w:t>字词融合</w:t>
      </w:r>
      <w:r w:rsidRPr="001436DD">
        <w:rPr>
          <w:rFonts w:hint="eastAsia"/>
        </w:rPr>
        <w:t>的</w:t>
      </w:r>
      <w:r w:rsidRPr="001436DD">
        <w:rPr>
          <w:rFonts w:hint="eastAsia"/>
        </w:rPr>
        <w:t>NLU</w:t>
      </w:r>
      <w:r w:rsidRPr="001436DD">
        <w:rPr>
          <w:rFonts w:hint="eastAsia"/>
        </w:rPr>
        <w:t>模型</w:t>
      </w:r>
      <w:bookmarkEnd w:id="41"/>
    </w:p>
    <w:p w14:paraId="035E2042" w14:textId="16F23DDC" w:rsidR="00212359" w:rsidRPr="000F12D0" w:rsidRDefault="00212359" w:rsidP="00212359">
      <w:pPr>
        <w:ind w:firstLine="480"/>
      </w:pPr>
      <w:r>
        <w:rPr>
          <w:rFonts w:hint="eastAsia"/>
        </w:rPr>
        <w:t>本章主要研究现有方法在处理</w:t>
      </w:r>
      <w:r w:rsidR="002166DD">
        <w:rPr>
          <w:rFonts w:hint="eastAsia"/>
        </w:rPr>
        <w:t>已</w:t>
      </w:r>
      <w:r>
        <w:rPr>
          <w:rFonts w:hint="eastAsia"/>
        </w:rPr>
        <w:t>训练指标项文本</w:t>
      </w:r>
      <w:r w:rsidR="00877756">
        <w:rPr>
          <w:rFonts w:hint="eastAsia"/>
        </w:rPr>
        <w:t>上</w:t>
      </w:r>
      <w:r>
        <w:rPr>
          <w:rFonts w:hint="eastAsia"/>
        </w:rPr>
        <w:t>语义</w:t>
      </w:r>
      <w:r w:rsidR="00C74F3A">
        <w:rPr>
          <w:rFonts w:hint="eastAsia"/>
        </w:rPr>
        <w:t>解析</w:t>
      </w:r>
      <w:r>
        <w:rPr>
          <w:rFonts w:hint="eastAsia"/>
        </w:rPr>
        <w:t>准确率不足的</w:t>
      </w:r>
      <w:r w:rsidR="00877756">
        <w:rPr>
          <w:rFonts w:hint="eastAsia"/>
        </w:rPr>
        <w:t>问题</w:t>
      </w:r>
      <w:r>
        <w:rPr>
          <w:rFonts w:hint="eastAsia"/>
        </w:rPr>
        <w:t>。针对这一问题，</w:t>
      </w:r>
      <w:r w:rsidRPr="000F12D0">
        <w:rPr>
          <w:rFonts w:hint="eastAsia"/>
        </w:rPr>
        <w:t>本章围绕面向电力指标问答的自然语言理解模型</w:t>
      </w:r>
      <w:r w:rsidR="00FE3C03">
        <w:rPr>
          <w:rFonts w:hint="eastAsia"/>
        </w:rPr>
        <w:t>，</w:t>
      </w:r>
      <w:r>
        <w:rPr>
          <w:rFonts w:hint="eastAsia"/>
        </w:rPr>
        <w:t>在编码方式层面</w:t>
      </w:r>
      <w:r w:rsidRPr="000F12D0">
        <w:rPr>
          <w:rFonts w:hint="eastAsia"/>
        </w:rPr>
        <w:t>展开研究。首先明确电力指标问答系统中</w:t>
      </w:r>
      <w:r w:rsidRPr="000F4F3C">
        <w:t>NLU</w:t>
      </w:r>
      <w:r w:rsidRPr="000F12D0">
        <w:rPr>
          <w:rFonts w:hint="eastAsia"/>
        </w:rPr>
        <w:t>模型的任务定义</w:t>
      </w:r>
      <w:r>
        <w:rPr>
          <w:rFonts w:hint="eastAsia"/>
        </w:rPr>
        <w:t>以及</w:t>
      </w:r>
      <w:r w:rsidRPr="000F12D0">
        <w:rPr>
          <w:rFonts w:hint="eastAsia"/>
        </w:rPr>
        <w:t>基础模型</w:t>
      </w:r>
      <w:r>
        <w:rPr>
          <w:rFonts w:hint="eastAsia"/>
        </w:rPr>
        <w:t>的</w:t>
      </w:r>
      <w:r w:rsidRPr="000F12D0">
        <w:rPr>
          <w:rFonts w:hint="eastAsia"/>
        </w:rPr>
        <w:t>架构。</w:t>
      </w:r>
      <w:r w:rsidR="00FE3C03">
        <w:rPr>
          <w:rFonts w:hint="eastAsia"/>
        </w:rPr>
        <w:t>随后，</w:t>
      </w:r>
      <w:r w:rsidRPr="000F12D0">
        <w:rPr>
          <w:rFonts w:hint="eastAsia"/>
        </w:rPr>
        <w:t>针对以字为基本单位编码模型存在的</w:t>
      </w:r>
      <w:r>
        <w:rPr>
          <w:rFonts w:hint="eastAsia"/>
        </w:rPr>
        <w:t>局限性</w:t>
      </w:r>
      <w:r w:rsidRPr="000F12D0">
        <w:rPr>
          <w:rFonts w:hint="eastAsia"/>
        </w:rPr>
        <w:t>，依次提出基于词编码、编码层字词融合</w:t>
      </w:r>
      <w:r w:rsidR="00FE3C03">
        <w:rPr>
          <w:rFonts w:hint="eastAsia"/>
        </w:rPr>
        <w:t>和</w:t>
      </w:r>
      <w:r w:rsidRPr="000F12D0">
        <w:rPr>
          <w:rFonts w:hint="eastAsia"/>
        </w:rPr>
        <w:t>解码层字词融合的</w:t>
      </w:r>
      <w:r w:rsidRPr="000F12D0">
        <w:rPr>
          <w:rFonts w:hint="eastAsia"/>
        </w:rPr>
        <w:t>NLU</w:t>
      </w:r>
      <w:r w:rsidRPr="000F12D0">
        <w:rPr>
          <w:rFonts w:hint="eastAsia"/>
        </w:rPr>
        <w:t>模型，详细阐述各模型的架构、各层</w:t>
      </w:r>
      <w:r w:rsidR="00AF3C7F">
        <w:rPr>
          <w:rFonts w:hint="eastAsia"/>
        </w:rPr>
        <w:t>级</w:t>
      </w:r>
      <w:r w:rsidRPr="000F12D0">
        <w:rPr>
          <w:rFonts w:hint="eastAsia"/>
        </w:rPr>
        <w:t>设计及创新机制。最后</w:t>
      </w:r>
      <w:r>
        <w:rPr>
          <w:rFonts w:hint="eastAsia"/>
        </w:rPr>
        <w:t>，</w:t>
      </w:r>
      <w:r w:rsidRPr="000F12D0">
        <w:rPr>
          <w:rFonts w:hint="eastAsia"/>
        </w:rPr>
        <w:t>以语义准确率为评估指标</w:t>
      </w:r>
      <w:r>
        <w:rPr>
          <w:rFonts w:hint="eastAsia"/>
        </w:rPr>
        <w:t>，</w:t>
      </w:r>
      <w:r w:rsidRPr="000F12D0">
        <w:rPr>
          <w:rFonts w:hint="eastAsia"/>
        </w:rPr>
        <w:t>通过实验对比不同编码方式的模型性能，验证了</w:t>
      </w:r>
      <w:r>
        <w:rPr>
          <w:rFonts w:hint="eastAsia"/>
        </w:rPr>
        <w:t>优化后</w:t>
      </w:r>
      <w:r w:rsidRPr="000F12D0">
        <w:rPr>
          <w:rFonts w:hint="eastAsia"/>
        </w:rPr>
        <w:t>模型在提高</w:t>
      </w:r>
      <w:r w:rsidRPr="0045117D">
        <w:t>NLU</w:t>
      </w:r>
      <w:r w:rsidRPr="000F12D0">
        <w:rPr>
          <w:rFonts w:hint="eastAsia"/>
        </w:rPr>
        <w:t>任务准确率、</w:t>
      </w:r>
      <w:r>
        <w:rPr>
          <w:rFonts w:hint="eastAsia"/>
        </w:rPr>
        <w:t>增强</w:t>
      </w:r>
      <w:r w:rsidRPr="000F12D0">
        <w:rPr>
          <w:rFonts w:hint="eastAsia"/>
        </w:rPr>
        <w:t>适应性和鲁棒性方面的</w:t>
      </w:r>
      <w:r w:rsidR="009C6382">
        <w:rPr>
          <w:rFonts w:hint="eastAsia"/>
        </w:rPr>
        <w:t>作用</w:t>
      </w:r>
      <w:r w:rsidRPr="000F12D0">
        <w:rPr>
          <w:rFonts w:hint="eastAsia"/>
        </w:rPr>
        <w:t>。</w:t>
      </w:r>
    </w:p>
    <w:p w14:paraId="4D083BA6" w14:textId="77777777" w:rsidR="00212359" w:rsidRPr="00AA70FD" w:rsidRDefault="00212359" w:rsidP="00212359">
      <w:pPr>
        <w:pStyle w:val="2"/>
      </w:pPr>
      <w:bookmarkStart w:id="42" w:name="_Toc194845630"/>
      <w:r w:rsidRPr="00AA70FD">
        <w:rPr>
          <w:rFonts w:hint="eastAsia"/>
        </w:rPr>
        <w:t>3.1</w:t>
      </w:r>
      <w:r w:rsidRPr="00AA70FD">
        <w:rPr>
          <w:rFonts w:hint="eastAsia"/>
        </w:rPr>
        <w:t>面向电力指标问答</w:t>
      </w:r>
      <w:r w:rsidRPr="00AA70FD">
        <w:rPr>
          <w:rFonts w:hint="eastAsia"/>
        </w:rPr>
        <w:t>NLU</w:t>
      </w:r>
      <w:r w:rsidRPr="00AA70FD">
        <w:rPr>
          <w:rFonts w:hint="eastAsia"/>
        </w:rPr>
        <w:t>模型</w:t>
      </w:r>
      <w:bookmarkEnd w:id="42"/>
    </w:p>
    <w:p w14:paraId="4FE52792" w14:textId="77777777" w:rsidR="00212359" w:rsidRPr="00AA70FD" w:rsidRDefault="00212359" w:rsidP="00212359">
      <w:pPr>
        <w:pStyle w:val="3"/>
      </w:pPr>
      <w:bookmarkStart w:id="43" w:name="_Toc194845631"/>
      <w:commentRangeStart w:id="24"/>
      <w:r w:rsidRPr="00AA70FD">
        <w:rPr>
          <w:rFonts w:hint="eastAsia"/>
        </w:rPr>
        <w:t>3.1.1</w:t>
      </w:r>
      <w:r w:rsidRPr="00AA70FD">
        <w:rPr>
          <w:rFonts w:hint="eastAsia"/>
        </w:rPr>
        <w:t>任务定义</w:t>
      </w:r>
      <w:commentRangeEnd w:id="24"/>
      <w:r>
        <w:rPr>
          <w:rStyle w:val="CommentReference"/>
        </w:rPr>
        <w:commentReference w:id="24"/>
      </w:r>
      <w:bookmarkEnd w:id="43"/>
    </w:p>
    <w:p w14:paraId="21F418AF" w14:textId="5E3B4B87" w:rsidR="000452AB" w:rsidRDefault="00560349" w:rsidP="000452AB">
      <w:pPr>
        <w:ind w:firstLine="480"/>
        <w:rPr>
          <w:color w:val="000000" w:themeColor="text1"/>
        </w:rPr>
      </w:pPr>
      <w:r w:rsidRPr="006A2CC4">
        <w:rPr>
          <w:rFonts w:hint="eastAsia"/>
        </w:rPr>
        <w:t>电力指标问答系统是一种</w:t>
      </w:r>
      <w:r>
        <w:rPr>
          <w:rFonts w:hint="eastAsia"/>
        </w:rPr>
        <w:t>基于</w:t>
      </w:r>
      <w:r w:rsidRPr="006A2CC4">
        <w:rPr>
          <w:rFonts w:hint="eastAsia"/>
        </w:rPr>
        <w:t>电力领域数据库的智能</w:t>
      </w:r>
      <w:r>
        <w:rPr>
          <w:rFonts w:hint="eastAsia"/>
        </w:rPr>
        <w:t>查询</w:t>
      </w:r>
      <w:r w:rsidRPr="006A2CC4">
        <w:rPr>
          <w:rFonts w:hint="eastAsia"/>
        </w:rPr>
        <w:t>系统，</w:t>
      </w:r>
      <w:r>
        <w:rPr>
          <w:rFonts w:hint="eastAsia"/>
        </w:rPr>
        <w:t>根据用户的自然语言问题，给出准确答案</w:t>
      </w:r>
      <w:r w:rsidRPr="006A2CC4">
        <w:rPr>
          <w:rFonts w:hint="eastAsia"/>
        </w:rPr>
        <w:t>。这些问题通常涉及电力系统的业务场景、用户意图及具体带有电力系统运行指标的槽信息。系统通过准确识别和解析用户查询语句，提供快速、准确的答案，帮助用户</w:t>
      </w:r>
      <w:r>
        <w:rPr>
          <w:rFonts w:hint="eastAsia"/>
        </w:rPr>
        <w:t>获取</w:t>
      </w:r>
      <w:r w:rsidRPr="006A2CC4">
        <w:rPr>
          <w:rFonts w:hint="eastAsia"/>
        </w:rPr>
        <w:t>所需的信息，</w:t>
      </w:r>
      <w:r>
        <w:rPr>
          <w:rFonts w:hint="eastAsia"/>
        </w:rPr>
        <w:t>从而</w:t>
      </w:r>
      <w:r w:rsidRPr="006A2CC4">
        <w:rPr>
          <w:rFonts w:hint="eastAsia"/>
        </w:rPr>
        <w:t>提升电力系统的管理和运营效率。</w:t>
      </w:r>
    </w:p>
    <w:p w14:paraId="72A29304" w14:textId="77777777" w:rsidR="0086375C" w:rsidRPr="005D2C94" w:rsidRDefault="0086375C" w:rsidP="0086375C">
      <w:pPr>
        <w:ind w:firstLine="480"/>
      </w:pPr>
      <w:r w:rsidRPr="006A2CC4">
        <w:rPr>
          <w:rFonts w:hint="eastAsia"/>
        </w:rPr>
        <w:t>面向电力领域指标问答的</w:t>
      </w:r>
      <w:r w:rsidRPr="006A2CC4">
        <w:rPr>
          <w:rFonts w:hint="eastAsia"/>
        </w:rPr>
        <w:t>NLU</w:t>
      </w:r>
      <w:r w:rsidRPr="006A2CC4">
        <w:rPr>
          <w:rFonts w:hint="eastAsia"/>
        </w:rPr>
        <w:t>模型需要准确识别用户查询语句对应的业务场景、意图以及槽信息。</w:t>
      </w:r>
      <w:r w:rsidRPr="006A2CC4">
        <w:t>对于用户提出的自然语言问题，模型输入文本表示为</w:t>
      </w:r>
      <m:oMath>
        <m:r>
          <m:rPr>
            <m:sty m:val="p"/>
          </m:rPr>
          <w:rPr>
            <w:rFonts w:ascii="Cambria Math" w:hAnsi="Cambria Math"/>
          </w:rPr>
          <m:t>Z</m:t>
        </m:r>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z</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n</m:t>
                </m:r>
              </m:sub>
            </m:sSub>
            <m:ctrlPr>
              <w:rPr>
                <w:rFonts w:ascii="Cambria Math" w:hAnsi="Cambria Math"/>
                <w:i/>
              </w:rPr>
            </m:ctrlPr>
          </m:e>
        </m:d>
      </m:oMath>
      <w:r w:rsidRPr="006A2CC4">
        <w:t>，输出结果包括问题所属的</w:t>
      </w:r>
      <w:r w:rsidRPr="006A2CC4">
        <w:rPr>
          <w:rFonts w:hint="eastAsia"/>
        </w:rPr>
        <w:t>业务场景</w:t>
      </w:r>
      <m:oMath>
        <m:r>
          <w:rPr>
            <w:rFonts w:ascii="Cambria Math" w:hAnsi="Cambria Math" w:hint="eastAsia"/>
          </w:rPr>
          <m:t>domain</m:t>
        </m:r>
      </m:oMath>
      <w:r w:rsidRPr="006A2CC4">
        <w:t>、意图</w:t>
      </w:r>
      <m:oMath>
        <m:r>
          <w:rPr>
            <w:rFonts w:ascii="Cambria Math" w:hAnsi="Cambria Math" w:hint="eastAsia"/>
          </w:rPr>
          <m:t>intent</m:t>
        </m:r>
      </m:oMath>
      <w:r w:rsidRPr="006A2CC4">
        <w:t>，以及一组槽</w:t>
      </w:r>
      <w:proofErr w:type="gramStart"/>
      <w:r w:rsidRPr="006A2CC4">
        <w:t>位及其对应值</w:t>
      </w:r>
      <w:proofErr w:type="gramEnd"/>
      <w:r w:rsidRPr="006A2CC4">
        <w:t>的集合</w:t>
      </w:r>
      <m:oMath>
        <m:r>
          <w:rPr>
            <w:rFonts w:ascii="Cambria Math" w:hAnsi="Cambria Math" w:hint="eastAsia"/>
          </w:rPr>
          <m:t>slots</m:t>
        </m:r>
      </m:oMath>
      <w:r w:rsidRPr="006A2CC4">
        <w:t>，</w:t>
      </w:r>
      <w:r>
        <w:rPr>
          <w:rFonts w:hint="eastAsia"/>
        </w:rPr>
        <w:t>详细</w:t>
      </w:r>
      <w:r w:rsidRPr="006A2CC4">
        <w:t>表示为</w:t>
      </w:r>
      <m:oMath>
        <m:r>
          <m:rPr>
            <m:lit/>
            <m:sty m:val="p"/>
          </m:rPr>
          <w:rPr>
            <w:rFonts w:ascii="Cambria Math" w:hAnsi="Cambria Math"/>
          </w:rPr>
          <m:t>{</m:t>
        </m:r>
        <m:r>
          <m:rPr>
            <m:sty m:val="p"/>
          </m:rPr>
          <w:rPr>
            <w:rFonts w:ascii="Cambria Math" w:hAnsi="Cambria Math"/>
          </w:rPr>
          <m:t xml:space="preserve">domain: </m:t>
        </m:r>
        <m:r>
          <w:rPr>
            <w:rFonts w:ascii="Cambria Math" w:hAnsi="Cambria Math"/>
          </w:rPr>
          <m:t>d</m:t>
        </m:r>
        <m:r>
          <m:rPr>
            <m:lit/>
          </m:rPr>
          <w:rPr>
            <w:rFonts w:ascii="Cambria Math" w:hAnsi="Cambria Math"/>
          </w:rPr>
          <m:t>_</m:t>
        </m:r>
        <m:r>
          <w:rPr>
            <w:rFonts w:ascii="Cambria Math" w:hAnsi="Cambria Math"/>
          </w:rPr>
          <m:t>value</m:t>
        </m:r>
        <m:r>
          <m:rPr>
            <m:sty m:val="p"/>
          </m:rPr>
          <w:rPr>
            <w:rFonts w:ascii="Cambria Math" w:hAnsi="Cambria Math"/>
          </w:rPr>
          <m:t xml:space="preserve">, intent: </m:t>
        </m:r>
        <m:r>
          <w:rPr>
            <w:rFonts w:ascii="Cambria Math" w:hAnsi="Cambria Math"/>
          </w:rPr>
          <m:t>i</m:t>
        </m:r>
        <m:r>
          <m:rPr>
            <m:lit/>
          </m:rPr>
          <w:rPr>
            <w:rFonts w:ascii="Cambria Math" w:hAnsi="Cambria Math"/>
          </w:rPr>
          <m:t>_</m:t>
        </m:r>
        <m:r>
          <w:rPr>
            <w:rFonts w:ascii="Cambria Math" w:hAnsi="Cambria Math"/>
          </w:rPr>
          <m:t>value</m:t>
        </m:r>
        <m:r>
          <m:rPr>
            <m:sty m:val="p"/>
          </m:rPr>
          <w:rPr>
            <w:rFonts w:ascii="Cambria Math" w:hAnsi="Cambria Math"/>
          </w:rPr>
          <m:t>, slots:</m:t>
        </m:r>
      </m:oMath>
    </w:p>
    <w:p w14:paraId="1759FF44" w14:textId="61EEECF3" w:rsidR="0086375C" w:rsidRPr="000452AB" w:rsidRDefault="0086375C" w:rsidP="0086375C">
      <w:pPr>
        <w:ind w:firstLineChars="0" w:firstLine="0"/>
        <w:rPr>
          <w:color w:val="000000" w:themeColor="text1"/>
        </w:rPr>
      </w:pPr>
      <m:oMath>
        <m:r>
          <m:rPr>
            <m:lit/>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1</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1</m:t>
            </m:r>
          </m:sub>
        </m:sSub>
        <m:r>
          <m:rPr>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2</m:t>
            </m:r>
          </m:sub>
        </m:sSub>
        <m:r>
          <m:rPr>
            <m:sty m:val="p"/>
          </m:rPr>
          <w:rPr>
            <w:rFonts w:ascii="Cambria Math" w:hAnsi="Cambria Math"/>
          </w:rPr>
          <m:t>,...</m:t>
        </m:r>
        <m:r>
          <w:rPr>
            <w:rFonts w:ascii="Cambria Math" w:hAnsi="Cambria Math" w:cs="Cambria Math"/>
          </w:rPr>
          <m:t>slo</m:t>
        </m:r>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vertAlign w:val="subscript"/>
              </w:rPr>
              <m:t>n</m:t>
            </m:r>
          </m:sub>
        </m:sSub>
        <m:r>
          <m:rPr>
            <m:sty m:val="p"/>
          </m:rPr>
          <w:rPr>
            <w:rFonts w:ascii="Cambria Math" w:hAnsi="Cambria Math"/>
          </w:rPr>
          <m:t>:</m:t>
        </m:r>
        <m:r>
          <w:rPr>
            <w:rFonts w:ascii="Cambria Math" w:hAnsi="Cambria Math" w:cs="Cambria Math"/>
          </w:rPr>
          <m:t>valu</m:t>
        </m:r>
        <m:sSub>
          <m:sSubPr>
            <m:ctrlPr>
              <w:rPr>
                <w:rFonts w:ascii="Cambria Math" w:hAnsi="Cambria Math" w:cs="Cambria Math"/>
                <w:i/>
                <w:iCs/>
              </w:rPr>
            </m:ctrlPr>
          </m:sSubPr>
          <m:e>
            <m:r>
              <w:rPr>
                <w:rFonts w:ascii="Cambria Math" w:hAnsi="Cambria Math" w:cs="Cambria Math"/>
              </w:rPr>
              <m:t>e</m:t>
            </m:r>
          </m:e>
          <m:sub>
            <m:r>
              <w:rPr>
                <w:rFonts w:ascii="Cambria Math" w:hAnsi="Cambria Math" w:cs="Cambria Math"/>
                <w:vertAlign w:val="subscript"/>
              </w:rPr>
              <m:t>n</m:t>
            </m:r>
          </m:sub>
        </m:sSub>
        <m:r>
          <m:rPr>
            <m:lit/>
            <m:sty m:val="p"/>
          </m:rPr>
          <w:rPr>
            <w:rFonts w:ascii="Cambria Math" w:hAnsi="Cambria Math"/>
          </w:rPr>
          <m:t>}}</m:t>
        </m:r>
      </m:oMath>
      <w:r>
        <w:rPr>
          <w:rFonts w:hint="eastAsia"/>
        </w:rPr>
        <w:t>。下</w:t>
      </w:r>
      <w:r>
        <w:rPr>
          <w:rFonts w:hint="eastAsia"/>
          <w:color w:val="000000" w:themeColor="text1"/>
        </w:rPr>
        <w:t>表</w:t>
      </w:r>
      <w:r w:rsidRPr="0074701B">
        <w:rPr>
          <w:rFonts w:hint="eastAsia"/>
          <w:color w:val="000000" w:themeColor="text1"/>
        </w:rPr>
        <w:t>3-1</w:t>
      </w:r>
      <w:r w:rsidRPr="0074701B">
        <w:rPr>
          <w:rFonts w:hint="eastAsia"/>
          <w:color w:val="000000" w:themeColor="text1"/>
        </w:rPr>
        <w:t>展示了</w:t>
      </w:r>
      <w:r>
        <w:rPr>
          <w:rFonts w:hint="eastAsia"/>
          <w:color w:val="000000" w:themeColor="text1"/>
        </w:rPr>
        <w:t>在实际应用场景中</w:t>
      </w:r>
      <w:r w:rsidRPr="0074701B">
        <w:rPr>
          <w:rFonts w:hint="eastAsia"/>
          <w:color w:val="000000" w:themeColor="text1"/>
        </w:rPr>
        <w:t>电力指标问答系统一个常见的用户问题以及</w:t>
      </w:r>
      <w:r w:rsidRPr="0074701B">
        <w:rPr>
          <w:rFonts w:hint="eastAsia"/>
          <w:color w:val="000000" w:themeColor="text1"/>
        </w:rPr>
        <w:t>NLU</w:t>
      </w:r>
      <w:r w:rsidRPr="0074701B">
        <w:rPr>
          <w:rFonts w:hint="eastAsia"/>
          <w:color w:val="000000" w:themeColor="text1"/>
        </w:rPr>
        <w:t>模型针对该问题所输出的映射结果。</w:t>
      </w:r>
    </w:p>
    <w:p w14:paraId="2E94FD4F" w14:textId="724E8138" w:rsidR="00F3522E" w:rsidRDefault="00440686" w:rsidP="00951645">
      <w:pPr>
        <w:pStyle w:val="afb"/>
        <w:ind w:firstLineChars="0" w:firstLine="0"/>
      </w:pPr>
      <w:bookmarkStart w:id="44" w:name="_Toc19513611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F45C23">
        <w:t xml:space="preserve"> </w:t>
      </w:r>
      <w:r w:rsidR="00F3522E" w:rsidRPr="00F45C23">
        <w:t>NLU</w:t>
      </w:r>
      <w:r w:rsidR="00F3522E" w:rsidRPr="00F45C23">
        <w:t>任务示例</w:t>
      </w:r>
      <w:bookmarkEnd w:id="44"/>
    </w:p>
    <w:p w14:paraId="0A7CBB3A" w14:textId="44C9EB8B" w:rsidR="00212359" w:rsidRPr="00036A36" w:rsidRDefault="00075820" w:rsidP="00951645">
      <w:pPr>
        <w:pStyle w:val="afb"/>
        <w:ind w:firstLineChars="0" w:firstLine="0"/>
        <w:rPr>
          <w:rFonts w:eastAsia="宋体"/>
        </w:rPr>
      </w:pPr>
      <w:r>
        <w:t xml:space="preserve">Table </w:t>
      </w:r>
      <w:r w:rsidR="00910671">
        <w:rPr>
          <w:rFonts w:hint="eastAsia"/>
        </w:rPr>
        <w:t>3</w:t>
      </w:r>
      <w:r w:rsidR="00363B00">
        <w:noBreakHyphen/>
      </w:r>
      <w:fldSimple w:instr=" SEQ Table \* ARABIC \s 1 ">
        <w:r w:rsidR="00363B00">
          <w:rPr>
            <w:noProof/>
          </w:rPr>
          <w:t>1</w:t>
        </w:r>
      </w:fldSimple>
      <w:r w:rsidR="00F2404C">
        <w:rPr>
          <w:rFonts w:eastAsia="宋体"/>
        </w:rPr>
        <w:t xml:space="preserve"> </w:t>
      </w:r>
      <w:r w:rsidR="00F2404C" w:rsidRPr="00093C6D">
        <w:rPr>
          <w:rFonts w:eastAsia="宋体"/>
        </w:rPr>
        <w:t xml:space="preserve">Task </w:t>
      </w:r>
      <w:r w:rsidR="00F2404C">
        <w:rPr>
          <w:rFonts w:eastAsia="宋体" w:hint="eastAsia"/>
        </w:rPr>
        <w:t>e</w:t>
      </w:r>
      <w:r w:rsidR="00F2404C" w:rsidRPr="00093C6D">
        <w:rPr>
          <w:rFonts w:eastAsia="宋体"/>
        </w:rPr>
        <w:t>xample</w:t>
      </w:r>
      <w:r w:rsidR="00F2404C">
        <w:rPr>
          <w:rFonts w:eastAsia="宋体" w:hint="eastAsia"/>
        </w:rPr>
        <w:t xml:space="preserve"> of NLU</w:t>
      </w:r>
    </w:p>
    <w:tbl>
      <w:tblPr>
        <w:tblStyle w:val="af"/>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696"/>
        <w:gridCol w:w="6600"/>
      </w:tblGrid>
      <w:tr w:rsidR="00212359" w:rsidRPr="0083216B" w14:paraId="511F0303" w14:textId="77777777" w:rsidTr="003D3B8B">
        <w:trPr>
          <w:trHeight w:val="340"/>
          <w:jc w:val="center"/>
        </w:trPr>
        <w:tc>
          <w:tcPr>
            <w:tcW w:w="1696" w:type="dxa"/>
            <w:tcBorders>
              <w:top w:val="single" w:sz="12" w:space="0" w:color="auto"/>
            </w:tcBorders>
          </w:tcPr>
          <w:p w14:paraId="6E27599D"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输入</w:t>
            </w:r>
          </w:p>
        </w:tc>
        <w:tc>
          <w:tcPr>
            <w:tcW w:w="6600" w:type="dxa"/>
            <w:tcBorders>
              <w:top w:val="single" w:sz="12" w:space="0" w:color="auto"/>
            </w:tcBorders>
          </w:tcPr>
          <w:p w14:paraId="76A5C90E" w14:textId="77777777" w:rsidR="00212359" w:rsidRPr="0083216B" w:rsidRDefault="00212359" w:rsidP="00951645">
            <w:pPr>
              <w:spacing w:line="240" w:lineRule="auto"/>
              <w:ind w:firstLineChars="0" w:firstLine="0"/>
              <w:jc w:val="left"/>
              <w:rPr>
                <w:sz w:val="21"/>
                <w:szCs w:val="21"/>
              </w:rPr>
            </w:pPr>
            <w:r w:rsidRPr="0083216B">
              <w:rPr>
                <w:sz w:val="21"/>
                <w:szCs w:val="21"/>
              </w:rPr>
              <w:t>"</w:t>
            </w:r>
            <w:r w:rsidRPr="0083216B">
              <w:rPr>
                <w:rFonts w:hint="eastAsia"/>
                <w:sz w:val="21"/>
                <w:szCs w:val="21"/>
              </w:rPr>
              <w:t>今年</w:t>
            </w:r>
            <w:r w:rsidRPr="0083216B">
              <w:rPr>
                <w:rFonts w:hint="eastAsia"/>
                <w:sz w:val="21"/>
                <w:szCs w:val="21"/>
              </w:rPr>
              <w:t>1</w:t>
            </w:r>
            <w:r w:rsidRPr="0083216B">
              <w:rPr>
                <w:rFonts w:hint="eastAsia"/>
                <w:sz w:val="21"/>
                <w:szCs w:val="21"/>
              </w:rPr>
              <w:t>月石家庄售电量是多少</w:t>
            </w:r>
            <w:r w:rsidRPr="0083216B">
              <w:rPr>
                <w:sz w:val="21"/>
                <w:szCs w:val="21"/>
              </w:rPr>
              <w:t>"</w:t>
            </w:r>
          </w:p>
        </w:tc>
      </w:tr>
      <w:tr w:rsidR="00212359" w:rsidRPr="0083216B" w14:paraId="3DF1CB91" w14:textId="77777777" w:rsidTr="003D3B8B">
        <w:trPr>
          <w:trHeight w:val="340"/>
          <w:jc w:val="center"/>
        </w:trPr>
        <w:tc>
          <w:tcPr>
            <w:tcW w:w="1696" w:type="dxa"/>
            <w:tcBorders>
              <w:bottom w:val="single" w:sz="12" w:space="0" w:color="auto"/>
            </w:tcBorders>
          </w:tcPr>
          <w:p w14:paraId="2DC37DB5"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输出</w:t>
            </w:r>
          </w:p>
        </w:tc>
        <w:tc>
          <w:tcPr>
            <w:tcW w:w="6600" w:type="dxa"/>
            <w:tcBorders>
              <w:bottom w:val="single" w:sz="12" w:space="0" w:color="auto"/>
            </w:tcBorders>
          </w:tcPr>
          <w:p w14:paraId="3FBA46A5"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w:t>
            </w:r>
          </w:p>
          <w:p w14:paraId="68350321" w14:textId="77777777" w:rsidR="00212359" w:rsidRPr="0083216B" w:rsidRDefault="00212359" w:rsidP="00951645">
            <w:pPr>
              <w:spacing w:line="240" w:lineRule="auto"/>
              <w:ind w:firstLineChars="0" w:firstLine="0"/>
              <w:jc w:val="left"/>
              <w:rPr>
                <w:sz w:val="21"/>
                <w:szCs w:val="21"/>
              </w:rPr>
            </w:pPr>
            <w:r w:rsidRPr="0083216B">
              <w:rPr>
                <w:sz w:val="21"/>
                <w:szCs w:val="21"/>
              </w:rPr>
              <w:t>"domain":"</w:t>
            </w:r>
            <w:r w:rsidRPr="0083216B">
              <w:rPr>
                <w:rFonts w:hint="eastAsia"/>
                <w:sz w:val="21"/>
                <w:szCs w:val="21"/>
              </w:rPr>
              <w:t>售电量及收入</w:t>
            </w:r>
            <w:r w:rsidRPr="0083216B">
              <w:rPr>
                <w:sz w:val="21"/>
                <w:szCs w:val="21"/>
              </w:rPr>
              <w:t>"</w:t>
            </w:r>
            <w:r w:rsidRPr="0083216B">
              <w:rPr>
                <w:rFonts w:hint="eastAsia"/>
                <w:sz w:val="21"/>
                <w:szCs w:val="21"/>
              </w:rPr>
              <w:t>,</w:t>
            </w:r>
          </w:p>
          <w:p w14:paraId="54C5E500" w14:textId="77777777" w:rsidR="00212359" w:rsidRPr="0083216B" w:rsidRDefault="00212359" w:rsidP="00951645">
            <w:pPr>
              <w:spacing w:line="240" w:lineRule="auto"/>
              <w:ind w:firstLineChars="0" w:firstLine="0"/>
              <w:jc w:val="left"/>
              <w:rPr>
                <w:ins w:id="45" w:author="Microsoft Office User" w:date="2024-02-04T12:23:00Z"/>
                <w:sz w:val="21"/>
                <w:szCs w:val="21"/>
              </w:rPr>
            </w:pPr>
            <w:r w:rsidRPr="0083216B">
              <w:rPr>
                <w:sz w:val="21"/>
                <w:szCs w:val="21"/>
              </w:rPr>
              <w:t>"intent"</w:t>
            </w:r>
            <w:r w:rsidRPr="0083216B">
              <w:rPr>
                <w:rFonts w:hint="eastAsia"/>
                <w:sz w:val="21"/>
                <w:szCs w:val="21"/>
              </w:rPr>
              <w:t>:</w:t>
            </w:r>
            <w:r w:rsidRPr="0083216B">
              <w:rPr>
                <w:sz w:val="21"/>
                <w:szCs w:val="21"/>
              </w:rPr>
              <w:t xml:space="preserve"> "</w:t>
            </w:r>
            <w:proofErr w:type="spellStart"/>
            <w:r w:rsidRPr="0083216B">
              <w:rPr>
                <w:sz w:val="21"/>
                <w:szCs w:val="21"/>
              </w:rPr>
              <w:t>query_number</w:t>
            </w:r>
            <w:proofErr w:type="spellEnd"/>
            <w:r w:rsidRPr="0083216B">
              <w:rPr>
                <w:sz w:val="21"/>
                <w:szCs w:val="21"/>
              </w:rPr>
              <w:t>"</w:t>
            </w:r>
            <w:r w:rsidRPr="0083216B">
              <w:rPr>
                <w:rFonts w:hint="eastAsia"/>
                <w:sz w:val="21"/>
                <w:szCs w:val="21"/>
              </w:rPr>
              <w:t>,</w:t>
            </w:r>
          </w:p>
          <w:p w14:paraId="46EF0CF0" w14:textId="77777777" w:rsidR="00212359" w:rsidRPr="0083216B" w:rsidRDefault="00212359" w:rsidP="00951645">
            <w:pPr>
              <w:spacing w:line="240" w:lineRule="auto"/>
              <w:ind w:firstLineChars="0" w:firstLine="0"/>
              <w:jc w:val="left"/>
              <w:rPr>
                <w:sz w:val="21"/>
                <w:szCs w:val="21"/>
              </w:rPr>
            </w:pPr>
            <w:r w:rsidRPr="0083216B">
              <w:rPr>
                <w:sz w:val="21"/>
                <w:szCs w:val="21"/>
              </w:rPr>
              <w:t>"slots</w:t>
            </w:r>
            <w:proofErr w:type="gramStart"/>
            <w:r w:rsidRPr="0083216B">
              <w:rPr>
                <w:sz w:val="21"/>
                <w:szCs w:val="21"/>
              </w:rPr>
              <w:t>"</w:t>
            </w:r>
            <w:r w:rsidRPr="0083216B">
              <w:rPr>
                <w:rFonts w:hint="eastAsia"/>
                <w:sz w:val="21"/>
                <w:szCs w:val="21"/>
              </w:rPr>
              <w:t>:</w:t>
            </w:r>
            <w:r w:rsidRPr="0083216B">
              <w:rPr>
                <w:sz w:val="21"/>
                <w:szCs w:val="21"/>
              </w:rPr>
              <w:t>{</w:t>
            </w:r>
            <w:proofErr w:type="gramEnd"/>
          </w:p>
          <w:p w14:paraId="5BD02828" w14:textId="77777777" w:rsidR="00212359" w:rsidRPr="0083216B" w:rsidRDefault="00212359" w:rsidP="00951645">
            <w:pPr>
              <w:spacing w:line="240" w:lineRule="auto"/>
              <w:ind w:firstLineChars="0" w:firstLine="0"/>
              <w:jc w:val="left"/>
              <w:rPr>
                <w:sz w:val="21"/>
                <w:szCs w:val="21"/>
              </w:rPr>
            </w:pPr>
            <w:r w:rsidRPr="0083216B">
              <w:rPr>
                <w:sz w:val="21"/>
                <w:szCs w:val="21"/>
              </w:rPr>
              <w:t>"time": "</w:t>
            </w:r>
            <w:r w:rsidRPr="0083216B">
              <w:rPr>
                <w:rFonts w:hint="eastAsia"/>
                <w:sz w:val="21"/>
                <w:szCs w:val="21"/>
              </w:rPr>
              <w:t>今年</w:t>
            </w:r>
            <w:r w:rsidRPr="0083216B">
              <w:rPr>
                <w:rFonts w:hint="eastAsia"/>
                <w:sz w:val="21"/>
                <w:szCs w:val="21"/>
              </w:rPr>
              <w:t>1</w:t>
            </w:r>
            <w:r w:rsidRPr="0083216B">
              <w:rPr>
                <w:rFonts w:hint="eastAsia"/>
                <w:sz w:val="21"/>
                <w:szCs w:val="21"/>
              </w:rPr>
              <w:t>月</w:t>
            </w:r>
            <w:r w:rsidRPr="0083216B">
              <w:rPr>
                <w:sz w:val="21"/>
                <w:szCs w:val="21"/>
              </w:rPr>
              <w:t>"</w:t>
            </w:r>
            <w:r w:rsidRPr="0083216B">
              <w:rPr>
                <w:rFonts w:hint="eastAsia"/>
                <w:sz w:val="21"/>
                <w:szCs w:val="21"/>
              </w:rPr>
              <w:t>,</w:t>
            </w:r>
          </w:p>
          <w:p w14:paraId="5BA15F9F" w14:textId="77777777" w:rsidR="00212359" w:rsidRPr="0083216B" w:rsidRDefault="00212359" w:rsidP="00951645">
            <w:pPr>
              <w:spacing w:line="240" w:lineRule="auto"/>
              <w:ind w:firstLineChars="0" w:firstLine="0"/>
              <w:jc w:val="left"/>
              <w:rPr>
                <w:sz w:val="21"/>
                <w:szCs w:val="21"/>
              </w:rPr>
            </w:pPr>
            <w:r w:rsidRPr="0083216B">
              <w:rPr>
                <w:sz w:val="21"/>
                <w:szCs w:val="21"/>
              </w:rPr>
              <w:t>"org": "</w:t>
            </w:r>
            <w:r w:rsidRPr="0083216B">
              <w:rPr>
                <w:rFonts w:hint="eastAsia"/>
                <w:sz w:val="21"/>
                <w:szCs w:val="21"/>
              </w:rPr>
              <w:t>石家庄</w:t>
            </w:r>
            <w:r w:rsidRPr="0083216B">
              <w:rPr>
                <w:sz w:val="21"/>
                <w:szCs w:val="21"/>
              </w:rPr>
              <w:t>"</w:t>
            </w:r>
            <w:r w:rsidRPr="0083216B">
              <w:rPr>
                <w:rFonts w:hint="eastAsia"/>
                <w:sz w:val="21"/>
                <w:szCs w:val="21"/>
              </w:rPr>
              <w:t>,</w:t>
            </w:r>
          </w:p>
          <w:p w14:paraId="58DE2F7A" w14:textId="77777777" w:rsidR="00212359" w:rsidRPr="0083216B" w:rsidRDefault="00212359" w:rsidP="00951645">
            <w:pPr>
              <w:spacing w:line="240" w:lineRule="auto"/>
              <w:ind w:firstLineChars="0" w:firstLine="0"/>
              <w:jc w:val="left"/>
              <w:rPr>
                <w:sz w:val="21"/>
                <w:szCs w:val="21"/>
              </w:rPr>
            </w:pPr>
            <w:r w:rsidRPr="0083216B">
              <w:rPr>
                <w:sz w:val="21"/>
                <w:szCs w:val="21"/>
              </w:rPr>
              <w:t>"query": "</w:t>
            </w:r>
            <w:r w:rsidRPr="0083216B">
              <w:rPr>
                <w:rFonts w:hint="eastAsia"/>
                <w:sz w:val="21"/>
                <w:szCs w:val="21"/>
              </w:rPr>
              <w:t>售电量</w:t>
            </w:r>
            <w:r w:rsidRPr="0083216B">
              <w:rPr>
                <w:sz w:val="21"/>
                <w:szCs w:val="21"/>
              </w:rPr>
              <w:t>"</w:t>
            </w:r>
          </w:p>
          <w:p w14:paraId="5ED0378E" w14:textId="77777777" w:rsidR="00212359" w:rsidRPr="0083216B" w:rsidRDefault="00212359" w:rsidP="00951645">
            <w:pPr>
              <w:spacing w:line="240" w:lineRule="auto"/>
              <w:ind w:firstLineChars="0" w:firstLine="0"/>
              <w:jc w:val="left"/>
              <w:rPr>
                <w:sz w:val="21"/>
                <w:szCs w:val="21"/>
              </w:rPr>
            </w:pPr>
            <w:r w:rsidRPr="0083216B">
              <w:rPr>
                <w:sz w:val="21"/>
                <w:szCs w:val="21"/>
              </w:rPr>
              <w:t>}</w:t>
            </w:r>
          </w:p>
          <w:p w14:paraId="74F0336D" w14:textId="77777777" w:rsidR="00212359" w:rsidRPr="0083216B" w:rsidRDefault="00212359" w:rsidP="00951645">
            <w:pPr>
              <w:spacing w:line="240" w:lineRule="auto"/>
              <w:ind w:firstLineChars="0" w:firstLine="0"/>
              <w:jc w:val="left"/>
              <w:rPr>
                <w:sz w:val="21"/>
                <w:szCs w:val="21"/>
              </w:rPr>
            </w:pPr>
            <w:r w:rsidRPr="0083216B">
              <w:rPr>
                <w:rFonts w:hint="eastAsia"/>
                <w:sz w:val="21"/>
                <w:szCs w:val="21"/>
              </w:rPr>
              <w:t>}</w:t>
            </w:r>
          </w:p>
        </w:tc>
      </w:tr>
    </w:tbl>
    <w:p w14:paraId="001B53F8" w14:textId="7D490D64" w:rsidR="00212359" w:rsidRDefault="00212359" w:rsidP="00212359">
      <w:pPr>
        <w:ind w:firstLine="480"/>
      </w:pPr>
      <w:r>
        <w:rPr>
          <w:rFonts w:hint="eastAsia"/>
        </w:rPr>
        <w:t>其中，涉及的专业名词</w:t>
      </w:r>
      <w:r w:rsidR="00A43451">
        <w:rPr>
          <w:rFonts w:hint="eastAsia"/>
        </w:rPr>
        <w:t>详细</w:t>
      </w:r>
      <w:r>
        <w:rPr>
          <w:rFonts w:hint="eastAsia"/>
        </w:rPr>
        <w:t>解释如下所示：</w:t>
      </w:r>
    </w:p>
    <w:p w14:paraId="3370FFDA" w14:textId="7AEE5F03" w:rsidR="00212359" w:rsidRDefault="00212359" w:rsidP="00212359">
      <w:pPr>
        <w:ind w:firstLine="482"/>
      </w:pPr>
      <w:r w:rsidRPr="00DA6B4E">
        <w:rPr>
          <w:rFonts w:hint="eastAsia"/>
          <w:b/>
          <w:bCs/>
        </w:rPr>
        <w:t>业务场景（</w:t>
      </w:r>
      <w:r w:rsidRPr="00DA6B4E">
        <w:rPr>
          <w:rFonts w:hint="eastAsia"/>
          <w:b/>
          <w:bCs/>
        </w:rPr>
        <w:t>domain</w:t>
      </w:r>
      <w:r w:rsidRPr="00DA6B4E">
        <w:rPr>
          <w:rFonts w:hint="eastAsia"/>
          <w:b/>
          <w:bCs/>
        </w:rPr>
        <w:t>）</w:t>
      </w:r>
      <w:r>
        <w:rPr>
          <w:rFonts w:hint="eastAsia"/>
        </w:rPr>
        <w:t>：用户查询</w:t>
      </w:r>
      <w:r w:rsidR="00D80B29">
        <w:rPr>
          <w:rFonts w:hint="eastAsia"/>
        </w:rPr>
        <w:t>语句</w:t>
      </w:r>
      <w:r>
        <w:rPr>
          <w:rFonts w:hint="eastAsia"/>
        </w:rPr>
        <w:t>所属的特</w:t>
      </w:r>
      <w:r w:rsidR="00D80B29">
        <w:rPr>
          <w:rFonts w:hint="eastAsia"/>
        </w:rPr>
        <w:t>定场景</w:t>
      </w:r>
      <w:r>
        <w:rPr>
          <w:rFonts w:hint="eastAsia"/>
        </w:rPr>
        <w:t>域或业务范畴，在电力领域中，常见的业务场景包括售电量及收入、用电量、</w:t>
      </w:r>
      <w:proofErr w:type="gramStart"/>
      <w:r w:rsidR="001853E2">
        <w:rPr>
          <w:rFonts w:hint="eastAsia"/>
        </w:rPr>
        <w:t>业扩工单</w:t>
      </w:r>
      <w:r>
        <w:rPr>
          <w:rFonts w:hint="eastAsia"/>
        </w:rPr>
        <w:t>等</w:t>
      </w:r>
      <w:proofErr w:type="gramEnd"/>
      <w:r>
        <w:rPr>
          <w:rFonts w:hint="eastAsia"/>
        </w:rPr>
        <w:t>。</w:t>
      </w:r>
    </w:p>
    <w:p w14:paraId="11140EDD" w14:textId="000E8E94" w:rsidR="00212359" w:rsidRDefault="00212359" w:rsidP="00212359">
      <w:pPr>
        <w:ind w:firstLine="482"/>
      </w:pPr>
      <w:r w:rsidRPr="00DA6B4E">
        <w:rPr>
          <w:b/>
          <w:bCs/>
        </w:rPr>
        <w:t>意图（</w:t>
      </w:r>
      <w:r>
        <w:rPr>
          <w:rFonts w:hint="eastAsia"/>
          <w:b/>
          <w:bCs/>
        </w:rPr>
        <w:t>i</w:t>
      </w:r>
      <w:r w:rsidRPr="00DA6B4E">
        <w:rPr>
          <w:b/>
          <w:bCs/>
        </w:rPr>
        <w:t>ntent</w:t>
      </w:r>
      <w:r w:rsidRPr="00DA6B4E">
        <w:rPr>
          <w:b/>
          <w:bCs/>
        </w:rPr>
        <w:t>）</w:t>
      </w:r>
      <w:r w:rsidRPr="00DA6B4E">
        <w:t>：用户查询的具体目的或动作。在电力领域中，</w:t>
      </w:r>
      <w:r>
        <w:rPr>
          <w:rFonts w:hint="eastAsia"/>
        </w:rPr>
        <w:t>根据常见</w:t>
      </w:r>
      <w:r w:rsidR="000C4DA2">
        <w:rPr>
          <w:rFonts w:hint="eastAsia"/>
        </w:rPr>
        <w:t>的</w:t>
      </w:r>
      <w:r>
        <w:rPr>
          <w:rFonts w:hint="eastAsia"/>
        </w:rPr>
        <w:t>用户查询语句，共设计八大意图，具体意图定义与示例如表</w:t>
      </w:r>
      <w:r>
        <w:rPr>
          <w:rFonts w:hint="eastAsia"/>
        </w:rPr>
        <w:t>3-2</w:t>
      </w:r>
      <w:r>
        <w:rPr>
          <w:rFonts w:hint="eastAsia"/>
        </w:rPr>
        <w:t>所示。</w:t>
      </w:r>
    </w:p>
    <w:p w14:paraId="135D350D" w14:textId="5C7B51A0" w:rsidR="00F2404C" w:rsidRPr="00640AE2" w:rsidRDefault="00440686" w:rsidP="00951645">
      <w:pPr>
        <w:pStyle w:val="afb"/>
        <w:ind w:firstLineChars="0" w:firstLine="0"/>
      </w:pPr>
      <w:bookmarkStart w:id="46" w:name="_Toc19513611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F2404C" w:rsidRPr="00640AE2">
        <w:rPr>
          <w:rFonts w:hint="eastAsia"/>
        </w:rPr>
        <w:t>意图定义与示例</w:t>
      </w:r>
      <w:bookmarkEnd w:id="46"/>
    </w:p>
    <w:p w14:paraId="1427C0D6" w14:textId="67F0BECD" w:rsidR="00F2404C" w:rsidRPr="00640AE2" w:rsidRDefault="00075820" w:rsidP="00951645">
      <w:pPr>
        <w:pStyle w:val="afb"/>
        <w:ind w:firstLineChars="0" w:firstLine="0"/>
      </w:pPr>
      <w:r>
        <w:t xml:space="preserve">Table </w:t>
      </w:r>
      <w:r w:rsidR="00910671">
        <w:rPr>
          <w:rFonts w:hint="eastAsia"/>
        </w:rPr>
        <w:t>3</w:t>
      </w:r>
      <w:r w:rsidR="00363B00">
        <w:noBreakHyphen/>
      </w:r>
      <w:fldSimple w:instr=" SEQ Table \* ARABIC \s 1 ">
        <w:r w:rsidR="00363B00">
          <w:rPr>
            <w:noProof/>
          </w:rPr>
          <w:t>2</w:t>
        </w:r>
      </w:fldSimple>
      <w:r w:rsidR="00F2404C" w:rsidRPr="00640AE2">
        <w:rPr>
          <w:rFonts w:hint="eastAsia"/>
        </w:rPr>
        <w:t xml:space="preserve"> </w:t>
      </w:r>
      <w:r w:rsidR="00F2404C" w:rsidRPr="00640AE2">
        <w:t xml:space="preserve">Intention </w:t>
      </w:r>
      <w:r w:rsidR="00F2404C" w:rsidRPr="00640AE2">
        <w:rPr>
          <w:rFonts w:hint="eastAsia"/>
        </w:rPr>
        <w:t>d</w:t>
      </w:r>
      <w:r w:rsidR="00F2404C" w:rsidRPr="00640AE2">
        <w:t xml:space="preserve">efinition and </w:t>
      </w:r>
      <w:r w:rsidR="00F2404C" w:rsidRPr="00640AE2">
        <w:rPr>
          <w:rFonts w:hint="eastAsia"/>
        </w:rPr>
        <w:t>e</w:t>
      </w:r>
      <w:r w:rsidR="00F2404C" w:rsidRPr="00640AE2">
        <w:t>xamples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085"/>
        <w:gridCol w:w="4666"/>
      </w:tblGrid>
      <w:tr w:rsidR="00212359" w:rsidRPr="00F95177" w14:paraId="71753B43" w14:textId="77777777" w:rsidTr="003D3B8B">
        <w:tc>
          <w:tcPr>
            <w:tcW w:w="1696" w:type="dxa"/>
            <w:tcBorders>
              <w:top w:val="single" w:sz="12" w:space="0" w:color="auto"/>
              <w:bottom w:val="single" w:sz="4" w:space="0" w:color="auto"/>
            </w:tcBorders>
          </w:tcPr>
          <w:p w14:paraId="36EA32A8"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意图</w:t>
            </w:r>
          </w:p>
        </w:tc>
        <w:tc>
          <w:tcPr>
            <w:tcW w:w="2127" w:type="dxa"/>
            <w:tcBorders>
              <w:top w:val="single" w:sz="12" w:space="0" w:color="auto"/>
              <w:bottom w:val="single" w:sz="4" w:space="0" w:color="auto"/>
            </w:tcBorders>
          </w:tcPr>
          <w:p w14:paraId="51A617FE"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含义</w:t>
            </w:r>
          </w:p>
        </w:tc>
        <w:tc>
          <w:tcPr>
            <w:tcW w:w="4897" w:type="dxa"/>
            <w:tcBorders>
              <w:top w:val="single" w:sz="12" w:space="0" w:color="auto"/>
              <w:bottom w:val="single" w:sz="4" w:space="0" w:color="auto"/>
            </w:tcBorders>
          </w:tcPr>
          <w:p w14:paraId="6BF3579E" w14:textId="77777777" w:rsidR="00212359" w:rsidRPr="00F95177" w:rsidRDefault="00212359" w:rsidP="00951645">
            <w:pPr>
              <w:spacing w:line="240" w:lineRule="auto"/>
              <w:ind w:firstLineChars="0" w:firstLine="0"/>
              <w:jc w:val="center"/>
              <w:rPr>
                <w:sz w:val="21"/>
                <w:szCs w:val="21"/>
              </w:rPr>
            </w:pPr>
            <w:r>
              <w:rPr>
                <w:rFonts w:hint="eastAsia"/>
                <w:sz w:val="21"/>
                <w:szCs w:val="21"/>
              </w:rPr>
              <w:t>示</w:t>
            </w:r>
            <w:r w:rsidRPr="00F95177">
              <w:rPr>
                <w:rFonts w:hint="eastAsia"/>
                <w:sz w:val="21"/>
                <w:szCs w:val="21"/>
              </w:rPr>
              <w:t>例</w:t>
            </w:r>
          </w:p>
        </w:tc>
      </w:tr>
      <w:tr w:rsidR="00212359" w:rsidRPr="00F95177" w14:paraId="174784D7" w14:textId="77777777" w:rsidTr="004E0EC7">
        <w:tc>
          <w:tcPr>
            <w:tcW w:w="1696" w:type="dxa"/>
            <w:tcBorders>
              <w:top w:val="single" w:sz="4" w:space="0" w:color="auto"/>
            </w:tcBorders>
          </w:tcPr>
          <w:p w14:paraId="396F64B6"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query_number</w:t>
            </w:r>
            <w:proofErr w:type="spellEnd"/>
          </w:p>
        </w:tc>
        <w:tc>
          <w:tcPr>
            <w:tcW w:w="2127" w:type="dxa"/>
            <w:tcBorders>
              <w:top w:val="single" w:sz="4" w:space="0" w:color="auto"/>
            </w:tcBorders>
          </w:tcPr>
          <w:p w14:paraId="01777F33"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SUM</w:t>
            </w:r>
            <w:r w:rsidRPr="00F95177">
              <w:rPr>
                <w:rFonts w:hint="eastAsia"/>
                <w:sz w:val="21"/>
                <w:szCs w:val="21"/>
              </w:rPr>
              <w:t>）</w:t>
            </w:r>
          </w:p>
        </w:tc>
        <w:tc>
          <w:tcPr>
            <w:tcW w:w="4897" w:type="dxa"/>
            <w:tcBorders>
              <w:top w:val="single" w:sz="4" w:space="0" w:color="auto"/>
            </w:tcBorders>
          </w:tcPr>
          <w:p w14:paraId="60577C46"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今年</w:t>
            </w:r>
            <w:proofErr w:type="gramStart"/>
            <w:r w:rsidRPr="00F95177">
              <w:rPr>
                <w:rFonts w:hint="eastAsia"/>
                <w:sz w:val="21"/>
                <w:szCs w:val="21"/>
              </w:rPr>
              <w:t>任泽区的</w:t>
            </w:r>
            <w:proofErr w:type="gramEnd"/>
            <w:r w:rsidRPr="00F95177">
              <w:rPr>
                <w:rFonts w:hint="eastAsia"/>
                <w:sz w:val="21"/>
                <w:szCs w:val="21"/>
              </w:rPr>
              <w:t>业</w:t>
            </w:r>
            <w:proofErr w:type="gramStart"/>
            <w:r w:rsidRPr="00F95177">
              <w:rPr>
                <w:rFonts w:hint="eastAsia"/>
                <w:sz w:val="21"/>
                <w:szCs w:val="21"/>
              </w:rPr>
              <w:t>扩工单数</w:t>
            </w:r>
            <w:proofErr w:type="gramEnd"/>
            <w:r w:rsidRPr="00F95177">
              <w:rPr>
                <w:rFonts w:hint="eastAsia"/>
                <w:sz w:val="21"/>
                <w:szCs w:val="21"/>
              </w:rPr>
              <w:t>是多少</w:t>
            </w:r>
          </w:p>
        </w:tc>
      </w:tr>
      <w:tr w:rsidR="00212359" w:rsidRPr="00F95177" w14:paraId="6FC1F15C" w14:textId="77777777" w:rsidTr="004E0EC7">
        <w:tc>
          <w:tcPr>
            <w:tcW w:w="1696" w:type="dxa"/>
          </w:tcPr>
          <w:p w14:paraId="2DBFF144"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query_top</w:t>
            </w:r>
            <w:proofErr w:type="spellEnd"/>
          </w:p>
        </w:tc>
        <w:tc>
          <w:tcPr>
            <w:tcW w:w="2127" w:type="dxa"/>
          </w:tcPr>
          <w:p w14:paraId="37978A48"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问最值</w:t>
            </w:r>
          </w:p>
        </w:tc>
        <w:tc>
          <w:tcPr>
            <w:tcW w:w="4897" w:type="dxa"/>
          </w:tcPr>
          <w:p w14:paraId="4BA0B80F"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2023</w:t>
            </w:r>
            <w:r w:rsidRPr="00F95177">
              <w:rPr>
                <w:rFonts w:hint="eastAsia"/>
                <w:sz w:val="21"/>
                <w:szCs w:val="21"/>
              </w:rPr>
              <w:t>年河北省用电量排第一的是哪</w:t>
            </w:r>
          </w:p>
        </w:tc>
      </w:tr>
      <w:tr w:rsidR="00212359" w:rsidRPr="00F95177" w14:paraId="18E9333F" w14:textId="77777777" w:rsidTr="004E0EC7">
        <w:tc>
          <w:tcPr>
            <w:tcW w:w="1696" w:type="dxa"/>
          </w:tcPr>
          <w:p w14:paraId="7E55556C"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query_MoM</w:t>
            </w:r>
            <w:proofErr w:type="spellEnd"/>
          </w:p>
        </w:tc>
        <w:tc>
          <w:tcPr>
            <w:tcW w:w="2127" w:type="dxa"/>
          </w:tcPr>
          <w:p w14:paraId="2ABB0BF1" w14:textId="77777777" w:rsidR="00212359" w:rsidRPr="00F95177" w:rsidRDefault="00212359" w:rsidP="00951645">
            <w:pPr>
              <w:spacing w:line="240" w:lineRule="auto"/>
              <w:ind w:firstLineChars="0" w:firstLine="0"/>
              <w:jc w:val="center"/>
              <w:rPr>
                <w:sz w:val="21"/>
                <w:szCs w:val="21"/>
              </w:rPr>
            </w:pPr>
            <w:proofErr w:type="gramStart"/>
            <w:r w:rsidRPr="00F95177">
              <w:rPr>
                <w:rFonts w:hint="eastAsia"/>
                <w:sz w:val="21"/>
                <w:szCs w:val="21"/>
              </w:rPr>
              <w:t>问环比</w:t>
            </w:r>
            <w:proofErr w:type="gramEnd"/>
          </w:p>
        </w:tc>
        <w:tc>
          <w:tcPr>
            <w:tcW w:w="4897" w:type="dxa"/>
          </w:tcPr>
          <w:p w14:paraId="64C5F231"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w:t>
            </w:r>
            <w:proofErr w:type="gramStart"/>
            <w:r w:rsidRPr="00F95177">
              <w:rPr>
                <w:rFonts w:hint="eastAsia"/>
                <w:sz w:val="21"/>
                <w:szCs w:val="21"/>
              </w:rPr>
              <w:t>电量环</w:t>
            </w:r>
            <w:proofErr w:type="gramEnd"/>
            <w:r w:rsidRPr="00F95177">
              <w:rPr>
                <w:rFonts w:hint="eastAsia"/>
                <w:sz w:val="21"/>
                <w:szCs w:val="21"/>
              </w:rPr>
              <w:t>比增加多少</w:t>
            </w:r>
          </w:p>
        </w:tc>
      </w:tr>
      <w:tr w:rsidR="00212359" w:rsidRPr="00F95177" w14:paraId="0F2BDCD4" w14:textId="77777777" w:rsidTr="004E0EC7">
        <w:tc>
          <w:tcPr>
            <w:tcW w:w="1696" w:type="dxa"/>
          </w:tcPr>
          <w:p w14:paraId="455FAB83"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query_YoY</w:t>
            </w:r>
            <w:proofErr w:type="spellEnd"/>
          </w:p>
        </w:tc>
        <w:tc>
          <w:tcPr>
            <w:tcW w:w="2127" w:type="dxa"/>
          </w:tcPr>
          <w:p w14:paraId="0243A034"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问同比</w:t>
            </w:r>
          </w:p>
        </w:tc>
        <w:tc>
          <w:tcPr>
            <w:tcW w:w="4897" w:type="dxa"/>
          </w:tcPr>
          <w:p w14:paraId="776595AC"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月售电量同比增加多少</w:t>
            </w:r>
          </w:p>
        </w:tc>
      </w:tr>
      <w:tr w:rsidR="00212359" w:rsidRPr="00F95177" w14:paraId="321AC756" w14:textId="77777777" w:rsidTr="004E0EC7">
        <w:tc>
          <w:tcPr>
            <w:tcW w:w="1696" w:type="dxa"/>
          </w:tcPr>
          <w:p w14:paraId="20C36671"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query_proportion</w:t>
            </w:r>
            <w:proofErr w:type="spellEnd"/>
          </w:p>
        </w:tc>
        <w:tc>
          <w:tcPr>
            <w:tcW w:w="2127" w:type="dxa"/>
          </w:tcPr>
          <w:p w14:paraId="033DC416" w14:textId="77777777" w:rsidR="00212359" w:rsidRPr="00F95177" w:rsidRDefault="00212359" w:rsidP="00951645">
            <w:pPr>
              <w:spacing w:line="240" w:lineRule="auto"/>
              <w:ind w:firstLineChars="0" w:firstLine="0"/>
              <w:jc w:val="center"/>
              <w:rPr>
                <w:sz w:val="21"/>
                <w:szCs w:val="21"/>
              </w:rPr>
            </w:pPr>
            <w:proofErr w:type="gramStart"/>
            <w:r w:rsidRPr="00F95177">
              <w:rPr>
                <w:rFonts w:hint="eastAsia"/>
                <w:sz w:val="21"/>
                <w:szCs w:val="21"/>
              </w:rPr>
              <w:t>问占比</w:t>
            </w:r>
            <w:proofErr w:type="gramEnd"/>
          </w:p>
        </w:tc>
        <w:tc>
          <w:tcPr>
            <w:tcW w:w="4897" w:type="dxa"/>
          </w:tcPr>
          <w:p w14:paraId="73983AF5"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2022</w:t>
            </w:r>
            <w:r w:rsidRPr="00F95177">
              <w:rPr>
                <w:rFonts w:hint="eastAsia"/>
                <w:sz w:val="21"/>
                <w:szCs w:val="21"/>
              </w:rPr>
              <w:t>年柏乡公司售电量占全市的多少？</w:t>
            </w:r>
          </w:p>
        </w:tc>
      </w:tr>
      <w:tr w:rsidR="00212359" w:rsidRPr="00F95177" w14:paraId="5A625C31" w14:textId="77777777" w:rsidTr="004E0EC7">
        <w:tc>
          <w:tcPr>
            <w:tcW w:w="1696" w:type="dxa"/>
          </w:tcPr>
          <w:p w14:paraId="485E023D"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query_total</w:t>
            </w:r>
            <w:proofErr w:type="spellEnd"/>
          </w:p>
        </w:tc>
        <w:tc>
          <w:tcPr>
            <w:tcW w:w="2127" w:type="dxa"/>
          </w:tcPr>
          <w:p w14:paraId="5988A963"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问明细、情况</w:t>
            </w:r>
          </w:p>
        </w:tc>
        <w:tc>
          <w:tcPr>
            <w:tcW w:w="4897" w:type="dxa"/>
          </w:tcPr>
          <w:p w14:paraId="6AD722E3"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临西公司</w:t>
            </w:r>
            <w:r w:rsidRPr="00F95177">
              <w:rPr>
                <w:rFonts w:hint="eastAsia"/>
                <w:sz w:val="21"/>
                <w:szCs w:val="21"/>
              </w:rPr>
              <w:t>2023</w:t>
            </w:r>
            <w:r w:rsidRPr="00F95177">
              <w:rPr>
                <w:rFonts w:hint="eastAsia"/>
                <w:sz w:val="21"/>
                <w:szCs w:val="21"/>
              </w:rPr>
              <w:t>年高压新增用户有哪些</w:t>
            </w:r>
          </w:p>
        </w:tc>
      </w:tr>
      <w:tr w:rsidR="00212359" w:rsidRPr="00F95177" w14:paraId="5D774288" w14:textId="77777777" w:rsidTr="004E0EC7">
        <w:tc>
          <w:tcPr>
            <w:tcW w:w="1696" w:type="dxa"/>
          </w:tcPr>
          <w:p w14:paraId="0A77BC37"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query_count</w:t>
            </w:r>
            <w:proofErr w:type="spellEnd"/>
          </w:p>
        </w:tc>
        <w:tc>
          <w:tcPr>
            <w:tcW w:w="2127" w:type="dxa"/>
          </w:tcPr>
          <w:p w14:paraId="2E7C397D"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COUNT</w:t>
            </w:r>
            <w:r w:rsidRPr="00F95177">
              <w:rPr>
                <w:rFonts w:hint="eastAsia"/>
                <w:sz w:val="21"/>
                <w:szCs w:val="21"/>
              </w:rPr>
              <w:t>）</w:t>
            </w:r>
          </w:p>
        </w:tc>
        <w:tc>
          <w:tcPr>
            <w:tcW w:w="4897" w:type="dxa"/>
          </w:tcPr>
          <w:p w14:paraId="6EB62A07"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本季度河北省</w:t>
            </w:r>
            <w:r w:rsidRPr="00F95177">
              <w:rPr>
                <w:rFonts w:hint="eastAsia"/>
                <w:sz w:val="21"/>
                <w:szCs w:val="21"/>
              </w:rPr>
              <w:t>220V</w:t>
            </w:r>
            <w:r w:rsidRPr="00F95177">
              <w:rPr>
                <w:rFonts w:hint="eastAsia"/>
                <w:sz w:val="21"/>
                <w:szCs w:val="21"/>
              </w:rPr>
              <w:t>库存电能表有多少</w:t>
            </w:r>
          </w:p>
        </w:tc>
      </w:tr>
      <w:tr w:rsidR="00212359" w:rsidRPr="00F95177" w14:paraId="5661507C" w14:textId="77777777" w:rsidTr="003D3B8B">
        <w:tc>
          <w:tcPr>
            <w:tcW w:w="1696" w:type="dxa"/>
            <w:tcBorders>
              <w:bottom w:val="single" w:sz="12" w:space="0" w:color="auto"/>
            </w:tcBorders>
          </w:tcPr>
          <w:p w14:paraId="43403C24" w14:textId="77777777" w:rsidR="00212359" w:rsidRPr="00F95177" w:rsidRDefault="00212359" w:rsidP="00951645">
            <w:pPr>
              <w:spacing w:line="240" w:lineRule="auto"/>
              <w:ind w:firstLineChars="0" w:firstLine="0"/>
              <w:jc w:val="center"/>
              <w:rPr>
                <w:sz w:val="21"/>
                <w:szCs w:val="21"/>
              </w:rPr>
            </w:pPr>
            <w:proofErr w:type="spellStart"/>
            <w:r w:rsidRPr="00F95177">
              <w:rPr>
                <w:rFonts w:hint="eastAsia"/>
                <w:sz w:val="21"/>
                <w:szCs w:val="21"/>
              </w:rPr>
              <w:t>query_rank</w:t>
            </w:r>
            <w:proofErr w:type="spellEnd"/>
          </w:p>
        </w:tc>
        <w:tc>
          <w:tcPr>
            <w:tcW w:w="2127" w:type="dxa"/>
            <w:tcBorders>
              <w:bottom w:val="single" w:sz="12" w:space="0" w:color="auto"/>
            </w:tcBorders>
          </w:tcPr>
          <w:p w14:paraId="124FF7AA"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问排名</w:t>
            </w:r>
          </w:p>
        </w:tc>
        <w:tc>
          <w:tcPr>
            <w:tcW w:w="4897" w:type="dxa"/>
            <w:tcBorders>
              <w:bottom w:val="single" w:sz="12" w:space="0" w:color="auto"/>
            </w:tcBorders>
          </w:tcPr>
          <w:p w14:paraId="20DCEC48" w14:textId="77777777" w:rsidR="00212359" w:rsidRPr="00F95177" w:rsidRDefault="00212359" w:rsidP="00951645">
            <w:pPr>
              <w:spacing w:line="240" w:lineRule="auto"/>
              <w:ind w:firstLineChars="0" w:firstLine="0"/>
              <w:jc w:val="center"/>
              <w:rPr>
                <w:sz w:val="21"/>
                <w:szCs w:val="21"/>
              </w:rPr>
            </w:pPr>
            <w:r w:rsidRPr="00F95177">
              <w:rPr>
                <w:rFonts w:hint="eastAsia"/>
                <w:sz w:val="21"/>
                <w:szCs w:val="21"/>
              </w:rPr>
              <w:t>本年</w:t>
            </w:r>
            <w:proofErr w:type="gramStart"/>
            <w:r w:rsidRPr="00F95177">
              <w:rPr>
                <w:rFonts w:hint="eastAsia"/>
                <w:sz w:val="21"/>
                <w:szCs w:val="21"/>
              </w:rPr>
              <w:t>永年区</w:t>
            </w:r>
            <w:proofErr w:type="gramEnd"/>
            <w:r w:rsidRPr="00F95177">
              <w:rPr>
                <w:rFonts w:hint="eastAsia"/>
                <w:sz w:val="21"/>
                <w:szCs w:val="21"/>
              </w:rPr>
              <w:t>售电收入的名次是多少？</w:t>
            </w:r>
          </w:p>
        </w:tc>
      </w:tr>
    </w:tbl>
    <w:p w14:paraId="6E598614" w14:textId="03A9EF17" w:rsidR="00212359" w:rsidRDefault="00212359" w:rsidP="00212359">
      <w:pPr>
        <w:ind w:firstLine="482"/>
      </w:pPr>
      <w:r w:rsidRPr="00DA6B4E">
        <w:rPr>
          <w:b/>
          <w:bCs/>
        </w:rPr>
        <w:t>槽位（</w:t>
      </w:r>
      <w:r>
        <w:rPr>
          <w:rFonts w:hint="eastAsia"/>
          <w:b/>
          <w:bCs/>
        </w:rPr>
        <w:t>s</w:t>
      </w:r>
      <w:r w:rsidRPr="00DA6B4E">
        <w:rPr>
          <w:b/>
          <w:bCs/>
        </w:rPr>
        <w:t>lots</w:t>
      </w:r>
      <w:r w:rsidRPr="00DA6B4E">
        <w:rPr>
          <w:b/>
          <w:bCs/>
        </w:rPr>
        <w:t>）</w:t>
      </w:r>
      <w:r w:rsidRPr="00DA6B4E">
        <w:t>：用户查询中包含的具体信息，如时间、地点、查询内容等</w:t>
      </w:r>
      <w:r>
        <w:rPr>
          <w:rFonts w:hint="eastAsia"/>
        </w:rPr>
        <w:t>，</w:t>
      </w:r>
      <w:r w:rsidRPr="00DA6B4E">
        <w:t>每个槽位都有一个对应的值。</w:t>
      </w:r>
      <w:proofErr w:type="gramStart"/>
      <w:r>
        <w:rPr>
          <w:rFonts w:hint="eastAsia"/>
        </w:rPr>
        <w:t>按照槽值</w:t>
      </w:r>
      <w:r w:rsidR="000C4DA2">
        <w:rPr>
          <w:rFonts w:hint="eastAsia"/>
        </w:rPr>
        <w:t>的</w:t>
      </w:r>
      <w:proofErr w:type="gramEnd"/>
      <w:r w:rsidR="000C4DA2">
        <w:rPr>
          <w:rFonts w:hint="eastAsia"/>
        </w:rPr>
        <w:t>不同</w:t>
      </w:r>
      <w:r>
        <w:rPr>
          <w:rFonts w:hint="eastAsia"/>
        </w:rPr>
        <w:t>作用</w:t>
      </w:r>
      <w:r w:rsidR="000C4DA2">
        <w:rPr>
          <w:rFonts w:hint="eastAsia"/>
        </w:rPr>
        <w:t>，</w:t>
      </w:r>
      <w:r>
        <w:rPr>
          <w:rFonts w:hint="eastAsia"/>
        </w:rPr>
        <w:t>共设计三大类槽位：通用槽位、意图专属槽位和维度字段槽位，表</w:t>
      </w:r>
      <w:r>
        <w:rPr>
          <w:rFonts w:hint="eastAsia"/>
        </w:rPr>
        <w:t>3-3</w:t>
      </w:r>
      <w:r>
        <w:rPr>
          <w:rFonts w:hint="eastAsia"/>
        </w:rPr>
        <w:t>概述了</w:t>
      </w:r>
      <w:r w:rsidR="000C4DA2">
        <w:rPr>
          <w:rFonts w:hint="eastAsia"/>
        </w:rPr>
        <w:t>各</w:t>
      </w:r>
      <w:r>
        <w:rPr>
          <w:rFonts w:hint="eastAsia"/>
        </w:rPr>
        <w:t>槽位设计</w:t>
      </w:r>
      <w:proofErr w:type="gramStart"/>
      <w:r>
        <w:rPr>
          <w:rFonts w:hint="eastAsia"/>
        </w:rPr>
        <w:t>及槽值示例</w:t>
      </w:r>
      <w:proofErr w:type="gramEnd"/>
      <w:r>
        <w:rPr>
          <w:rFonts w:hint="eastAsia"/>
        </w:rPr>
        <w:t>。</w:t>
      </w:r>
    </w:p>
    <w:p w14:paraId="1D82B22B" w14:textId="7FA768DE" w:rsidR="00640AE2" w:rsidRPr="00640AE2" w:rsidRDefault="00440686" w:rsidP="00951645">
      <w:pPr>
        <w:pStyle w:val="afb"/>
        <w:ind w:firstLineChars="0" w:firstLine="0"/>
      </w:pPr>
      <w:bookmarkStart w:id="47" w:name="_Toc195136118"/>
      <w:commentRangeStart w:id="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640AE2" w:rsidRPr="00640AE2">
        <w:rPr>
          <w:rFonts w:hint="eastAsia"/>
        </w:rPr>
        <w:t>常用槽位设计</w:t>
      </w:r>
      <w:proofErr w:type="gramStart"/>
      <w:r w:rsidR="00640AE2" w:rsidRPr="00640AE2">
        <w:rPr>
          <w:rFonts w:hint="eastAsia"/>
        </w:rPr>
        <w:t>及槽值示例</w:t>
      </w:r>
      <w:commentRangeEnd w:id="4"/>
      <w:r>
        <w:rPr>
          <w:rStyle w:val="CommentReference"/>
        </w:rPr>
        <w:commentReference w:id="4"/>
      </w:r>
      <w:bookmarkEnd w:id="47"/>
      <w:proofErr w:type="gramEnd"/>
    </w:p>
    <w:p w14:paraId="7E2F76D6" w14:textId="6083AC94" w:rsidR="00640AE2" w:rsidRPr="00640AE2" w:rsidRDefault="00075820" w:rsidP="00951645">
      <w:pPr>
        <w:pStyle w:val="afb"/>
        <w:ind w:firstLineChars="0" w:firstLine="0"/>
      </w:pPr>
      <w:r>
        <w:t xml:space="preserve">Table </w:t>
      </w:r>
      <w:r w:rsidR="00910671">
        <w:rPr>
          <w:rFonts w:hint="eastAsia"/>
        </w:rPr>
        <w:t>3</w:t>
      </w:r>
      <w:r w:rsidR="00363B00">
        <w:noBreakHyphen/>
      </w:r>
      <w:fldSimple w:instr=" SEQ Table \* ARABIC \s 1 ">
        <w:r w:rsidR="00363B00">
          <w:rPr>
            <w:noProof/>
          </w:rPr>
          <w:t>3</w:t>
        </w:r>
      </w:fldSimple>
      <w:r w:rsidR="00640AE2" w:rsidRPr="00640AE2">
        <w:rPr>
          <w:rFonts w:hint="eastAsia"/>
        </w:rPr>
        <w:t xml:space="preserve"> </w:t>
      </w:r>
      <w:r w:rsidR="00640AE2" w:rsidRPr="00640AE2">
        <w:t xml:space="preserve">Common </w:t>
      </w:r>
      <w:r w:rsidR="00640AE2" w:rsidRPr="00640AE2">
        <w:rPr>
          <w:rFonts w:hint="eastAsia"/>
        </w:rPr>
        <w:t>s</w:t>
      </w:r>
      <w:r w:rsidR="00640AE2" w:rsidRPr="00640AE2">
        <w:t xml:space="preserve">lot </w:t>
      </w:r>
      <w:r w:rsidR="00640AE2" w:rsidRPr="00640AE2">
        <w:rPr>
          <w:rFonts w:hint="eastAsia"/>
        </w:rPr>
        <w:t>d</w:t>
      </w:r>
      <w:r w:rsidR="00640AE2" w:rsidRPr="00640AE2">
        <w:t xml:space="preserve">esign and </w:t>
      </w:r>
      <w:r w:rsidR="00640AE2" w:rsidRPr="00640AE2">
        <w:rPr>
          <w:rFonts w:hint="eastAsia"/>
        </w:rPr>
        <w:t>v</w:t>
      </w:r>
      <w:r w:rsidR="00640AE2" w:rsidRPr="00640AE2">
        <w:t xml:space="preserve">alue </w:t>
      </w:r>
      <w:r w:rsidR="00640AE2" w:rsidRPr="00640AE2">
        <w:rPr>
          <w:rFonts w:hint="eastAsia"/>
        </w:rPr>
        <w:t>e</w:t>
      </w:r>
      <w:r w:rsidR="00640AE2" w:rsidRPr="00640AE2">
        <w:t>xamples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212359" w:rsidRPr="00C74024" w14:paraId="33A5B665" w14:textId="77777777" w:rsidTr="00472202">
        <w:trPr>
          <w:trHeight w:val="340"/>
          <w:jc w:val="center"/>
        </w:trPr>
        <w:tc>
          <w:tcPr>
            <w:tcW w:w="1843" w:type="dxa"/>
            <w:tcBorders>
              <w:top w:val="single" w:sz="4" w:space="0" w:color="auto"/>
              <w:bottom w:val="single" w:sz="4" w:space="0" w:color="auto"/>
            </w:tcBorders>
          </w:tcPr>
          <w:p w14:paraId="5ECAE150" w14:textId="77777777" w:rsidR="00212359" w:rsidRPr="00C74024" w:rsidRDefault="00212359" w:rsidP="00951645">
            <w:pPr>
              <w:spacing w:line="240" w:lineRule="auto"/>
              <w:ind w:firstLineChars="0" w:firstLine="0"/>
              <w:jc w:val="center"/>
              <w:rPr>
                <w:sz w:val="21"/>
                <w:szCs w:val="21"/>
              </w:rPr>
            </w:pPr>
            <w:bookmarkStart w:id="48" w:name="_Hlk192444192"/>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2832B21A" w14:textId="77777777" w:rsidR="00212359" w:rsidRPr="00C74024" w:rsidRDefault="00212359" w:rsidP="00951645">
            <w:pPr>
              <w:spacing w:line="240" w:lineRule="auto"/>
              <w:ind w:firstLineChars="0" w:firstLine="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3BE74DF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bookmarkEnd w:id="48"/>
      <w:tr w:rsidR="00212359" w:rsidRPr="00C74024" w14:paraId="22BD849C" w14:textId="77777777" w:rsidTr="004E0EC7">
        <w:trPr>
          <w:trHeight w:val="340"/>
          <w:jc w:val="center"/>
        </w:trPr>
        <w:tc>
          <w:tcPr>
            <w:tcW w:w="1843" w:type="dxa"/>
            <w:tcBorders>
              <w:top w:val="single" w:sz="4" w:space="0" w:color="auto"/>
            </w:tcBorders>
          </w:tcPr>
          <w:p w14:paraId="77532218"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通用槽</w:t>
            </w:r>
          </w:p>
        </w:tc>
        <w:tc>
          <w:tcPr>
            <w:tcW w:w="1838" w:type="dxa"/>
            <w:tcBorders>
              <w:top w:val="single" w:sz="4" w:space="0" w:color="auto"/>
            </w:tcBorders>
          </w:tcPr>
          <w:p w14:paraId="4B4FF804"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[time]</w:t>
            </w:r>
          </w:p>
        </w:tc>
        <w:tc>
          <w:tcPr>
            <w:tcW w:w="4615" w:type="dxa"/>
            <w:tcBorders>
              <w:top w:val="single" w:sz="4" w:space="0" w:color="auto"/>
            </w:tcBorders>
          </w:tcPr>
          <w:p w14:paraId="55EA90B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时间</w:t>
            </w:r>
            <w:r w:rsidRPr="00C74024">
              <w:rPr>
                <w:rFonts w:hint="eastAsia"/>
                <w:sz w:val="21"/>
                <w:szCs w:val="21"/>
              </w:rPr>
              <w:t xml:space="preserve"> </w:t>
            </w:r>
            <w:r w:rsidRPr="00C74024">
              <w:rPr>
                <w:rFonts w:hint="eastAsia"/>
                <w:sz w:val="21"/>
                <w:szCs w:val="21"/>
              </w:rPr>
              <w:t>如：</w:t>
            </w:r>
            <w:r w:rsidRPr="00C74024">
              <w:rPr>
                <w:rFonts w:hint="eastAsia"/>
                <w:sz w:val="21"/>
                <w:szCs w:val="21"/>
              </w:rPr>
              <w:t>2024</w:t>
            </w:r>
            <w:r w:rsidRPr="00C74024">
              <w:rPr>
                <w:rFonts w:hint="eastAsia"/>
                <w:sz w:val="21"/>
                <w:szCs w:val="21"/>
              </w:rPr>
              <w:t>年</w:t>
            </w:r>
            <w:r w:rsidRPr="00C74024">
              <w:rPr>
                <w:sz w:val="21"/>
                <w:szCs w:val="21"/>
              </w:rPr>
              <w:t>…</w:t>
            </w:r>
          </w:p>
        </w:tc>
      </w:tr>
    </w:tbl>
    <w:p w14:paraId="297D973D" w14:textId="126EE2AF" w:rsidR="00583592" w:rsidRPr="00640AE2" w:rsidRDefault="00583592" w:rsidP="00951645">
      <w:pPr>
        <w:pStyle w:val="afb"/>
        <w:ind w:firstLineChars="0" w:firstLine="0"/>
      </w:pPr>
      <w:commentRangeStart w:id="5"/>
      <w:r w:rsidRPr="00640AE2">
        <w:rPr>
          <w:rFonts w:hint="eastAsia"/>
        </w:rPr>
        <w:lastRenderedPageBreak/>
        <w:t>表</w:t>
      </w:r>
      <w:r w:rsidRPr="00640AE2">
        <w:rPr>
          <w:rFonts w:hint="eastAsia"/>
        </w:rPr>
        <w:t>3</w:t>
      </w:r>
      <w:r w:rsidRPr="00640AE2">
        <w:noBreakHyphen/>
      </w:r>
      <w:r w:rsidR="00910671">
        <w:rPr>
          <w:rFonts w:hint="eastAsia"/>
        </w:rPr>
        <w:t>3</w:t>
      </w:r>
      <w:r w:rsidRPr="00640AE2">
        <w:rPr>
          <w:rFonts w:hint="eastAsia"/>
        </w:rPr>
        <w:t xml:space="preserve"> </w:t>
      </w:r>
      <w:r w:rsidRPr="00640AE2">
        <w:rPr>
          <w:rFonts w:hint="eastAsia"/>
        </w:rPr>
        <w:t>常用槽位设计</w:t>
      </w:r>
      <w:proofErr w:type="gramStart"/>
      <w:r w:rsidRPr="00640AE2">
        <w:rPr>
          <w:rFonts w:hint="eastAsia"/>
        </w:rPr>
        <w:t>及槽值示例</w:t>
      </w:r>
      <w:proofErr w:type="gramEnd"/>
      <w:r>
        <w:rPr>
          <w:rFonts w:hint="eastAsia"/>
        </w:rPr>
        <w:t>（续）</w:t>
      </w:r>
      <w:commentRangeEnd w:id="5"/>
      <w:r>
        <w:rPr>
          <w:rStyle w:val="CommentReference"/>
        </w:rPr>
        <w:commentReference w:id="5"/>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583592" w:rsidRPr="00C74024" w14:paraId="3506E39E" w14:textId="77777777" w:rsidTr="00816368">
        <w:trPr>
          <w:trHeight w:val="340"/>
          <w:jc w:val="center"/>
        </w:trPr>
        <w:tc>
          <w:tcPr>
            <w:tcW w:w="1843" w:type="dxa"/>
            <w:tcBorders>
              <w:top w:val="single" w:sz="4" w:space="0" w:color="auto"/>
              <w:bottom w:val="single" w:sz="4" w:space="0" w:color="auto"/>
            </w:tcBorders>
          </w:tcPr>
          <w:p w14:paraId="49CCF515" w14:textId="77777777" w:rsidR="00583592" w:rsidRPr="00C74024" w:rsidRDefault="00583592" w:rsidP="00951645">
            <w:pPr>
              <w:spacing w:line="240" w:lineRule="auto"/>
              <w:ind w:firstLineChars="0" w:firstLine="0"/>
              <w:jc w:val="center"/>
              <w:rPr>
                <w:sz w:val="21"/>
                <w:szCs w:val="21"/>
              </w:rPr>
            </w:pPr>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56E311ED" w14:textId="77777777" w:rsidR="00583592" w:rsidRPr="00C74024" w:rsidRDefault="00583592" w:rsidP="00951645">
            <w:pPr>
              <w:spacing w:line="240" w:lineRule="auto"/>
              <w:ind w:firstLineChars="0" w:firstLine="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60338F22" w14:textId="77777777" w:rsidR="00583592" w:rsidRPr="00C74024" w:rsidRDefault="00583592" w:rsidP="00951645">
            <w:pPr>
              <w:spacing w:line="240" w:lineRule="auto"/>
              <w:ind w:firstLineChars="0" w:firstLine="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tr w:rsidR="00212359" w:rsidRPr="00C74024" w14:paraId="3A86CEB4" w14:textId="77777777" w:rsidTr="004E0EC7">
        <w:trPr>
          <w:trHeight w:val="340"/>
          <w:jc w:val="center"/>
        </w:trPr>
        <w:tc>
          <w:tcPr>
            <w:tcW w:w="1843" w:type="dxa"/>
            <w:vMerge w:val="restart"/>
          </w:tcPr>
          <w:p w14:paraId="5B9511E3" w14:textId="77777777" w:rsidR="00212359" w:rsidRPr="00C74024" w:rsidRDefault="00212359" w:rsidP="00951645">
            <w:pPr>
              <w:spacing w:line="240" w:lineRule="auto"/>
              <w:ind w:firstLineChars="0" w:firstLine="0"/>
              <w:jc w:val="center"/>
              <w:rPr>
                <w:sz w:val="21"/>
                <w:szCs w:val="21"/>
              </w:rPr>
            </w:pPr>
          </w:p>
        </w:tc>
        <w:tc>
          <w:tcPr>
            <w:tcW w:w="1838" w:type="dxa"/>
          </w:tcPr>
          <w:p w14:paraId="00DC1AAB"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[org]</w:t>
            </w:r>
          </w:p>
        </w:tc>
        <w:tc>
          <w:tcPr>
            <w:tcW w:w="4615" w:type="dxa"/>
          </w:tcPr>
          <w:p w14:paraId="16F7C68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地址</w:t>
            </w:r>
            <w:r w:rsidRPr="00C74024">
              <w:rPr>
                <w:rFonts w:hint="eastAsia"/>
                <w:sz w:val="21"/>
                <w:szCs w:val="21"/>
              </w:rPr>
              <w:t xml:space="preserve"> </w:t>
            </w:r>
            <w:r w:rsidRPr="00C74024">
              <w:rPr>
                <w:rFonts w:hint="eastAsia"/>
                <w:sz w:val="21"/>
                <w:szCs w:val="21"/>
              </w:rPr>
              <w:t>如：河北省</w:t>
            </w:r>
            <w:r w:rsidRPr="00C74024">
              <w:rPr>
                <w:sz w:val="21"/>
                <w:szCs w:val="21"/>
              </w:rPr>
              <w:t>…</w:t>
            </w:r>
          </w:p>
        </w:tc>
      </w:tr>
      <w:tr w:rsidR="00212359" w:rsidRPr="00C74024" w14:paraId="1308AE99" w14:textId="77777777" w:rsidTr="004E0EC7">
        <w:trPr>
          <w:trHeight w:val="340"/>
          <w:jc w:val="center"/>
        </w:trPr>
        <w:tc>
          <w:tcPr>
            <w:tcW w:w="1843" w:type="dxa"/>
            <w:vMerge/>
          </w:tcPr>
          <w:p w14:paraId="60B4A931" w14:textId="77777777" w:rsidR="00212359" w:rsidRPr="00C74024" w:rsidRDefault="00212359" w:rsidP="00951645">
            <w:pPr>
              <w:spacing w:line="240" w:lineRule="auto"/>
              <w:ind w:firstLineChars="0" w:firstLine="0"/>
              <w:jc w:val="center"/>
              <w:rPr>
                <w:sz w:val="21"/>
                <w:szCs w:val="21"/>
              </w:rPr>
            </w:pPr>
          </w:p>
        </w:tc>
        <w:tc>
          <w:tcPr>
            <w:tcW w:w="1838" w:type="dxa"/>
          </w:tcPr>
          <w:p w14:paraId="0DCB9E36"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[formula]</w:t>
            </w:r>
          </w:p>
        </w:tc>
        <w:tc>
          <w:tcPr>
            <w:tcW w:w="4615" w:type="dxa"/>
          </w:tcPr>
          <w:p w14:paraId="5781363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公式</w:t>
            </w:r>
            <w:r w:rsidRPr="00C74024">
              <w:rPr>
                <w:rFonts w:hint="eastAsia"/>
                <w:sz w:val="21"/>
                <w:szCs w:val="21"/>
              </w:rPr>
              <w:t xml:space="preserve"> </w:t>
            </w:r>
            <w:r w:rsidRPr="00C74024">
              <w:rPr>
                <w:rFonts w:hint="eastAsia"/>
                <w:sz w:val="21"/>
                <w:szCs w:val="21"/>
              </w:rPr>
              <w:t>如：累计、平均</w:t>
            </w:r>
            <w:r w:rsidRPr="00C74024">
              <w:rPr>
                <w:sz w:val="21"/>
                <w:szCs w:val="21"/>
              </w:rPr>
              <w:t>…</w:t>
            </w:r>
          </w:p>
        </w:tc>
      </w:tr>
      <w:tr w:rsidR="00212359" w:rsidRPr="00C74024" w14:paraId="717DCDEF" w14:textId="77777777" w:rsidTr="004E0EC7">
        <w:trPr>
          <w:trHeight w:val="340"/>
          <w:jc w:val="center"/>
        </w:trPr>
        <w:tc>
          <w:tcPr>
            <w:tcW w:w="1843" w:type="dxa"/>
            <w:vMerge/>
          </w:tcPr>
          <w:p w14:paraId="4F1EF148" w14:textId="77777777" w:rsidR="00212359" w:rsidRPr="00C74024" w:rsidRDefault="00212359" w:rsidP="00951645">
            <w:pPr>
              <w:spacing w:line="240" w:lineRule="auto"/>
              <w:ind w:firstLineChars="0" w:firstLine="0"/>
              <w:jc w:val="center"/>
              <w:rPr>
                <w:sz w:val="21"/>
                <w:szCs w:val="21"/>
              </w:rPr>
            </w:pPr>
          </w:p>
        </w:tc>
        <w:tc>
          <w:tcPr>
            <w:tcW w:w="1838" w:type="dxa"/>
          </w:tcPr>
          <w:p w14:paraId="711B3EDB"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[indicator]</w:t>
            </w:r>
          </w:p>
        </w:tc>
        <w:tc>
          <w:tcPr>
            <w:tcW w:w="4615" w:type="dxa"/>
          </w:tcPr>
          <w:p w14:paraId="3D474062"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指标项</w:t>
            </w:r>
            <w:r w:rsidRPr="00C74024">
              <w:rPr>
                <w:rFonts w:hint="eastAsia"/>
                <w:sz w:val="21"/>
                <w:szCs w:val="21"/>
              </w:rPr>
              <w:t xml:space="preserve"> </w:t>
            </w:r>
            <w:r w:rsidRPr="00C74024">
              <w:rPr>
                <w:rFonts w:hint="eastAsia"/>
                <w:sz w:val="21"/>
                <w:szCs w:val="21"/>
              </w:rPr>
              <w:t>如：售电量</w:t>
            </w:r>
            <w:r w:rsidRPr="00C74024">
              <w:rPr>
                <w:sz w:val="21"/>
                <w:szCs w:val="21"/>
              </w:rPr>
              <w:t>…</w:t>
            </w:r>
          </w:p>
        </w:tc>
      </w:tr>
      <w:tr w:rsidR="00212359" w:rsidRPr="00C74024" w14:paraId="4CF19FE0" w14:textId="77777777" w:rsidTr="004E0EC7">
        <w:trPr>
          <w:trHeight w:val="340"/>
          <w:jc w:val="center"/>
        </w:trPr>
        <w:tc>
          <w:tcPr>
            <w:tcW w:w="1843" w:type="dxa"/>
            <w:vMerge w:val="restart"/>
          </w:tcPr>
          <w:p w14:paraId="02523DF8"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意图专属槽</w:t>
            </w:r>
          </w:p>
        </w:tc>
        <w:tc>
          <w:tcPr>
            <w:tcW w:w="1838" w:type="dxa"/>
          </w:tcPr>
          <w:p w14:paraId="281FF530"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[query]</w:t>
            </w:r>
          </w:p>
        </w:tc>
        <w:tc>
          <w:tcPr>
            <w:tcW w:w="4615" w:type="dxa"/>
          </w:tcPr>
          <w:p w14:paraId="6D0DFEB7"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问询项</w:t>
            </w:r>
            <w:r w:rsidRPr="00C74024">
              <w:rPr>
                <w:rFonts w:hint="eastAsia"/>
                <w:sz w:val="21"/>
                <w:szCs w:val="21"/>
              </w:rPr>
              <w:t xml:space="preserve"> </w:t>
            </w:r>
            <w:r w:rsidRPr="00C74024">
              <w:rPr>
                <w:rFonts w:hint="eastAsia"/>
                <w:sz w:val="21"/>
                <w:szCs w:val="21"/>
              </w:rPr>
              <w:t>如：售电收入</w:t>
            </w:r>
            <w:r w:rsidRPr="00C74024">
              <w:rPr>
                <w:sz w:val="21"/>
                <w:szCs w:val="21"/>
              </w:rPr>
              <w:t>…</w:t>
            </w:r>
          </w:p>
        </w:tc>
      </w:tr>
      <w:tr w:rsidR="00212359" w:rsidRPr="00C74024" w14:paraId="463E2EB1" w14:textId="77777777" w:rsidTr="004E0EC7">
        <w:trPr>
          <w:trHeight w:val="340"/>
          <w:jc w:val="center"/>
        </w:trPr>
        <w:tc>
          <w:tcPr>
            <w:tcW w:w="1843" w:type="dxa"/>
            <w:vMerge/>
          </w:tcPr>
          <w:p w14:paraId="6C8F35B4" w14:textId="77777777" w:rsidR="00212359" w:rsidRPr="00C74024" w:rsidRDefault="00212359" w:rsidP="00951645">
            <w:pPr>
              <w:spacing w:line="240" w:lineRule="auto"/>
              <w:ind w:firstLineChars="0" w:firstLine="0"/>
              <w:jc w:val="center"/>
              <w:rPr>
                <w:sz w:val="21"/>
                <w:szCs w:val="21"/>
              </w:rPr>
            </w:pPr>
          </w:p>
        </w:tc>
        <w:tc>
          <w:tcPr>
            <w:tcW w:w="1838" w:type="dxa"/>
          </w:tcPr>
          <w:p w14:paraId="4D0C38B8"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[sort]</w:t>
            </w:r>
          </w:p>
        </w:tc>
        <w:tc>
          <w:tcPr>
            <w:tcW w:w="4615" w:type="dxa"/>
          </w:tcPr>
          <w:p w14:paraId="68E8CE45"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Top</w:t>
            </w:r>
            <w:r w:rsidRPr="00C74024">
              <w:rPr>
                <w:rFonts w:hint="eastAsia"/>
                <w:sz w:val="21"/>
                <w:szCs w:val="21"/>
              </w:rPr>
              <w:t>、第、最、前</w:t>
            </w:r>
            <w:r w:rsidRPr="00C74024">
              <w:rPr>
                <w:sz w:val="21"/>
                <w:szCs w:val="21"/>
              </w:rPr>
              <w:t>…</w:t>
            </w:r>
          </w:p>
        </w:tc>
      </w:tr>
      <w:tr w:rsidR="00212359" w:rsidRPr="00C74024" w14:paraId="3E5E030B" w14:textId="77777777" w:rsidTr="004E0EC7">
        <w:trPr>
          <w:trHeight w:val="340"/>
          <w:jc w:val="center"/>
        </w:trPr>
        <w:tc>
          <w:tcPr>
            <w:tcW w:w="1843" w:type="dxa"/>
            <w:vMerge/>
          </w:tcPr>
          <w:p w14:paraId="5A921F48" w14:textId="77777777" w:rsidR="00212359" w:rsidRPr="00C74024" w:rsidRDefault="00212359" w:rsidP="00951645">
            <w:pPr>
              <w:spacing w:line="240" w:lineRule="auto"/>
              <w:ind w:firstLineChars="0" w:firstLine="0"/>
              <w:jc w:val="center"/>
              <w:rPr>
                <w:sz w:val="21"/>
                <w:szCs w:val="21"/>
              </w:rPr>
            </w:pPr>
          </w:p>
        </w:tc>
        <w:tc>
          <w:tcPr>
            <w:tcW w:w="1838" w:type="dxa"/>
          </w:tcPr>
          <w:p w14:paraId="32C6E4F9"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[range]</w:t>
            </w:r>
          </w:p>
        </w:tc>
        <w:tc>
          <w:tcPr>
            <w:tcW w:w="4615" w:type="dxa"/>
          </w:tcPr>
          <w:p w14:paraId="134AF9CE"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一、二、</w:t>
            </w:r>
            <w:r w:rsidRPr="00C74024">
              <w:rPr>
                <w:rFonts w:hint="eastAsia"/>
                <w:sz w:val="21"/>
                <w:szCs w:val="21"/>
              </w:rPr>
              <w:t>3</w:t>
            </w:r>
            <w:r w:rsidRPr="00C74024">
              <w:rPr>
                <w:rFonts w:hint="eastAsia"/>
                <w:sz w:val="21"/>
                <w:szCs w:val="21"/>
              </w:rPr>
              <w:t>、</w:t>
            </w:r>
            <w:r w:rsidRPr="00C74024">
              <w:rPr>
                <w:rFonts w:hint="eastAsia"/>
                <w:sz w:val="21"/>
                <w:szCs w:val="21"/>
              </w:rPr>
              <w:t>4</w:t>
            </w:r>
            <w:r w:rsidRPr="00C74024">
              <w:rPr>
                <w:rFonts w:hint="eastAsia"/>
                <w:sz w:val="21"/>
                <w:szCs w:val="21"/>
              </w:rPr>
              <w:t>、高、小</w:t>
            </w:r>
            <w:r w:rsidRPr="00C74024">
              <w:rPr>
                <w:sz w:val="21"/>
                <w:szCs w:val="21"/>
              </w:rPr>
              <w:t>…</w:t>
            </w:r>
          </w:p>
        </w:tc>
      </w:tr>
      <w:tr w:rsidR="00212359" w:rsidRPr="00C74024" w14:paraId="783982F9" w14:textId="77777777" w:rsidTr="004E0EC7">
        <w:trPr>
          <w:trHeight w:val="340"/>
          <w:jc w:val="center"/>
        </w:trPr>
        <w:tc>
          <w:tcPr>
            <w:tcW w:w="1843" w:type="dxa"/>
            <w:vMerge/>
          </w:tcPr>
          <w:p w14:paraId="37A7811B" w14:textId="77777777" w:rsidR="00212359" w:rsidRPr="00C74024" w:rsidRDefault="00212359" w:rsidP="00951645">
            <w:pPr>
              <w:spacing w:line="240" w:lineRule="auto"/>
              <w:ind w:firstLineChars="0" w:firstLine="0"/>
              <w:jc w:val="center"/>
              <w:rPr>
                <w:sz w:val="21"/>
                <w:szCs w:val="21"/>
              </w:rPr>
            </w:pPr>
          </w:p>
        </w:tc>
        <w:tc>
          <w:tcPr>
            <w:tcW w:w="1838" w:type="dxa"/>
          </w:tcPr>
          <w:p w14:paraId="3010C6EB"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[option]</w:t>
            </w:r>
          </w:p>
        </w:tc>
        <w:tc>
          <w:tcPr>
            <w:tcW w:w="4615" w:type="dxa"/>
          </w:tcPr>
          <w:p w14:paraId="0EAC049C" w14:textId="77777777" w:rsidR="00212359" w:rsidRPr="00C74024" w:rsidRDefault="00212359" w:rsidP="00951645">
            <w:pPr>
              <w:spacing w:line="240" w:lineRule="auto"/>
              <w:ind w:firstLineChars="0" w:firstLine="0"/>
              <w:jc w:val="center"/>
              <w:rPr>
                <w:sz w:val="21"/>
                <w:szCs w:val="21"/>
              </w:rPr>
            </w:pPr>
            <w:proofErr w:type="gramStart"/>
            <w:r w:rsidRPr="00C74024">
              <w:rPr>
                <w:rFonts w:hint="eastAsia"/>
                <w:sz w:val="21"/>
                <w:szCs w:val="21"/>
              </w:rPr>
              <w:t>占比项</w:t>
            </w:r>
            <w:proofErr w:type="gramEnd"/>
            <w:r w:rsidRPr="00C74024">
              <w:rPr>
                <w:rFonts w:hint="eastAsia"/>
                <w:sz w:val="21"/>
                <w:szCs w:val="21"/>
              </w:rPr>
              <w:t xml:space="preserve"> </w:t>
            </w:r>
            <w:r w:rsidRPr="00C74024">
              <w:rPr>
                <w:rFonts w:hint="eastAsia"/>
                <w:sz w:val="21"/>
                <w:szCs w:val="21"/>
              </w:rPr>
              <w:t>如：邯郸区</w:t>
            </w:r>
            <w:r w:rsidRPr="00C74024">
              <w:rPr>
                <w:sz w:val="21"/>
                <w:szCs w:val="21"/>
              </w:rPr>
              <w:t>…</w:t>
            </w:r>
          </w:p>
        </w:tc>
      </w:tr>
      <w:tr w:rsidR="00212359" w:rsidRPr="00C74024" w14:paraId="39C01D27" w14:textId="77777777" w:rsidTr="004E0EC7">
        <w:trPr>
          <w:trHeight w:val="340"/>
          <w:jc w:val="center"/>
        </w:trPr>
        <w:tc>
          <w:tcPr>
            <w:tcW w:w="1843" w:type="dxa"/>
            <w:vMerge/>
          </w:tcPr>
          <w:p w14:paraId="51629466" w14:textId="77777777" w:rsidR="00212359" w:rsidRPr="00C74024" w:rsidRDefault="00212359" w:rsidP="00951645">
            <w:pPr>
              <w:spacing w:line="240" w:lineRule="auto"/>
              <w:ind w:firstLineChars="0" w:firstLine="0"/>
              <w:jc w:val="center"/>
              <w:rPr>
                <w:sz w:val="21"/>
                <w:szCs w:val="21"/>
              </w:rPr>
            </w:pPr>
          </w:p>
        </w:tc>
        <w:tc>
          <w:tcPr>
            <w:tcW w:w="1838" w:type="dxa"/>
          </w:tcPr>
          <w:p w14:paraId="4DE3F654"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[dimension]</w:t>
            </w:r>
          </w:p>
        </w:tc>
        <w:tc>
          <w:tcPr>
            <w:tcW w:w="4615" w:type="dxa"/>
          </w:tcPr>
          <w:p w14:paraId="3D6DD639" w14:textId="77777777" w:rsidR="00212359" w:rsidRPr="00C74024" w:rsidRDefault="00212359" w:rsidP="00951645">
            <w:pPr>
              <w:spacing w:line="240" w:lineRule="auto"/>
              <w:ind w:firstLineChars="0" w:firstLine="0"/>
              <w:jc w:val="center"/>
              <w:rPr>
                <w:sz w:val="21"/>
                <w:szCs w:val="21"/>
              </w:rPr>
            </w:pPr>
            <w:proofErr w:type="gramStart"/>
            <w:r w:rsidRPr="00C74024">
              <w:rPr>
                <w:rFonts w:hint="eastAsia"/>
                <w:sz w:val="21"/>
                <w:szCs w:val="21"/>
              </w:rPr>
              <w:t>全量项</w:t>
            </w:r>
            <w:proofErr w:type="gramEnd"/>
            <w:r w:rsidRPr="00C74024">
              <w:rPr>
                <w:rFonts w:hint="eastAsia"/>
                <w:sz w:val="21"/>
                <w:szCs w:val="21"/>
              </w:rPr>
              <w:t xml:space="preserve"> </w:t>
            </w:r>
            <w:r w:rsidRPr="00C74024">
              <w:rPr>
                <w:rFonts w:hint="eastAsia"/>
                <w:sz w:val="21"/>
                <w:szCs w:val="21"/>
              </w:rPr>
              <w:t>如：河北市</w:t>
            </w:r>
            <w:r w:rsidRPr="00C74024">
              <w:rPr>
                <w:sz w:val="21"/>
                <w:szCs w:val="21"/>
              </w:rPr>
              <w:t>…</w:t>
            </w:r>
          </w:p>
        </w:tc>
      </w:tr>
      <w:tr w:rsidR="00212359" w:rsidRPr="00C74024" w14:paraId="6E5A446D" w14:textId="77777777" w:rsidTr="004E0EC7">
        <w:trPr>
          <w:trHeight w:val="340"/>
          <w:jc w:val="center"/>
        </w:trPr>
        <w:tc>
          <w:tcPr>
            <w:tcW w:w="1843" w:type="dxa"/>
            <w:vMerge/>
          </w:tcPr>
          <w:p w14:paraId="1A2B2FD8" w14:textId="77777777" w:rsidR="00212359" w:rsidRPr="00C74024" w:rsidRDefault="00212359" w:rsidP="00951645">
            <w:pPr>
              <w:spacing w:line="240" w:lineRule="auto"/>
              <w:ind w:firstLineChars="0" w:firstLine="0"/>
              <w:jc w:val="center"/>
              <w:rPr>
                <w:sz w:val="21"/>
                <w:szCs w:val="21"/>
              </w:rPr>
            </w:pPr>
          </w:p>
        </w:tc>
        <w:tc>
          <w:tcPr>
            <w:tcW w:w="1838" w:type="dxa"/>
          </w:tcPr>
          <w:p w14:paraId="05D740AC"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w:t>
            </w:r>
            <w:proofErr w:type="spellStart"/>
            <w:r w:rsidRPr="00C74024">
              <w:rPr>
                <w:rFonts w:hint="eastAsia"/>
                <w:sz w:val="21"/>
                <w:szCs w:val="21"/>
              </w:rPr>
              <w:t>growthRate</w:t>
            </w:r>
            <w:proofErr w:type="spellEnd"/>
            <w:r w:rsidRPr="00C74024">
              <w:rPr>
                <w:rFonts w:hint="eastAsia"/>
                <w:sz w:val="21"/>
                <w:szCs w:val="21"/>
              </w:rPr>
              <w:t>]</w:t>
            </w:r>
          </w:p>
        </w:tc>
        <w:tc>
          <w:tcPr>
            <w:tcW w:w="4615" w:type="dxa"/>
          </w:tcPr>
          <w:p w14:paraId="2DD8B9BD"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同比、环比、同比增加</w:t>
            </w:r>
            <w:r w:rsidRPr="00C74024">
              <w:rPr>
                <w:sz w:val="21"/>
                <w:szCs w:val="21"/>
              </w:rPr>
              <w:t>…</w:t>
            </w:r>
          </w:p>
        </w:tc>
      </w:tr>
      <w:tr w:rsidR="00212359" w:rsidRPr="00C74024" w14:paraId="561ED0CF" w14:textId="77777777" w:rsidTr="00472202">
        <w:trPr>
          <w:trHeight w:val="340"/>
          <w:jc w:val="center"/>
        </w:trPr>
        <w:tc>
          <w:tcPr>
            <w:tcW w:w="1843" w:type="dxa"/>
            <w:tcBorders>
              <w:bottom w:val="single" w:sz="4" w:space="0" w:color="auto"/>
            </w:tcBorders>
          </w:tcPr>
          <w:p w14:paraId="17FFEF5A"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维度字段槽</w:t>
            </w:r>
          </w:p>
        </w:tc>
        <w:tc>
          <w:tcPr>
            <w:tcW w:w="1838" w:type="dxa"/>
            <w:tcBorders>
              <w:bottom w:val="single" w:sz="4" w:space="0" w:color="auto"/>
            </w:tcBorders>
          </w:tcPr>
          <w:p w14:paraId="508E1CF2"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w:t>
            </w:r>
            <w:r w:rsidRPr="00C74024">
              <w:rPr>
                <w:sz w:val="21"/>
                <w:szCs w:val="21"/>
              </w:rPr>
              <w:t>…</w:t>
            </w:r>
            <w:r w:rsidRPr="00C74024">
              <w:rPr>
                <w:rFonts w:hint="eastAsia"/>
                <w:sz w:val="21"/>
                <w:szCs w:val="21"/>
              </w:rPr>
              <w:t>Type]</w:t>
            </w:r>
          </w:p>
        </w:tc>
        <w:tc>
          <w:tcPr>
            <w:tcW w:w="4615" w:type="dxa"/>
            <w:tcBorders>
              <w:bottom w:val="single" w:sz="4" w:space="0" w:color="auto"/>
            </w:tcBorders>
          </w:tcPr>
          <w:p w14:paraId="76F9542A" w14:textId="77777777" w:rsidR="00212359" w:rsidRPr="00C74024" w:rsidRDefault="00212359" w:rsidP="00951645">
            <w:pPr>
              <w:spacing w:line="240" w:lineRule="auto"/>
              <w:ind w:firstLineChars="0" w:firstLine="0"/>
              <w:jc w:val="center"/>
              <w:rPr>
                <w:sz w:val="21"/>
                <w:szCs w:val="21"/>
              </w:rPr>
            </w:pPr>
            <w:r w:rsidRPr="00C74024">
              <w:rPr>
                <w:rFonts w:hint="eastAsia"/>
                <w:sz w:val="21"/>
                <w:szCs w:val="21"/>
              </w:rPr>
              <w:t>指标项修饰语</w:t>
            </w:r>
            <w:r w:rsidRPr="00C74024">
              <w:rPr>
                <w:rFonts w:hint="eastAsia"/>
                <w:sz w:val="21"/>
                <w:szCs w:val="21"/>
              </w:rPr>
              <w:t xml:space="preserve"> </w:t>
            </w:r>
            <w:r w:rsidRPr="00C74024">
              <w:rPr>
                <w:rFonts w:hint="eastAsia"/>
                <w:sz w:val="21"/>
                <w:szCs w:val="21"/>
              </w:rPr>
              <w:t>如：居民生活</w:t>
            </w:r>
            <w:r w:rsidRPr="00C74024">
              <w:rPr>
                <w:sz w:val="21"/>
                <w:szCs w:val="21"/>
              </w:rPr>
              <w:t>…</w:t>
            </w:r>
          </w:p>
        </w:tc>
      </w:tr>
    </w:tbl>
    <w:p w14:paraId="773D7148" w14:textId="77777777" w:rsidR="00212359" w:rsidRPr="00AA70FD" w:rsidRDefault="00212359" w:rsidP="00212359">
      <w:pPr>
        <w:pStyle w:val="3"/>
      </w:pPr>
      <w:bookmarkStart w:id="49" w:name="_Toc194845632"/>
      <w:commentRangeStart w:id="25"/>
      <w:r w:rsidRPr="00AA70FD">
        <w:rPr>
          <w:rFonts w:hint="eastAsia"/>
        </w:rPr>
        <w:t>3.1.2</w:t>
      </w:r>
      <w:r w:rsidRPr="00AA70FD">
        <w:rPr>
          <w:rFonts w:hint="eastAsia"/>
        </w:rPr>
        <w:t>基础模型架构</w:t>
      </w:r>
      <w:commentRangeEnd w:id="25"/>
      <w:r>
        <w:rPr>
          <w:rStyle w:val="CommentReference"/>
        </w:rPr>
        <w:commentReference w:id="25"/>
      </w:r>
      <w:bookmarkEnd w:id="49"/>
    </w:p>
    <w:p w14:paraId="0B2FE06E" w14:textId="52143F3D" w:rsidR="00212359" w:rsidRPr="00D53E07" w:rsidRDefault="00212359" w:rsidP="00212359">
      <w:pPr>
        <w:ind w:firstLine="480"/>
      </w:pPr>
      <w:r w:rsidRPr="009337C1">
        <w:t>为了</w:t>
      </w:r>
      <w:r>
        <w:rPr>
          <w:rFonts w:hint="eastAsia"/>
        </w:rPr>
        <w:t>更精准地</w:t>
      </w:r>
      <w:r w:rsidRPr="009337C1">
        <w:t>捕获语法和</w:t>
      </w:r>
      <w:r w:rsidRPr="009337C1">
        <w:rPr>
          <w:rFonts w:hint="eastAsia"/>
        </w:rPr>
        <w:t>全局</w:t>
      </w:r>
      <w:r w:rsidRPr="009337C1">
        <w:t>语义层面的信息</w:t>
      </w:r>
      <w:r w:rsidR="00435CBE">
        <w:rPr>
          <w:rFonts w:hint="eastAsia"/>
        </w:rPr>
        <w:t>，</w:t>
      </w:r>
      <w:r w:rsidR="00435CBE" w:rsidRPr="009337C1">
        <w:t>消除传统语言模型</w:t>
      </w:r>
      <w:r w:rsidR="00435CBE">
        <w:rPr>
          <w:rFonts w:hint="eastAsia"/>
        </w:rPr>
        <w:t>的</w:t>
      </w:r>
      <w:r w:rsidR="00435CBE" w:rsidRPr="009337C1">
        <w:t>单向性局限</w:t>
      </w:r>
      <w:r w:rsidRPr="009337C1">
        <w:t>，</w:t>
      </w:r>
      <w:r>
        <w:rPr>
          <w:rFonts w:hint="eastAsia"/>
        </w:rPr>
        <w:t>本文</w:t>
      </w:r>
      <w:r w:rsidRPr="009337C1">
        <w:t>采用</w:t>
      </w:r>
      <w:r w:rsidRPr="009337C1">
        <w:t>BERT</w:t>
      </w:r>
      <w:r w:rsidRPr="009337C1">
        <w:t>模型作为编码器</w:t>
      </w:r>
      <w:r w:rsidR="00435CBE">
        <w:rPr>
          <w:rFonts w:hint="eastAsia"/>
        </w:rPr>
        <w:t>。</w:t>
      </w:r>
      <w:r w:rsidRPr="00BA257B">
        <w:rPr>
          <w:rFonts w:hint="eastAsia"/>
          <w:color w:val="000000" w:themeColor="text1"/>
        </w:rPr>
        <w:t>如图</w:t>
      </w:r>
      <w:r w:rsidRPr="00BA257B">
        <w:rPr>
          <w:rFonts w:hint="eastAsia"/>
          <w:color w:val="000000" w:themeColor="text1"/>
        </w:rPr>
        <w:t>3-1</w:t>
      </w:r>
      <w:r w:rsidRPr="00BA257B">
        <w:rPr>
          <w:rFonts w:hint="eastAsia"/>
          <w:color w:val="000000" w:themeColor="text1"/>
        </w:rPr>
        <w:t>所示，基于字编码的基</w:t>
      </w:r>
      <w:r w:rsidR="00216099">
        <w:rPr>
          <w:rFonts w:hint="eastAsia"/>
          <w:color w:val="000000" w:themeColor="text1"/>
        </w:rPr>
        <w:t>线</w:t>
      </w:r>
      <w:r w:rsidRPr="00BA257B">
        <w:rPr>
          <w:rFonts w:hint="eastAsia"/>
          <w:color w:val="000000" w:themeColor="text1"/>
        </w:rPr>
        <w:t>模型</w:t>
      </w:r>
      <w:r w:rsidR="005B53EC">
        <w:rPr>
          <w:rFonts w:hint="eastAsia"/>
          <w:color w:val="000000" w:themeColor="text1"/>
        </w:rPr>
        <w:t>WBert</w:t>
      </w:r>
      <w:r w:rsidRPr="00BA257B">
        <w:rPr>
          <w:rFonts w:hint="eastAsia"/>
          <w:color w:val="000000" w:themeColor="text1"/>
        </w:rPr>
        <w:t>由输入层、编码层和解码层</w:t>
      </w:r>
      <w:r w:rsidRPr="00BA257B">
        <w:rPr>
          <w:rFonts w:hint="eastAsia"/>
          <w:color w:val="000000" w:themeColor="text1"/>
        </w:rPr>
        <w:t>3</w:t>
      </w:r>
      <w:r w:rsidRPr="00BA257B">
        <w:rPr>
          <w:rFonts w:hint="eastAsia"/>
          <w:color w:val="000000" w:themeColor="text1"/>
        </w:rPr>
        <w:t>部分组成。</w:t>
      </w:r>
    </w:p>
    <w:p w14:paraId="46C18672" w14:textId="0F072082" w:rsidR="00212359" w:rsidRPr="00DD1263" w:rsidRDefault="006E4B8B" w:rsidP="00951645">
      <w:pPr>
        <w:pStyle w:val="a8"/>
        <w:spacing w:line="240" w:lineRule="auto"/>
        <w:ind w:firstLineChars="0" w:firstLine="0"/>
        <w:jc w:val="center"/>
      </w:pPr>
      <w:r>
        <w:rPr>
          <w:noProof/>
        </w:rPr>
        <w:drawing>
          <wp:inline distT="0" distB="0" distL="0" distR="0" wp14:anchorId="1F76CF74" wp14:editId="7C3311B7">
            <wp:extent cx="5186363" cy="3848937"/>
            <wp:effectExtent l="0" t="0" r="0" b="0"/>
            <wp:docPr id="1202268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68460" name=""/>
                    <pic:cNvPicPr/>
                  </pic:nvPicPr>
                  <pic:blipFill>
                    <a:blip r:embed="rId49"/>
                    <a:stretch>
                      <a:fillRect/>
                    </a:stretch>
                  </pic:blipFill>
                  <pic:spPr>
                    <a:xfrm>
                      <a:off x="0" y="0"/>
                      <a:ext cx="5189957" cy="3851604"/>
                    </a:xfrm>
                    <a:prstGeom prst="rect">
                      <a:avLst/>
                    </a:prstGeom>
                  </pic:spPr>
                </pic:pic>
              </a:graphicData>
            </a:graphic>
          </wp:inline>
        </w:drawing>
      </w:r>
    </w:p>
    <w:p w14:paraId="25787E04" w14:textId="43B6A816" w:rsidR="00640AE2" w:rsidRDefault="00440686" w:rsidP="00951645">
      <w:pPr>
        <w:pStyle w:val="afb"/>
        <w:ind w:firstLineChars="0" w:firstLine="0"/>
      </w:pPr>
      <w:bookmarkStart w:id="50" w:name="_Toc19513608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00640AE2">
        <w:rPr>
          <w:rFonts w:hint="eastAsia"/>
        </w:rPr>
        <w:t>基于字编码的</w:t>
      </w:r>
      <w:r w:rsidR="00640AE2">
        <w:rPr>
          <w:rFonts w:hint="eastAsia"/>
        </w:rPr>
        <w:t>NLU</w:t>
      </w:r>
      <w:r w:rsidR="00640AE2">
        <w:rPr>
          <w:rFonts w:hint="eastAsia"/>
        </w:rPr>
        <w:t>模型结构图</w:t>
      </w:r>
      <w:bookmarkEnd w:id="50"/>
    </w:p>
    <w:p w14:paraId="4BC22EDA" w14:textId="1C9A403C" w:rsidR="00640AE2" w:rsidRPr="00640AE2" w:rsidRDefault="00075820" w:rsidP="00951645">
      <w:pPr>
        <w:pStyle w:val="afb"/>
        <w:ind w:firstLineChars="0" w:firstLine="0"/>
      </w:pPr>
      <w:r>
        <w:t xml:space="preserve">Fig </w:t>
      </w:r>
      <w:r w:rsidR="00910671">
        <w:rPr>
          <w:rFonts w:hint="eastAsia"/>
        </w:rPr>
        <w:t>3</w:t>
      </w:r>
      <w:r w:rsidR="00363B00">
        <w:noBreakHyphen/>
      </w:r>
      <w:fldSimple w:instr=" SEQ Fig \* ARABIC \s 1 ">
        <w:r w:rsidR="00363B00">
          <w:rPr>
            <w:noProof/>
          </w:rPr>
          <w:t>1</w:t>
        </w:r>
      </w:fldSimple>
      <w:r w:rsidR="00317615">
        <w:rPr>
          <w:rFonts w:hint="eastAsia"/>
        </w:rPr>
        <w:t xml:space="preserve"> </w:t>
      </w:r>
      <w:r w:rsidR="00640AE2" w:rsidRPr="00500D84">
        <w:t>Structure diagram of NLU model based on word encoding</w:t>
      </w:r>
    </w:p>
    <w:p w14:paraId="53D47D0B" w14:textId="77777777" w:rsidR="00500AE7" w:rsidRDefault="00F04EB5" w:rsidP="00212359">
      <w:pPr>
        <w:ind w:firstLine="480"/>
      </w:pPr>
      <w:r>
        <w:rPr>
          <w:rFonts w:hint="eastAsia"/>
        </w:rPr>
        <w:lastRenderedPageBreak/>
        <w:t>WBert</w:t>
      </w:r>
      <w:r w:rsidR="00212359">
        <w:rPr>
          <w:rFonts w:hint="eastAsia"/>
        </w:rPr>
        <w:t>基</w:t>
      </w:r>
      <w:r w:rsidR="00F6182D">
        <w:rPr>
          <w:rFonts w:hint="eastAsia"/>
        </w:rPr>
        <w:t>线</w:t>
      </w:r>
      <w:r w:rsidR="00212359">
        <w:rPr>
          <w:rFonts w:hint="eastAsia"/>
        </w:rPr>
        <w:t>模型的</w:t>
      </w:r>
      <w:r w:rsidR="00212359" w:rsidRPr="009337C1">
        <w:rPr>
          <w:rFonts w:hint="eastAsia"/>
        </w:rPr>
        <w:t>输入层以字为基本语义单位，</w:t>
      </w:r>
      <w:r w:rsidR="00212359" w:rsidRPr="009337C1">
        <w:t>将文本中的每个字符映射为一个</w:t>
      </w:r>
      <w:r w:rsidR="00212359">
        <w:rPr>
          <w:rFonts w:hint="eastAsia"/>
        </w:rPr>
        <w:t>独立</w:t>
      </w:r>
      <w:r w:rsidR="00212359" w:rsidRPr="009337C1">
        <w:rPr>
          <w:rFonts w:hint="eastAsia"/>
        </w:rPr>
        <w:t>的嵌入</w:t>
      </w:r>
      <w:r w:rsidR="00212359" w:rsidRPr="009337C1">
        <w:t>向量</w:t>
      </w:r>
      <w:r w:rsidR="00212359" w:rsidRPr="009337C1">
        <w:rPr>
          <w:rFonts w:hint="eastAsia"/>
        </w:rPr>
        <w:t>，</w:t>
      </w:r>
      <w:r w:rsidR="00212359">
        <w:rPr>
          <w:rFonts w:hint="eastAsia"/>
        </w:rPr>
        <w:t>从而能够</w:t>
      </w:r>
      <w:r w:rsidR="00212359" w:rsidRPr="009337C1">
        <w:t>更细粒度地捕捉语言特征</w:t>
      </w:r>
      <w:r w:rsidR="00212359" w:rsidRPr="009337C1">
        <w:rPr>
          <w:rFonts w:hint="eastAsia"/>
        </w:rPr>
        <w:t>。</w:t>
      </w:r>
      <w:r w:rsidR="00212359" w:rsidRPr="009337C1">
        <w:t>输入</w:t>
      </w:r>
      <w:r w:rsidR="00212359" w:rsidRPr="009337C1">
        <w:rPr>
          <w:rFonts w:hint="eastAsia"/>
        </w:rPr>
        <w:t>文本编码</w:t>
      </w:r>
      <w:r w:rsidR="00212359">
        <w:rPr>
          <w:rFonts w:hint="eastAsia"/>
        </w:rPr>
        <w:t>表示为</w:t>
      </w:r>
      <m:oMath>
        <m:r>
          <w:rPr>
            <w:rFonts w:ascii="Cambria Math" w:hAnsi="Cambria Math" w:hint="eastAsia"/>
          </w:rPr>
          <m:t>C</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c</m:t>
            </m:r>
          </m:sub>
        </m:sSub>
      </m:oMath>
      <w:r w:rsidR="00212359" w:rsidRPr="009337C1">
        <w:rPr>
          <w:rFonts w:hint="eastAsia"/>
        </w:rPr>
        <w:t>，</w:t>
      </w:r>
      <w:r w:rsidR="00212359">
        <w:rPr>
          <w:rFonts w:hint="eastAsia"/>
        </w:rPr>
        <w:t>其</w:t>
      </w:r>
      <w:r w:rsidR="00212359" w:rsidRPr="009337C1">
        <w:rPr>
          <w:rFonts w:hint="eastAsia"/>
        </w:rPr>
        <w:t>计算方式</w:t>
      </w:r>
      <w:r w:rsidR="00212359">
        <w:rPr>
          <w:rFonts w:hint="eastAsia"/>
        </w:rPr>
        <w:t>可用</w:t>
      </w:r>
      <w:r w:rsidR="00212359" w:rsidRPr="009337C1">
        <w:rPr>
          <w:rFonts w:hint="eastAsia"/>
        </w:rPr>
        <w:t>公式</w:t>
      </w:r>
      <w:r w:rsidR="00212359">
        <w:rPr>
          <w:rFonts w:hint="eastAsia"/>
        </w:rPr>
        <w:t>3-</w:t>
      </w:r>
      <w:r w:rsidR="00212359" w:rsidRPr="009337C1">
        <w:rPr>
          <w:rFonts w:hint="eastAsia"/>
        </w:rPr>
        <w:t>1</w:t>
      </w:r>
      <w:r w:rsidR="00212359" w:rsidRPr="009337C1">
        <w:rPr>
          <w:rFonts w:hint="eastAsia"/>
        </w:rPr>
        <w:t>所示，其中</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oMath>
      <w:r w:rsidR="00212359" w:rsidRPr="009337C1">
        <w:rPr>
          <w:rFonts w:hint="eastAsia"/>
        </w:rPr>
        <w:t>是单个字符表示</w:t>
      </w:r>
      <w:r w:rsidR="00212359">
        <w:rPr>
          <w:rFonts w:hint="eastAsia"/>
        </w:rPr>
        <w:t>，</w:t>
      </w:r>
      <m:oMath>
        <m:r>
          <w:rPr>
            <w:rFonts w:ascii="Cambria Math" w:hAnsi="Cambria Math" w:hint="eastAsia"/>
          </w:rPr>
          <m:t>T</m:t>
        </m:r>
        <m:r>
          <w:rPr>
            <w:rFonts w:ascii="Cambria Math" w:hAnsi="Cambria Math"/>
          </w:rPr>
          <m:t>okenizer</m:t>
        </m:r>
      </m:oMath>
      <w:r w:rsidR="00212359" w:rsidRPr="009337C1">
        <w:rPr>
          <w:rFonts w:hint="eastAsia"/>
        </w:rPr>
        <w:t>是</w:t>
      </w:r>
      <w:r w:rsidR="00212359" w:rsidRPr="009337C1">
        <w:rPr>
          <w:rFonts w:hint="eastAsia"/>
        </w:rPr>
        <w:t>B</w:t>
      </w:r>
      <w:r w:rsidR="00212359">
        <w:rPr>
          <w:rFonts w:hint="eastAsia"/>
        </w:rPr>
        <w:t>ert</w:t>
      </w:r>
      <w:r w:rsidR="00212359" w:rsidRPr="009337C1">
        <w:t>-</w:t>
      </w:r>
      <w:r w:rsidR="00212359">
        <w:rPr>
          <w:rFonts w:hint="eastAsia"/>
        </w:rPr>
        <w:t>B</w:t>
      </w:r>
      <w:r w:rsidR="00212359" w:rsidRPr="009337C1">
        <w:t>ase-</w:t>
      </w:r>
      <w:r w:rsidR="00212359">
        <w:rPr>
          <w:rFonts w:hint="eastAsia"/>
        </w:rPr>
        <w:t>C</w:t>
      </w:r>
      <w:r w:rsidR="00212359" w:rsidRPr="009337C1">
        <w:t>hinese</w:t>
      </w:r>
      <w:proofErr w:type="gramStart"/>
      <w:r w:rsidR="00212359" w:rsidRPr="009337C1">
        <w:rPr>
          <w:rFonts w:hint="eastAsia"/>
        </w:rPr>
        <w:t>预训练</w:t>
      </w:r>
      <w:proofErr w:type="gramEnd"/>
      <w:r w:rsidR="00212359" w:rsidRPr="009337C1">
        <w:rPr>
          <w:rFonts w:hint="eastAsia"/>
        </w:rPr>
        <w:t>模型分词器，</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00212359" w:rsidRPr="0099472F">
        <w:rPr>
          <w:rFonts w:hint="eastAsia"/>
          <w:iCs/>
          <w:color w:val="000000" w:themeColor="text1"/>
        </w:rPr>
        <w:t>是</w:t>
      </w:r>
      <w:r w:rsidR="00212359" w:rsidRPr="009337C1">
        <w:rPr>
          <w:rFonts w:hint="eastAsia"/>
        </w:rPr>
        <w:t>模型使用的字符表。</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500AE7" w14:paraId="55AD0E3A" w14:textId="77777777" w:rsidTr="00500AE7">
        <w:trPr>
          <w:jc w:val="center"/>
        </w:trPr>
        <w:tc>
          <w:tcPr>
            <w:tcW w:w="2812" w:type="dxa"/>
          </w:tcPr>
          <w:p w14:paraId="6540A0B3" w14:textId="77777777" w:rsidR="00500AE7" w:rsidRDefault="00500AE7" w:rsidP="00500AE7">
            <w:pPr>
              <w:ind w:firstLineChars="0" w:firstLine="0"/>
              <w:rPr>
                <w:rFonts w:ascii="Cambria Math" w:hAnsi="Cambria Math"/>
                <w:i/>
              </w:rPr>
            </w:pPr>
          </w:p>
        </w:tc>
        <w:tc>
          <w:tcPr>
            <w:tcW w:w="2812" w:type="dxa"/>
          </w:tcPr>
          <w:p w14:paraId="7B61EFC8" w14:textId="48E22B5B" w:rsidR="00500AE7" w:rsidRDefault="00000000" w:rsidP="00500AE7">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=Tokenizer</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3023" w:type="dxa"/>
          </w:tcPr>
          <w:p w14:paraId="7738B60D" w14:textId="6AC2A24C" w:rsidR="00500AE7" w:rsidRPr="00500AE7" w:rsidRDefault="00000000" w:rsidP="00500AE7">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3-1</m:t>
                    </m:r>
                  </m:e>
                </m:d>
              </m:oMath>
            </m:oMathPara>
          </w:p>
        </w:tc>
      </w:tr>
    </w:tbl>
    <w:p w14:paraId="510E1A54" w14:textId="5AECF37B" w:rsidR="00D54C5C" w:rsidRDefault="00D54C5C" w:rsidP="00D54C5C">
      <w:pPr>
        <w:ind w:firstLine="480"/>
      </w:pPr>
      <w:r w:rsidRPr="00D54C5C">
        <w:t>经过</w:t>
      </w:r>
      <w:r w:rsidRPr="00D54C5C">
        <w:t>Embedding</w:t>
      </w:r>
      <w:proofErr w:type="gramStart"/>
      <w:r w:rsidRPr="00D54C5C">
        <w:t>层得到</w:t>
      </w:r>
      <w:proofErr w:type="gramEnd"/>
      <w:r w:rsidRPr="00D54C5C">
        <w:t>嵌入向量序列</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D54C5C">
        <w:t>，每个独立向量的计算方式可由公式</w:t>
      </w:r>
      <w:r w:rsidRPr="00D54C5C">
        <w:t>3-2</w:t>
      </w:r>
      <w:r w:rsidRPr="00D54C5C">
        <w:t>表示</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F37355" w14:paraId="13517E7E" w14:textId="77777777" w:rsidTr="00C82603">
        <w:trPr>
          <w:jc w:val="center"/>
        </w:trPr>
        <w:tc>
          <w:tcPr>
            <w:tcW w:w="2812" w:type="dxa"/>
          </w:tcPr>
          <w:p w14:paraId="7FCEA86C" w14:textId="77777777" w:rsidR="00F37355" w:rsidRDefault="00F37355" w:rsidP="00C82603">
            <w:pPr>
              <w:ind w:firstLineChars="0" w:firstLine="0"/>
              <w:rPr>
                <w:rFonts w:ascii="Cambria Math" w:hAnsi="Cambria Math"/>
                <w:i/>
              </w:rPr>
            </w:pPr>
          </w:p>
        </w:tc>
        <w:tc>
          <w:tcPr>
            <w:tcW w:w="2812" w:type="dxa"/>
          </w:tcPr>
          <w:p w14:paraId="36202A8D" w14:textId="268FBAAC" w:rsidR="00F37355"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=Embedding</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oMath>
            </m:oMathPara>
          </w:p>
        </w:tc>
        <w:tc>
          <w:tcPr>
            <w:tcW w:w="3023" w:type="dxa"/>
          </w:tcPr>
          <w:p w14:paraId="0B0D2BAF" w14:textId="43BED6F4" w:rsidR="00F37355" w:rsidRPr="00500AE7" w:rsidRDefault="00000000" w:rsidP="00C82603">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3-2</m:t>
                    </m:r>
                  </m:e>
                </m:d>
              </m:oMath>
            </m:oMathPara>
          </w:p>
        </w:tc>
      </w:tr>
    </w:tbl>
    <w:p w14:paraId="729FE5EF" w14:textId="0EA4018C" w:rsidR="00844366" w:rsidRPr="00E93520" w:rsidRDefault="00844366" w:rsidP="00844366">
      <w:pPr>
        <w:pStyle w:val="ad"/>
        <w:ind w:firstLine="480"/>
        <w:jc w:val="both"/>
        <w:rPr>
          <w:rFonts w:ascii="宋体" w:eastAsia="宋体" w:hAnsi="宋体"/>
        </w:rPr>
      </w:pPr>
      <w:r w:rsidRPr="00844366">
        <w:rPr>
          <w:rFonts w:ascii="宋体" w:eastAsia="宋体" w:hAnsi="宋体" w:hint="eastAsia"/>
        </w:rPr>
        <w:t>编码层基于</w:t>
      </w:r>
      <w:r w:rsidRPr="00E93520">
        <w:rPr>
          <w:rFonts w:ascii="Times New Roman" w:eastAsia="宋体" w:hAnsi="Times New Roman" w:cs="Times New Roman"/>
        </w:rPr>
        <w:t>B</w:t>
      </w:r>
      <w:r>
        <w:rPr>
          <w:rFonts w:ascii="Times New Roman" w:eastAsia="宋体" w:hAnsi="Times New Roman" w:cs="Times New Roman" w:hint="eastAsia"/>
        </w:rPr>
        <w:t>ert</w:t>
      </w:r>
      <w:r w:rsidRPr="00E93520">
        <w:rPr>
          <w:rFonts w:ascii="Times New Roman" w:eastAsia="宋体" w:hAnsi="Times New Roman" w:cs="Times New Roman"/>
        </w:rPr>
        <w:t>-</w:t>
      </w:r>
      <w:r>
        <w:rPr>
          <w:rFonts w:ascii="Times New Roman" w:eastAsia="宋体" w:hAnsi="Times New Roman" w:cs="Times New Roman" w:hint="eastAsia"/>
        </w:rPr>
        <w:t>B</w:t>
      </w:r>
      <w:r w:rsidRPr="00E93520">
        <w:rPr>
          <w:rFonts w:ascii="Times New Roman" w:eastAsia="宋体" w:hAnsi="Times New Roman" w:cs="Times New Roman"/>
        </w:rPr>
        <w:t>ase-</w:t>
      </w:r>
      <w:r>
        <w:rPr>
          <w:rFonts w:ascii="Times New Roman" w:eastAsia="宋体" w:hAnsi="Times New Roman" w:cs="Times New Roman" w:hint="eastAsia"/>
        </w:rPr>
        <w:t>C</w:t>
      </w:r>
      <w:r w:rsidRPr="00E93520">
        <w:rPr>
          <w:rFonts w:ascii="Times New Roman" w:eastAsia="宋体" w:hAnsi="Times New Roman" w:cs="Times New Roman"/>
        </w:rPr>
        <w:t>hinese</w:t>
      </w:r>
      <w:proofErr w:type="gramStart"/>
      <w:r w:rsidRPr="00844366">
        <w:rPr>
          <w:rFonts w:ascii="宋体" w:eastAsia="宋体" w:hAnsi="宋体" w:hint="eastAsia"/>
        </w:rPr>
        <w:t>预训练</w:t>
      </w:r>
      <w:proofErr w:type="gramEnd"/>
      <w:r w:rsidRPr="00844366">
        <w:rPr>
          <w:rFonts w:ascii="宋体" w:eastAsia="宋体" w:hAnsi="宋体" w:hint="eastAsia"/>
        </w:rPr>
        <w:t>模型，对嵌入向量序列</w:t>
      </w:r>
      <m:oMath>
        <m:r>
          <w:rPr>
            <w:rFonts w:ascii="Cambria Math" w:eastAsia="宋体" w:hAnsi="Cambria Math"/>
          </w:rPr>
          <m:t>X</m:t>
        </m:r>
      </m:oMath>
      <w:r w:rsidRPr="00844366">
        <w:rPr>
          <w:rFonts w:ascii="宋体" w:eastAsia="宋体" w:hAnsi="宋体" w:hint="eastAsia"/>
        </w:rPr>
        <w:t>进行特征抽取与编码。</w:t>
      </w:r>
      <w:r>
        <w:rPr>
          <w:rFonts w:ascii="宋体" w:eastAsia="宋体" w:hAnsi="宋体" w:hint="eastAsia"/>
        </w:rPr>
        <w:t>该层</w:t>
      </w:r>
      <w:r w:rsidRPr="00844366">
        <w:rPr>
          <w:rFonts w:ascii="宋体" w:eastAsia="宋体" w:hAnsi="宋体" w:hint="eastAsia"/>
        </w:rPr>
        <w:t>通过自注意力机制捕捉字符间的依赖关系与上下文语义，依次执行前馈神经网络、残差</w:t>
      </w:r>
      <w:proofErr w:type="gramStart"/>
      <w:r w:rsidRPr="00844366">
        <w:rPr>
          <w:rFonts w:ascii="宋体" w:eastAsia="宋体" w:hAnsi="宋体" w:hint="eastAsia"/>
        </w:rPr>
        <w:t>连接和层归一化</w:t>
      </w:r>
      <w:proofErr w:type="gramEnd"/>
      <w:r w:rsidRPr="00844366">
        <w:rPr>
          <w:rFonts w:ascii="宋体" w:eastAsia="宋体" w:hAnsi="宋体" w:hint="eastAsia"/>
        </w:rPr>
        <w:t>操作。这种设计使每个字符的嵌入向量</w:t>
      </w:r>
      <w:r>
        <w:rPr>
          <w:rFonts w:ascii="宋体" w:eastAsia="宋体" w:hAnsi="宋体" w:hint="eastAsia"/>
        </w:rPr>
        <w:t>能够</w:t>
      </w:r>
      <w:r w:rsidRPr="00844366">
        <w:rPr>
          <w:rFonts w:ascii="宋体" w:eastAsia="宋体" w:hAnsi="宋体" w:hint="eastAsia"/>
        </w:rPr>
        <w:t>逐步整合全局上下文信息，并通过多层</w:t>
      </w:r>
      <w:r w:rsidRPr="00E93520">
        <w:rPr>
          <w:rFonts w:ascii="Times New Roman" w:eastAsia="宋体" w:hAnsi="Times New Roman" w:cs="Times New Roman"/>
        </w:rPr>
        <w:t>Transformer Encoder</w:t>
      </w:r>
      <w:r w:rsidRPr="00844366">
        <w:rPr>
          <w:rFonts w:ascii="宋体" w:eastAsia="宋体" w:hAnsi="宋体" w:hint="eastAsia"/>
        </w:rPr>
        <w:t>结构进行迭代计算，</w:t>
      </w:r>
      <w:r w:rsidRPr="00E93520">
        <w:rPr>
          <w:rFonts w:ascii="宋体" w:eastAsia="宋体" w:hAnsi="宋体"/>
        </w:rPr>
        <w:t>获取更丰富的语义表示。</w:t>
      </w:r>
    </w:p>
    <w:p w14:paraId="17D4AC14" w14:textId="77777777" w:rsidR="00BB756A"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9337C1">
        <w:rPr>
          <w:rFonts w:hint="eastAsia"/>
        </w:rPr>
        <w:t>对业务场景、意图进行分类，计算方法如公式</w:t>
      </w:r>
      <w:r w:rsidRPr="009337C1">
        <w:rPr>
          <w:rFonts w:hint="eastAsia"/>
        </w:rPr>
        <w:t>3</w:t>
      </w:r>
      <w:r>
        <w:rPr>
          <w:rFonts w:hint="eastAsia"/>
        </w:rPr>
        <w:t>-3</w:t>
      </w:r>
      <w:r w:rsidRPr="009337C1">
        <w:rPr>
          <w:rFonts w:hint="eastAsia"/>
        </w:rPr>
        <w:t>所示，其中</w:t>
      </w:r>
      <w:r w:rsidRPr="00164E6F">
        <w:rPr>
          <w:rFonts w:hint="eastAsia"/>
        </w:rPr>
        <w:t>BERT</w:t>
      </w:r>
      <w:r w:rsidRPr="009337C1">
        <w:rPr>
          <w:rFonts w:hint="eastAsia"/>
        </w:rPr>
        <w:t>是编码层使用的</w:t>
      </w:r>
      <w:r w:rsidRPr="009337C1">
        <w:rPr>
          <w:rFonts w:hint="eastAsia"/>
        </w:rPr>
        <w:t>B</w:t>
      </w:r>
      <w:r w:rsidR="008934C5">
        <w:rPr>
          <w:rFonts w:hint="eastAsia"/>
        </w:rPr>
        <w:t>ert</w:t>
      </w:r>
      <w:r w:rsidRPr="009337C1">
        <w:t>-</w:t>
      </w:r>
      <w:r w:rsidR="008934C5">
        <w:rPr>
          <w:rFonts w:hint="eastAsia"/>
        </w:rPr>
        <w:t>B</w:t>
      </w:r>
      <w:r w:rsidRPr="009337C1">
        <w:t>ase-</w:t>
      </w:r>
      <w:r w:rsidR="008934C5">
        <w:rPr>
          <w:rFonts w:hint="eastAsia"/>
        </w:rPr>
        <w:t>C</w:t>
      </w:r>
      <w:r w:rsidRPr="009337C1">
        <w:t>hinese</w:t>
      </w:r>
      <w:proofErr w:type="gramStart"/>
      <w:r w:rsidRPr="009337C1">
        <w:rPr>
          <w:rFonts w:hint="eastAsia"/>
        </w:rPr>
        <w:t>预训练</w:t>
      </w:r>
      <w:proofErr w:type="gramEnd"/>
      <w:r w:rsidRPr="009337C1">
        <w:rPr>
          <w:rFonts w:hint="eastAsia"/>
        </w:rPr>
        <w:t>模型。</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BB756A" w14:paraId="0F8FBF7D" w14:textId="77777777" w:rsidTr="00C82603">
        <w:trPr>
          <w:jc w:val="center"/>
        </w:trPr>
        <w:tc>
          <w:tcPr>
            <w:tcW w:w="2812" w:type="dxa"/>
          </w:tcPr>
          <w:p w14:paraId="54DA3E53" w14:textId="77777777" w:rsidR="00BB756A" w:rsidRDefault="00BB756A" w:rsidP="00C82603">
            <w:pPr>
              <w:ind w:firstLineChars="0" w:firstLine="0"/>
              <w:rPr>
                <w:rFonts w:ascii="Cambria Math" w:hAnsi="Cambria Math"/>
                <w:i/>
              </w:rPr>
            </w:pPr>
          </w:p>
        </w:tc>
        <w:tc>
          <w:tcPr>
            <w:tcW w:w="2812" w:type="dxa"/>
          </w:tcPr>
          <w:p w14:paraId="5395E5CB" w14:textId="20AF7F94" w:rsidR="00BB756A"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=BERT</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1</m:t>
                    </m:r>
                  </m:e>
                </m:d>
              </m:oMath>
            </m:oMathPara>
          </w:p>
        </w:tc>
        <w:tc>
          <w:tcPr>
            <w:tcW w:w="3023" w:type="dxa"/>
          </w:tcPr>
          <w:p w14:paraId="389D8F50" w14:textId="56241AF0" w:rsidR="00BB756A" w:rsidRPr="00500AE7" w:rsidRDefault="00000000" w:rsidP="00C82603">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3-3</m:t>
                    </m:r>
                  </m:e>
                </m:d>
              </m:oMath>
            </m:oMathPara>
          </w:p>
        </w:tc>
      </w:tr>
    </w:tbl>
    <w:p w14:paraId="5BBB72D2" w14:textId="6C7E6E28" w:rsidR="00212359" w:rsidRDefault="00212359" w:rsidP="00164E6F">
      <w:pPr>
        <w:ind w:firstLine="480"/>
      </w:pPr>
      <w:r w:rsidRPr="00C16A0C">
        <w:t>将最后一层隐藏状态向量</w:t>
      </w:r>
      <m:oMath>
        <m: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sidRPr="00C16A0C">
        <w:t>作为</w:t>
      </w:r>
      <w:r w:rsidRPr="00C16A0C">
        <w:t>CRF</w:t>
      </w:r>
      <w:r w:rsidRPr="00C16A0C">
        <w:t>层</w:t>
      </w:r>
      <w:r>
        <w:rPr>
          <w:rFonts w:hint="eastAsia"/>
        </w:rPr>
        <w:t>的</w:t>
      </w:r>
      <w:r w:rsidRPr="00C16A0C">
        <w:t>输入，如公式</w:t>
      </w:r>
      <w:r w:rsidRPr="00C16A0C">
        <w:t>3-4</w:t>
      </w:r>
      <w:r w:rsidRPr="00C16A0C">
        <w:t>所示，</w:t>
      </w:r>
      <w:r>
        <w:rPr>
          <w:rFonts w:hint="eastAsia"/>
        </w:rPr>
        <w:t>通过</w:t>
      </w:r>
      <w:r w:rsidRPr="00C16A0C">
        <w:t>捕捉槽标签序列之间的依赖关系，获得预测的槽标签序列。</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146BB5" w14:paraId="1D0B38EB" w14:textId="77777777" w:rsidTr="00C82603">
        <w:trPr>
          <w:jc w:val="center"/>
        </w:trPr>
        <w:tc>
          <w:tcPr>
            <w:tcW w:w="2812" w:type="dxa"/>
          </w:tcPr>
          <w:p w14:paraId="667EDD11" w14:textId="77777777" w:rsidR="00146BB5" w:rsidRDefault="00146BB5" w:rsidP="00C82603">
            <w:pPr>
              <w:ind w:firstLineChars="0" w:firstLine="0"/>
              <w:rPr>
                <w:rFonts w:ascii="Cambria Math" w:hAnsi="Cambria Math"/>
                <w:i/>
              </w:rPr>
            </w:pPr>
          </w:p>
        </w:tc>
        <w:tc>
          <w:tcPr>
            <w:tcW w:w="2812" w:type="dxa"/>
          </w:tcPr>
          <w:p w14:paraId="2BF3C246" w14:textId="243D4E64" w:rsidR="00146BB5"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=BERT</m:t>
                </m:r>
                <m:d>
                  <m:dPr>
                    <m:ctrlPr>
                      <w:rPr>
                        <w:rFonts w:ascii="Cambria Math" w:hAnsi="Cambria Math"/>
                        <w:i/>
                      </w:rPr>
                    </m:ctrlPr>
                  </m:dPr>
                  <m:e>
                    <m:r>
                      <w:rPr>
                        <w:rFonts w:ascii="Cambria Math" w:hAnsi="Cambria Math"/>
                      </w:rPr>
                      <m:t>X</m:t>
                    </m:r>
                  </m:e>
                </m:d>
                <m:r>
                  <w:rPr>
                    <w:rFonts w:ascii="Cambria Math" w:hAnsi="Cambria Math"/>
                  </w:rPr>
                  <m:t>[0]</m:t>
                </m:r>
              </m:oMath>
            </m:oMathPara>
          </w:p>
        </w:tc>
        <w:tc>
          <w:tcPr>
            <w:tcW w:w="3023" w:type="dxa"/>
          </w:tcPr>
          <w:p w14:paraId="4170BCE3" w14:textId="6C9BFA47" w:rsidR="00146BB5" w:rsidRPr="00500AE7" w:rsidRDefault="00000000" w:rsidP="00C82603">
            <w:pPr>
              <w:ind w:firstLineChars="0" w:firstLine="0"/>
              <w:jc w:val="right"/>
              <w:rPr>
                <w:rFonts w:ascii="Cambria Math" w:hAnsi="Cambria Math"/>
                <w:i/>
              </w:rPr>
            </w:pPr>
            <m:oMathPara>
              <m:oMathParaPr>
                <m:jc m:val="right"/>
              </m:oMathParaPr>
              <m:oMath>
                <m:d>
                  <m:dPr>
                    <m:ctrlPr>
                      <w:rPr>
                        <w:rFonts w:ascii="Cambria Math" w:hAnsi="Cambria Math"/>
                        <w:i/>
                      </w:rPr>
                    </m:ctrlPr>
                  </m:dPr>
                  <m:e>
                    <m:r>
                      <w:rPr>
                        <w:rFonts w:ascii="Cambria Math" w:hAnsi="Cambria Math"/>
                      </w:rPr>
                      <m:t>3-4</m:t>
                    </m:r>
                  </m:e>
                </m:d>
              </m:oMath>
            </m:oMathPara>
          </w:p>
        </w:tc>
      </w:tr>
    </w:tbl>
    <w:p w14:paraId="0A095D7C" w14:textId="77777777" w:rsidR="00212359" w:rsidRDefault="00212359" w:rsidP="00212359">
      <w:pPr>
        <w:pStyle w:val="ad"/>
        <w:ind w:firstLine="480"/>
        <w:jc w:val="both"/>
        <w:rPr>
          <w:rFonts w:ascii="Times New Roman" w:eastAsia="宋体" w:hAnsi="Times New Roman" w:cs="Times New Roman"/>
          <w:szCs w:val="24"/>
        </w:rPr>
      </w:pPr>
      <w:r w:rsidRPr="00160F1F">
        <w:rPr>
          <w:rFonts w:ascii="Times New Roman" w:eastAsia="宋体" w:hAnsi="Times New Roman" w:cs="Times New Roman" w:hint="eastAsia"/>
          <w:color w:val="000000" w:themeColor="text1"/>
          <w:szCs w:val="24"/>
        </w:rPr>
        <w:t>解码层集成的三种分类器遵循相似的结构，</w:t>
      </w:r>
      <w:r>
        <w:rPr>
          <w:rFonts w:ascii="Times New Roman" w:eastAsia="宋体" w:hAnsi="Times New Roman" w:cs="Times New Roman" w:hint="eastAsia"/>
          <w:szCs w:val="24"/>
        </w:rPr>
        <w:t>即先通过</w:t>
      </w:r>
      <w:r>
        <w:rPr>
          <w:rFonts w:ascii="Times New Roman" w:eastAsia="宋体" w:hAnsi="Times New Roman" w:cs="Times New Roman" w:hint="eastAsia"/>
          <w:szCs w:val="24"/>
        </w:rPr>
        <w:t>Dropout</w:t>
      </w:r>
      <w:r>
        <w:rPr>
          <w:rFonts w:ascii="Times New Roman" w:eastAsia="宋体" w:hAnsi="Times New Roman" w:cs="Times New Roman" w:hint="eastAsia"/>
          <w:szCs w:val="24"/>
        </w:rPr>
        <w:t>层进行正则化处理，再利用全连接</w:t>
      </w:r>
      <w:proofErr w:type="gramStart"/>
      <w:r>
        <w:rPr>
          <w:rFonts w:ascii="Times New Roman" w:eastAsia="宋体" w:hAnsi="Times New Roman" w:cs="Times New Roman" w:hint="eastAsia"/>
          <w:szCs w:val="24"/>
        </w:rPr>
        <w:t>层实现</w:t>
      </w:r>
      <w:proofErr w:type="gramEnd"/>
      <w:r>
        <w:rPr>
          <w:rFonts w:ascii="Times New Roman" w:eastAsia="宋体" w:hAnsi="Times New Roman" w:cs="Times New Roman" w:hint="eastAsia"/>
          <w:szCs w:val="24"/>
        </w:rPr>
        <w:t>特征到类别得分的映射。最终，将分类器输出的得分通过</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函数转换为概率分布，以进行最终的分类决策。对于分类得分向量</w:t>
      </w:r>
      <m:oMath>
        <m:r>
          <w:rPr>
            <w:rFonts w:ascii="Cambria Math" w:eastAsia="宋体" w:hAnsi="Cambria Math" w:cs="Times New Roman" w:hint="eastAsia"/>
            <w:szCs w:val="24"/>
          </w:rPr>
          <m:t>y</m:t>
        </m:r>
      </m:oMath>
      <w:r>
        <w:rPr>
          <w:rFonts w:ascii="Times New Roman" w:eastAsia="宋体" w:hAnsi="Times New Roman" w:cs="Times New Roman" w:hint="eastAsia"/>
          <w:szCs w:val="24"/>
        </w:rPr>
        <w:t>，</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函数定义可由公式</w:t>
      </w:r>
      <w:r>
        <w:rPr>
          <w:rFonts w:ascii="Times New Roman" w:eastAsia="宋体" w:hAnsi="Times New Roman" w:cs="Times New Roman" w:hint="eastAsia"/>
          <w:szCs w:val="24"/>
        </w:rPr>
        <w:t>3-5</w:t>
      </w:r>
      <w:r>
        <w:rPr>
          <w:rFonts w:ascii="Times New Roman" w:eastAsia="宋体" w:hAnsi="Times New Roman" w:cs="Times New Roman" w:hint="eastAsia"/>
          <w:szCs w:val="24"/>
        </w:rPr>
        <w:t>实现，其中</w:t>
      </w:r>
      <m:oMath>
        <m:r>
          <w:rPr>
            <w:rFonts w:ascii="Cambria Math" w:eastAsia="宋体" w:hAnsi="Cambria Math" w:cs="Times New Roman" w:hint="eastAsia"/>
            <w:szCs w:val="24"/>
          </w:rPr>
          <m:t>N</m:t>
        </m:r>
      </m:oMath>
      <w:r>
        <w:rPr>
          <w:rFonts w:ascii="Times New Roman" w:eastAsia="宋体" w:hAnsi="Times New Roman" w:cs="Times New Roman" w:hint="eastAsia"/>
          <w:szCs w:val="24"/>
        </w:rPr>
        <w:t>为类别数量，</w:t>
      </w:r>
      <m:oMath>
        <m:r>
          <w:rPr>
            <w:rFonts w:ascii="Cambria Math" w:eastAsia="宋体" w:hAnsi="Cambria Math" w:cs="Times New Roman" w:hint="eastAsia"/>
            <w:szCs w:val="24"/>
          </w:rPr>
          <m:t>j</m:t>
        </m:r>
      </m:oMath>
      <w:r>
        <w:rPr>
          <w:rFonts w:ascii="Times New Roman" w:eastAsia="宋体" w:hAnsi="Times New Roman" w:cs="Times New Roman" w:hint="eastAsia"/>
          <w:szCs w:val="24"/>
        </w:rPr>
        <w:t>代表第</w:t>
      </w:r>
      <m:oMath>
        <m:r>
          <w:rPr>
            <w:rFonts w:ascii="Cambria Math" w:eastAsia="宋体" w:hAnsi="Cambria Math" w:cs="Times New Roman" w:hint="eastAsia"/>
            <w:szCs w:val="24"/>
          </w:rPr>
          <m:t>j</m:t>
        </m:r>
      </m:oMath>
      <w:proofErr w:type="gramStart"/>
      <w:r>
        <w:rPr>
          <w:rFonts w:ascii="Times New Roman" w:eastAsia="宋体" w:hAnsi="Times New Roman" w:cs="Times New Roman" w:hint="eastAsia"/>
          <w:szCs w:val="24"/>
        </w:rPr>
        <w:t>个</w:t>
      </w:r>
      <w:proofErr w:type="gramEnd"/>
      <w:r>
        <w:rPr>
          <w:rFonts w:ascii="Times New Roman" w:eastAsia="宋体" w:hAnsi="Times New Roman" w:cs="Times New Roman" w:hint="eastAsia"/>
          <w:szCs w:val="24"/>
        </w:rPr>
        <w:t>类别得分。</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356"/>
        <w:gridCol w:w="3023"/>
      </w:tblGrid>
      <w:tr w:rsidR="00146BB5" w14:paraId="6E64AD44" w14:textId="77777777" w:rsidTr="00556F8C">
        <w:trPr>
          <w:jc w:val="center"/>
        </w:trPr>
        <w:tc>
          <w:tcPr>
            <w:tcW w:w="2268" w:type="dxa"/>
          </w:tcPr>
          <w:p w14:paraId="7636C738" w14:textId="77777777" w:rsidR="00146BB5" w:rsidRDefault="00146BB5" w:rsidP="00C82603">
            <w:pPr>
              <w:ind w:firstLineChars="0" w:firstLine="0"/>
              <w:rPr>
                <w:rFonts w:ascii="Cambria Math" w:hAnsi="Cambria Math"/>
                <w:i/>
              </w:rPr>
            </w:pPr>
          </w:p>
        </w:tc>
        <w:tc>
          <w:tcPr>
            <w:tcW w:w="3356" w:type="dxa"/>
          </w:tcPr>
          <w:p w14:paraId="2E85A8E1" w14:textId="66375A74" w:rsidR="00146BB5" w:rsidRDefault="00146BB5" w:rsidP="00C82603">
            <w:pPr>
              <w:ind w:firstLineChars="0" w:firstLine="0"/>
              <w:jc w:val="center"/>
              <w:rPr>
                <w:rFonts w:ascii="Cambria Math" w:hAnsi="Cambria Math"/>
                <w:i/>
              </w:rPr>
            </w:pPr>
            <m:oMathPara>
              <m:oMath>
                <m:r>
                  <w:rPr>
                    <w:rFonts w:ascii="Cambria Math" w:hAnsi="Cambria Math"/>
                  </w:rPr>
                  <m:t>Softmax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e>
                </m:d>
                <m:r>
                  <w:rPr>
                    <w:rFonts w:ascii="Cambria Math" w:hAnsi="Cambria Math"/>
                  </w:rPr>
                  <m:t>=</m:t>
                </m:r>
                <m:f>
                  <m:fPr>
                    <m:ctrlPr>
                      <w:rPr>
                        <w:rFonts w:ascii="Cambria Math" w:hAnsi="Cambria Math"/>
                        <w:i/>
                        <w:iCs/>
                      </w:rPr>
                    </m:ctrlPr>
                  </m:fPr>
                  <m:num>
                    <m:r>
                      <w:rPr>
                        <w:rFonts w:ascii="Cambria Math" w:hAnsi="Cambria Math"/>
                      </w:rPr>
                      <m:t>exp</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j</m:t>
                            </m:r>
                          </m:sub>
                        </m:sSub>
                      </m:e>
                    </m:d>
                  </m:num>
                  <m:den>
                    <m:nary>
                      <m:naryPr>
                        <m:chr m:val="∑"/>
                        <m:ctrlPr>
                          <w:rPr>
                            <w:rFonts w:ascii="Cambria Math" w:hAnsi="Cambria Math"/>
                            <w:i/>
                            <w:iCs/>
                          </w:rPr>
                        </m:ctrlPr>
                      </m:naryPr>
                      <m:sub>
                        <m:r>
                          <w:rPr>
                            <w:rFonts w:ascii="Cambria Math" w:hAnsi="Cambria Math"/>
                          </w:rPr>
                          <m:t>k=1</m:t>
                        </m:r>
                      </m:sub>
                      <m:sup>
                        <m:r>
                          <w:rPr>
                            <w:rFonts w:ascii="Cambria Math" w:hAnsi="Cambria Math"/>
                          </w:rPr>
                          <m:t>N</m:t>
                        </m:r>
                      </m:sup>
                      <m:e>
                        <m:r>
                          <w:rPr>
                            <w:rFonts w:ascii="Cambria Math" w:hAnsi="Cambria Math"/>
                          </w:rPr>
                          <m:t>exp</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k</m:t>
                                </m:r>
                              </m:sub>
                            </m:sSub>
                          </m:e>
                        </m:d>
                      </m:e>
                    </m:nary>
                  </m:den>
                </m:f>
              </m:oMath>
            </m:oMathPara>
          </w:p>
        </w:tc>
        <w:tc>
          <w:tcPr>
            <w:tcW w:w="3023" w:type="dxa"/>
            <w:vAlign w:val="center"/>
          </w:tcPr>
          <w:p w14:paraId="58AC8B31" w14:textId="3964271F" w:rsidR="00146BB5" w:rsidRPr="00500AE7" w:rsidRDefault="00000000" w:rsidP="00556F8C">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3-5</m:t>
                    </m:r>
                  </m:e>
                </m:d>
              </m:oMath>
            </m:oMathPara>
          </w:p>
        </w:tc>
      </w:tr>
    </w:tbl>
    <w:p w14:paraId="1DB643F5" w14:textId="77777777" w:rsidR="00F75318" w:rsidRDefault="00164E6F" w:rsidP="00164E6F">
      <w:pPr>
        <w:ind w:firstLine="480"/>
      </w:pPr>
      <w:r w:rsidRPr="00164E6F">
        <w:rPr>
          <w:rFonts w:hint="eastAsia"/>
        </w:rPr>
        <w:t>在获得每个类别的概率后，选择概率最大的类别作为最终的分类结果。用数</w:t>
      </w:r>
      <w:r w:rsidRPr="00164E6F">
        <w:rPr>
          <w:rFonts w:hint="eastAsia"/>
        </w:rPr>
        <w:lastRenderedPageBreak/>
        <w:t>学语言表示，最终的分类结果</w:t>
      </w:r>
      <m:oMath>
        <m:r>
          <w:rPr>
            <w:rFonts w:ascii="Cambria Math" w:hAnsi="Cambria Math"/>
          </w:rPr>
          <m:t>z</m:t>
        </m:r>
      </m:oMath>
      <w:r w:rsidRPr="00164E6F">
        <w:rPr>
          <w:rFonts w:hint="eastAsia"/>
        </w:rPr>
        <w:t>可以通过公式</w:t>
      </w:r>
      <w:r w:rsidRPr="00164E6F">
        <w:rPr>
          <w:rFonts w:hint="eastAsia"/>
        </w:rPr>
        <w:t>3-6</w:t>
      </w:r>
      <w:r w:rsidRPr="00164E6F">
        <w:rPr>
          <w:rFonts w:hint="eastAsia"/>
        </w:rPr>
        <w:t>得到：</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3755"/>
        <w:gridCol w:w="2410"/>
      </w:tblGrid>
      <w:tr w:rsidR="00F75318" w14:paraId="18EA1C26" w14:textId="77777777" w:rsidTr="00561B23">
        <w:trPr>
          <w:jc w:val="center"/>
        </w:trPr>
        <w:tc>
          <w:tcPr>
            <w:tcW w:w="2482" w:type="dxa"/>
            <w:vAlign w:val="center"/>
          </w:tcPr>
          <w:p w14:paraId="7459D3AF" w14:textId="77777777" w:rsidR="00F75318" w:rsidRDefault="00F75318" w:rsidP="00561B23">
            <w:pPr>
              <w:ind w:firstLineChars="0" w:firstLine="0"/>
              <w:jc w:val="center"/>
              <w:rPr>
                <w:rFonts w:ascii="Cambria Math" w:hAnsi="Cambria Math"/>
                <w:i/>
              </w:rPr>
            </w:pPr>
          </w:p>
        </w:tc>
        <w:tc>
          <w:tcPr>
            <w:tcW w:w="3755" w:type="dxa"/>
            <w:vAlign w:val="center"/>
          </w:tcPr>
          <w:p w14:paraId="351ADDEE" w14:textId="14FA9D75" w:rsidR="00F75318" w:rsidRDefault="00F75318" w:rsidP="00561B23">
            <w:pPr>
              <w:ind w:firstLineChars="0" w:firstLine="0"/>
              <w:jc w:val="center"/>
              <w:rPr>
                <w:rFonts w:ascii="Cambria Math" w:hAnsi="Cambria Math"/>
                <w:i/>
              </w:rPr>
            </w:pPr>
            <m:oMathPara>
              <m:oMath>
                <m:r>
                  <w:rPr>
                    <w:rFonts w:ascii="Cambria Math" w:hAnsi="Cambria Math"/>
                  </w:rPr>
                  <m:t>z=argma</m:t>
                </m:r>
                <m:sSub>
                  <m:sSubPr>
                    <m:ctrlPr>
                      <w:rPr>
                        <w:rFonts w:ascii="Cambria Math" w:hAnsi="Cambria Math"/>
                        <w:i/>
                        <w:iCs/>
                      </w:rPr>
                    </m:ctrlPr>
                  </m:sSubPr>
                  <m:e>
                    <m:r>
                      <w:rPr>
                        <w:rFonts w:ascii="Cambria Math" w:hAnsi="Cambria Math"/>
                      </w:rPr>
                      <m:t>x</m:t>
                    </m:r>
                  </m:e>
                  <m:sub>
                    <m:r>
                      <w:rPr>
                        <w:rFonts w:ascii="Cambria Math" w:hAnsi="Cambria Math"/>
                      </w:rPr>
                      <m:t>j=1,2,…,n</m:t>
                    </m:r>
                  </m:sub>
                </m:sSub>
                <m:r>
                  <w:rPr>
                    <w:rFonts w:ascii="Cambria Math" w:hAnsi="Cambria Math"/>
                  </w:rPr>
                  <m:t>Softmax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j</m:t>
                        </m:r>
                      </m:sub>
                    </m:sSub>
                  </m:e>
                </m:d>
              </m:oMath>
            </m:oMathPara>
          </w:p>
        </w:tc>
        <w:tc>
          <w:tcPr>
            <w:tcW w:w="2410" w:type="dxa"/>
            <w:vAlign w:val="center"/>
          </w:tcPr>
          <w:p w14:paraId="62C0C8F4" w14:textId="45D40A9A" w:rsidR="00F75318" w:rsidRPr="00500AE7" w:rsidRDefault="00000000" w:rsidP="00561B23">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3-6</m:t>
                    </m:r>
                  </m:e>
                </m:d>
              </m:oMath>
            </m:oMathPara>
          </w:p>
        </w:tc>
      </w:tr>
    </w:tbl>
    <w:p w14:paraId="2D3597D0" w14:textId="15784A26" w:rsidR="00212359" w:rsidRPr="00AA70FD" w:rsidRDefault="00212359" w:rsidP="00212359">
      <w:pPr>
        <w:pStyle w:val="2"/>
      </w:pPr>
      <w:bookmarkStart w:id="51" w:name="_Toc194845633"/>
      <w:r w:rsidRPr="00AA70FD">
        <w:rPr>
          <w:rFonts w:hint="eastAsia"/>
        </w:rPr>
        <w:t>3.2</w:t>
      </w:r>
      <w:r w:rsidRPr="00AA70FD">
        <w:rPr>
          <w:rFonts w:hint="eastAsia"/>
        </w:rPr>
        <w:t>基于词编码的</w:t>
      </w:r>
      <w:r w:rsidRPr="00AA70FD">
        <w:rPr>
          <w:rFonts w:hint="eastAsia"/>
        </w:rPr>
        <w:t>NLU</w:t>
      </w:r>
      <w:r w:rsidRPr="00AA70FD">
        <w:rPr>
          <w:rFonts w:hint="eastAsia"/>
        </w:rPr>
        <w:t>模型</w:t>
      </w:r>
      <w:bookmarkEnd w:id="51"/>
    </w:p>
    <w:p w14:paraId="7C0DC340" w14:textId="5BAD0172" w:rsidR="00212359" w:rsidRPr="00AA70FD" w:rsidRDefault="00212359" w:rsidP="00212359">
      <w:pPr>
        <w:pStyle w:val="3"/>
      </w:pPr>
      <w:bookmarkStart w:id="52" w:name="_Toc194845634"/>
      <w:commentRangeStart w:id="26"/>
      <w:r w:rsidRPr="00AA70FD">
        <w:rPr>
          <w:rFonts w:hint="eastAsia"/>
        </w:rPr>
        <w:t>3.2.1</w:t>
      </w:r>
      <w:r w:rsidR="00F324AC">
        <w:rPr>
          <w:rFonts w:hint="eastAsia"/>
        </w:rPr>
        <w:t>整体</w:t>
      </w:r>
      <w:r w:rsidR="00D42477">
        <w:rPr>
          <w:rFonts w:hint="eastAsia"/>
        </w:rPr>
        <w:t>架构</w:t>
      </w:r>
      <w:commentRangeEnd w:id="26"/>
      <w:r>
        <w:rPr>
          <w:rStyle w:val="CommentReference"/>
        </w:rPr>
        <w:commentReference w:id="26"/>
      </w:r>
      <w:bookmarkEnd w:id="52"/>
    </w:p>
    <w:p w14:paraId="37087366" w14:textId="7B556F16" w:rsidR="00212359" w:rsidRDefault="00212359" w:rsidP="00212359">
      <w:pPr>
        <w:ind w:firstLine="480"/>
      </w:pPr>
      <w:r w:rsidRPr="001B304C">
        <w:t>传统</w:t>
      </w:r>
      <w:r w:rsidR="00844366">
        <w:rPr>
          <w:rFonts w:hint="eastAsia"/>
        </w:rPr>
        <w:t>字编码模型</w:t>
      </w:r>
      <w:r w:rsidRPr="001B304C">
        <w:t>在处理复杂文本时，尤其是在面对两个</w:t>
      </w:r>
      <w:proofErr w:type="gramStart"/>
      <w:r w:rsidRPr="001B304C">
        <w:t>槽值拥有</w:t>
      </w:r>
      <w:proofErr w:type="gramEnd"/>
      <w:r w:rsidRPr="001B304C">
        <w:t>相同</w:t>
      </w:r>
      <w:r>
        <w:rPr>
          <w:rFonts w:hint="eastAsia"/>
        </w:rPr>
        <w:t>字符</w:t>
      </w:r>
      <w:r w:rsidRPr="001B304C">
        <w:t>的场景下，常常会识别错误</w:t>
      </w:r>
      <w:r w:rsidR="00B36324">
        <w:rPr>
          <w:rFonts w:hint="eastAsia"/>
        </w:rPr>
        <w:t>的问题</w:t>
      </w:r>
      <w:r w:rsidRPr="001B304C">
        <w:t>。这些错误主要表现为将一个槽值中的</w:t>
      </w:r>
      <w:proofErr w:type="gramStart"/>
      <w:r w:rsidRPr="001B304C">
        <w:t>个</w:t>
      </w:r>
      <w:proofErr w:type="gramEnd"/>
      <w:r w:rsidRPr="001B304C">
        <w:t>别字误识为其他槽位，以及</w:t>
      </w:r>
      <w:proofErr w:type="gramStart"/>
      <w:r w:rsidRPr="001B304C">
        <w:t>相邻槽值被</w:t>
      </w:r>
      <w:proofErr w:type="gramEnd"/>
      <w:r w:rsidRPr="001B304C">
        <w:t>错误地识别进同一槽位。</w:t>
      </w:r>
      <w:r w:rsidR="00D6537A">
        <w:rPr>
          <w:rFonts w:hint="eastAsia"/>
        </w:rPr>
        <w:t>该错误</w:t>
      </w:r>
      <w:r w:rsidRPr="001B304C">
        <w:t>不仅影响了模型的准确性和可靠性，也给实际应用带来了不便。</w:t>
      </w:r>
    </w:p>
    <w:p w14:paraId="5A3FE15A" w14:textId="6BF5C097" w:rsidR="00212359" w:rsidRDefault="00D6537A" w:rsidP="00212359">
      <w:pPr>
        <w:ind w:firstLine="480"/>
      </w:pPr>
      <w:r w:rsidRPr="00D6537A">
        <w:rPr>
          <w:rFonts w:hint="eastAsia"/>
        </w:rPr>
        <w:t>以字为单位的编码机制因割裂词语完整性，加剧了专业术语的解析难度</w:t>
      </w:r>
      <w:r w:rsidR="00212359" w:rsidRPr="001B304C">
        <w:t>。这种处理方式在面对电力领域中复杂且生僻的术语时，容易导致信息的丢失和误解</w:t>
      </w:r>
      <w:r w:rsidR="00212359">
        <w:rPr>
          <w:rFonts w:hint="eastAsia"/>
        </w:rPr>
        <w:t>。</w:t>
      </w:r>
      <w:r w:rsidR="00212359" w:rsidRPr="001B304C">
        <w:t>例如术语</w:t>
      </w:r>
      <w:r w:rsidR="00212359" w:rsidRPr="001B304C">
        <w:t>“</w:t>
      </w:r>
      <w:r w:rsidR="00212359" w:rsidRPr="001B304C">
        <w:t>业扩报装</w:t>
      </w:r>
      <w:r w:rsidR="00212359" w:rsidRPr="001B304C">
        <w:t>”</w:t>
      </w:r>
      <w:r w:rsidR="00212359" w:rsidRPr="001B304C">
        <w:t>在解析时可能被拆分为</w:t>
      </w:r>
      <w:r w:rsidR="00212359" w:rsidRPr="001B304C">
        <w:t>“</w:t>
      </w:r>
      <w:r w:rsidR="00212359" w:rsidRPr="001B304C">
        <w:t>业</w:t>
      </w:r>
      <w:r w:rsidR="00212359" w:rsidRPr="001B304C">
        <w:t>”</w:t>
      </w:r>
      <w:r w:rsidR="00212359" w:rsidRPr="001B304C">
        <w:t>和</w:t>
      </w:r>
      <w:r w:rsidR="00212359" w:rsidRPr="001B304C">
        <w:t>“</w:t>
      </w:r>
      <w:r w:rsidR="00212359" w:rsidRPr="001B304C">
        <w:t>扩报装</w:t>
      </w:r>
      <w:r w:rsidR="00212359" w:rsidRPr="001B304C">
        <w:t>”</w:t>
      </w:r>
      <w:r w:rsidR="00212359" w:rsidRPr="001B304C">
        <w:t>，这种拆分不仅破坏了术语的完整性，还</w:t>
      </w:r>
      <w:r w:rsidR="00212359">
        <w:rPr>
          <w:rFonts w:hint="eastAsia"/>
        </w:rPr>
        <w:t>会</w:t>
      </w:r>
      <w:r w:rsidR="00212359" w:rsidRPr="001B304C">
        <w:t>导致模型在后续的</w:t>
      </w:r>
      <w:r w:rsidR="00212359">
        <w:rPr>
          <w:rFonts w:hint="eastAsia"/>
        </w:rPr>
        <w:t>数据查询</w:t>
      </w:r>
      <w:r w:rsidR="00212359" w:rsidRPr="001B304C">
        <w:t>中出现错误</w:t>
      </w:r>
      <w:r>
        <w:rPr>
          <w:rFonts w:hint="eastAsia"/>
        </w:rPr>
        <w:t>，</w:t>
      </w:r>
      <w:r w:rsidR="00245432">
        <w:rPr>
          <w:rFonts w:hint="eastAsia"/>
        </w:rPr>
        <w:t>下</w:t>
      </w:r>
      <w:r w:rsidR="00212359">
        <w:rPr>
          <w:rFonts w:hint="eastAsia"/>
        </w:rPr>
        <w:t>表</w:t>
      </w:r>
      <w:r w:rsidR="009F7F1D">
        <w:rPr>
          <w:rFonts w:hint="eastAsia"/>
        </w:rPr>
        <w:t>3-4</w:t>
      </w:r>
      <w:r w:rsidR="00212359">
        <w:rPr>
          <w:rFonts w:hint="eastAsia"/>
        </w:rPr>
        <w:t>展示了</w:t>
      </w:r>
      <w:r w:rsidR="00245432">
        <w:rPr>
          <w:rFonts w:hint="eastAsia"/>
        </w:rPr>
        <w:t>字</w:t>
      </w:r>
      <w:r w:rsidR="00212359">
        <w:rPr>
          <w:rFonts w:hint="eastAsia"/>
        </w:rPr>
        <w:t>编码模型在实际应用中的问题示例。</w:t>
      </w:r>
    </w:p>
    <w:p w14:paraId="586F882C" w14:textId="17877391" w:rsidR="00640AE2" w:rsidRDefault="00440686" w:rsidP="00951645">
      <w:pPr>
        <w:pStyle w:val="afb"/>
        <w:ind w:firstLineChars="0" w:firstLine="0"/>
      </w:pPr>
      <w:bookmarkStart w:id="53" w:name="_Toc19513611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640AE2">
        <w:rPr>
          <w:rFonts w:hint="eastAsia"/>
        </w:rPr>
        <w:t>字编码模型错误问题示例</w:t>
      </w:r>
      <w:bookmarkEnd w:id="53"/>
    </w:p>
    <w:p w14:paraId="477AF02C" w14:textId="77772A12" w:rsidR="00640AE2" w:rsidRPr="00640AE2" w:rsidRDefault="00075820" w:rsidP="00951645">
      <w:pPr>
        <w:pStyle w:val="afb"/>
        <w:ind w:firstLineChars="0" w:firstLine="0"/>
      </w:pPr>
      <w:r>
        <w:t xml:space="preserve">Fig </w:t>
      </w:r>
      <w:r w:rsidR="00910671">
        <w:rPr>
          <w:rFonts w:hint="eastAsia"/>
        </w:rPr>
        <w:t>3</w:t>
      </w:r>
      <w:r w:rsidR="003E6F0E">
        <w:noBreakHyphen/>
      </w:r>
      <w:r w:rsidR="00C94A36">
        <w:rPr>
          <w:rFonts w:hint="eastAsia"/>
        </w:rPr>
        <w:t>4</w:t>
      </w:r>
      <w:r>
        <w:rPr>
          <w:rFonts w:hint="eastAsia"/>
        </w:rPr>
        <w:t xml:space="preserve"> </w:t>
      </w:r>
      <w:r w:rsidR="00640AE2" w:rsidRPr="00F07E70">
        <w:t xml:space="preserve">Example of </w:t>
      </w:r>
      <w:r w:rsidR="00640AE2" w:rsidRPr="00F07E70">
        <w:rPr>
          <w:rFonts w:hint="eastAsia"/>
        </w:rPr>
        <w:t>e</w:t>
      </w:r>
      <w:r w:rsidR="00640AE2" w:rsidRPr="00F07E70">
        <w:t xml:space="preserve">rror in </w:t>
      </w:r>
      <w:r w:rsidR="00640AE2" w:rsidRPr="00F07E70">
        <w:rPr>
          <w:rFonts w:hint="eastAsia"/>
        </w:rPr>
        <w:t>w</w:t>
      </w:r>
      <w:r w:rsidR="00640AE2" w:rsidRPr="00F07E70">
        <w:t xml:space="preserve">ord </w:t>
      </w:r>
      <w:r w:rsidR="00640AE2" w:rsidRPr="00F07E70">
        <w:rPr>
          <w:rFonts w:hint="eastAsia"/>
        </w:rPr>
        <w:t>e</w:t>
      </w:r>
      <w:r w:rsidR="00640AE2" w:rsidRPr="00F07E70">
        <w:t xml:space="preserve">ncoding </w:t>
      </w:r>
      <w:r w:rsidR="00640AE2" w:rsidRPr="00F07E70">
        <w:rPr>
          <w:rFonts w:hint="eastAsia"/>
        </w:rPr>
        <w:t>m</w:t>
      </w:r>
      <w:r w:rsidR="00640AE2" w:rsidRPr="00F07E70">
        <w:t>odel</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761"/>
        <w:gridCol w:w="2808"/>
      </w:tblGrid>
      <w:tr w:rsidR="00212359" w:rsidRPr="003162A5" w14:paraId="1AD65E01" w14:textId="77777777" w:rsidTr="003D3B8B">
        <w:tc>
          <w:tcPr>
            <w:tcW w:w="3114" w:type="dxa"/>
            <w:tcBorders>
              <w:top w:val="single" w:sz="12" w:space="0" w:color="auto"/>
              <w:bottom w:val="single" w:sz="4" w:space="0" w:color="auto"/>
            </w:tcBorders>
          </w:tcPr>
          <w:p w14:paraId="13EAFDF6" w14:textId="77777777" w:rsidR="00212359" w:rsidRPr="003162A5" w:rsidRDefault="00212359" w:rsidP="00951645">
            <w:pPr>
              <w:spacing w:line="240" w:lineRule="auto"/>
              <w:ind w:firstLineChars="0" w:firstLine="0"/>
              <w:rPr>
                <w:sz w:val="21"/>
                <w:szCs w:val="21"/>
              </w:rPr>
            </w:pPr>
            <w:r w:rsidRPr="003162A5">
              <w:rPr>
                <w:rFonts w:hint="eastAsia"/>
                <w:sz w:val="21"/>
                <w:szCs w:val="21"/>
              </w:rPr>
              <w:t>示例</w:t>
            </w:r>
          </w:p>
        </w:tc>
        <w:tc>
          <w:tcPr>
            <w:tcW w:w="2766" w:type="dxa"/>
            <w:tcBorders>
              <w:top w:val="single" w:sz="12" w:space="0" w:color="auto"/>
              <w:bottom w:val="single" w:sz="4" w:space="0" w:color="auto"/>
            </w:tcBorders>
          </w:tcPr>
          <w:p w14:paraId="391D7D97" w14:textId="77777777" w:rsidR="00212359" w:rsidRPr="003162A5" w:rsidRDefault="00212359" w:rsidP="00951645">
            <w:pPr>
              <w:spacing w:line="240" w:lineRule="auto"/>
              <w:ind w:firstLineChars="0" w:firstLine="0"/>
              <w:rPr>
                <w:sz w:val="21"/>
                <w:szCs w:val="21"/>
              </w:rPr>
            </w:pPr>
            <w:r w:rsidRPr="003162A5">
              <w:rPr>
                <w:rFonts w:hint="eastAsia"/>
                <w:sz w:val="21"/>
                <w:szCs w:val="21"/>
              </w:rPr>
              <w:t>错误结果</w:t>
            </w:r>
          </w:p>
        </w:tc>
        <w:tc>
          <w:tcPr>
            <w:tcW w:w="2840" w:type="dxa"/>
            <w:tcBorders>
              <w:top w:val="single" w:sz="12" w:space="0" w:color="auto"/>
              <w:bottom w:val="single" w:sz="4" w:space="0" w:color="auto"/>
            </w:tcBorders>
          </w:tcPr>
          <w:p w14:paraId="3B67DEAD" w14:textId="77777777" w:rsidR="00212359" w:rsidRPr="003162A5" w:rsidRDefault="00212359" w:rsidP="00951645">
            <w:pPr>
              <w:spacing w:line="240" w:lineRule="auto"/>
              <w:ind w:firstLineChars="0" w:firstLine="0"/>
              <w:rPr>
                <w:sz w:val="21"/>
                <w:szCs w:val="21"/>
              </w:rPr>
            </w:pPr>
            <w:r w:rsidRPr="003162A5">
              <w:rPr>
                <w:rFonts w:hint="eastAsia"/>
                <w:sz w:val="21"/>
                <w:szCs w:val="21"/>
              </w:rPr>
              <w:t>正确结果</w:t>
            </w:r>
          </w:p>
        </w:tc>
      </w:tr>
      <w:tr w:rsidR="00212359" w:rsidRPr="003162A5" w14:paraId="22B63F91" w14:textId="77777777" w:rsidTr="004E0EC7">
        <w:tc>
          <w:tcPr>
            <w:tcW w:w="3114" w:type="dxa"/>
            <w:tcBorders>
              <w:top w:val="single" w:sz="4" w:space="0" w:color="auto"/>
            </w:tcBorders>
          </w:tcPr>
          <w:p w14:paraId="2CE106F5" w14:textId="77777777" w:rsidR="00212359" w:rsidRPr="003162A5" w:rsidRDefault="00212359" w:rsidP="00951645">
            <w:pPr>
              <w:spacing w:line="240" w:lineRule="auto"/>
              <w:ind w:firstLineChars="0" w:firstLine="0"/>
              <w:rPr>
                <w:sz w:val="21"/>
                <w:szCs w:val="21"/>
              </w:rPr>
            </w:pPr>
            <w:r w:rsidRPr="003162A5">
              <w:rPr>
                <w:rFonts w:hint="eastAsia"/>
                <w:sz w:val="21"/>
                <w:szCs w:val="21"/>
              </w:rPr>
              <w:t>用户编号为</w:t>
            </w:r>
            <w:r w:rsidRPr="003162A5">
              <w:rPr>
                <w:rFonts w:hint="eastAsia"/>
                <w:sz w:val="21"/>
                <w:szCs w:val="21"/>
              </w:rPr>
              <w:t>1300529897785</w:t>
            </w:r>
            <w:r w:rsidRPr="003162A5">
              <w:rPr>
                <w:rFonts w:hint="eastAsia"/>
                <w:sz w:val="21"/>
                <w:szCs w:val="21"/>
              </w:rPr>
              <w:t>的</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月电费是多少</w:t>
            </w:r>
          </w:p>
        </w:tc>
        <w:tc>
          <w:tcPr>
            <w:tcW w:w="2766" w:type="dxa"/>
            <w:tcBorders>
              <w:top w:val="single" w:sz="4" w:space="0" w:color="auto"/>
            </w:tcBorders>
          </w:tcPr>
          <w:p w14:paraId="4FD4C07E"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FE9734C" w14:textId="666DAECB"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0022347C">
              <w:rPr>
                <w:rFonts w:hint="eastAsia"/>
                <w:sz w:val="21"/>
                <w:szCs w:val="21"/>
              </w:rPr>
              <w:t>0</w:t>
            </w:r>
            <w:r w:rsidRPr="003162A5">
              <w:rPr>
                <w:sz w:val="21"/>
                <w:szCs w:val="21"/>
              </w:rPr>
              <w:t>"</w:t>
            </w:r>
            <w:r w:rsidRPr="003162A5">
              <w:rPr>
                <w:rFonts w:hint="eastAsia"/>
                <w:sz w:val="21"/>
                <w:szCs w:val="21"/>
              </w:rPr>
              <w:t>,</w:t>
            </w:r>
          </w:p>
          <w:p w14:paraId="29F8F610"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4F049A47"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E9F8728" w14:textId="77777777" w:rsidR="00212359" w:rsidRPr="003162A5" w:rsidRDefault="00212359" w:rsidP="00951645">
            <w:pPr>
              <w:spacing w:line="240" w:lineRule="auto"/>
              <w:ind w:firstLineChars="0" w:firstLine="0"/>
              <w:rPr>
                <w:sz w:val="21"/>
                <w:szCs w:val="21"/>
              </w:rPr>
            </w:pPr>
            <w:r w:rsidRPr="003162A5">
              <w:rPr>
                <w:sz w:val="21"/>
                <w:szCs w:val="21"/>
              </w:rPr>
              <w:t>}</w:t>
            </w:r>
          </w:p>
        </w:tc>
        <w:tc>
          <w:tcPr>
            <w:tcW w:w="2840" w:type="dxa"/>
            <w:tcBorders>
              <w:top w:val="single" w:sz="4" w:space="0" w:color="auto"/>
            </w:tcBorders>
          </w:tcPr>
          <w:p w14:paraId="491102EA"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CA9AEBD"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Pr="003162A5">
              <w:rPr>
                <w:sz w:val="21"/>
                <w:szCs w:val="21"/>
              </w:rPr>
              <w:t>"</w:t>
            </w:r>
            <w:r w:rsidRPr="003162A5">
              <w:rPr>
                <w:rFonts w:hint="eastAsia"/>
                <w:sz w:val="21"/>
                <w:szCs w:val="21"/>
              </w:rPr>
              <w:t>,</w:t>
            </w:r>
          </w:p>
          <w:p w14:paraId="04A15970"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w:t>
            </w:r>
            <w:r w:rsidRPr="003162A5">
              <w:rPr>
                <w:sz w:val="21"/>
                <w:szCs w:val="21"/>
              </w:rPr>
              <w:t>"</w:t>
            </w:r>
            <w:r w:rsidRPr="003162A5">
              <w:rPr>
                <w:rFonts w:hint="eastAsia"/>
                <w:sz w:val="21"/>
                <w:szCs w:val="21"/>
              </w:rPr>
              <w:t>,</w:t>
            </w:r>
          </w:p>
          <w:p w14:paraId="3CF0C9D2"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C7B569A" w14:textId="77777777" w:rsidR="00212359" w:rsidRPr="003162A5" w:rsidRDefault="00212359" w:rsidP="00951645">
            <w:pPr>
              <w:spacing w:line="240" w:lineRule="auto"/>
              <w:ind w:firstLineChars="0" w:firstLine="0"/>
              <w:rPr>
                <w:sz w:val="21"/>
                <w:szCs w:val="21"/>
              </w:rPr>
            </w:pPr>
            <w:r w:rsidRPr="003162A5">
              <w:rPr>
                <w:sz w:val="21"/>
                <w:szCs w:val="21"/>
              </w:rPr>
              <w:t>}</w:t>
            </w:r>
          </w:p>
        </w:tc>
      </w:tr>
      <w:tr w:rsidR="00212359" w:rsidRPr="003162A5" w14:paraId="0CAAB87B" w14:textId="77777777" w:rsidTr="003D3B8B">
        <w:tc>
          <w:tcPr>
            <w:tcW w:w="3114" w:type="dxa"/>
            <w:tcBorders>
              <w:bottom w:val="single" w:sz="12" w:space="0" w:color="auto"/>
            </w:tcBorders>
          </w:tcPr>
          <w:p w14:paraId="44B16DA0" w14:textId="77777777" w:rsidR="00212359" w:rsidRPr="003162A5" w:rsidRDefault="00212359" w:rsidP="00951645">
            <w:pPr>
              <w:spacing w:line="240" w:lineRule="auto"/>
              <w:ind w:firstLineChars="0" w:firstLine="0"/>
              <w:rPr>
                <w:sz w:val="21"/>
                <w:szCs w:val="21"/>
              </w:rPr>
            </w:pPr>
            <w:r w:rsidRPr="003162A5">
              <w:rPr>
                <w:rFonts w:hint="eastAsia"/>
                <w:sz w:val="21"/>
                <w:szCs w:val="21"/>
              </w:rPr>
              <w:t>2022</w:t>
            </w:r>
            <w:r w:rsidRPr="003162A5">
              <w:rPr>
                <w:rFonts w:hint="eastAsia"/>
                <w:sz w:val="21"/>
                <w:szCs w:val="21"/>
              </w:rPr>
              <w:t>年邯郸石化行业用电量</w:t>
            </w:r>
          </w:p>
        </w:tc>
        <w:tc>
          <w:tcPr>
            <w:tcW w:w="2766" w:type="dxa"/>
            <w:tcBorders>
              <w:bottom w:val="single" w:sz="12" w:space="0" w:color="auto"/>
            </w:tcBorders>
          </w:tcPr>
          <w:p w14:paraId="65C765B2"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D953DF3"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176566A"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邯郸石化行业</w:t>
            </w:r>
            <w:r w:rsidRPr="003162A5">
              <w:rPr>
                <w:sz w:val="21"/>
                <w:szCs w:val="21"/>
              </w:rPr>
              <w:t>"</w:t>
            </w:r>
            <w:r w:rsidRPr="003162A5">
              <w:rPr>
                <w:rFonts w:hint="eastAsia"/>
                <w:sz w:val="21"/>
                <w:szCs w:val="21"/>
              </w:rPr>
              <w:t>,</w:t>
            </w:r>
          </w:p>
          <w:p w14:paraId="43DDF0C2"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46A0A8F" w14:textId="77777777" w:rsidR="00212359" w:rsidRPr="003162A5" w:rsidRDefault="00212359" w:rsidP="00951645">
            <w:pPr>
              <w:spacing w:line="240" w:lineRule="auto"/>
              <w:ind w:firstLineChars="0" w:firstLine="0"/>
              <w:rPr>
                <w:sz w:val="21"/>
                <w:szCs w:val="21"/>
              </w:rPr>
            </w:pPr>
            <w:r w:rsidRPr="003162A5">
              <w:rPr>
                <w:sz w:val="21"/>
                <w:szCs w:val="21"/>
              </w:rPr>
              <w:t>}</w:t>
            </w:r>
          </w:p>
        </w:tc>
        <w:tc>
          <w:tcPr>
            <w:tcW w:w="2840" w:type="dxa"/>
            <w:tcBorders>
              <w:bottom w:val="single" w:sz="12" w:space="0" w:color="auto"/>
            </w:tcBorders>
          </w:tcPr>
          <w:p w14:paraId="6323DFBF" w14:textId="77777777" w:rsidR="00212359" w:rsidRPr="003162A5" w:rsidRDefault="00212359" w:rsidP="00951645">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724B8D62" w14:textId="77777777" w:rsidR="00212359" w:rsidRPr="003162A5" w:rsidRDefault="00212359" w:rsidP="00951645">
            <w:pPr>
              <w:spacing w:line="240" w:lineRule="auto"/>
              <w:ind w:firstLineChars="0" w:firstLine="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77BD120"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w:t>
            </w:r>
            <w:r w:rsidRPr="003162A5">
              <w:rPr>
                <w:sz w:val="21"/>
                <w:szCs w:val="21"/>
              </w:rPr>
              <w:t>"</w:t>
            </w:r>
            <w:r w:rsidRPr="003162A5">
              <w:rPr>
                <w:rFonts w:hint="eastAsia"/>
                <w:sz w:val="21"/>
                <w:szCs w:val="21"/>
              </w:rPr>
              <w:t>,</w:t>
            </w:r>
          </w:p>
          <w:p w14:paraId="4412A173" w14:textId="77777777" w:rsidR="00212359" w:rsidRPr="003162A5" w:rsidRDefault="00212359" w:rsidP="00951645">
            <w:pPr>
              <w:spacing w:line="240" w:lineRule="auto"/>
              <w:ind w:firstLineChars="0" w:firstLine="0"/>
              <w:rPr>
                <w:sz w:val="21"/>
                <w:szCs w:val="21"/>
              </w:rPr>
            </w:pPr>
            <w:r w:rsidRPr="003162A5">
              <w:rPr>
                <w:sz w:val="21"/>
                <w:szCs w:val="21"/>
              </w:rPr>
              <w:t>"</w:t>
            </w:r>
            <w:proofErr w:type="spellStart"/>
            <w:r w:rsidRPr="003162A5">
              <w:rPr>
                <w:rFonts w:hint="eastAsia"/>
                <w:sz w:val="21"/>
                <w:szCs w:val="21"/>
              </w:rPr>
              <w:t>tradeType</w:t>
            </w:r>
            <w:proofErr w:type="spellEnd"/>
            <w:r w:rsidRPr="003162A5">
              <w:rPr>
                <w:sz w:val="21"/>
                <w:szCs w:val="21"/>
              </w:rPr>
              <w:t>": "</w:t>
            </w:r>
            <w:r w:rsidRPr="003162A5">
              <w:rPr>
                <w:rFonts w:hint="eastAsia"/>
                <w:sz w:val="21"/>
                <w:szCs w:val="21"/>
              </w:rPr>
              <w:t>石化行业</w:t>
            </w:r>
            <w:r w:rsidRPr="003162A5">
              <w:rPr>
                <w:sz w:val="21"/>
                <w:szCs w:val="21"/>
              </w:rPr>
              <w:t>"</w:t>
            </w:r>
            <w:r w:rsidRPr="003162A5">
              <w:rPr>
                <w:rFonts w:hint="eastAsia"/>
                <w:sz w:val="21"/>
                <w:szCs w:val="21"/>
              </w:rPr>
              <w:t>,</w:t>
            </w:r>
          </w:p>
          <w:p w14:paraId="19C8970A" w14:textId="77777777" w:rsidR="00212359" w:rsidRPr="003162A5" w:rsidRDefault="00212359" w:rsidP="00951645">
            <w:pPr>
              <w:spacing w:line="240" w:lineRule="auto"/>
              <w:ind w:firstLineChars="0" w:firstLine="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F572171" w14:textId="77777777" w:rsidR="00212359" w:rsidRPr="003162A5" w:rsidRDefault="00212359" w:rsidP="00951645">
            <w:pPr>
              <w:spacing w:line="240" w:lineRule="auto"/>
              <w:ind w:firstLineChars="0" w:firstLine="0"/>
              <w:rPr>
                <w:sz w:val="21"/>
                <w:szCs w:val="21"/>
              </w:rPr>
            </w:pPr>
            <w:r w:rsidRPr="003162A5">
              <w:rPr>
                <w:sz w:val="21"/>
                <w:szCs w:val="21"/>
              </w:rPr>
              <w:t>}</w:t>
            </w:r>
          </w:p>
        </w:tc>
      </w:tr>
    </w:tbl>
    <w:p w14:paraId="59E33676" w14:textId="5D479F79" w:rsidR="00212359" w:rsidRDefault="00212359" w:rsidP="005A163F">
      <w:pPr>
        <w:ind w:firstLine="480"/>
      </w:pPr>
      <w:r>
        <w:rPr>
          <w:rFonts w:hint="eastAsia"/>
        </w:rPr>
        <w:t>因此，本文提出一种</w:t>
      </w:r>
      <w:r w:rsidRPr="000E79F2">
        <w:rPr>
          <w:rFonts w:hint="eastAsia"/>
        </w:rPr>
        <w:t>基于词编码的电力指标问答</w:t>
      </w:r>
      <w:r w:rsidRPr="000E79F2">
        <w:rPr>
          <w:rFonts w:hint="eastAsia"/>
        </w:rPr>
        <w:t>NLU</w:t>
      </w:r>
      <w:r w:rsidRPr="000E79F2">
        <w:rPr>
          <w:rFonts w:hint="eastAsia"/>
        </w:rPr>
        <w:t>模型</w:t>
      </w:r>
      <w:r w:rsidR="006963CF">
        <w:rPr>
          <w:rFonts w:hint="eastAsia"/>
          <w:color w:val="000000" w:themeColor="text1"/>
        </w:rPr>
        <w:t>PBert</w:t>
      </w:r>
      <w:r w:rsidRPr="000E79F2">
        <w:rPr>
          <w:rFonts w:hint="eastAsia"/>
        </w:rPr>
        <w:t>，</w:t>
      </w:r>
      <w:bookmarkStart w:id="54" w:name="_Hlk193641542"/>
      <w:r>
        <w:rPr>
          <w:rFonts w:hint="eastAsia"/>
        </w:rPr>
        <w:t>将传统</w:t>
      </w:r>
      <w:r w:rsidRPr="000E79F2">
        <w:rPr>
          <w:rFonts w:hint="eastAsia"/>
        </w:rPr>
        <w:t>以字为基本的语义单位的编码方式</w:t>
      </w:r>
      <w:r>
        <w:rPr>
          <w:rFonts w:hint="eastAsia"/>
        </w:rPr>
        <w:t>改</w:t>
      </w:r>
      <w:r w:rsidRPr="000E79F2">
        <w:rPr>
          <w:rFonts w:hint="eastAsia"/>
        </w:rPr>
        <w:t>为以词为基本语义单位进行编码</w:t>
      </w:r>
      <w:bookmarkEnd w:id="54"/>
      <w:r>
        <w:rPr>
          <w:rFonts w:hint="eastAsia"/>
        </w:rPr>
        <w:t>。其模型结构</w:t>
      </w:r>
      <w:r w:rsidRPr="000E79F2">
        <w:rPr>
          <w:rFonts w:hint="eastAsia"/>
        </w:rPr>
        <w:lastRenderedPageBreak/>
        <w:t>如图</w:t>
      </w:r>
      <w:r w:rsidRPr="000E79F2">
        <w:rPr>
          <w:rFonts w:hint="eastAsia"/>
        </w:rPr>
        <w:t>3</w:t>
      </w:r>
      <w:r>
        <w:rPr>
          <w:rFonts w:hint="eastAsia"/>
        </w:rPr>
        <w:t>-2</w:t>
      </w:r>
      <w:r w:rsidRPr="000E79F2">
        <w:rPr>
          <w:rFonts w:hint="eastAsia"/>
        </w:rPr>
        <w:t>所示</w:t>
      </w:r>
      <w:r>
        <w:rPr>
          <w:rFonts w:hint="eastAsia"/>
        </w:rPr>
        <w:t>，</w:t>
      </w:r>
      <w:r w:rsidRPr="000E79F2">
        <w:rPr>
          <w:rFonts w:hint="eastAsia"/>
        </w:rPr>
        <w:t>由输入层、编码层和解码层</w:t>
      </w:r>
      <w:r w:rsidRPr="000E79F2">
        <w:rPr>
          <w:rFonts w:hint="eastAsia"/>
        </w:rPr>
        <w:t>3</w:t>
      </w:r>
      <w:r w:rsidRPr="000E79F2">
        <w:rPr>
          <w:rFonts w:hint="eastAsia"/>
        </w:rPr>
        <w:t>部分组成</w:t>
      </w:r>
      <w:r>
        <w:rPr>
          <w:rFonts w:hint="eastAsia"/>
        </w:rPr>
        <w:t>。首先，</w:t>
      </w:r>
      <w:r w:rsidRPr="000E79F2">
        <w:rPr>
          <w:rFonts w:hint="eastAsia"/>
        </w:rPr>
        <w:t>对文本进行分词，将分词后每个词语对应的词向量作为模型的输入，</w:t>
      </w:r>
      <w:r>
        <w:rPr>
          <w:rFonts w:hint="eastAsia"/>
        </w:rPr>
        <w:t>并</w:t>
      </w:r>
      <w:r w:rsidRPr="000E79F2">
        <w:rPr>
          <w:rFonts w:hint="eastAsia"/>
        </w:rPr>
        <w:t>使用自定义</w:t>
      </w:r>
      <w:proofErr w:type="gramStart"/>
      <w:r w:rsidRPr="000E79F2">
        <w:rPr>
          <w:rFonts w:hint="eastAsia"/>
        </w:rPr>
        <w:t>预训练</w:t>
      </w:r>
      <w:r>
        <w:rPr>
          <w:rFonts w:hint="eastAsia"/>
        </w:rPr>
        <w:t>词</w:t>
      </w:r>
      <w:proofErr w:type="gramEnd"/>
      <w:r w:rsidRPr="000E79F2">
        <w:rPr>
          <w:rFonts w:hint="eastAsia"/>
        </w:rPr>
        <w:t>模型</w:t>
      </w:r>
      <w:proofErr w:type="spellStart"/>
      <w:r>
        <w:rPr>
          <w:rFonts w:hint="eastAsia"/>
        </w:rPr>
        <w:t>CPBert</w:t>
      </w:r>
      <w:proofErr w:type="spellEnd"/>
      <w:r w:rsidRPr="000E79F2">
        <w:rPr>
          <w:rFonts w:hint="eastAsia"/>
        </w:rPr>
        <w:t>对词嵌入向量进行语义特征训练。</w:t>
      </w:r>
      <w:r>
        <w:rPr>
          <w:rFonts w:hint="eastAsia"/>
        </w:rPr>
        <w:t>在以下小节中，将详细解释每个模块</w:t>
      </w:r>
      <w:r w:rsidRPr="000E79F2">
        <w:rPr>
          <w:rFonts w:hint="eastAsia"/>
        </w:rPr>
        <w:t>。</w:t>
      </w:r>
    </w:p>
    <w:p w14:paraId="092EABF8" w14:textId="10A16BD3" w:rsidR="005A163F" w:rsidRDefault="005A163F" w:rsidP="00951645">
      <w:pPr>
        <w:spacing w:line="240" w:lineRule="auto"/>
        <w:ind w:firstLineChars="0" w:firstLine="0"/>
        <w:jc w:val="center"/>
      </w:pPr>
      <w:r>
        <w:rPr>
          <w:noProof/>
        </w:rPr>
        <w:drawing>
          <wp:inline distT="0" distB="0" distL="0" distR="0" wp14:anchorId="1BB230D5" wp14:editId="457A54C0">
            <wp:extent cx="5363210" cy="3064510"/>
            <wp:effectExtent l="0" t="0" r="8890" b="2540"/>
            <wp:docPr id="1465777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77287" name=""/>
                    <pic:cNvPicPr/>
                  </pic:nvPicPr>
                  <pic:blipFill>
                    <a:blip r:embed="rId50"/>
                    <a:stretch>
                      <a:fillRect/>
                    </a:stretch>
                  </pic:blipFill>
                  <pic:spPr>
                    <a:xfrm>
                      <a:off x="0" y="0"/>
                      <a:ext cx="5363210" cy="3064510"/>
                    </a:xfrm>
                    <a:prstGeom prst="rect">
                      <a:avLst/>
                    </a:prstGeom>
                  </pic:spPr>
                </pic:pic>
              </a:graphicData>
            </a:graphic>
          </wp:inline>
        </w:drawing>
      </w:r>
    </w:p>
    <w:p w14:paraId="16850A9A" w14:textId="69ADB50F" w:rsidR="00640AE2" w:rsidRDefault="00440686" w:rsidP="00951645">
      <w:pPr>
        <w:pStyle w:val="afb"/>
        <w:ind w:firstLineChars="0" w:firstLine="0"/>
      </w:pPr>
      <w:bookmarkStart w:id="55" w:name="_Toc19513608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sidR="00640AE2" w:rsidRPr="00F07E70">
        <w:rPr>
          <w:rFonts w:hint="eastAsia"/>
        </w:rPr>
        <w:t>基于词编码的</w:t>
      </w:r>
      <w:r w:rsidR="00640AE2" w:rsidRPr="00F07E70">
        <w:rPr>
          <w:rFonts w:hint="eastAsia"/>
        </w:rPr>
        <w:t>NLU</w:t>
      </w:r>
      <w:r w:rsidR="00640AE2" w:rsidRPr="00F07E70">
        <w:rPr>
          <w:rFonts w:hint="eastAsia"/>
        </w:rPr>
        <w:t>模型结构</w:t>
      </w:r>
      <w:bookmarkEnd w:id="55"/>
    </w:p>
    <w:p w14:paraId="463FD0D4" w14:textId="5381FCE2" w:rsidR="00212359" w:rsidRPr="00500D84" w:rsidRDefault="00075820" w:rsidP="00951645">
      <w:pPr>
        <w:pStyle w:val="afb"/>
        <w:ind w:firstLineChars="0" w:firstLine="0"/>
      </w:pPr>
      <w:r>
        <w:t xml:space="preserve">Fig </w:t>
      </w:r>
      <w:r w:rsidR="00910671">
        <w:rPr>
          <w:rFonts w:hint="eastAsia"/>
        </w:rPr>
        <w:t>3</w:t>
      </w:r>
      <w:r w:rsidR="003E6F0E">
        <w:noBreakHyphen/>
      </w:r>
      <w:r w:rsidR="00C94A36">
        <w:rPr>
          <w:rFonts w:hint="eastAsia"/>
        </w:rPr>
        <w:t>2</w:t>
      </w:r>
      <w:r>
        <w:rPr>
          <w:rFonts w:hint="eastAsia"/>
        </w:rPr>
        <w:t xml:space="preserve"> </w:t>
      </w:r>
      <w:r w:rsidR="00640AE2" w:rsidRPr="00500D84">
        <w:t xml:space="preserve">Structure diagram of NLU model based on </w:t>
      </w:r>
      <w:r w:rsidR="00640AE2">
        <w:rPr>
          <w:rFonts w:hint="eastAsia"/>
        </w:rPr>
        <w:t>phrase</w:t>
      </w:r>
      <w:r w:rsidR="00640AE2" w:rsidRPr="00500D84">
        <w:t xml:space="preserve"> encoding</w:t>
      </w:r>
    </w:p>
    <w:p w14:paraId="193B3FDE" w14:textId="77777777" w:rsidR="00212359" w:rsidRPr="00AA70FD" w:rsidRDefault="00212359" w:rsidP="00212359">
      <w:pPr>
        <w:pStyle w:val="3"/>
      </w:pPr>
      <w:bookmarkStart w:id="56" w:name="_Toc194845635"/>
      <w:commentRangeStart w:id="27"/>
      <w:r w:rsidRPr="00AA70FD">
        <w:rPr>
          <w:rFonts w:hint="eastAsia"/>
        </w:rPr>
        <w:t>3.2.2</w:t>
      </w:r>
      <w:r w:rsidRPr="00AA70FD">
        <w:rPr>
          <w:rFonts w:hint="eastAsia"/>
        </w:rPr>
        <w:t>输入层</w:t>
      </w:r>
      <w:commentRangeEnd w:id="27"/>
      <w:r>
        <w:rPr>
          <w:rStyle w:val="CommentReference"/>
        </w:rPr>
        <w:commentReference w:id="27"/>
      </w:r>
      <w:bookmarkEnd w:id="56"/>
    </w:p>
    <w:p w14:paraId="7AB7B374" w14:textId="77777777" w:rsidR="002441F5" w:rsidRDefault="00212359" w:rsidP="002441F5">
      <w:pPr>
        <w:ind w:firstLine="480"/>
      </w:pPr>
      <w:r>
        <w:rPr>
          <w:rFonts w:hint="eastAsia"/>
        </w:rPr>
        <w:t>首先，</w:t>
      </w:r>
      <w:r w:rsidRPr="00A41868">
        <w:rPr>
          <w:rFonts w:hint="eastAsia"/>
        </w:rPr>
        <w:t>使用</w:t>
      </w:r>
      <w:proofErr w:type="spellStart"/>
      <w:r w:rsidRPr="00A41868">
        <w:t>Jieba</w:t>
      </w:r>
      <w:proofErr w:type="spellEnd"/>
      <w:r w:rsidRPr="00A41868">
        <w:rPr>
          <w:rFonts w:hint="eastAsia"/>
        </w:rPr>
        <w:t>分词工具对输入文本进行分词处理，以词为基本语义单位作为模型的输入。例如：输入文本“今年</w:t>
      </w:r>
      <w:r w:rsidRPr="00A41868">
        <w:rPr>
          <w:rFonts w:hint="eastAsia"/>
        </w:rPr>
        <w:t>1</w:t>
      </w:r>
      <w:r w:rsidRPr="00A41868">
        <w:rPr>
          <w:rFonts w:hint="eastAsia"/>
        </w:rPr>
        <w:t>月石家庄售电量是多少”，分词处理后结果为“今年</w:t>
      </w:r>
      <w:r>
        <w:rPr>
          <w:rFonts w:hint="eastAsia"/>
        </w:rPr>
        <w:t>、</w:t>
      </w:r>
      <w:r w:rsidRPr="00A41868">
        <w:rPr>
          <w:rFonts w:hint="eastAsia"/>
        </w:rPr>
        <w:t>1</w:t>
      </w:r>
      <w:r w:rsidRPr="00A41868">
        <w:rPr>
          <w:rFonts w:hint="eastAsia"/>
        </w:rPr>
        <w:t>月</w:t>
      </w:r>
      <w:r>
        <w:rPr>
          <w:rFonts w:hint="eastAsia"/>
        </w:rPr>
        <w:t>、</w:t>
      </w:r>
      <w:r w:rsidRPr="00A41868">
        <w:rPr>
          <w:rFonts w:hint="eastAsia"/>
        </w:rPr>
        <w:t>石家庄</w:t>
      </w:r>
      <w:r>
        <w:rPr>
          <w:rFonts w:hint="eastAsia"/>
        </w:rPr>
        <w:t>、</w:t>
      </w:r>
      <w:r w:rsidRPr="00A41868">
        <w:rPr>
          <w:rFonts w:hint="eastAsia"/>
        </w:rPr>
        <w:t>售电量</w:t>
      </w:r>
      <w:r>
        <w:rPr>
          <w:rFonts w:hint="eastAsia"/>
        </w:rPr>
        <w:t>、</w:t>
      </w:r>
      <w:r w:rsidRPr="00A41868">
        <w:rPr>
          <w:rFonts w:hint="eastAsia"/>
        </w:rPr>
        <w:t>是</w:t>
      </w:r>
      <w:r>
        <w:rPr>
          <w:rFonts w:hint="eastAsia"/>
        </w:rPr>
        <w:t>、</w:t>
      </w:r>
      <w:r w:rsidRPr="00A41868">
        <w:rPr>
          <w:rFonts w:hint="eastAsia"/>
        </w:rPr>
        <w:t>多少”。分词结果直接影响模型的识别效果，因此</w:t>
      </w:r>
      <w:r>
        <w:rPr>
          <w:rFonts w:hint="eastAsia"/>
        </w:rPr>
        <w:t>本文依据电力领域专业术语和电力领域专业文档，以及</w:t>
      </w:r>
      <w:proofErr w:type="gramStart"/>
      <w:r>
        <w:rPr>
          <w:rFonts w:hint="eastAsia"/>
        </w:rPr>
        <w:t>具体槽值数据</w:t>
      </w:r>
      <w:proofErr w:type="gramEnd"/>
      <w:r>
        <w:rPr>
          <w:rFonts w:hint="eastAsia"/>
        </w:rPr>
        <w:t>扩充</w:t>
      </w:r>
      <w:r w:rsidRPr="009337C1">
        <w:rPr>
          <w:rFonts w:hint="eastAsia"/>
        </w:rPr>
        <w:t>B</w:t>
      </w:r>
      <w:r>
        <w:rPr>
          <w:rFonts w:hint="eastAsia"/>
        </w:rPr>
        <w:t>ert</w:t>
      </w:r>
      <w:r w:rsidRPr="009337C1">
        <w:t>-</w:t>
      </w:r>
      <w:r>
        <w:rPr>
          <w:rFonts w:hint="eastAsia"/>
        </w:rPr>
        <w:t>B</w:t>
      </w:r>
      <w:r w:rsidRPr="009337C1">
        <w:t>ase-</w:t>
      </w:r>
      <w:r>
        <w:rPr>
          <w:rFonts w:hint="eastAsia"/>
        </w:rPr>
        <w:t>C</w:t>
      </w:r>
      <w:r w:rsidRPr="009337C1">
        <w:t>hinese</w:t>
      </w:r>
      <w:r>
        <w:rPr>
          <w:rFonts w:hint="eastAsia"/>
        </w:rPr>
        <w:t>词典，构</w:t>
      </w:r>
      <w:r w:rsidRPr="00A41868">
        <w:rPr>
          <w:rFonts w:hint="eastAsia"/>
        </w:rPr>
        <w:t>造</w:t>
      </w:r>
      <w:r>
        <w:rPr>
          <w:rFonts w:hint="eastAsia"/>
        </w:rPr>
        <w:t>一个包含</w:t>
      </w:r>
      <w:r>
        <w:rPr>
          <w:rFonts w:hint="eastAsia"/>
        </w:rPr>
        <w:t>44382</w:t>
      </w:r>
      <w:r>
        <w:rPr>
          <w:rFonts w:hint="eastAsia"/>
        </w:rPr>
        <w:t>个词语的电力领域词典，作为</w:t>
      </w:r>
      <w:proofErr w:type="spellStart"/>
      <w:r w:rsidRPr="00A41868">
        <w:rPr>
          <w:rFonts w:hint="eastAsia"/>
        </w:rPr>
        <w:t>J</w:t>
      </w:r>
      <w:r w:rsidRPr="00A41868">
        <w:t>ieba</w:t>
      </w:r>
      <w:proofErr w:type="spellEnd"/>
      <w:r w:rsidRPr="00A41868">
        <w:rPr>
          <w:rFonts w:hint="eastAsia"/>
        </w:rPr>
        <w:t>分词</w:t>
      </w:r>
      <w:r>
        <w:rPr>
          <w:rFonts w:hint="eastAsia"/>
        </w:rPr>
        <w:t>的分词</w:t>
      </w:r>
      <w:r w:rsidRPr="00A41868">
        <w:rPr>
          <w:rFonts w:hint="eastAsia"/>
        </w:rPr>
        <w:t>词典</w:t>
      </w:r>
      <w:r>
        <w:rPr>
          <w:rFonts w:hint="eastAsia"/>
        </w:rPr>
        <w:t>。</w:t>
      </w:r>
    </w:p>
    <w:p w14:paraId="5BB8EB01" w14:textId="4F4DE785" w:rsidR="00212359" w:rsidRPr="00825DA9" w:rsidRDefault="002441F5" w:rsidP="002441F5">
      <w:pPr>
        <w:ind w:firstLine="480"/>
      </w:pPr>
      <w:r>
        <w:rPr>
          <w:rFonts w:hint="eastAsia"/>
        </w:rPr>
        <w:t>随</w:t>
      </w:r>
      <w:r w:rsidR="00212359">
        <w:rPr>
          <w:rFonts w:hint="eastAsia"/>
        </w:rPr>
        <w:t>后，采</w:t>
      </w:r>
      <w:r w:rsidR="00212359" w:rsidRPr="00A41868">
        <w:rPr>
          <w:rFonts w:hint="eastAsia"/>
        </w:rPr>
        <w:t>用</w:t>
      </w:r>
      <w:proofErr w:type="gramStart"/>
      <w:r w:rsidR="00212359" w:rsidRPr="00A41868">
        <w:rPr>
          <w:rFonts w:hint="eastAsia"/>
        </w:rPr>
        <w:t>腾讯开源预训练</w:t>
      </w:r>
      <w:proofErr w:type="gramEnd"/>
      <w:r w:rsidR="00212359" w:rsidRPr="00A41868">
        <w:rPr>
          <w:rFonts w:hint="eastAsia"/>
        </w:rPr>
        <w:t>工具包</w:t>
      </w:r>
      <w:r w:rsidR="00212359" w:rsidRPr="00A41868">
        <w:t>UER-</w:t>
      </w:r>
      <w:proofErr w:type="spellStart"/>
      <w:r w:rsidR="00212359" w:rsidRPr="00A41868">
        <w:t>py</w:t>
      </w:r>
      <w:proofErr w:type="spellEnd"/>
      <w:r w:rsidR="00212359" w:rsidRPr="00A41868">
        <w:t>（</w:t>
      </w:r>
      <w:r w:rsidR="00212359" w:rsidRPr="00A41868">
        <w:t>Universal Encoder Representations</w:t>
      </w:r>
      <w:r w:rsidR="00212359" w:rsidRPr="00A41868">
        <w:t>）</w:t>
      </w:r>
      <w:r w:rsidR="00212359" w:rsidRPr="00A41868">
        <w:rPr>
          <w:rFonts w:hint="eastAsia"/>
        </w:rPr>
        <w:t>针对</w:t>
      </w:r>
      <w:r w:rsidR="00212359">
        <w:rPr>
          <w:rFonts w:hint="eastAsia"/>
        </w:rPr>
        <w:t>上述</w:t>
      </w:r>
      <w:r w:rsidR="00212359" w:rsidRPr="00A41868">
        <w:rPr>
          <w:rFonts w:hint="eastAsia"/>
        </w:rPr>
        <w:t>新词汇表对</w:t>
      </w:r>
      <w:r w:rsidR="00212359" w:rsidRPr="00A41868">
        <w:rPr>
          <w:rFonts w:hint="eastAsia"/>
        </w:rPr>
        <w:t>BERT</w:t>
      </w:r>
      <w:r w:rsidR="00212359" w:rsidRPr="00A41868">
        <w:rPr>
          <w:rFonts w:hint="eastAsia"/>
        </w:rPr>
        <w:t>模型进行自定义预训练，使模型对</w:t>
      </w:r>
      <w:r w:rsidR="00212359">
        <w:rPr>
          <w:rFonts w:hint="eastAsia"/>
        </w:rPr>
        <w:t>电力领域相关</w:t>
      </w:r>
      <w:r w:rsidR="00212359" w:rsidRPr="00A41868">
        <w:rPr>
          <w:rFonts w:hint="eastAsia"/>
        </w:rPr>
        <w:t>词语具有更</w:t>
      </w:r>
      <w:r w:rsidR="00212359">
        <w:rPr>
          <w:rFonts w:hint="eastAsia"/>
        </w:rPr>
        <w:t>准确</w:t>
      </w:r>
      <w:r w:rsidR="00212359" w:rsidRPr="00A41868">
        <w:rPr>
          <w:rFonts w:hint="eastAsia"/>
        </w:rPr>
        <w:t>的初始化嵌入表示。</w:t>
      </w:r>
      <w:r w:rsidR="00212359">
        <w:rPr>
          <w:rFonts w:hint="eastAsia"/>
        </w:rPr>
        <w:t>具体实现步骤如下：</w:t>
      </w:r>
    </w:p>
    <w:p w14:paraId="601C5BE7" w14:textId="77777777" w:rsidR="00212359" w:rsidRPr="00897626" w:rsidRDefault="00212359" w:rsidP="00212359">
      <w:pPr>
        <w:pStyle w:val="ac"/>
        <w:numPr>
          <w:ilvl w:val="0"/>
          <w:numId w:val="26"/>
        </w:numPr>
        <w:ind w:firstLineChars="0"/>
        <w:rPr>
          <w:rFonts w:cs="Times New Roman"/>
          <w:szCs w:val="24"/>
        </w:rPr>
      </w:pPr>
      <w:r w:rsidRPr="00223EC7">
        <w:rPr>
          <w:rFonts w:cs="Times New Roman" w:hint="eastAsia"/>
          <w:szCs w:val="24"/>
        </w:rPr>
        <w:t>为了适应新词汇表</w:t>
      </w:r>
      <w:r w:rsidRPr="00897626">
        <w:rPr>
          <w:rFonts w:cs="Times New Roman" w:hint="eastAsia"/>
          <w:szCs w:val="24"/>
        </w:rPr>
        <w:t>（上述领域词典），将原有词汇表中的词嵌入向量复制到新的嵌入矩阵对应的位置，对于新词汇表中新增的词，通过随机初始化和</w:t>
      </w:r>
      <w:r w:rsidRPr="00897626">
        <w:rPr>
          <w:rFonts w:cs="Times New Roman"/>
          <w:szCs w:val="24"/>
        </w:rPr>
        <w:t>Wiki</w:t>
      </w:r>
      <w:r w:rsidRPr="00897626">
        <w:rPr>
          <w:rFonts w:cs="Times New Roman" w:hint="eastAsia"/>
          <w:szCs w:val="24"/>
        </w:rPr>
        <w:lastRenderedPageBreak/>
        <w:t>参数同步进行初始化操作，调整基于词的</w:t>
      </w:r>
      <w:r w:rsidRPr="00897626">
        <w:rPr>
          <w:rFonts w:cs="Times New Roman" w:hint="eastAsia"/>
          <w:szCs w:val="24"/>
        </w:rPr>
        <w:t>W</w:t>
      </w:r>
      <w:r w:rsidRPr="00897626">
        <w:rPr>
          <w:rFonts w:cs="Times New Roman"/>
          <w:szCs w:val="24"/>
        </w:rPr>
        <w:t>iki</w:t>
      </w:r>
      <w:proofErr w:type="gramStart"/>
      <w:r w:rsidRPr="00897626">
        <w:rPr>
          <w:rFonts w:cs="Times New Roman" w:hint="eastAsia"/>
          <w:szCs w:val="24"/>
        </w:rPr>
        <w:t>预训练</w:t>
      </w:r>
      <w:proofErr w:type="gramEnd"/>
      <w:r w:rsidRPr="00897626">
        <w:rPr>
          <w:rFonts w:cs="Times New Roman" w:hint="eastAsia"/>
          <w:szCs w:val="24"/>
        </w:rPr>
        <w:t>模型的</w:t>
      </w:r>
      <w:r w:rsidRPr="00897626">
        <w:rPr>
          <w:rFonts w:cs="Times New Roman"/>
          <w:szCs w:val="24"/>
        </w:rPr>
        <w:t>embedding</w:t>
      </w:r>
      <w:r w:rsidRPr="00897626">
        <w:rPr>
          <w:rFonts w:cs="Times New Roman" w:hint="eastAsia"/>
          <w:szCs w:val="24"/>
        </w:rPr>
        <w:t>层和</w:t>
      </w:r>
      <w:proofErr w:type="spellStart"/>
      <w:r w:rsidRPr="00897626">
        <w:rPr>
          <w:rFonts w:cs="Times New Roman"/>
          <w:szCs w:val="24"/>
        </w:rPr>
        <w:t>mlm.Linear</w:t>
      </w:r>
      <w:proofErr w:type="spellEnd"/>
      <w:r w:rsidRPr="00897626">
        <w:rPr>
          <w:rFonts w:cs="Times New Roman" w:hint="eastAsia"/>
          <w:szCs w:val="24"/>
        </w:rPr>
        <w:t>层参数，流程下图</w:t>
      </w:r>
      <w:r w:rsidRPr="00897626">
        <w:rPr>
          <w:rFonts w:cs="Times New Roman" w:hint="eastAsia"/>
          <w:szCs w:val="24"/>
        </w:rPr>
        <w:t>3-3</w:t>
      </w:r>
      <w:r w:rsidRPr="00897626">
        <w:rPr>
          <w:rFonts w:cs="Times New Roman" w:hint="eastAsia"/>
          <w:szCs w:val="24"/>
        </w:rPr>
        <w:t>所示。</w:t>
      </w:r>
    </w:p>
    <w:p w14:paraId="3AFEA541" w14:textId="77777777" w:rsidR="00212359" w:rsidRDefault="00212359" w:rsidP="00951645">
      <w:pPr>
        <w:spacing w:line="240" w:lineRule="auto"/>
        <w:ind w:firstLineChars="0" w:firstLine="0"/>
      </w:pPr>
      <w:commentRangeStart w:id="49"/>
      <w:r>
        <w:rPr>
          <w:noProof/>
        </w:rPr>
        <w:drawing>
          <wp:inline distT="0" distB="0" distL="0" distR="0" wp14:anchorId="3735C4B5" wp14:editId="24C826DA">
            <wp:extent cx="5363210" cy="1253259"/>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
                    <pic:cNvPicPr/>
                  </pic:nvPicPr>
                  <pic:blipFill>
                    <a:blip r:embed="rId51"/>
                    <a:stretch>
                      <a:fillRect/>
                    </a:stretch>
                  </pic:blipFill>
                  <pic:spPr>
                    <a:xfrm>
                      <a:off x="0" y="0"/>
                      <a:ext cx="5363210" cy="1253259"/>
                    </a:xfrm>
                    <a:prstGeom prst="rect">
                      <a:avLst/>
                    </a:prstGeom>
                  </pic:spPr>
                </pic:pic>
              </a:graphicData>
            </a:graphic>
          </wp:inline>
        </w:drawing>
      </w:r>
      <w:commentRangeEnd w:id="49"/>
      <w:r>
        <w:rPr>
          <w:rStyle w:val="CommentReference"/>
        </w:rPr>
        <w:commentReference w:id="49"/>
      </w:r>
    </w:p>
    <w:p w14:paraId="4E3AED79" w14:textId="6AF1F526" w:rsidR="00640AE2" w:rsidRDefault="00440686" w:rsidP="00951645">
      <w:pPr>
        <w:pStyle w:val="afb"/>
        <w:ind w:firstLineChars="0" w:firstLine="0"/>
      </w:pPr>
      <w:bookmarkStart w:id="57" w:name="_Toc19513608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640AE2">
        <w:rPr>
          <w:rFonts w:hint="eastAsia"/>
          <w:szCs w:val="21"/>
        </w:rPr>
        <w:t>UER-</w:t>
      </w:r>
      <w:proofErr w:type="spellStart"/>
      <w:r w:rsidR="00640AE2">
        <w:rPr>
          <w:rFonts w:hint="eastAsia"/>
          <w:szCs w:val="21"/>
        </w:rPr>
        <w:t>py</w:t>
      </w:r>
      <w:proofErr w:type="spellEnd"/>
      <w:r w:rsidR="00640AE2">
        <w:rPr>
          <w:rFonts w:hint="eastAsia"/>
          <w:szCs w:val="21"/>
        </w:rPr>
        <w:t>自定义</w:t>
      </w:r>
      <w:proofErr w:type="gramStart"/>
      <w:r w:rsidR="00640AE2">
        <w:rPr>
          <w:rFonts w:hint="eastAsia"/>
          <w:szCs w:val="21"/>
        </w:rPr>
        <w:t>预训练</w:t>
      </w:r>
      <w:proofErr w:type="gramEnd"/>
      <w:r w:rsidR="00640AE2">
        <w:rPr>
          <w:rFonts w:hint="eastAsia"/>
          <w:szCs w:val="21"/>
        </w:rPr>
        <w:t>流程图</w:t>
      </w:r>
      <w:bookmarkEnd w:id="57"/>
    </w:p>
    <w:p w14:paraId="641EB2FF" w14:textId="57C4877A" w:rsidR="00640AE2" w:rsidRPr="00640AE2" w:rsidRDefault="001F208E" w:rsidP="00951645">
      <w:pPr>
        <w:pStyle w:val="afb"/>
        <w:ind w:firstLineChars="0" w:firstLine="0"/>
      </w:pPr>
      <w:r>
        <w:t xml:space="preserve">Fig </w:t>
      </w:r>
      <w:r w:rsidR="00910671">
        <w:rPr>
          <w:rFonts w:hint="eastAsia"/>
        </w:rPr>
        <w:t>3</w:t>
      </w:r>
      <w:r w:rsidR="003E6F0E">
        <w:noBreakHyphen/>
      </w:r>
      <w:r w:rsidR="00C94A36">
        <w:rPr>
          <w:rFonts w:hint="eastAsia"/>
        </w:rPr>
        <w:t>3</w:t>
      </w:r>
      <w:r w:rsidR="00640AE2">
        <w:rPr>
          <w:rFonts w:hint="eastAsia"/>
        </w:rPr>
        <w:t xml:space="preserve"> The </w:t>
      </w:r>
      <w:r w:rsidR="00640AE2" w:rsidRPr="00FF307C">
        <w:rPr>
          <w:szCs w:val="21"/>
        </w:rPr>
        <w:t>flowchart</w:t>
      </w:r>
      <w:r w:rsidR="00640AE2">
        <w:rPr>
          <w:rFonts w:hint="eastAsia"/>
        </w:rPr>
        <w:t xml:space="preserve"> of UER-</w:t>
      </w:r>
      <w:proofErr w:type="spellStart"/>
      <w:r w:rsidR="00640AE2">
        <w:rPr>
          <w:rFonts w:hint="eastAsia"/>
        </w:rPr>
        <w:t>py</w:t>
      </w:r>
      <w:proofErr w:type="spellEnd"/>
      <w:r w:rsidR="00640AE2" w:rsidRPr="00FF307C">
        <w:rPr>
          <w:rFonts w:hint="eastAsia"/>
          <w:szCs w:val="21"/>
        </w:rPr>
        <w:t xml:space="preserve"> </w:t>
      </w:r>
      <w:r w:rsidR="00640AE2" w:rsidRPr="00FF307C">
        <w:rPr>
          <w:szCs w:val="21"/>
        </w:rPr>
        <w:t xml:space="preserve">custom pre training </w:t>
      </w:r>
    </w:p>
    <w:p w14:paraId="3EA6EFEA" w14:textId="77777777" w:rsidR="00212359" w:rsidRPr="00415B3C" w:rsidRDefault="00212359" w:rsidP="00212359">
      <w:pPr>
        <w:pStyle w:val="ac"/>
        <w:numPr>
          <w:ilvl w:val="0"/>
          <w:numId w:val="26"/>
        </w:numPr>
        <w:ind w:firstLineChars="0"/>
        <w:rPr>
          <w:rFonts w:ascii="宋体" w:hAnsi="宋体"/>
          <w:color w:val="000000" w:themeColor="text1"/>
        </w:rPr>
      </w:pPr>
      <w:r w:rsidRPr="00415B3C">
        <w:rPr>
          <w:rFonts w:ascii="宋体" w:hAnsi="宋体" w:hint="eastAsia"/>
          <w:color w:val="000000" w:themeColor="text1"/>
        </w:rPr>
        <w:t>使用</w:t>
      </w:r>
      <w:r w:rsidRPr="00897626">
        <w:rPr>
          <w:rFonts w:cs="Times New Roman"/>
          <w:szCs w:val="24"/>
        </w:rPr>
        <w:t>pickle</w:t>
      </w:r>
      <w:r w:rsidRPr="00897626">
        <w:rPr>
          <w:rFonts w:cs="Times New Roman" w:hint="eastAsia"/>
          <w:szCs w:val="24"/>
        </w:rPr>
        <w:t>库将原始文本语料序列化，转换成对应的序列文件，作为</w:t>
      </w:r>
      <w:proofErr w:type="gramStart"/>
      <w:r w:rsidRPr="00897626">
        <w:rPr>
          <w:rFonts w:cs="Times New Roman" w:hint="eastAsia"/>
          <w:szCs w:val="24"/>
        </w:rPr>
        <w:t>预训练</w:t>
      </w:r>
      <w:proofErr w:type="gramEnd"/>
      <w:r w:rsidRPr="00897626">
        <w:rPr>
          <w:rFonts w:cs="Times New Roman" w:hint="eastAsia"/>
          <w:szCs w:val="24"/>
        </w:rPr>
        <w:t>程序的输入，使用更新后的模型持续进行预训练，使模型能够学习到新词汇的嵌入表示及其相关上下文关系。通过这一系列的调整和重训练步骤，基于词的</w:t>
      </w:r>
      <w:r w:rsidRPr="00897626">
        <w:rPr>
          <w:rFonts w:cs="Times New Roman" w:hint="eastAsia"/>
          <w:szCs w:val="24"/>
        </w:rPr>
        <w:t>Wiki</w:t>
      </w:r>
      <w:proofErr w:type="gramStart"/>
      <w:r w:rsidRPr="00897626">
        <w:rPr>
          <w:rFonts w:cs="Times New Roman" w:hint="eastAsia"/>
          <w:szCs w:val="24"/>
        </w:rPr>
        <w:t>预训练</w:t>
      </w:r>
      <w:proofErr w:type="gramEnd"/>
      <w:r w:rsidRPr="00897626">
        <w:rPr>
          <w:rFonts w:cs="Times New Roman" w:hint="eastAsia"/>
          <w:szCs w:val="24"/>
        </w:rPr>
        <w:t>模型可以更好地处理和理解扩展词汇表中的新词汇。</w:t>
      </w:r>
    </w:p>
    <w:p w14:paraId="254EC844" w14:textId="26D32151" w:rsidR="00212359" w:rsidRPr="00223EC7" w:rsidRDefault="00212359" w:rsidP="00212359">
      <w:pPr>
        <w:pStyle w:val="ac"/>
        <w:numPr>
          <w:ilvl w:val="0"/>
          <w:numId w:val="26"/>
        </w:numPr>
        <w:ind w:firstLineChars="0"/>
        <w:rPr>
          <w:rFonts w:cs="Times New Roman"/>
          <w:szCs w:val="24"/>
        </w:rPr>
      </w:pPr>
      <w:r w:rsidRPr="00223EC7">
        <w:rPr>
          <w:rFonts w:cs="Times New Roman" w:hint="eastAsia"/>
          <w:szCs w:val="24"/>
        </w:rPr>
        <w:t>最后，将训练好的模型转为</w:t>
      </w:r>
      <w:r w:rsidRPr="00223EC7">
        <w:rPr>
          <w:rFonts w:cs="Times New Roman" w:hint="eastAsia"/>
          <w:szCs w:val="24"/>
        </w:rPr>
        <w:t>HuaggingFace</w:t>
      </w:r>
      <w:r w:rsidRPr="00223EC7">
        <w:rPr>
          <w:rFonts w:cs="Times New Roman" w:hint="eastAsia"/>
          <w:szCs w:val="24"/>
        </w:rPr>
        <w:t>格式，得到自定义</w:t>
      </w:r>
      <w:proofErr w:type="gramStart"/>
      <w:r w:rsidRPr="00223EC7">
        <w:rPr>
          <w:rFonts w:cs="Times New Roman" w:hint="eastAsia"/>
          <w:szCs w:val="24"/>
        </w:rPr>
        <w:t>预训练词</w:t>
      </w:r>
      <w:proofErr w:type="gramEnd"/>
      <w:r w:rsidRPr="00223EC7">
        <w:rPr>
          <w:rFonts w:cs="Times New Roman" w:hint="eastAsia"/>
          <w:szCs w:val="24"/>
        </w:rPr>
        <w:t>模型</w:t>
      </w:r>
      <w:proofErr w:type="spellStart"/>
      <w:r w:rsidR="000C3E26">
        <w:rPr>
          <w:rFonts w:cs="Times New Roman" w:hint="eastAsia"/>
          <w:szCs w:val="24"/>
        </w:rPr>
        <w:t>C</w:t>
      </w:r>
      <w:r w:rsidRPr="00223EC7">
        <w:rPr>
          <w:rFonts w:cs="Times New Roman"/>
          <w:szCs w:val="24"/>
        </w:rPr>
        <w:t>PBert</w:t>
      </w:r>
      <w:proofErr w:type="spellEnd"/>
      <w:r w:rsidRPr="00223EC7">
        <w:rPr>
          <w:rFonts w:cs="Times New Roman" w:hint="eastAsia"/>
          <w:szCs w:val="24"/>
        </w:rPr>
        <w:t>。</w:t>
      </w:r>
    </w:p>
    <w:p w14:paraId="5A658D87" w14:textId="7FF55B66" w:rsidR="00212359" w:rsidRPr="00A41868" w:rsidRDefault="00EF4D14" w:rsidP="00212359">
      <w:pPr>
        <w:ind w:firstLine="480"/>
      </w:pPr>
      <w:r>
        <w:rPr>
          <w:rFonts w:hint="eastAsia"/>
        </w:rPr>
        <w:t>接着，</w:t>
      </w:r>
      <w:r w:rsidR="00212359" w:rsidRPr="00A41868">
        <w:rPr>
          <w:rFonts w:hint="eastAsia"/>
        </w:rPr>
        <w:t>构造每个分词短语对应的文本编码序列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m:t>
            </m:r>
          </m:sup>
        </m:sSubSup>
      </m:oMath>
      <w:r w:rsidR="00212359" w:rsidRPr="00A41868">
        <w:rPr>
          <w:rFonts w:hint="eastAsia"/>
        </w:rPr>
        <w:t>，其中</w:t>
      </w:r>
      <w:proofErr w:type="spellStart"/>
      <w:r w:rsidR="00212359" w:rsidRPr="00A41868">
        <w:rPr>
          <w:i/>
          <w:iCs/>
        </w:rPr>
        <w:t>V</w:t>
      </w:r>
      <w:proofErr w:type="gramStart"/>
      <w:r w:rsidR="00212359" w:rsidRPr="00A41868">
        <w:rPr>
          <w:i/>
          <w:iCs/>
        </w:rPr>
        <w:t>’</w:t>
      </w:r>
      <w:proofErr w:type="gramEnd"/>
      <w:r w:rsidR="00212359" w:rsidRPr="00A41868">
        <w:rPr>
          <w:i/>
          <w:iCs/>
        </w:rPr>
        <w:t>c</w:t>
      </w:r>
      <w:proofErr w:type="spellEnd"/>
      <w:r w:rsidR="00212359" w:rsidRPr="00A41868">
        <w:rPr>
          <w:rFonts w:hint="eastAsia"/>
        </w:rPr>
        <w:t>是</w:t>
      </w:r>
      <w:proofErr w:type="spellStart"/>
      <w:r w:rsidR="00212359" w:rsidRPr="00A41868">
        <w:t>CPBert</w:t>
      </w:r>
      <w:proofErr w:type="spellEnd"/>
      <w:r w:rsidR="00212359" w:rsidRPr="00A41868">
        <w:rPr>
          <w:rFonts w:hint="eastAsia"/>
        </w:rPr>
        <w:t>的</w:t>
      </w:r>
      <w:r w:rsidR="00212359" w:rsidRPr="00A41868">
        <w:t>Tokenizer</w:t>
      </w:r>
      <w:r w:rsidR="00212359" w:rsidRPr="00A41868">
        <w:rPr>
          <w:rFonts w:hint="eastAsia"/>
        </w:rPr>
        <w:t>词汇表。为了</w:t>
      </w:r>
      <w:proofErr w:type="gramStart"/>
      <w:r w:rsidR="00212359" w:rsidRPr="00A41868">
        <w:rPr>
          <w:rFonts w:hint="eastAsia"/>
        </w:rPr>
        <w:t>减小未登录词造成</w:t>
      </w:r>
      <w:proofErr w:type="gramEnd"/>
      <w:r w:rsidR="00212359" w:rsidRPr="00A41868">
        <w:rPr>
          <w:rFonts w:hint="eastAsia"/>
        </w:rPr>
        <w:t>的影响，词汇表包含</w:t>
      </w:r>
      <w:r w:rsidR="00212359">
        <w:rPr>
          <w:rFonts w:hint="eastAsia"/>
        </w:rPr>
        <w:t>领域词</w:t>
      </w:r>
      <w:r w:rsidR="00212359" w:rsidRPr="00A41868">
        <w:rPr>
          <w:rFonts w:hint="eastAsia"/>
        </w:rPr>
        <w:t>词典以及</w:t>
      </w:r>
      <w:r w:rsidR="00212359" w:rsidRPr="00A41868">
        <w:rPr>
          <w:rFonts w:hint="eastAsia"/>
        </w:rPr>
        <w:t>5</w:t>
      </w:r>
      <w:r w:rsidR="00212359" w:rsidRPr="00A41868">
        <w:t>09</w:t>
      </w:r>
      <w:r w:rsidR="00212359" w:rsidRPr="00A41868">
        <w:rPr>
          <w:rFonts w:hint="eastAsia"/>
        </w:rPr>
        <w:t>个</w:t>
      </w:r>
      <w:r w:rsidR="00212359" w:rsidRPr="00A41868">
        <w:t>unused</w:t>
      </w:r>
      <w:r w:rsidR="00212359" w:rsidRPr="00A41868">
        <w:rPr>
          <w:rFonts w:hint="eastAsia"/>
        </w:rPr>
        <w:t>占位符（用于新添指标项），共计</w:t>
      </w:r>
      <w:r w:rsidR="00212359" w:rsidRPr="00A41868">
        <w:rPr>
          <w:rFonts w:hint="eastAsia"/>
        </w:rPr>
        <w:t>4</w:t>
      </w:r>
      <w:r w:rsidR="00212359" w:rsidRPr="00A41868">
        <w:t>4891</w:t>
      </w:r>
      <w:r w:rsidR="00212359" w:rsidRPr="00A41868">
        <w:rPr>
          <w:rFonts w:hint="eastAsia"/>
        </w:rPr>
        <w:t>词。</w:t>
      </w:r>
    </w:p>
    <w:p w14:paraId="04F3500F" w14:textId="77777777" w:rsidR="00212359" w:rsidRPr="00A41868" w:rsidRDefault="00212359" w:rsidP="00212359">
      <w:pPr>
        <w:ind w:firstLine="480"/>
      </w:pPr>
      <w:r w:rsidRPr="00A41868">
        <w:rPr>
          <w:rFonts w:hint="eastAsia"/>
        </w:rPr>
        <w:t>分词后文本编码序列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A41868">
        <w:t>经</w:t>
      </w:r>
      <m:oMath>
        <m:r>
          <m:rPr>
            <m:sty m:val="p"/>
          </m:rPr>
          <w:rPr>
            <w:rFonts w:ascii="Cambria Math" w:hAnsi="Cambria Math"/>
          </w:rPr>
          <m:t>CPBert_</m:t>
        </m:r>
        <m:r>
          <m:rPr>
            <m:sty m:val="p"/>
          </m:rPr>
          <w:rPr>
            <w:rFonts w:ascii="Cambria Math" w:hAnsi="Cambria Math" w:hint="eastAsia"/>
          </w:rPr>
          <m:t>E</m:t>
        </m:r>
        <m:r>
          <m:rPr>
            <m:sty m:val="p"/>
          </m:rPr>
          <w:rPr>
            <w:rFonts w:ascii="Cambria Math" w:hAnsi="Cambria Math"/>
          </w:rPr>
          <m:t>mbedding</m:t>
        </m:r>
      </m:oMath>
      <w:proofErr w:type="gramStart"/>
      <w:r w:rsidRPr="00A41868">
        <w:rPr>
          <w:rFonts w:hint="eastAsia"/>
        </w:rPr>
        <w:t>层</w:t>
      </w:r>
      <w:r w:rsidRPr="00A41868">
        <w:t>得到</w:t>
      </w:r>
      <w:proofErr w:type="gramEnd"/>
      <w:r w:rsidRPr="00A41868">
        <w:rPr>
          <w:rFonts w:hint="eastAsia"/>
        </w:rPr>
        <w:t>嵌入向量序列</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A41868">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oMath>
      <w:r w:rsidRPr="00A41868">
        <w:t xml:space="preserve"> </w:t>
      </w:r>
      <w:r w:rsidRPr="00A41868">
        <w:rPr>
          <w:rFonts w:hint="eastAsia"/>
        </w:rPr>
        <w:t>。</w:t>
      </w:r>
    </w:p>
    <w:p w14:paraId="05530507" w14:textId="77777777" w:rsidR="00212359" w:rsidRDefault="00212359" w:rsidP="00212359">
      <w:pPr>
        <w:pStyle w:val="3"/>
      </w:pPr>
      <w:bookmarkStart w:id="58" w:name="_Toc194845636"/>
      <w:commentRangeStart w:id="28"/>
      <w:r w:rsidRPr="00AA70FD">
        <w:rPr>
          <w:rFonts w:hint="eastAsia"/>
        </w:rPr>
        <w:t>3.2.3</w:t>
      </w:r>
      <w:r w:rsidRPr="00AA70FD">
        <w:rPr>
          <w:rFonts w:hint="eastAsia"/>
        </w:rPr>
        <w:t>编码层</w:t>
      </w:r>
      <w:commentRangeEnd w:id="28"/>
      <w:r>
        <w:rPr>
          <w:rStyle w:val="CommentReference"/>
        </w:rPr>
        <w:commentReference w:id="28"/>
      </w:r>
      <w:bookmarkEnd w:id="58"/>
    </w:p>
    <w:p w14:paraId="5CF48C26" w14:textId="69985B51" w:rsidR="00212359" w:rsidRPr="003F796F" w:rsidRDefault="00212359" w:rsidP="00212359">
      <w:pPr>
        <w:ind w:firstLine="480"/>
        <w:rPr>
          <w:color w:val="000000" w:themeColor="text1"/>
        </w:rPr>
      </w:pPr>
      <w:r w:rsidRPr="003F796F">
        <w:rPr>
          <w:rFonts w:hint="eastAsia"/>
          <w:color w:val="000000" w:themeColor="text1"/>
        </w:rPr>
        <w:t>在编码层的设计中，本节基于</w:t>
      </w:r>
      <w:proofErr w:type="spellStart"/>
      <w:r w:rsidRPr="003F796F">
        <w:rPr>
          <w:rFonts w:hint="eastAsia"/>
          <w:color w:val="000000" w:themeColor="text1"/>
        </w:rPr>
        <w:t>CPBert</w:t>
      </w:r>
      <w:proofErr w:type="spellEnd"/>
      <w:r w:rsidRPr="003F796F">
        <w:rPr>
          <w:rFonts w:hint="eastAsia"/>
          <w:color w:val="000000" w:themeColor="text1"/>
        </w:rPr>
        <w:t>进行特征抽取和编码。</w:t>
      </w:r>
      <w:proofErr w:type="spellStart"/>
      <w:r w:rsidRPr="003F796F">
        <w:rPr>
          <w:rFonts w:hint="eastAsia"/>
          <w:color w:val="000000" w:themeColor="text1"/>
        </w:rPr>
        <w:t>CPBert</w:t>
      </w:r>
      <w:proofErr w:type="spellEnd"/>
      <w:r w:rsidRPr="003F796F">
        <w:rPr>
          <w:rFonts w:hint="eastAsia"/>
          <w:color w:val="000000" w:themeColor="text1"/>
        </w:rPr>
        <w:t>模型通过对基于领域词典的</w:t>
      </w:r>
      <w:r w:rsidRPr="003F796F">
        <w:rPr>
          <w:rFonts w:hint="eastAsia"/>
          <w:color w:val="000000" w:themeColor="text1"/>
        </w:rPr>
        <w:t>BERT</w:t>
      </w:r>
      <w:r w:rsidRPr="003F796F">
        <w:rPr>
          <w:rFonts w:hint="eastAsia"/>
          <w:color w:val="000000" w:themeColor="text1"/>
        </w:rPr>
        <w:t>模型进行预训练，可以更准确地捕捉电力领域中复杂术语的语义关系。</w:t>
      </w:r>
    </w:p>
    <w:p w14:paraId="24FE9B85" w14:textId="2FE6FA3C" w:rsidR="00212359" w:rsidRPr="00EA1CD4" w:rsidRDefault="00212359" w:rsidP="00EA1CD4">
      <w:pPr>
        <w:ind w:firstLineChars="0" w:firstLine="420"/>
        <w:rPr>
          <w:color w:val="000000" w:themeColor="text1"/>
        </w:rPr>
      </w:pPr>
      <w:r w:rsidRPr="00EA1CD4">
        <w:rPr>
          <w:rFonts w:hint="eastAsia"/>
          <w:color w:val="000000" w:themeColor="text1"/>
        </w:rPr>
        <w:t>然而，</w:t>
      </w:r>
      <w:bookmarkStart w:id="59" w:name="_Hlk193643477"/>
      <w:r w:rsidRPr="00EA1CD4">
        <w:rPr>
          <w:rFonts w:hint="eastAsia"/>
          <w:color w:val="000000" w:themeColor="text1"/>
        </w:rPr>
        <w:t>采用以词为单位进行编码的方式，序列缩短</w:t>
      </w:r>
      <w:r w:rsidR="0088135E">
        <w:rPr>
          <w:rFonts w:hint="eastAsia"/>
          <w:color w:val="000000" w:themeColor="text1"/>
        </w:rPr>
        <w:t>极</w:t>
      </w:r>
      <w:r w:rsidR="00743BBB">
        <w:rPr>
          <w:rFonts w:hint="eastAsia"/>
          <w:color w:val="000000" w:themeColor="text1"/>
        </w:rPr>
        <w:t>易</w:t>
      </w:r>
      <w:r w:rsidRPr="00EA1CD4">
        <w:rPr>
          <w:rFonts w:hint="eastAsia"/>
          <w:color w:val="000000" w:themeColor="text1"/>
        </w:rPr>
        <w:t>导致</w:t>
      </w:r>
      <w:proofErr w:type="gramStart"/>
      <w:r w:rsidRPr="00EA1CD4">
        <w:rPr>
          <w:rFonts w:hint="eastAsia"/>
          <w:color w:val="000000" w:themeColor="text1"/>
        </w:rPr>
        <w:t>相邻槽值被</w:t>
      </w:r>
      <w:proofErr w:type="gramEnd"/>
      <w:r w:rsidRPr="00EA1CD4">
        <w:rPr>
          <w:rFonts w:hint="eastAsia"/>
          <w:color w:val="000000" w:themeColor="text1"/>
        </w:rPr>
        <w:t>错误的识别为同一槽位。为了解决这一问题，本文提出了一种基于邻近自注意力机制的权重生成算法。</w:t>
      </w:r>
      <w:bookmarkEnd w:id="59"/>
      <w:r w:rsidRPr="00EA1CD4">
        <w:rPr>
          <w:rFonts w:hint="eastAsia"/>
          <w:color w:val="000000" w:themeColor="text1"/>
        </w:rPr>
        <w:t>算法</w:t>
      </w:r>
      <w:r w:rsidRPr="00EA1CD4">
        <w:rPr>
          <w:rFonts w:hint="eastAsia"/>
          <w:color w:val="000000" w:themeColor="text1"/>
        </w:rPr>
        <w:t>1</w:t>
      </w:r>
      <w:r w:rsidRPr="00EA1CD4">
        <w:rPr>
          <w:rFonts w:hint="eastAsia"/>
          <w:color w:val="000000" w:themeColor="text1"/>
        </w:rPr>
        <w:t>以伪代码形式展示了该算法的整体流程，主要通过构造相</w:t>
      </w:r>
      <w:r w:rsidRPr="00EA1CD4">
        <w:rPr>
          <w:rFonts w:hint="eastAsia"/>
          <w:color w:val="000000" w:themeColor="text1"/>
        </w:rPr>
        <w:lastRenderedPageBreak/>
        <w:t>对距离权重矩阵，</w:t>
      </w:r>
      <w:r w:rsidRPr="00EA1CD4">
        <w:rPr>
          <w:color w:val="000000" w:themeColor="text1"/>
        </w:rPr>
        <w:t>调整原始注意力分数，使模型能够更注重序列中相邻位置的信息，进而</w:t>
      </w:r>
      <w:proofErr w:type="gramStart"/>
      <w:r w:rsidRPr="00EA1CD4">
        <w:rPr>
          <w:color w:val="000000" w:themeColor="text1"/>
        </w:rPr>
        <w:t>缓解</w:t>
      </w:r>
      <w:r w:rsidR="003A21B8">
        <w:rPr>
          <w:rFonts w:hint="eastAsia"/>
          <w:color w:val="000000" w:themeColor="text1"/>
        </w:rPr>
        <w:t>槽值合并</w:t>
      </w:r>
      <w:proofErr w:type="gramEnd"/>
      <w:r w:rsidRPr="00EA1CD4">
        <w:rPr>
          <w:color w:val="000000" w:themeColor="text1"/>
        </w:rPr>
        <w:t>的问题。</w:t>
      </w:r>
    </w:p>
    <w:tbl>
      <w:tblPr>
        <w:tblStyle w:val="af"/>
        <w:tblW w:w="8500" w:type="dxa"/>
        <w:tblLook w:val="04A0" w:firstRow="1" w:lastRow="0" w:firstColumn="1" w:lastColumn="0" w:noHBand="0" w:noVBand="1"/>
      </w:tblPr>
      <w:tblGrid>
        <w:gridCol w:w="8500"/>
      </w:tblGrid>
      <w:tr w:rsidR="008E3DA7" w:rsidRPr="00501E8D" w14:paraId="60B1D80F" w14:textId="77777777" w:rsidTr="00045074">
        <w:tc>
          <w:tcPr>
            <w:tcW w:w="8500" w:type="dxa"/>
          </w:tcPr>
          <w:p w14:paraId="0B694612" w14:textId="77777777" w:rsidR="008E3DA7" w:rsidRPr="00501E8D" w:rsidRDefault="008E3DA7" w:rsidP="00A77FD4">
            <w:pPr>
              <w:spacing w:line="400" w:lineRule="exact"/>
              <w:ind w:firstLineChars="0" w:firstLine="0"/>
              <w:rPr>
                <w:color w:val="000000" w:themeColor="text1"/>
              </w:rPr>
            </w:pPr>
            <w:r w:rsidRPr="00501E8D">
              <w:rPr>
                <w:rFonts w:hint="eastAsia"/>
                <w:color w:val="000000" w:themeColor="text1"/>
              </w:rPr>
              <w:t>算法</w:t>
            </w:r>
            <w:r w:rsidRPr="00501E8D">
              <w:rPr>
                <w:rFonts w:hint="eastAsia"/>
                <w:color w:val="000000" w:themeColor="text1"/>
              </w:rPr>
              <w:t>1</w:t>
            </w:r>
            <w:r w:rsidRPr="00501E8D">
              <w:rPr>
                <w:rFonts w:hint="eastAsia"/>
                <w:color w:val="000000" w:themeColor="text1"/>
              </w:rPr>
              <w:t>邻近自注意力权重生成算法（</w:t>
            </w:r>
            <w:r w:rsidRPr="00501E8D">
              <w:rPr>
                <w:rFonts w:hint="eastAsia"/>
                <w:color w:val="000000" w:themeColor="text1"/>
              </w:rPr>
              <w:t>Neighboring Self-Attention Weight Generation Algorithm</w:t>
            </w:r>
            <w:r w:rsidRPr="00501E8D">
              <w:rPr>
                <w:rFonts w:hint="eastAsia"/>
                <w:color w:val="000000" w:themeColor="text1"/>
              </w:rPr>
              <w:t>，</w:t>
            </w:r>
            <w:r w:rsidRPr="00501E8D">
              <w:rPr>
                <w:color w:val="000000" w:themeColor="text1"/>
              </w:rPr>
              <w:t>NSWG</w:t>
            </w:r>
            <w:r w:rsidRPr="00501E8D">
              <w:rPr>
                <w:rFonts w:hint="eastAsia"/>
                <w:color w:val="000000" w:themeColor="text1"/>
              </w:rPr>
              <w:t>）</w:t>
            </w:r>
          </w:p>
        </w:tc>
      </w:tr>
      <w:tr w:rsidR="008E3DA7" w:rsidRPr="00501E8D" w14:paraId="0A9A4042" w14:textId="77777777" w:rsidTr="00045074">
        <w:tc>
          <w:tcPr>
            <w:tcW w:w="8500" w:type="dxa"/>
          </w:tcPr>
          <w:p w14:paraId="21BAA825" w14:textId="77777777" w:rsidR="008E3DA7" w:rsidRPr="00501E8D" w:rsidRDefault="008E3DA7" w:rsidP="00A77FD4">
            <w:pPr>
              <w:spacing w:line="400" w:lineRule="exact"/>
              <w:ind w:firstLineChars="0" w:firstLine="0"/>
              <w:rPr>
                <w:rFonts w:ascii="Cambria Math" w:hAnsi="Cambria Math"/>
                <w:b/>
                <w:bCs/>
                <w:i/>
                <w:color w:val="000000" w:themeColor="text1"/>
              </w:rPr>
            </w:pPr>
            <w:r w:rsidRPr="00501E8D">
              <w:rPr>
                <w:rFonts w:hint="eastAsia"/>
                <w:b/>
                <w:bCs/>
                <w:color w:val="000000" w:themeColor="text1"/>
              </w:rPr>
              <w:t>输入：</w:t>
            </w:r>
            <w:r w:rsidRPr="00501E8D">
              <w:rPr>
                <w:rFonts w:hint="eastAsia"/>
                <w:color w:val="000000" w:themeColor="text1"/>
              </w:rPr>
              <w:t>序列长度</w:t>
            </w:r>
            <m:oMath>
              <m:r>
                <w:rPr>
                  <w:rFonts w:ascii="Cambria Math" w:hAnsi="Cambria Math"/>
                  <w:color w:val="000000" w:themeColor="text1"/>
                </w:rPr>
                <m:t>L</m:t>
              </m:r>
            </m:oMath>
            <w:r w:rsidRPr="00501E8D">
              <w:rPr>
                <w:rFonts w:hint="eastAsia"/>
                <w:color w:val="000000" w:themeColor="text1"/>
              </w:rPr>
              <w:t>、批次大小</w:t>
            </w:r>
            <m:oMath>
              <m:r>
                <w:rPr>
                  <w:rFonts w:ascii="Cambria Math" w:hAnsi="Cambria Math" w:hint="eastAsia"/>
                  <w:color w:val="000000" w:themeColor="text1"/>
                </w:rPr>
                <m:t>B</m:t>
              </m:r>
            </m:oMath>
          </w:p>
          <w:p w14:paraId="10D14E1D" w14:textId="77777777" w:rsidR="008E3DA7" w:rsidRPr="00501E8D" w:rsidRDefault="008E3DA7" w:rsidP="00A77FD4">
            <w:pPr>
              <w:spacing w:line="400" w:lineRule="exact"/>
              <w:ind w:firstLineChars="0" w:firstLine="0"/>
              <w:rPr>
                <w:color w:val="000000" w:themeColor="text1"/>
              </w:rPr>
            </w:pPr>
            <w:r w:rsidRPr="00501E8D">
              <w:rPr>
                <w:rFonts w:hint="eastAsia"/>
                <w:b/>
                <w:bCs/>
                <w:color w:val="000000" w:themeColor="text1"/>
              </w:rPr>
              <w:t>输出：</w:t>
            </w:r>
            <w:r w:rsidRPr="00501E8D">
              <w:rPr>
                <w:rFonts w:hint="eastAsia"/>
                <w:color w:val="000000" w:themeColor="text1"/>
              </w:rPr>
              <w:t>自定义权重矩阵</w:t>
            </w:r>
            <m:oMath>
              <m:r>
                <w:rPr>
                  <w:rFonts w:ascii="Cambria Math" w:hAnsi="Cambria Math" w:hint="eastAsia"/>
                  <w:color w:val="000000" w:themeColor="text1"/>
                </w:rPr>
                <m:t>W</m:t>
              </m:r>
            </m:oMath>
          </w:p>
          <w:p w14:paraId="48AE6AA1"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构建一个大小</w:t>
            </w:r>
            <m:oMath>
              <m:r>
                <w:rPr>
                  <w:rFonts w:ascii="Cambria Math" w:hAnsi="Cambria Math"/>
                  <w:color w:val="000000" w:themeColor="text1"/>
                </w:rPr>
                <m:t>L*L</m:t>
              </m:r>
            </m:oMath>
            <w:r w:rsidRPr="00501E8D">
              <w:rPr>
                <w:rFonts w:ascii="MS Gothic" w:hAnsi="MS Gothic" w:cs="MS Gothic" w:hint="eastAsia"/>
                <w:color w:val="000000" w:themeColor="text1"/>
              </w:rPr>
              <w:t>为的自定义权重矩阵</w:t>
            </w:r>
            <m:oMath>
              <m:r>
                <w:rPr>
                  <w:rFonts w:ascii="Cambria Math" w:hAnsi="Cambria Math" w:hint="eastAsia"/>
                  <w:color w:val="000000" w:themeColor="text1"/>
                </w:rPr>
                <m:t>W</m:t>
              </m:r>
            </m:oMath>
          </w:p>
          <w:p w14:paraId="663D6FE3" w14:textId="5BE52CD0"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1</w:t>
            </w:r>
            <w:r w:rsidRPr="00501E8D">
              <w:rPr>
                <w:color w:val="000000" w:themeColor="text1"/>
                <w:lang w:val="pt-BR"/>
              </w:rPr>
              <w:t xml:space="preserve">:  </w:t>
            </w:r>
            <w:r w:rsidRPr="00501E8D">
              <w:rPr>
                <w:b/>
                <w:bCs/>
                <w:color w:val="000000" w:themeColor="text1"/>
                <w:lang w:val="pt-BR"/>
              </w:rPr>
              <w:t xml:space="preserve">for </w:t>
            </w:r>
            <m:oMath>
              <m:r>
                <w:rPr>
                  <w:rFonts w:ascii="Cambria Math" w:hAnsi="Cambria Math"/>
                  <w:color w:val="000000" w:themeColor="text1"/>
                </w:rPr>
                <m:t>i</m:t>
              </m:r>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m:t>
              </m:r>
              <m:r>
                <w:rPr>
                  <w:rFonts w:ascii="Cambria Math" w:hAnsi="Cambria Math"/>
                  <w:color w:val="000000" w:themeColor="text1"/>
                  <w:lang w:val="pt-BR"/>
                </w:rPr>
                <m:t>-1</m:t>
              </m:r>
            </m:oMath>
            <w:r w:rsidRPr="00501E8D">
              <w:rPr>
                <w:b/>
                <w:bCs/>
                <w:color w:val="000000" w:themeColor="text1"/>
                <w:lang w:val="pt-BR"/>
              </w:rPr>
              <w:t xml:space="preserve"> do</w:t>
            </w:r>
          </w:p>
          <w:p w14:paraId="5DFA49A7" w14:textId="0081DDF0"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 xml:space="preserve">2:     </w:t>
            </w:r>
            <w:r w:rsidRPr="00501E8D">
              <w:rPr>
                <w:b/>
                <w:bCs/>
                <w:color w:val="000000" w:themeColor="text1"/>
                <w:lang w:val="pt-BR"/>
              </w:rPr>
              <w:t xml:space="preserve">for </w:t>
            </w:r>
            <w:r w:rsidRPr="00501E8D">
              <w:rPr>
                <w:color w:val="000000" w:themeColor="text1"/>
                <w:lang w:val="pt-BR"/>
              </w:rPr>
              <w:t>j</w:t>
            </w:r>
            <m:oMath>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m:t>
              </m:r>
              <m:r>
                <w:rPr>
                  <w:rFonts w:ascii="Cambria Math" w:hAnsi="Cambria Math"/>
                  <w:color w:val="000000" w:themeColor="text1"/>
                  <w:lang w:val="pt-BR"/>
                </w:rPr>
                <m:t>-1</m:t>
              </m:r>
            </m:oMath>
            <w:r w:rsidRPr="00501E8D">
              <w:rPr>
                <w:b/>
                <w:bCs/>
                <w:color w:val="000000" w:themeColor="text1"/>
                <w:lang w:val="pt-BR"/>
              </w:rPr>
              <w:t xml:space="preserve"> do</w:t>
            </w:r>
          </w:p>
          <w:p w14:paraId="65E884FA" w14:textId="7777777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color w:val="000000" w:themeColor="text1"/>
                <w:lang w:val="pt-BR"/>
              </w:rPr>
              <w:t xml:space="preserve">3: </w:t>
            </w:r>
            <w:r w:rsidRPr="00501E8D">
              <w:rPr>
                <w:b/>
                <w:bCs/>
                <w:color w:val="000000" w:themeColor="text1"/>
                <w:lang w:val="pt-BR"/>
              </w:rPr>
              <w:t xml:space="preserve">       </w:t>
            </w:r>
            <w:r w:rsidRPr="00501E8D">
              <w:rPr>
                <w:rFonts w:ascii="MS Gothic" w:eastAsia="MS Gothic" w:hAnsi="MS Gothic" w:cs="MS Gothic" w:hint="eastAsia"/>
                <w:color w:val="000000" w:themeColor="text1"/>
                <w:lang w:val="pt-BR"/>
              </w:rPr>
              <w:t>⊳</w:t>
            </w:r>
            <w:r w:rsidRPr="00501E8D">
              <w:rPr>
                <w:rFonts w:ascii="MS Gothic" w:hAnsi="MS Gothic" w:cs="MS Gothic" w:hint="eastAsia"/>
                <w:color w:val="000000" w:themeColor="text1"/>
              </w:rPr>
              <w:t>完成</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ascii="MS Gothic" w:hAnsi="MS Gothic" w:cs="MS Gothic" w:hint="eastAsia"/>
                <w:color w:val="000000" w:themeColor="text1"/>
              </w:rPr>
              <w:t>的计算</w:t>
            </w:r>
          </w:p>
          <w:p w14:paraId="24424795"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4</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if</w:t>
            </w:r>
            <w:r w:rsidRPr="00501E8D">
              <w:rPr>
                <w:color w:val="000000" w:themeColor="text1"/>
                <w:lang w:val="pt-BR"/>
              </w:rPr>
              <w:t xml:space="preserve"> </w:t>
            </w:r>
            <m:oMath>
              <m:r>
                <w:rPr>
                  <w:rFonts w:ascii="Cambria Math" w:hAnsi="Cambria Math"/>
                  <w:color w:val="000000" w:themeColor="text1"/>
                </w:rPr>
                <m:t>i</m:t>
              </m:r>
              <m:r>
                <w:rPr>
                  <w:rFonts w:ascii="Cambria Math" w:hAnsi="Cambria Math"/>
                  <w:color w:val="000000" w:themeColor="text1"/>
                  <w:lang w:val="pt-BR"/>
                </w:rPr>
                <m:t xml:space="preserve"> = </m:t>
              </m:r>
              <m:r>
                <w:rPr>
                  <w:rFonts w:ascii="Cambria Math" w:hAnsi="Cambria Math"/>
                  <w:color w:val="000000" w:themeColor="text1"/>
                </w:rPr>
                <m:t>j</m:t>
              </m:r>
            </m:oMath>
            <w:r w:rsidRPr="00501E8D">
              <w:rPr>
                <w:b/>
                <w:bCs/>
                <w:color w:val="000000" w:themeColor="text1"/>
                <w:lang w:val="pt-BR"/>
              </w:rPr>
              <w:t xml:space="preserve"> then</w:t>
            </w:r>
            <w:r w:rsidRPr="00501E8D">
              <w:rPr>
                <w:color w:val="000000" w:themeColor="text1"/>
                <w:lang w:val="pt-BR"/>
              </w:rPr>
              <w:t xml:space="preserve"> </w:t>
            </w:r>
          </w:p>
          <w:p w14:paraId="1DC0F406"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5</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hint="eastAsia"/>
                <w:color w:val="000000" w:themeColor="text1"/>
              </w:rPr>
              <w:t>为最大值</w:t>
            </w:r>
          </w:p>
          <w:p w14:paraId="0E5E5C4E" w14:textId="77777777"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6</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 xml:space="preserve">else then </w:t>
            </w:r>
          </w:p>
          <w:p w14:paraId="5507D2CF" w14:textId="361AF91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rFonts w:hint="eastAsia"/>
                <w:color w:val="000000" w:themeColor="text1"/>
                <w:lang w:val="pt-BR"/>
              </w:rPr>
              <w:t>7</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r>
                <w:rPr>
                  <w:rFonts w:ascii="Cambria Math" w:hAnsi="Cambria Math"/>
                  <w:color w:val="000000" w:themeColor="text1"/>
                  <w:lang w:val="pt-BR"/>
                </w:rPr>
                <m:t>=</m:t>
              </m:r>
              <m:r>
                <w:rPr>
                  <w:rFonts w:ascii="Cambria Math" w:hAnsi="Cambria Math"/>
                  <w:color w:val="000000" w:themeColor="text1"/>
                </w:rPr>
                <m:t>L</m:t>
              </m:r>
              <m:r>
                <w:rPr>
                  <w:rFonts w:ascii="Cambria Math" w:hAnsi="Cambria Math"/>
                  <w:color w:val="000000" w:themeColor="text1"/>
                  <w:lang w:val="pt-BR"/>
                </w:rPr>
                <m:t>-</m:t>
              </m:r>
              <m:r>
                <w:rPr>
                  <w:rFonts w:ascii="Cambria Math" w:hAnsi="Cambria Math"/>
                  <w:color w:val="000000" w:themeColor="text1"/>
                </w:rPr>
                <m:t>abs</m:t>
              </m:r>
              <m:r>
                <w:rPr>
                  <w:rFonts w:ascii="Cambria Math" w:hAnsi="Cambria Math"/>
                  <w:color w:val="000000" w:themeColor="text1"/>
                  <w:lang w:val="pt-BR"/>
                </w:rPr>
                <m:t>(</m:t>
              </m:r>
              <m:r>
                <w:rPr>
                  <w:rFonts w:ascii="Cambria Math" w:hAnsi="Cambria Math"/>
                  <w:color w:val="000000" w:themeColor="text1"/>
                </w:rPr>
                <m:t>i</m:t>
              </m:r>
              <m:r>
                <w:rPr>
                  <w:rFonts w:ascii="Cambria Math" w:hAnsi="Cambria Math"/>
                  <w:color w:val="000000" w:themeColor="text1"/>
                  <w:lang w:val="pt-BR"/>
                </w:rPr>
                <m:t>-</m:t>
              </m:r>
              <m:r>
                <w:rPr>
                  <w:rFonts w:ascii="Cambria Math" w:hAnsi="Cambria Math"/>
                  <w:color w:val="000000" w:themeColor="text1"/>
                </w:rPr>
                <m:t>j</m:t>
              </m:r>
              <m:r>
                <w:rPr>
                  <w:rFonts w:ascii="Cambria Math" w:hAnsi="Cambria Math"/>
                  <w:color w:val="000000" w:themeColor="text1"/>
                  <w:lang w:val="pt-BR"/>
                </w:rPr>
                <m:t>)</m:t>
              </m:r>
            </m:oMath>
          </w:p>
          <w:p w14:paraId="3493D2D0" w14:textId="1801DAFF" w:rsidR="008E3DA7" w:rsidRPr="002B4B60"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对权重矩阵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进行归一化处理，确保每行的权重均值为</w:t>
            </w:r>
            <m:oMath>
              <m:r>
                <w:rPr>
                  <w:rFonts w:ascii="Cambria Math" w:hAnsi="Cambria Math" w:cs="MS Gothic"/>
                  <w:color w:val="000000" w:themeColor="text1"/>
                </w:rPr>
                <m:t>1</m:t>
              </m:r>
            </m:oMath>
          </w:p>
          <w:p w14:paraId="260B52C6" w14:textId="1E813B61" w:rsidR="008E3DA7" w:rsidRPr="00501E8D" w:rsidRDefault="002B4B60" w:rsidP="00A77FD4">
            <w:pPr>
              <w:spacing w:line="400" w:lineRule="exact"/>
              <w:ind w:firstLineChars="0" w:firstLine="0"/>
              <w:rPr>
                <w:color w:val="000000" w:themeColor="text1"/>
              </w:rPr>
            </w:pPr>
            <w:r>
              <w:rPr>
                <w:rFonts w:hint="eastAsia"/>
                <w:color w:val="000000" w:themeColor="text1"/>
              </w:rPr>
              <w:t>8</w:t>
            </w:r>
            <w:r w:rsidR="008E3DA7" w:rsidRPr="00501E8D">
              <w:rPr>
                <w:rFonts w:hint="eastAsia"/>
                <w:color w:val="000000" w:themeColor="text1"/>
              </w:rPr>
              <w:t xml:space="preserve">: </w:t>
            </w:r>
            <m:oMath>
              <m:r>
                <w:rPr>
                  <w:rFonts w:ascii="Cambria Math" w:hAnsi="Cambria Math"/>
                  <w:color w:val="000000" w:themeColor="text1"/>
                </w:rPr>
                <m:t>row_means=torch.mean(W,dim=1,keepdim=True)</m:t>
              </m:r>
            </m:oMath>
          </w:p>
          <w:p w14:paraId="1B734E46" w14:textId="0A404DBC" w:rsidR="008E3DA7" w:rsidRPr="002B4B60" w:rsidRDefault="008E3DA7" w:rsidP="00A77FD4">
            <w:pPr>
              <w:spacing w:line="400" w:lineRule="exact"/>
              <w:ind w:firstLineChars="0" w:firstLine="0"/>
              <w:rPr>
                <w:color w:val="000000" w:themeColor="text1"/>
              </w:rPr>
            </w:pPr>
            <w:r w:rsidRPr="00501E8D">
              <w:rPr>
                <w:color w:val="000000" w:themeColor="text1"/>
              </w:rPr>
              <w:t>10:</w:t>
            </w:r>
            <m:oMath>
              <m:r>
                <w:rPr>
                  <w:rFonts w:ascii="Cambria Math" w:hAnsi="Cambria Math"/>
                  <w:color w:val="000000" w:themeColor="text1"/>
                </w:rPr>
                <m:t>W=W/row_means</m:t>
              </m:r>
            </m:oMath>
          </w:p>
          <w:p w14:paraId="318E8CD3"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将权重矩阵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扩展为四维张量，形状为</w:t>
            </w:r>
            <m:oMath>
              <m:d>
                <m:dPr>
                  <m:ctrlPr>
                    <w:rPr>
                      <w:rFonts w:ascii="Cambria Math" w:hAnsi="Cambria Math" w:cs="MS Gothic"/>
                      <w:color w:val="000000" w:themeColor="text1"/>
                    </w:rPr>
                  </m:ctrlPr>
                </m:dPr>
                <m:e>
                  <m:r>
                    <m:rPr>
                      <m:sty m:val="p"/>
                    </m:rPr>
                    <w:rPr>
                      <w:rFonts w:ascii="Cambria Math" w:hAnsi="Cambria Math" w:cs="MS Gothic"/>
                      <w:color w:val="000000" w:themeColor="text1"/>
                    </w:rPr>
                    <m:t>B</m:t>
                  </m:r>
                  <m:r>
                    <m:rPr>
                      <m:sty m:val="p"/>
                    </m:rPr>
                    <w:rPr>
                      <w:rFonts w:ascii="Cambria Math" w:hAnsi="Cambria Math" w:cs="MS Gothic" w:hint="eastAsia"/>
                      <w:color w:val="000000" w:themeColor="text1"/>
                    </w:rPr>
                    <m:t>,1,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44BD59BD"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color w:val="000000" w:themeColor="text1"/>
              </w:rPr>
              <w:t>1</w:t>
            </w:r>
            <w:r w:rsidRPr="00501E8D">
              <w:rPr>
                <w:rFonts w:hint="eastAsia"/>
                <w:color w:val="000000" w:themeColor="text1"/>
              </w:rPr>
              <w:t>1</w:t>
            </w:r>
            <w:r w:rsidRPr="00501E8D">
              <w:rPr>
                <w:color w:val="000000" w:themeColor="text1"/>
              </w:rPr>
              <w:t>:</w:t>
            </w:r>
            <w:r w:rsidRPr="00501E8D">
              <w:rPr>
                <w:rFonts w:ascii="MS Gothic" w:hAnsi="MS Gothic" w:cs="MS Gothic" w:hint="eastAsia"/>
                <w:color w:val="000000" w:themeColor="text1"/>
              </w:rPr>
              <w:t xml:space="preserve"> </w:t>
            </w:r>
            <w:r w:rsidRPr="00501E8D">
              <w:rPr>
                <w:rFonts w:ascii="MS Gothic" w:hAnsi="MS Gothic" w:cs="MS Gothic" w:hint="eastAsia"/>
                <w:color w:val="000000" w:themeColor="text1"/>
              </w:rPr>
              <w:t>将</w:t>
            </w:r>
            <m:oMath>
              <m:r>
                <w:rPr>
                  <w:rFonts w:ascii="Cambria Math" w:hAnsi="Cambria Math"/>
                  <w:color w:val="000000" w:themeColor="text1"/>
                </w:rPr>
                <m:t>W</m:t>
              </m:r>
            </m:oMath>
            <w:r w:rsidRPr="00501E8D">
              <w:rPr>
                <w:rFonts w:ascii="MS Gothic" w:hAnsi="MS Gothic" w:cs="MS Gothic" w:hint="eastAsia"/>
                <w:color w:val="000000" w:themeColor="text1"/>
              </w:rPr>
              <w:t>扩展为</w:t>
            </w:r>
            <m:oMath>
              <m:d>
                <m:dPr>
                  <m:ctrlPr>
                    <w:rPr>
                      <w:rFonts w:ascii="Cambria Math" w:hAnsi="Cambria Math" w:cs="MS Gothic"/>
                      <w:color w:val="000000" w:themeColor="text1"/>
                    </w:rPr>
                  </m:ctrlPr>
                </m:dPr>
                <m:e>
                  <m:r>
                    <m:rPr>
                      <m:sty m:val="p"/>
                    </m:rPr>
                    <w:rPr>
                      <w:rFonts w:ascii="Cambria Math" w:hAnsi="Cambria Math" w:cs="MS Gothic" w:hint="eastAsia"/>
                      <w:color w:val="000000" w:themeColor="text1"/>
                    </w:rPr>
                    <m:t>1,1,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2F286E65" w14:textId="1B4BC51C" w:rsidR="008E3DA7" w:rsidRPr="00501E8D" w:rsidRDefault="008E3DA7" w:rsidP="00A77FD4">
            <w:pPr>
              <w:spacing w:line="400" w:lineRule="exact"/>
              <w:ind w:firstLineChars="0" w:firstLine="0"/>
              <w:rPr>
                <w:i/>
                <w:color w:val="000000" w:themeColor="text1"/>
              </w:rPr>
            </w:pPr>
            <w:r w:rsidRPr="00501E8D">
              <w:rPr>
                <w:color w:val="000000" w:themeColor="text1"/>
              </w:rPr>
              <w:t>1</w:t>
            </w:r>
            <w:r w:rsidRPr="00501E8D">
              <w:rPr>
                <w:rFonts w:hint="eastAsia"/>
                <w:color w:val="000000" w:themeColor="text1"/>
              </w:rPr>
              <w:t>2</w:t>
            </w:r>
            <w:r w:rsidRPr="00501E8D">
              <w:rPr>
                <w:color w:val="000000" w:themeColor="text1"/>
              </w:rPr>
              <w:t>:</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r>
                <w:rPr>
                  <w:rFonts w:ascii="Cambria Math" w:hAnsi="Cambria Math"/>
                  <w:color w:val="000000" w:themeColor="text1"/>
                </w:rPr>
                <m:t>=</m:t>
              </m:r>
              <m:r>
                <w:rPr>
                  <w:rFonts w:ascii="Cambria Math" w:hAnsi="Cambria Math" w:hint="eastAsia"/>
                  <w:color w:val="000000" w:themeColor="text1"/>
                </w:rPr>
                <m:t>W</m:t>
              </m:r>
              <m:r>
                <w:rPr>
                  <w:rFonts w:ascii="Cambria Math" w:hAnsi="Cambria Math"/>
                  <w:color w:val="000000" w:themeColor="text1"/>
                </w:rPr>
                <m:t>.expand(B,-1,-1,-1)</m:t>
              </m:r>
            </m:oMath>
            <w:r w:rsidR="00DF160A" w:rsidRPr="00501E8D">
              <w:rPr>
                <w:i/>
                <w:color w:val="000000" w:themeColor="text1"/>
              </w:rPr>
              <w:t xml:space="preserve"> </w:t>
            </w:r>
          </w:p>
          <w:p w14:paraId="3D1FDE27" w14:textId="77777777" w:rsidR="008E3DA7" w:rsidRPr="00501E8D" w:rsidRDefault="008E3DA7" w:rsidP="00A77FD4">
            <w:pPr>
              <w:spacing w:line="400" w:lineRule="exact"/>
              <w:ind w:firstLineChars="0" w:firstLine="0"/>
              <w:rPr>
                <w:color w:val="000000" w:themeColor="text1"/>
              </w:rPr>
            </w:pPr>
            <w:r w:rsidRPr="00501E8D">
              <w:rPr>
                <w:color w:val="000000" w:themeColor="text1"/>
              </w:rPr>
              <w:t>1</w:t>
            </w:r>
            <w:r w:rsidRPr="00501E8D">
              <w:rPr>
                <w:rFonts w:hint="eastAsia"/>
                <w:color w:val="000000" w:themeColor="text1"/>
              </w:rPr>
              <w:t>3</w:t>
            </w:r>
            <w:r w:rsidRPr="00501E8D">
              <w:rPr>
                <w:color w:val="000000" w:themeColor="text1"/>
              </w:rPr>
              <w:t>:</w:t>
            </w:r>
            <w:r w:rsidRPr="00501E8D">
              <w:rPr>
                <w:rFonts w:hint="eastAsia"/>
                <w:color w:val="000000" w:themeColor="text1"/>
              </w:rPr>
              <w:t xml:space="preserve"> </w:t>
            </w:r>
            <w:r w:rsidRPr="00501E8D">
              <w:rPr>
                <w:rFonts w:hint="eastAsia"/>
                <w:b/>
                <w:bCs/>
                <w:color w:val="000000" w:themeColor="text1"/>
              </w:rPr>
              <w:t>return</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oMath>
          </w:p>
        </w:tc>
      </w:tr>
    </w:tbl>
    <w:p w14:paraId="2449BED8" w14:textId="4F606D52" w:rsidR="008A0C6B" w:rsidRPr="00B81782" w:rsidRDefault="008A0C6B" w:rsidP="008A0C6B">
      <w:pPr>
        <w:ind w:firstLineChars="0" w:firstLine="420"/>
        <w:rPr>
          <w:color w:val="000000" w:themeColor="text1"/>
        </w:rPr>
      </w:pPr>
      <w:r w:rsidRPr="00B81782">
        <w:rPr>
          <w:rFonts w:hint="eastAsia"/>
          <w:color w:val="000000" w:themeColor="text1"/>
        </w:rPr>
        <w:t>在</w:t>
      </w:r>
      <w:r w:rsidRPr="00B81782">
        <w:rPr>
          <w:color w:val="000000" w:themeColor="text1"/>
        </w:rPr>
        <w:t>NSWG</w:t>
      </w:r>
      <w:r w:rsidRPr="00B81782">
        <w:rPr>
          <w:rFonts w:hint="eastAsia"/>
          <w:color w:val="000000" w:themeColor="text1"/>
        </w:rPr>
        <w:t>算法中，本文引入了一个相对距离权重矩阵</w:t>
      </w:r>
      <w:r w:rsidR="006360A2">
        <w:rPr>
          <w:rFonts w:hint="eastAsia"/>
          <w:color w:val="000000" w:themeColor="text1"/>
        </w:rPr>
        <w:t>，</w:t>
      </w:r>
      <w:r w:rsidRPr="00B81782">
        <w:rPr>
          <w:rFonts w:hint="eastAsia"/>
          <w:color w:val="000000" w:themeColor="text1"/>
        </w:rPr>
        <w:t>根据词元之间的相对位置计算权重，越邻近词</w:t>
      </w:r>
      <w:proofErr w:type="gramStart"/>
      <w:r w:rsidRPr="00B81782">
        <w:rPr>
          <w:rFonts w:hint="eastAsia"/>
          <w:color w:val="000000" w:themeColor="text1"/>
        </w:rPr>
        <w:t>元本身</w:t>
      </w:r>
      <w:proofErr w:type="gramEnd"/>
      <w:r w:rsidRPr="00B81782">
        <w:rPr>
          <w:rFonts w:hint="eastAsia"/>
          <w:color w:val="000000" w:themeColor="text1"/>
        </w:rPr>
        <w:t>权重值越大。通过将相对距离权重矩阵与原始注意力分数相结合，模型能够更准确地识别相邻槽值。在计算邻近注意力分数时，将相对距离权重矩阵进行归一化后，与原始</w:t>
      </w:r>
      <w:proofErr w:type="gramStart"/>
      <w:r w:rsidRPr="00B81782">
        <w:rPr>
          <w:rFonts w:hint="eastAsia"/>
          <w:color w:val="000000" w:themeColor="text1"/>
        </w:rPr>
        <w:t>的点积注意力</w:t>
      </w:r>
      <w:proofErr w:type="gramEnd"/>
      <w:r w:rsidRPr="00B81782">
        <w:rPr>
          <w:rFonts w:hint="eastAsia"/>
          <w:color w:val="000000" w:themeColor="text1"/>
        </w:rPr>
        <w:t>分数相乘。</w:t>
      </w:r>
    </w:p>
    <w:p w14:paraId="5584CDEB" w14:textId="5D5C9D5D" w:rsidR="00212359" w:rsidRPr="00FD2D18" w:rsidRDefault="008A0C6B" w:rsidP="008A0C6B">
      <w:pPr>
        <w:ind w:firstLine="480"/>
        <w:rPr>
          <w:color w:val="000000" w:themeColor="text1"/>
        </w:rPr>
      </w:pPr>
      <w:r w:rsidRPr="00EE03B1">
        <w:rPr>
          <w:rFonts w:hint="eastAsia"/>
          <w:color w:val="000000" w:themeColor="text1"/>
        </w:rPr>
        <w:t>首先构建一个大小为</w:t>
      </w:r>
      <m:oMath>
        <m:r>
          <w:rPr>
            <w:rFonts w:ascii="Cambria Math" w:hAnsi="Cambria Math"/>
            <w:color w:val="000000" w:themeColor="text1"/>
          </w:rPr>
          <m:t>L*L</m:t>
        </m:r>
      </m:oMath>
      <w:r w:rsidRPr="00EE03B1">
        <w:rPr>
          <w:rFonts w:hint="eastAsia"/>
          <w:color w:val="000000" w:themeColor="text1"/>
        </w:rPr>
        <w:t>的自定义权重矩阵</w:t>
      </w:r>
      <m:oMath>
        <m:r>
          <w:rPr>
            <w:rFonts w:ascii="Cambria Math" w:hAnsi="Cambria Math" w:hint="eastAsia"/>
            <w:color w:val="000000" w:themeColor="text1"/>
          </w:rPr>
          <m:t>W</m:t>
        </m:r>
      </m:oMath>
      <w:r w:rsidRPr="00EE03B1">
        <w:rPr>
          <w:rFonts w:hint="eastAsia"/>
          <w:color w:val="000000" w:themeColor="text1"/>
        </w:rPr>
        <w:t>，其中</w:t>
      </w:r>
      <m:oMath>
        <m:r>
          <w:rPr>
            <w:rFonts w:ascii="Cambria Math" w:hAnsi="Cambria Math" w:hint="eastAsia"/>
            <w:color w:val="000000" w:themeColor="text1"/>
          </w:rPr>
          <m:t>L</m:t>
        </m:r>
      </m:oMath>
      <w:r w:rsidRPr="00EE03B1">
        <w:rPr>
          <w:rFonts w:hint="eastAsia"/>
          <w:color w:val="000000" w:themeColor="text1"/>
        </w:rPr>
        <w:t>是序列长度。权重矩阵</w:t>
      </w:r>
      <m:oMath>
        <m:r>
          <w:rPr>
            <w:rFonts w:ascii="Cambria Math" w:hAnsi="Cambria Math" w:hint="eastAsia"/>
            <w:color w:val="000000" w:themeColor="text1"/>
          </w:rPr>
          <m:t>W</m:t>
        </m:r>
      </m:oMath>
      <w:r w:rsidRPr="00EE03B1">
        <w:rPr>
          <w:rFonts w:hint="eastAsia"/>
          <w:color w:val="000000" w:themeColor="text1"/>
        </w:rPr>
        <w:t>的元素</w:t>
      </w:r>
      <m:oMath>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i,j</m:t>
            </m:r>
          </m:sub>
        </m:sSub>
      </m:oMath>
      <w:r w:rsidRPr="00EE03B1">
        <w:rPr>
          <w:rFonts w:hint="eastAsia"/>
          <w:color w:val="000000" w:themeColor="text1"/>
        </w:rPr>
        <w:t>可以由公式</w:t>
      </w:r>
      <w:r w:rsidRPr="00EE03B1">
        <w:rPr>
          <w:rFonts w:hint="eastAsia"/>
          <w:color w:val="000000" w:themeColor="text1"/>
        </w:rPr>
        <w:t>3-7</w:t>
      </w:r>
      <w:r w:rsidRPr="00EE03B1">
        <w:rPr>
          <w:rFonts w:hint="eastAsia"/>
          <w:color w:val="000000" w:themeColor="text1"/>
        </w:rPr>
        <w:t>表示，其中</w:t>
      </w:r>
      <m:oMath>
        <m:r>
          <w:rPr>
            <w:rFonts w:ascii="Cambria Math" w:hAnsi="Cambria Math"/>
            <w:color w:val="000000" w:themeColor="text1"/>
          </w:rPr>
          <m:t>i,j</m:t>
        </m:r>
      </m:oMath>
      <w:r w:rsidRPr="00EE03B1">
        <w:rPr>
          <w:rFonts w:hint="eastAsia"/>
          <w:color w:val="000000" w:themeColor="text1"/>
        </w:rPr>
        <w:t>分别表示矩阵的行和列索引</w:t>
      </w:r>
      <w:r w:rsidR="006360A2">
        <w:rPr>
          <w:rFonts w:hint="eastAsia"/>
          <w:color w:val="000000" w:themeColor="text1"/>
        </w:rPr>
        <w:t>，</w:t>
      </w:r>
      <w:r w:rsidRPr="00EE03B1">
        <w:rPr>
          <w:rFonts w:hint="eastAsia"/>
          <w:color w:val="000000" w:themeColor="text1"/>
        </w:rPr>
        <w:t>主对角线值最大，并随着主对角线的距离增加，权重值逐渐减小。</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D2D18" w14:paraId="2BE7A7DD" w14:textId="77777777" w:rsidTr="00FD2D18">
        <w:trPr>
          <w:jc w:val="center"/>
        </w:trPr>
        <w:tc>
          <w:tcPr>
            <w:tcW w:w="2694" w:type="dxa"/>
          </w:tcPr>
          <w:p w14:paraId="7CE2426D" w14:textId="77777777" w:rsidR="00FD2D18" w:rsidRDefault="00FD2D18" w:rsidP="00C82603">
            <w:pPr>
              <w:ind w:firstLineChars="0" w:firstLine="0"/>
              <w:rPr>
                <w:rFonts w:ascii="Cambria Math" w:hAnsi="Cambria Math"/>
                <w:i/>
              </w:rPr>
            </w:pPr>
          </w:p>
        </w:tc>
        <w:tc>
          <w:tcPr>
            <w:tcW w:w="2930" w:type="dxa"/>
          </w:tcPr>
          <w:p w14:paraId="0F1B568C" w14:textId="28ABD8C5" w:rsidR="00FD2D1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                      , &amp;i=j</m:t>
                        </m:r>
                      </m:e>
                      <m:e>
                        <m:r>
                          <w:rPr>
                            <w:rFonts w:ascii="Cambria Math" w:hAnsi="Cambria Math"/>
                          </w:rPr>
                          <m:t>L-|i=j|     , &amp;i≠j</m:t>
                        </m:r>
                      </m:e>
                    </m:eqArr>
                  </m:e>
                </m:d>
              </m:oMath>
            </m:oMathPara>
          </w:p>
        </w:tc>
        <w:tc>
          <w:tcPr>
            <w:tcW w:w="3023" w:type="dxa"/>
            <w:vAlign w:val="center"/>
          </w:tcPr>
          <w:p w14:paraId="26D3F195" w14:textId="79457BB2" w:rsidR="00FD2D18" w:rsidRPr="00500AE7" w:rsidRDefault="00000000" w:rsidP="00FD2D18">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3-7</m:t>
                    </m:r>
                  </m:e>
                </m:d>
              </m:oMath>
            </m:oMathPara>
          </w:p>
        </w:tc>
      </w:tr>
    </w:tbl>
    <w:p w14:paraId="62DC8DA8" w14:textId="0A7C4C9D" w:rsidR="00212359" w:rsidRDefault="00212359" w:rsidP="00212359">
      <w:pPr>
        <w:ind w:firstLine="480"/>
      </w:pPr>
      <w:r>
        <w:rPr>
          <w:rFonts w:hint="eastAsia"/>
        </w:rPr>
        <w:lastRenderedPageBreak/>
        <w:t>为了确保每行的权重均值为</w:t>
      </w:r>
      <w:r>
        <w:rPr>
          <w:rFonts w:hint="eastAsia"/>
        </w:rPr>
        <w:t>1</w:t>
      </w:r>
      <w:r>
        <w:rPr>
          <w:rFonts w:hint="eastAsia"/>
        </w:rPr>
        <w:t>，对权重矩阵进行归一化处理。具体计算方式可以表示为公式</w:t>
      </w:r>
      <w:r>
        <w:rPr>
          <w:rFonts w:hint="eastAsia"/>
        </w:rPr>
        <w:t>3-8</w:t>
      </w:r>
      <w:r>
        <w:rPr>
          <w:rFonts w:hint="eastAsia"/>
        </w:rPr>
        <w:t>。</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D2D18" w14:paraId="2C71FD43" w14:textId="77777777" w:rsidTr="00FD2D18">
        <w:trPr>
          <w:jc w:val="center"/>
        </w:trPr>
        <w:tc>
          <w:tcPr>
            <w:tcW w:w="2694" w:type="dxa"/>
          </w:tcPr>
          <w:p w14:paraId="7693A568" w14:textId="77777777" w:rsidR="00FD2D18" w:rsidRDefault="00FD2D18" w:rsidP="00C82603">
            <w:pPr>
              <w:ind w:firstLineChars="0" w:firstLine="0"/>
              <w:rPr>
                <w:rFonts w:ascii="Cambria Math" w:hAnsi="Cambria Math"/>
                <w:i/>
              </w:rPr>
            </w:pPr>
          </w:p>
        </w:tc>
        <w:tc>
          <w:tcPr>
            <w:tcW w:w="2930" w:type="dxa"/>
          </w:tcPr>
          <w:p w14:paraId="193D74A1" w14:textId="43399A3B" w:rsidR="00FD2D1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i,j</m:t>
                        </m:r>
                      </m:sub>
                    </m:sSub>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W</m:t>
                                </m:r>
                              </m:e>
                              <m:sub>
                                <m:r>
                                  <w:rPr>
                                    <w:rFonts w:ascii="Cambria Math" w:hAnsi="Cambria Math"/>
                                  </w:rPr>
                                  <m:t>i,j</m:t>
                                </m:r>
                              </m:sub>
                            </m:sSub>
                          </m:e>
                        </m:nary>
                      </m:e>
                    </m:box>
                  </m:den>
                </m:f>
              </m:oMath>
            </m:oMathPara>
          </w:p>
        </w:tc>
        <w:tc>
          <w:tcPr>
            <w:tcW w:w="3023" w:type="dxa"/>
            <w:vAlign w:val="center"/>
          </w:tcPr>
          <w:p w14:paraId="65B0030D" w14:textId="0CBE8C8E" w:rsidR="00FD2D18" w:rsidRPr="00500AE7" w:rsidRDefault="00000000" w:rsidP="00FD2D18">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3-8</m:t>
                    </m:r>
                  </m:e>
                </m:d>
              </m:oMath>
            </m:oMathPara>
          </w:p>
        </w:tc>
      </w:tr>
    </w:tbl>
    <w:p w14:paraId="43F7F63E" w14:textId="2817B8DF" w:rsidR="00212359" w:rsidRPr="00AB45BF" w:rsidRDefault="00212359" w:rsidP="00212359">
      <w:pPr>
        <w:ind w:firstLine="480"/>
      </w:pPr>
      <w:r>
        <w:rPr>
          <w:rFonts w:hint="eastAsia"/>
        </w:rPr>
        <w:t>最后，为了与输入序列的</w:t>
      </w:r>
      <w:proofErr w:type="spellStart"/>
      <w:r w:rsidR="005A1543">
        <w:rPr>
          <w:rFonts w:hint="eastAsia"/>
        </w:rPr>
        <w:t>B</w:t>
      </w:r>
      <w:r>
        <w:rPr>
          <w:rFonts w:hint="eastAsia"/>
        </w:rPr>
        <w:t>atchSize</w:t>
      </w:r>
      <w:proofErr w:type="spellEnd"/>
      <w:r>
        <w:rPr>
          <w:rFonts w:hint="eastAsia"/>
        </w:rPr>
        <w:t>相匹配，将权重矩阵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扩展为四维张量，形状为</w:t>
      </w:r>
      <m:oMath>
        <m:d>
          <m:dPr>
            <m:ctrlPr>
              <w:rPr>
                <w:rFonts w:ascii="Cambria Math" w:hAnsi="Cambria Math"/>
                <w:i/>
              </w:rPr>
            </m:ctrlPr>
          </m:dPr>
          <m:e>
            <m:r>
              <w:rPr>
                <w:rFonts w:ascii="Cambria Math" w:hAnsi="Cambria Math"/>
              </w:rPr>
              <m:t>B,1,L,L</m:t>
            </m:r>
          </m:e>
        </m:d>
      </m:oMath>
      <w:r>
        <w:rPr>
          <w:rFonts w:hint="eastAsia"/>
        </w:rPr>
        <w:t>，其中</w:t>
      </w:r>
      <m:oMath>
        <m: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与原始注意力分数矩阵</w:t>
      </w:r>
      <m:oMath>
        <m:r>
          <w:rPr>
            <w:rFonts w:ascii="Cambria Math" w:hAnsi="Cambria Math"/>
          </w:rPr>
          <m:t>A</m:t>
        </m:r>
      </m:oMath>
      <w:r>
        <w:rPr>
          <w:rFonts w:hint="eastAsia"/>
        </w:rPr>
        <w:t>相乘，得到改进后的注意力分数矩阵</w:t>
      </w:r>
      <m:oMath>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rPr>
          <m:t>=W×</m:t>
        </m:r>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，其中</w:t>
      </w:r>
      <m:oMath>
        <m:r>
          <w:rPr>
            <w:rFonts w:ascii="Cambria Math" w:hAnsi="Cambria Math"/>
          </w:rPr>
          <m:t>A</m:t>
        </m:r>
      </m:oMath>
      <w:r>
        <w:rPr>
          <w:rFonts w:hint="eastAsia"/>
        </w:rPr>
        <w:t>是原始注意力分数矩阵，</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为其转置矩阵。</w:t>
      </w:r>
    </w:p>
    <w:p w14:paraId="7770EE9F" w14:textId="77777777" w:rsidR="00212359" w:rsidRPr="001A554A" w:rsidRDefault="00212359" w:rsidP="00212359">
      <w:pPr>
        <w:ind w:firstLine="480"/>
        <w:rPr>
          <w:color w:val="000000" w:themeColor="text1"/>
        </w:rPr>
      </w:pPr>
      <w:r w:rsidRPr="001A554A">
        <w:rPr>
          <w:rFonts w:hint="eastAsia"/>
          <w:color w:val="000000" w:themeColor="text1"/>
        </w:rPr>
        <w:t>因此，基于</w:t>
      </w:r>
      <w:r w:rsidRPr="001A554A">
        <w:rPr>
          <w:color w:val="000000" w:themeColor="text1"/>
        </w:rPr>
        <w:t>NSWG</w:t>
      </w:r>
      <w:r w:rsidRPr="001A554A">
        <w:rPr>
          <w:rFonts w:hint="eastAsia"/>
          <w:color w:val="000000" w:themeColor="text1"/>
        </w:rPr>
        <w:t>算法生成的模型在计算序列的注意力分数时，不仅考虑词元的语义相似性，还会考虑词语间的相对位置信息，从而</w:t>
      </w:r>
      <w:proofErr w:type="gramStart"/>
      <w:r w:rsidRPr="001A554A">
        <w:rPr>
          <w:rFonts w:hint="eastAsia"/>
          <w:color w:val="000000" w:themeColor="text1"/>
        </w:rPr>
        <w:t>弱化因词编码</w:t>
      </w:r>
      <w:proofErr w:type="gramEnd"/>
      <w:r w:rsidRPr="001A554A">
        <w:rPr>
          <w:rFonts w:hint="eastAsia"/>
          <w:color w:val="000000" w:themeColor="text1"/>
        </w:rPr>
        <w:t>序列缩短而导致上下文联系减弱所带来的影响，减少</w:t>
      </w:r>
      <w:proofErr w:type="gramStart"/>
      <w:r w:rsidRPr="001A554A">
        <w:rPr>
          <w:rFonts w:hint="eastAsia"/>
          <w:color w:val="000000" w:themeColor="text1"/>
        </w:rPr>
        <w:t>相邻槽值被</w:t>
      </w:r>
      <w:proofErr w:type="gramEnd"/>
      <w:r w:rsidRPr="001A554A">
        <w:rPr>
          <w:rFonts w:hint="eastAsia"/>
          <w:color w:val="000000" w:themeColor="text1"/>
        </w:rPr>
        <w:t>错误识别为同一槽位的现象。基于邻近自注意力机制的方法，不仅提高了模型的准确性，还增强了模型对序列中局部结构的敏感性。</w:t>
      </w:r>
    </w:p>
    <w:p w14:paraId="26D2A22A" w14:textId="77777777" w:rsidR="00212359" w:rsidRDefault="00212359" w:rsidP="00212359">
      <w:pPr>
        <w:pStyle w:val="3"/>
      </w:pPr>
      <w:bookmarkStart w:id="60" w:name="_Toc194845637"/>
      <w:commentRangeStart w:id="29"/>
      <w:r w:rsidRPr="00AA70FD">
        <w:rPr>
          <w:rFonts w:hint="eastAsia"/>
        </w:rPr>
        <w:t>3.2.4</w:t>
      </w:r>
      <w:r w:rsidRPr="00AA70FD">
        <w:rPr>
          <w:rFonts w:hint="eastAsia"/>
        </w:rPr>
        <w:t>解码层</w:t>
      </w:r>
      <w:bookmarkEnd w:id="60"/>
      <w:r w:rsidRPr="00AA70FD">
        <w:rPr>
          <w:rFonts w:hint="eastAsia"/>
        </w:rPr>
        <w:t xml:space="preserve"> </w:t>
      </w:r>
      <w:commentRangeEnd w:id="29"/>
      <w:r>
        <w:rPr>
          <w:rStyle w:val="CommentReference"/>
        </w:rPr>
        <w:commentReference w:id="29"/>
      </w:r>
    </w:p>
    <w:p w14:paraId="79A3F714" w14:textId="77777777" w:rsidR="00212359"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oMath>
      <w:r w:rsidRPr="009337C1">
        <w:rPr>
          <w:rFonts w:hint="eastAsia"/>
        </w:rPr>
        <w:t>对业务场景、意图进行分类，计算方法如公式</w:t>
      </w:r>
      <w:r w:rsidRPr="009337C1">
        <w:rPr>
          <w:rFonts w:hint="eastAsia"/>
        </w:rPr>
        <w:t>3</w:t>
      </w:r>
      <w:r>
        <w:rPr>
          <w:rFonts w:hint="eastAsia"/>
        </w:rPr>
        <w:t>-9</w:t>
      </w:r>
      <w:r w:rsidRPr="009337C1">
        <w:rPr>
          <w:rFonts w:hint="eastAsia"/>
        </w:rPr>
        <w:t>所示，其中</w:t>
      </w:r>
      <w:proofErr w:type="spellStart"/>
      <w:r>
        <w:rPr>
          <w:rFonts w:hint="eastAsia"/>
        </w:rPr>
        <w:t>CP</w:t>
      </w:r>
      <w:r w:rsidRPr="00C31A5B">
        <w:rPr>
          <w:rFonts w:hint="eastAsia"/>
        </w:rPr>
        <w:t>Bert</w:t>
      </w:r>
      <w:proofErr w:type="spellEnd"/>
      <w:r w:rsidRPr="009337C1">
        <w:rPr>
          <w:rFonts w:hint="eastAsia"/>
        </w:rPr>
        <w:t>是编码层使用的</w:t>
      </w:r>
      <w:r>
        <w:rPr>
          <w:rFonts w:hint="eastAsia"/>
        </w:rPr>
        <w:t>自定义</w:t>
      </w:r>
      <w:proofErr w:type="gramStart"/>
      <w:r w:rsidRPr="009337C1">
        <w:rPr>
          <w:rFonts w:hint="eastAsia"/>
        </w:rPr>
        <w:t>预训练</w:t>
      </w:r>
      <w:r>
        <w:rPr>
          <w:rFonts w:hint="eastAsia"/>
        </w:rPr>
        <w:t>词</w:t>
      </w:r>
      <w:proofErr w:type="gramEnd"/>
      <w:r w:rsidRPr="009337C1">
        <w:rPr>
          <w:rFonts w:hint="eastAsia"/>
        </w:rPr>
        <w:t>模型。</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B19D8" w14:paraId="25ECB808" w14:textId="77777777" w:rsidTr="00C82603">
        <w:trPr>
          <w:jc w:val="center"/>
        </w:trPr>
        <w:tc>
          <w:tcPr>
            <w:tcW w:w="2694" w:type="dxa"/>
          </w:tcPr>
          <w:p w14:paraId="4415ED1F" w14:textId="77777777" w:rsidR="00FB19D8" w:rsidRDefault="00FB19D8" w:rsidP="00C82603">
            <w:pPr>
              <w:ind w:firstLineChars="0" w:firstLine="0"/>
              <w:rPr>
                <w:rFonts w:ascii="Cambria Math" w:hAnsi="Cambria Math"/>
                <w:i/>
              </w:rPr>
            </w:pPr>
          </w:p>
        </w:tc>
        <w:tc>
          <w:tcPr>
            <w:tcW w:w="2930" w:type="dxa"/>
          </w:tcPr>
          <w:p w14:paraId="1836A969" w14:textId="0D293D67" w:rsidR="00FB19D8" w:rsidRDefault="00000000" w:rsidP="00C82603">
            <w:pPr>
              <w:ind w:firstLineChars="0" w:firstLine="0"/>
              <w:jc w:val="center"/>
              <w:rPr>
                <w:rFonts w:ascii="Cambria Math" w:hAnsi="Cambria Math"/>
                <w:i/>
              </w:rPr>
            </w:pPr>
            <m:oMathPara>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r>
                  <w:rPr>
                    <w:rFonts w:ascii="Cambria Math" w:hAnsi="Cambria Math"/>
                    <w:color w:val="000000" w:themeColor="text1"/>
                  </w:rPr>
                  <m:t>=CPBert</m:t>
                </m:r>
                <m:d>
                  <m:dPr>
                    <m:ctrlPr>
                      <w:rPr>
                        <w:rFonts w:ascii="Cambria Math" w:hAnsi="Cambria Math"/>
                        <w:i/>
                        <w:color w:val="000000" w:themeColor="text1"/>
                      </w:rPr>
                    </m:ctrlPr>
                  </m:dPr>
                  <m:e>
                    <m:r>
                      <w:rPr>
                        <w:rFonts w:ascii="Cambria Math" w:hAnsi="Cambria Math"/>
                        <w:color w:val="000000" w:themeColor="text1"/>
                      </w:rPr>
                      <m:t>X</m:t>
                    </m:r>
                  </m:e>
                </m:d>
                <m:d>
                  <m:dPr>
                    <m:begChr m:val="["/>
                    <m:endChr m:val="]"/>
                    <m:ctrlPr>
                      <w:rPr>
                        <w:rFonts w:ascii="Cambria Math" w:hAnsi="Cambria Math"/>
                        <w:i/>
                        <w:color w:val="000000" w:themeColor="text1"/>
                      </w:rPr>
                    </m:ctrlPr>
                  </m:dPr>
                  <m:e>
                    <m:r>
                      <w:rPr>
                        <w:rFonts w:ascii="Cambria Math" w:hAnsi="Cambria Math"/>
                        <w:color w:val="000000" w:themeColor="text1"/>
                      </w:rPr>
                      <m:t>1</m:t>
                    </m:r>
                  </m:e>
                </m:d>
              </m:oMath>
            </m:oMathPara>
          </w:p>
        </w:tc>
        <w:tc>
          <w:tcPr>
            <w:tcW w:w="3023" w:type="dxa"/>
            <w:vAlign w:val="center"/>
          </w:tcPr>
          <w:p w14:paraId="040DF13F" w14:textId="5CC7B523" w:rsidR="00FB19D8" w:rsidRPr="00500AE7" w:rsidRDefault="00000000" w:rsidP="00C82603">
            <w:pPr>
              <w:ind w:firstLineChars="0" w:firstLine="0"/>
              <w:jc w:val="center"/>
              <w:rPr>
                <w:rFonts w:ascii="Cambria Math" w:hAnsi="Cambria Math"/>
                <w:i/>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3-9</m:t>
                    </m:r>
                  </m:e>
                </m:d>
              </m:oMath>
            </m:oMathPara>
          </w:p>
        </w:tc>
      </w:tr>
    </w:tbl>
    <w:p w14:paraId="5B870684" w14:textId="77777777" w:rsidR="00212359" w:rsidRDefault="00212359" w:rsidP="00212359">
      <w:pPr>
        <w:ind w:firstLine="480"/>
        <w:rPr>
          <w:color w:val="000000" w:themeColor="text1"/>
        </w:rPr>
      </w:pPr>
      <w:r w:rsidRPr="00892759">
        <w:rPr>
          <w:rFonts w:hint="eastAsia"/>
          <w:color w:val="000000" w:themeColor="text1"/>
        </w:rPr>
        <w:t>将最后一层隐藏状态向量</w:t>
      </w:r>
      <m:oMath>
        <m:r>
          <w:rPr>
            <w:rFonts w:ascii="Cambria Math" w:hAnsi="Cambria Math"/>
            <w:color w:val="000000" w:themeColor="text1"/>
          </w:rPr>
          <m:t>V=</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e>
        </m:d>
      </m:oMath>
      <w:r w:rsidRPr="00892759">
        <w:rPr>
          <w:rFonts w:hint="eastAsia"/>
          <w:color w:val="000000" w:themeColor="text1"/>
        </w:rPr>
        <w:t>作为</w:t>
      </w:r>
      <w:r w:rsidRPr="00892759">
        <w:rPr>
          <w:color w:val="000000" w:themeColor="text1"/>
        </w:rPr>
        <w:t>CRF</w:t>
      </w:r>
      <w:r w:rsidRPr="00892759">
        <w:rPr>
          <w:color w:val="000000" w:themeColor="text1"/>
        </w:rPr>
        <w:t>层</w:t>
      </w:r>
      <w:r w:rsidRPr="00892759">
        <w:rPr>
          <w:rFonts w:hint="eastAsia"/>
          <w:color w:val="000000" w:themeColor="text1"/>
        </w:rPr>
        <w:t>输入，具体计算方式如公式</w:t>
      </w:r>
      <w:r w:rsidRPr="00892759">
        <w:rPr>
          <w:rFonts w:hint="eastAsia"/>
          <w:color w:val="000000" w:themeColor="text1"/>
        </w:rPr>
        <w:t>3-10</w:t>
      </w:r>
      <w:r w:rsidRPr="00892759">
        <w:rPr>
          <w:rFonts w:hint="eastAsia"/>
          <w:color w:val="000000" w:themeColor="text1"/>
        </w:rPr>
        <w:t>所示，通过捕捉槽标签序列之间的依赖关系，获得预测的槽标签序列。</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FB19D8" w14:paraId="4C4EEF9C" w14:textId="77777777" w:rsidTr="00C82603">
        <w:trPr>
          <w:jc w:val="center"/>
        </w:trPr>
        <w:tc>
          <w:tcPr>
            <w:tcW w:w="2694" w:type="dxa"/>
          </w:tcPr>
          <w:p w14:paraId="6DEAD8F7" w14:textId="77777777" w:rsidR="00FB19D8" w:rsidRDefault="00FB19D8" w:rsidP="00C82603">
            <w:pPr>
              <w:ind w:firstLineChars="0" w:firstLine="0"/>
              <w:rPr>
                <w:rFonts w:ascii="Cambria Math" w:hAnsi="Cambria Math"/>
                <w:i/>
              </w:rPr>
            </w:pPr>
          </w:p>
        </w:tc>
        <w:tc>
          <w:tcPr>
            <w:tcW w:w="2930" w:type="dxa"/>
          </w:tcPr>
          <w:p w14:paraId="65926D65" w14:textId="15E0138E" w:rsidR="00FB19D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hint="eastAsia"/>
                  </w:rPr>
                  <m:t>CP</m:t>
                </m:r>
                <m:r>
                  <w:rPr>
                    <w:rFonts w:ascii="Cambria Math" w:hAnsi="Cambria Math"/>
                  </w:rPr>
                  <m:t>B</m:t>
                </m:r>
                <m:r>
                  <w:rPr>
                    <w:rFonts w:ascii="Cambria Math" w:hAnsi="Cambria Math" w:hint="eastAsia"/>
                  </w:rPr>
                  <m:t>ert</m:t>
                </m:r>
                <m:d>
                  <m:dPr>
                    <m:ctrlPr>
                      <w:rPr>
                        <w:rFonts w:ascii="Cambria Math" w:hAnsi="Cambria Math"/>
                        <w:i/>
                      </w:rPr>
                    </m:ctrlPr>
                  </m:dPr>
                  <m:e>
                    <m:r>
                      <m:rPr>
                        <m:nor/>
                      </m:rPr>
                      <m:t>X</m:t>
                    </m:r>
                  </m:e>
                </m:d>
                <m:d>
                  <m:dPr>
                    <m:begChr m:val="["/>
                    <m:endChr m:val="]"/>
                    <m:ctrlPr>
                      <w:rPr>
                        <w:rFonts w:ascii="Cambria Math" w:hAnsi="Cambria Math"/>
                        <w:i/>
                      </w:rPr>
                    </m:ctrlPr>
                  </m:dPr>
                  <m:e>
                    <m:r>
                      <w:rPr>
                        <w:rFonts w:ascii="Cambria Math" w:hAnsi="Cambria Math"/>
                      </w:rPr>
                      <m:t>0</m:t>
                    </m:r>
                  </m:e>
                </m:d>
              </m:oMath>
            </m:oMathPara>
          </w:p>
        </w:tc>
        <w:tc>
          <w:tcPr>
            <w:tcW w:w="3023" w:type="dxa"/>
            <w:vAlign w:val="center"/>
          </w:tcPr>
          <w:p w14:paraId="3D7BAAA9" w14:textId="0FDD88DD" w:rsidR="00FB19D8" w:rsidRPr="00500AE7" w:rsidRDefault="00000000" w:rsidP="00C82603">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3-10</m:t>
                    </m:r>
                  </m:e>
                </m:d>
              </m:oMath>
            </m:oMathPara>
          </w:p>
        </w:tc>
      </w:tr>
    </w:tbl>
    <w:p w14:paraId="505CFEEF" w14:textId="0C915C04" w:rsidR="00212359" w:rsidRPr="00892759" w:rsidRDefault="00212359" w:rsidP="00212359">
      <w:pPr>
        <w:ind w:firstLine="480"/>
        <w:rPr>
          <w:color w:val="000000" w:themeColor="text1"/>
        </w:rPr>
      </w:pPr>
      <w:r w:rsidRPr="00892759">
        <w:rPr>
          <w:rFonts w:hint="eastAsia"/>
          <w:color w:val="000000" w:themeColor="text1"/>
        </w:rPr>
        <w:t>最后，使用</w:t>
      </w:r>
      <w:proofErr w:type="spellStart"/>
      <w:r w:rsidRPr="00892759">
        <w:rPr>
          <w:rFonts w:hint="eastAsia"/>
          <w:color w:val="000000" w:themeColor="text1"/>
        </w:rPr>
        <w:t>Jieba</w:t>
      </w:r>
      <w:proofErr w:type="spellEnd"/>
      <w:r w:rsidRPr="00892759">
        <w:rPr>
          <w:rFonts w:hint="eastAsia"/>
          <w:color w:val="000000" w:themeColor="text1"/>
        </w:rPr>
        <w:t>分词器对预测文本进行分词，获取序列长度。然后，基于分词结果及对应的预测序列标注标签分布，抽取出对应</w:t>
      </w:r>
      <w:proofErr w:type="gramStart"/>
      <w:r w:rsidRPr="00892759">
        <w:rPr>
          <w:rFonts w:hint="eastAsia"/>
          <w:color w:val="000000" w:themeColor="text1"/>
        </w:rPr>
        <w:t>的槽值信息</w:t>
      </w:r>
      <w:proofErr w:type="gramEnd"/>
      <w:r w:rsidRPr="00892759">
        <w:rPr>
          <w:rFonts w:hint="eastAsia"/>
          <w:color w:val="000000" w:themeColor="text1"/>
        </w:rPr>
        <w:t>。通过这种方式，可以更加准确地获取文本中的关键信息和实体，从而提高整体的任务处理效果。</w:t>
      </w:r>
    </w:p>
    <w:p w14:paraId="77CA593A" w14:textId="0092FF80" w:rsidR="00212359" w:rsidRPr="00AA70FD" w:rsidRDefault="00212359" w:rsidP="00212359">
      <w:pPr>
        <w:pStyle w:val="2"/>
      </w:pPr>
      <w:bookmarkStart w:id="61" w:name="_Toc194845638"/>
      <w:r w:rsidRPr="00AA70FD">
        <w:rPr>
          <w:rFonts w:hint="eastAsia"/>
        </w:rPr>
        <w:lastRenderedPageBreak/>
        <w:t>3.3</w:t>
      </w:r>
      <w:r w:rsidRPr="00AA70FD">
        <w:rPr>
          <w:rFonts w:hint="eastAsia"/>
        </w:rPr>
        <w:t>基于编码层字词融合的</w:t>
      </w:r>
      <w:r w:rsidRPr="00AA70FD">
        <w:rPr>
          <w:rFonts w:hint="eastAsia"/>
        </w:rPr>
        <w:t>NLU</w:t>
      </w:r>
      <w:r w:rsidRPr="00AA70FD">
        <w:rPr>
          <w:rFonts w:hint="eastAsia"/>
        </w:rPr>
        <w:t>模型</w:t>
      </w:r>
      <w:bookmarkEnd w:id="61"/>
    </w:p>
    <w:p w14:paraId="28CE0C7E" w14:textId="008AC4D3" w:rsidR="00212359" w:rsidRDefault="00212359" w:rsidP="00212359">
      <w:pPr>
        <w:pStyle w:val="3"/>
      </w:pPr>
      <w:bookmarkStart w:id="62" w:name="_Toc194845639"/>
      <w:r w:rsidRPr="00AA70FD">
        <w:rPr>
          <w:rFonts w:hint="eastAsia"/>
        </w:rPr>
        <w:t>3.3.1</w:t>
      </w:r>
      <w:r w:rsidRPr="00AA70FD">
        <w:rPr>
          <w:rFonts w:hint="eastAsia"/>
        </w:rPr>
        <w:t>整体架构</w:t>
      </w:r>
      <w:bookmarkEnd w:id="62"/>
    </w:p>
    <w:p w14:paraId="03C21285" w14:textId="6D21B1CD" w:rsidR="00212359" w:rsidRDefault="00212359" w:rsidP="00212359">
      <w:pPr>
        <w:ind w:firstLine="480"/>
        <w:rPr>
          <w:color w:val="000000" w:themeColor="text1"/>
        </w:rPr>
      </w:pPr>
      <w:r w:rsidRPr="00C04139">
        <w:rPr>
          <w:rFonts w:hint="eastAsia"/>
          <w:color w:val="000000" w:themeColor="text1"/>
        </w:rPr>
        <w:t>为了实现更全面的语义表示，避免模型对分词结果的完全依赖，提高</w:t>
      </w:r>
      <w:r w:rsidRPr="00C04139">
        <w:rPr>
          <w:rFonts w:hint="eastAsia"/>
          <w:color w:val="000000" w:themeColor="text1"/>
        </w:rPr>
        <w:t>NLU</w:t>
      </w:r>
      <w:r w:rsidRPr="00C04139">
        <w:rPr>
          <w:rFonts w:hint="eastAsia"/>
          <w:color w:val="000000" w:themeColor="text1"/>
        </w:rPr>
        <w:t>模型解析准确率，本节修改单一的以字为基本语义单位的编码方式，构建了一个基于编码层字词融合编码的</w:t>
      </w:r>
      <w:r w:rsidRPr="00C04139">
        <w:rPr>
          <w:rFonts w:hint="eastAsia"/>
          <w:color w:val="000000" w:themeColor="text1"/>
        </w:rPr>
        <w:t>NLU</w:t>
      </w:r>
      <w:r w:rsidRPr="00C04139">
        <w:rPr>
          <w:rFonts w:hint="eastAsia"/>
          <w:color w:val="000000" w:themeColor="text1"/>
        </w:rPr>
        <w:t>模型</w:t>
      </w:r>
      <w:r w:rsidRPr="00C04139">
        <w:rPr>
          <w:rFonts w:hint="eastAsia"/>
          <w:color w:val="000000" w:themeColor="text1"/>
        </w:rPr>
        <w:t>WPFe</w:t>
      </w:r>
      <w:r w:rsidRPr="00C04139">
        <w:rPr>
          <w:rFonts w:hint="eastAsia"/>
          <w:color w:val="000000" w:themeColor="text1"/>
        </w:rPr>
        <w:t>。其模型结构如图</w:t>
      </w:r>
      <w:r w:rsidRPr="00C04139">
        <w:rPr>
          <w:rFonts w:hint="eastAsia"/>
          <w:color w:val="000000" w:themeColor="text1"/>
        </w:rPr>
        <w:t>3-</w:t>
      </w:r>
      <w:r w:rsidR="00F9381F">
        <w:rPr>
          <w:rFonts w:hint="eastAsia"/>
          <w:color w:val="000000" w:themeColor="text1"/>
        </w:rPr>
        <w:t>4</w:t>
      </w:r>
      <w:r w:rsidRPr="00C04139">
        <w:rPr>
          <w:rFonts w:hint="eastAsia"/>
          <w:color w:val="000000" w:themeColor="text1"/>
        </w:rPr>
        <w:t>所示，</w:t>
      </w:r>
      <w:r w:rsidRPr="00C04139">
        <w:rPr>
          <w:rFonts w:hint="eastAsia"/>
          <w:color w:val="000000" w:themeColor="text1"/>
        </w:rPr>
        <w:t>WPFe</w:t>
      </w:r>
      <w:r w:rsidRPr="00C04139">
        <w:rPr>
          <w:rFonts w:hint="eastAsia"/>
          <w:color w:val="000000" w:themeColor="text1"/>
        </w:rPr>
        <w:t>模型由输入层、编码层和解码层三部分组成。在以下小节中，将详细解释每个模块的功能与作用。</w:t>
      </w:r>
    </w:p>
    <w:p w14:paraId="7916DF93" w14:textId="2B393AFF" w:rsidR="00212359" w:rsidRPr="003564D7" w:rsidRDefault="002C54BD" w:rsidP="00951645">
      <w:pPr>
        <w:spacing w:line="240" w:lineRule="auto"/>
        <w:ind w:firstLineChars="0" w:firstLine="0"/>
        <w:rPr>
          <w:color w:val="000000" w:themeColor="text1"/>
        </w:rPr>
      </w:pPr>
      <w:commentRangeStart w:id="50"/>
      <w:r>
        <w:rPr>
          <w:noProof/>
        </w:rPr>
        <w:drawing>
          <wp:inline distT="0" distB="0" distL="0" distR="0" wp14:anchorId="4D9919B5" wp14:editId="519DACB8">
            <wp:extent cx="5363210" cy="1478915"/>
            <wp:effectExtent l="0" t="0" r="8890" b="6985"/>
            <wp:docPr id="271275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5229" name=""/>
                    <pic:cNvPicPr/>
                  </pic:nvPicPr>
                  <pic:blipFill>
                    <a:blip r:embed="rId52"/>
                    <a:stretch>
                      <a:fillRect/>
                    </a:stretch>
                  </pic:blipFill>
                  <pic:spPr>
                    <a:xfrm>
                      <a:off x="0" y="0"/>
                      <a:ext cx="5363210" cy="1478915"/>
                    </a:xfrm>
                    <a:prstGeom prst="rect">
                      <a:avLst/>
                    </a:prstGeom>
                  </pic:spPr>
                </pic:pic>
              </a:graphicData>
            </a:graphic>
          </wp:inline>
        </w:drawing>
      </w:r>
      <w:commentRangeEnd w:id="50"/>
      <w:r>
        <w:rPr>
          <w:rStyle w:val="CommentReference"/>
        </w:rPr>
        <w:commentReference w:id="50"/>
      </w:r>
    </w:p>
    <w:p w14:paraId="7D8C0BE0" w14:textId="009DFA4F" w:rsidR="00212359" w:rsidRDefault="00440686" w:rsidP="00951645">
      <w:pPr>
        <w:pStyle w:val="afb"/>
        <w:ind w:firstLineChars="0" w:firstLine="0"/>
      </w:pPr>
      <w:bookmarkStart w:id="63" w:name="_Toc19513608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基于</w:t>
      </w:r>
      <w:r w:rsidR="00212359">
        <w:rPr>
          <w:rFonts w:hint="eastAsia"/>
          <w:szCs w:val="21"/>
        </w:rPr>
        <w:t>编码层字词融合</w:t>
      </w:r>
      <w:r w:rsidR="00212359">
        <w:rPr>
          <w:rFonts w:hint="eastAsia"/>
          <w:szCs w:val="21"/>
        </w:rPr>
        <w:t>NLU</w:t>
      </w:r>
      <w:r w:rsidR="00212359">
        <w:rPr>
          <w:rFonts w:hint="eastAsia"/>
          <w:szCs w:val="21"/>
        </w:rPr>
        <w:t>模型结构图</w:t>
      </w:r>
      <w:bookmarkEnd w:id="63"/>
    </w:p>
    <w:p w14:paraId="00B08BC9" w14:textId="2B8F4244" w:rsidR="00212359" w:rsidRPr="00B26286" w:rsidRDefault="00B766FC" w:rsidP="00951645">
      <w:pPr>
        <w:pStyle w:val="afb"/>
        <w:ind w:firstLineChars="0" w:firstLine="0"/>
      </w:pPr>
      <w:r>
        <w:t xml:space="preserve">Fig </w:t>
      </w:r>
      <w:r w:rsidR="00910671">
        <w:rPr>
          <w:rFonts w:hint="eastAsia"/>
        </w:rPr>
        <w:t>3</w:t>
      </w:r>
      <w:r w:rsidR="003E6F0E">
        <w:noBreakHyphen/>
      </w:r>
      <w:r w:rsidR="00C94A36">
        <w:rPr>
          <w:rFonts w:hint="eastAsia"/>
        </w:rPr>
        <w:t>4</w:t>
      </w:r>
      <w:r w:rsidR="00640AE2">
        <w:rPr>
          <w:rFonts w:hint="eastAsia"/>
        </w:rPr>
        <w:t xml:space="preserve"> </w:t>
      </w:r>
      <w:r w:rsidR="00212359" w:rsidRPr="001568F3">
        <w:t>Structure diagram of NLU model based on word</w:t>
      </w:r>
      <w:r w:rsidR="00212359">
        <w:rPr>
          <w:rFonts w:hint="eastAsia"/>
        </w:rPr>
        <w:t>-phrase fusion</w:t>
      </w:r>
      <w:r w:rsidR="00212359" w:rsidRPr="001568F3">
        <w:t xml:space="preserve"> encoding</w:t>
      </w:r>
    </w:p>
    <w:p w14:paraId="0FEF57CB" w14:textId="77777777" w:rsidR="00212359" w:rsidRDefault="00212359" w:rsidP="00212359">
      <w:pPr>
        <w:pStyle w:val="3"/>
      </w:pPr>
      <w:bookmarkStart w:id="64" w:name="_Toc194845640"/>
      <w:r w:rsidRPr="00AA70FD">
        <w:rPr>
          <w:rFonts w:hint="eastAsia"/>
        </w:rPr>
        <w:t>3.3.2</w:t>
      </w:r>
      <w:r w:rsidRPr="00AA70FD">
        <w:rPr>
          <w:rFonts w:hint="eastAsia"/>
        </w:rPr>
        <w:t>输入层</w:t>
      </w:r>
      <w:bookmarkEnd w:id="64"/>
    </w:p>
    <w:p w14:paraId="6C07BBF2" w14:textId="77777777" w:rsidR="00212359" w:rsidRPr="0049355A" w:rsidRDefault="00212359" w:rsidP="00212359">
      <w:pPr>
        <w:ind w:firstLine="480"/>
        <w:rPr>
          <w:color w:val="FF0000"/>
        </w:rPr>
      </w:pPr>
      <w:r w:rsidRPr="00C04139">
        <w:rPr>
          <w:rFonts w:hint="eastAsia"/>
          <w:color w:val="000000" w:themeColor="text1"/>
        </w:rPr>
        <w:t>输入层分为字输入层和词输入层两部分。字输入层以文本中的每个字为基本单元，将文本中的每个字符映射为一个独立的嵌入向量，从而更加细粒度地捕捉语言特征。</w:t>
      </w:r>
      <w:r w:rsidRPr="00C04139">
        <w:rPr>
          <w:color w:val="000000" w:themeColor="text1"/>
        </w:rPr>
        <w:t>输入</w:t>
      </w:r>
      <w:r w:rsidRPr="00C04139">
        <w:rPr>
          <w:rFonts w:hint="eastAsia"/>
          <w:color w:val="000000" w:themeColor="text1"/>
        </w:rPr>
        <w:t>文本编码序列</w:t>
      </w:r>
      <m:oMath>
        <m:r>
          <w:rPr>
            <w:rFonts w:ascii="Cambria Math" w:hAnsi="Cambria Math"/>
            <w:color w:val="000000" w:themeColor="text1"/>
          </w:rPr>
          <m:t>c=</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=Tokenizer</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oMath>
      <w:r w:rsidRPr="00C04139">
        <w:rPr>
          <w:rFonts w:hint="eastAsia"/>
          <w:color w:val="000000" w:themeColor="text1"/>
        </w:rPr>
        <w:t>，</w:t>
      </w:r>
      <m:oMath>
        <m:r>
          <w:rPr>
            <w:rFonts w:ascii="Cambria Math" w:hAnsi="Cambria Math"/>
            <w:color w:val="000000" w:themeColor="text1"/>
          </w:rPr>
          <m:t>Tokenizer</m:t>
        </m:r>
      </m:oMath>
      <w:r w:rsidRPr="00C04139">
        <w:rPr>
          <w:rFonts w:hint="eastAsia"/>
          <w:color w:val="000000" w:themeColor="text1"/>
        </w:rPr>
        <w:t>是</w:t>
      </w:r>
      <w:r w:rsidRPr="00C04139">
        <w:rPr>
          <w:color w:val="000000" w:themeColor="text1"/>
        </w:rPr>
        <w:t>B</w:t>
      </w:r>
      <w:r w:rsidRPr="00C04139">
        <w:rPr>
          <w:rFonts w:hint="eastAsia"/>
          <w:color w:val="000000" w:themeColor="text1"/>
        </w:rPr>
        <w:t>ert</w:t>
      </w:r>
      <w:r w:rsidRPr="00C04139">
        <w:rPr>
          <w:color w:val="000000" w:themeColor="text1"/>
        </w:rPr>
        <w:t>-</w:t>
      </w:r>
      <w:r w:rsidRPr="00C04139">
        <w:rPr>
          <w:rFonts w:hint="eastAsia"/>
          <w:color w:val="000000" w:themeColor="text1"/>
        </w:rPr>
        <w:t>B</w:t>
      </w:r>
      <w:r w:rsidRPr="00C04139">
        <w:rPr>
          <w:color w:val="000000" w:themeColor="text1"/>
        </w:rPr>
        <w:t>ase-</w:t>
      </w:r>
      <w:r w:rsidRPr="00C04139">
        <w:rPr>
          <w:rFonts w:hint="eastAsia"/>
          <w:color w:val="000000" w:themeColor="text1"/>
        </w:rPr>
        <w:t>C</w:t>
      </w:r>
      <w:r w:rsidRPr="00C04139">
        <w:rPr>
          <w:color w:val="000000" w:themeColor="text1"/>
        </w:rPr>
        <w:t>hinese</w:t>
      </w:r>
      <w:proofErr w:type="gramStart"/>
      <w:r w:rsidRPr="00C04139">
        <w:rPr>
          <w:rFonts w:hint="eastAsia"/>
          <w:color w:val="000000" w:themeColor="text1"/>
        </w:rPr>
        <w:t>预训练</w:t>
      </w:r>
      <w:proofErr w:type="gramEnd"/>
      <w:r w:rsidRPr="00C04139">
        <w:rPr>
          <w:rFonts w:hint="eastAsia"/>
          <w:color w:val="000000" w:themeColor="text1"/>
        </w:rPr>
        <w:t>模型分词器，</w:t>
      </w:r>
      <m:oMath>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是模型使用的字符表。</w:t>
      </w:r>
      <w:r w:rsidRPr="00C04139">
        <w:rPr>
          <w:color w:val="000000" w:themeColor="text1"/>
        </w:rPr>
        <w:t>经过</w:t>
      </w:r>
      <w:r w:rsidRPr="00C04139">
        <w:rPr>
          <w:color w:val="000000" w:themeColor="text1"/>
        </w:rPr>
        <w:t>Embedding</w:t>
      </w:r>
      <w:r w:rsidRPr="00C04139">
        <w:rPr>
          <w:rFonts w:hint="eastAsia"/>
          <w:color w:val="000000" w:themeColor="text1"/>
        </w:rPr>
        <w:t>层处理</w:t>
      </w:r>
      <w:r w:rsidRPr="00C04139">
        <w:rPr>
          <w:color w:val="000000" w:themeColor="text1"/>
        </w:rPr>
        <w:t>得到</w:t>
      </w:r>
      <w:r w:rsidRPr="00C04139">
        <w:rPr>
          <w:rFonts w:hint="eastAsia"/>
          <w:color w:val="000000" w:themeColor="text1"/>
        </w:rPr>
        <w:t>嵌入向量序列</w:t>
      </w:r>
      <m:oMath>
        <m:r>
          <w:rPr>
            <w:rFonts w:ascii="Cambria Math" w:hAnsi="Cambria Math"/>
            <w:color w:val="000000" w:themeColor="text1"/>
          </w:rPr>
          <m:t>x={</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=Embedding(</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m:t>
        </m:r>
      </m:oMath>
      <w:r w:rsidRPr="00C04139">
        <w:rPr>
          <w:rFonts w:hint="eastAsia"/>
          <w:color w:val="000000" w:themeColor="text1"/>
        </w:rPr>
        <w:t>。</w:t>
      </w:r>
    </w:p>
    <w:p w14:paraId="53F5985F" w14:textId="4D9B033D" w:rsidR="00212359" w:rsidRPr="00C04139" w:rsidRDefault="00212359" w:rsidP="00212359">
      <w:pPr>
        <w:ind w:firstLine="480"/>
        <w:rPr>
          <w:color w:val="000000" w:themeColor="text1"/>
        </w:rPr>
      </w:pPr>
      <w:r w:rsidRPr="00C04139">
        <w:rPr>
          <w:rFonts w:hint="eastAsia"/>
          <w:color w:val="000000" w:themeColor="text1"/>
        </w:rPr>
        <w:t>词编码输入层使用</w:t>
      </w:r>
      <w:proofErr w:type="spellStart"/>
      <w:r w:rsidRPr="00C04139">
        <w:rPr>
          <w:color w:val="000000" w:themeColor="text1"/>
        </w:rPr>
        <w:t>Jieba</w:t>
      </w:r>
      <w:proofErr w:type="spellEnd"/>
      <w:r w:rsidRPr="00C04139">
        <w:rPr>
          <w:rFonts w:hint="eastAsia"/>
          <w:color w:val="000000" w:themeColor="text1"/>
        </w:rPr>
        <w:t>分词工具对输入文本进行分词处理，以词为基本语义单位作为模型的输入。在构建词语时包含其对应的每个字，例如：对于输入文本</w:t>
      </w:r>
      <w:r w:rsidRPr="00C04139">
        <w:rPr>
          <w:rFonts w:hint="eastAsia"/>
          <w:color w:val="000000" w:themeColor="text1"/>
        </w:rPr>
        <w:t xml:space="preserve"> </w:t>
      </w:r>
      <w:r w:rsidRPr="00C04139">
        <w:rPr>
          <w:rFonts w:hint="eastAsia"/>
          <w:color w:val="000000" w:themeColor="text1"/>
        </w:rPr>
        <w:t>“今年</w:t>
      </w:r>
      <w:r w:rsidRPr="00C04139">
        <w:rPr>
          <w:rFonts w:hint="eastAsia"/>
          <w:color w:val="000000" w:themeColor="text1"/>
        </w:rPr>
        <w:t>1</w:t>
      </w:r>
      <w:r w:rsidRPr="00C04139">
        <w:rPr>
          <w:rFonts w:hint="eastAsia"/>
          <w:color w:val="000000" w:themeColor="text1"/>
        </w:rPr>
        <w:t>月石家庄售电量是多少？”，分词处理后结果为“今年今年</w:t>
      </w:r>
      <w:r w:rsidRPr="00C04139">
        <w:rPr>
          <w:rFonts w:hint="eastAsia"/>
          <w:color w:val="000000" w:themeColor="text1"/>
        </w:rPr>
        <w:t>1</w:t>
      </w:r>
      <w:r w:rsidRPr="00C04139">
        <w:rPr>
          <w:rFonts w:hint="eastAsia"/>
          <w:color w:val="000000" w:themeColor="text1"/>
        </w:rPr>
        <w:t>月</w:t>
      </w:r>
      <w:r w:rsidRPr="00C04139">
        <w:rPr>
          <w:rFonts w:hint="eastAsia"/>
          <w:color w:val="000000" w:themeColor="text1"/>
        </w:rPr>
        <w:t>1</w:t>
      </w:r>
      <w:r w:rsidRPr="00C04139">
        <w:rPr>
          <w:rFonts w:hint="eastAsia"/>
          <w:color w:val="000000" w:themeColor="text1"/>
        </w:rPr>
        <w:t>月</w:t>
      </w:r>
      <w:proofErr w:type="gramStart"/>
      <w:r w:rsidRPr="00C04139">
        <w:rPr>
          <w:rFonts w:hint="eastAsia"/>
          <w:color w:val="000000" w:themeColor="text1"/>
        </w:rPr>
        <w:t>石家庄石家庄石家庄售电量售电量</w:t>
      </w:r>
      <w:proofErr w:type="gramEnd"/>
      <w:r w:rsidRPr="00C04139">
        <w:rPr>
          <w:rFonts w:hint="eastAsia"/>
          <w:color w:val="000000" w:themeColor="text1"/>
        </w:rPr>
        <w:t>售电量是多少</w:t>
      </w:r>
      <w:proofErr w:type="gramStart"/>
      <w:r w:rsidRPr="00C04139">
        <w:rPr>
          <w:rFonts w:hint="eastAsia"/>
          <w:color w:val="000000" w:themeColor="text1"/>
        </w:rPr>
        <w:t>多少</w:t>
      </w:r>
      <w:proofErr w:type="gramEnd"/>
      <w:r w:rsidRPr="00C04139">
        <w:rPr>
          <w:rFonts w:hint="eastAsia"/>
          <w:color w:val="000000" w:themeColor="text1"/>
        </w:rPr>
        <w:t>”。</w:t>
      </w:r>
      <w:r w:rsidRPr="00C04139">
        <w:rPr>
          <w:rFonts w:hint="eastAsia"/>
          <w:color w:val="000000" w:themeColor="text1"/>
        </w:rPr>
        <w:t xml:space="preserve"> </w:t>
      </w:r>
      <w:r w:rsidRPr="00C04139">
        <w:rPr>
          <w:rFonts w:hint="eastAsia"/>
          <w:color w:val="000000" w:themeColor="text1"/>
        </w:rPr>
        <w:t>每个分词短语将构建对应的文本编码序列，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为</w:t>
      </w:r>
      <w:proofErr w:type="spellStart"/>
      <w:r w:rsidRPr="00C04139">
        <w:rPr>
          <w:color w:val="000000" w:themeColor="text1"/>
        </w:rPr>
        <w:t>CPBert</w:t>
      </w:r>
      <w:proofErr w:type="spellEnd"/>
      <w:r w:rsidRPr="00C04139">
        <w:rPr>
          <w:rFonts w:hint="eastAsia"/>
          <w:color w:val="000000" w:themeColor="text1"/>
        </w:rPr>
        <w:t>的</w:t>
      </w:r>
      <w:r w:rsidRPr="00C04139">
        <w:rPr>
          <w:color w:val="000000" w:themeColor="text1"/>
        </w:rPr>
        <w:t>Tokenizer</w:t>
      </w:r>
      <w:r w:rsidRPr="00C04139">
        <w:rPr>
          <w:rFonts w:hint="eastAsia"/>
          <w:color w:val="000000" w:themeColor="text1"/>
        </w:rPr>
        <w:t>词汇表。分</w:t>
      </w:r>
      <w:r w:rsidRPr="00C04139">
        <w:rPr>
          <w:rFonts w:hint="eastAsia"/>
          <w:color w:val="000000" w:themeColor="text1"/>
        </w:rPr>
        <w:lastRenderedPageBreak/>
        <w:t>词处理后的文本编码序列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oMath>
      <w:r w:rsidRPr="00C04139">
        <w:rPr>
          <w:color w:val="000000" w:themeColor="text1"/>
        </w:rPr>
        <w:t>经过</w:t>
      </w:r>
      <w:proofErr w:type="spellStart"/>
      <w:r w:rsidRPr="00C04139">
        <w:rPr>
          <w:color w:val="000000" w:themeColor="text1"/>
        </w:rPr>
        <w:t>CPBert_</w:t>
      </w:r>
      <w:r w:rsidRPr="00C04139">
        <w:rPr>
          <w:rFonts w:hint="eastAsia"/>
          <w:color w:val="000000" w:themeColor="text1"/>
        </w:rPr>
        <w:t>E</w:t>
      </w:r>
      <w:r w:rsidRPr="00C04139">
        <w:rPr>
          <w:color w:val="000000" w:themeColor="text1"/>
        </w:rPr>
        <w:t>mbedding</w:t>
      </w:r>
      <w:proofErr w:type="spellEnd"/>
      <w:proofErr w:type="gramStart"/>
      <w:r w:rsidRPr="00C04139">
        <w:rPr>
          <w:rFonts w:hint="eastAsia"/>
          <w:color w:val="000000" w:themeColor="text1"/>
        </w:rPr>
        <w:t>层</w:t>
      </w:r>
      <w:r w:rsidRPr="00C04139">
        <w:rPr>
          <w:color w:val="000000" w:themeColor="text1"/>
        </w:rPr>
        <w:t>得到</w:t>
      </w:r>
      <w:proofErr w:type="gramEnd"/>
      <w:r w:rsidRPr="00C04139">
        <w:rPr>
          <w:rFonts w:hint="eastAsia"/>
          <w:color w:val="000000" w:themeColor="text1"/>
        </w:rPr>
        <w:t>嵌入向量序列</w:t>
      </w:r>
      <m:oMath>
        <m:sSup>
          <m:sSupPr>
            <m:ctrlPr>
              <w:rPr>
                <w:rFonts w:ascii="Cambria Math" w:hAnsi="Cambria Math"/>
                <w:i/>
                <w:iCs/>
                <w:color w:val="000000" w:themeColor="text1"/>
              </w:rPr>
            </m:ctrlPr>
          </m:sSupPr>
          <m:e>
            <m:r>
              <w:rPr>
                <w:rFonts w:ascii="Cambria Math" w:hAnsi="Cambria Math"/>
                <w:color w:val="000000" w:themeColor="text1"/>
              </w:rPr>
              <m:t>x</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=Pt_Embedding(</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m:t>
        </m:r>
      </m:oMath>
      <w:r w:rsidRPr="00C04139">
        <w:rPr>
          <w:color w:val="000000" w:themeColor="text1"/>
        </w:rPr>
        <w:t xml:space="preserve"> </w:t>
      </w:r>
      <w:r w:rsidRPr="00C04139">
        <w:rPr>
          <w:rFonts w:hint="eastAsia"/>
          <w:color w:val="000000" w:themeColor="text1"/>
        </w:rPr>
        <w:t>。</w:t>
      </w:r>
    </w:p>
    <w:p w14:paraId="46DD3FF5" w14:textId="77777777" w:rsidR="00212359" w:rsidRDefault="00212359" w:rsidP="00212359">
      <w:pPr>
        <w:pStyle w:val="3"/>
      </w:pPr>
      <w:bookmarkStart w:id="65" w:name="_Toc194845641"/>
      <w:r w:rsidRPr="008B0511">
        <w:rPr>
          <w:rFonts w:hint="eastAsia"/>
        </w:rPr>
        <w:t>3.3.3</w:t>
      </w:r>
      <w:r w:rsidRPr="008B0511">
        <w:rPr>
          <w:rFonts w:hint="eastAsia"/>
        </w:rPr>
        <w:t>编码层</w:t>
      </w:r>
      <w:bookmarkEnd w:id="65"/>
    </w:p>
    <w:p w14:paraId="30EB7CC3" w14:textId="1B70960A" w:rsidR="00212359" w:rsidRPr="001B66B2" w:rsidRDefault="00212359" w:rsidP="00212359">
      <w:pPr>
        <w:ind w:firstLine="480"/>
        <w:rPr>
          <w:color w:val="000000" w:themeColor="text1"/>
        </w:rPr>
      </w:pPr>
      <w:r w:rsidRPr="001B66B2">
        <w:rPr>
          <w:rFonts w:hint="eastAsia"/>
          <w:color w:val="000000" w:themeColor="text1"/>
        </w:rPr>
        <w:t>编码层由字编码层、词编码层和字词融合编码层三部分组成。字编码层以字为基本语义单位，通过</w:t>
      </w:r>
      <w:r w:rsidRPr="001B66B2">
        <w:rPr>
          <w:rFonts w:hint="eastAsia"/>
          <w:color w:val="000000" w:themeColor="text1"/>
        </w:rPr>
        <w:t>Bert</w:t>
      </w:r>
      <w:r w:rsidRPr="001B66B2">
        <w:rPr>
          <w:rFonts w:hint="eastAsia"/>
          <w:color w:val="000000" w:themeColor="text1"/>
        </w:rPr>
        <w:t>模型进行编码；词编码层则利用</w:t>
      </w:r>
      <w:proofErr w:type="spellStart"/>
      <w:r w:rsidRPr="001B66B2">
        <w:rPr>
          <w:rFonts w:hint="eastAsia"/>
          <w:color w:val="000000" w:themeColor="text1"/>
        </w:rPr>
        <w:t>CPBert</w:t>
      </w:r>
      <w:proofErr w:type="spellEnd"/>
      <w:r w:rsidRPr="001B66B2">
        <w:rPr>
          <w:rFonts w:hint="eastAsia"/>
          <w:color w:val="000000" w:themeColor="text1"/>
        </w:rPr>
        <w:t>模型进行编码。</w:t>
      </w:r>
    </w:p>
    <w:p w14:paraId="551E07C0" w14:textId="5D476D33" w:rsidR="00212359" w:rsidRPr="001B66B2" w:rsidRDefault="00212359" w:rsidP="00212359">
      <w:pPr>
        <w:ind w:firstLine="480"/>
        <w:rPr>
          <w:color w:val="000000" w:themeColor="text1"/>
        </w:rPr>
      </w:pPr>
      <w:r w:rsidRPr="001B66B2">
        <w:rPr>
          <w:rFonts w:hint="eastAsia"/>
          <w:color w:val="000000" w:themeColor="text1"/>
        </w:rPr>
        <w:t>字编码层的结构设计如图</w:t>
      </w:r>
      <w:r w:rsidRPr="001B66B2">
        <w:rPr>
          <w:rFonts w:hint="eastAsia"/>
          <w:color w:val="000000" w:themeColor="text1"/>
        </w:rPr>
        <w:t>3-</w:t>
      </w:r>
      <w:r w:rsidR="00D564F5">
        <w:rPr>
          <w:rFonts w:hint="eastAsia"/>
          <w:color w:val="000000" w:themeColor="text1"/>
        </w:rPr>
        <w:t>5</w:t>
      </w:r>
      <w:r w:rsidRPr="001B66B2">
        <w:rPr>
          <w:rFonts w:hint="eastAsia"/>
          <w:color w:val="000000" w:themeColor="text1"/>
        </w:rPr>
        <w:t>所示。在</w:t>
      </w:r>
      <w:r w:rsidRPr="001B66B2">
        <w:rPr>
          <w:color w:val="000000" w:themeColor="text1"/>
        </w:rPr>
        <w:t>B</w:t>
      </w:r>
      <w:r w:rsidRPr="001B66B2">
        <w:rPr>
          <w:rFonts w:hint="eastAsia"/>
          <w:color w:val="000000" w:themeColor="text1"/>
        </w:rPr>
        <w:t>ert</w:t>
      </w:r>
      <w:r w:rsidRPr="001B66B2">
        <w:rPr>
          <w:color w:val="000000" w:themeColor="text1"/>
        </w:rPr>
        <w:t>-</w:t>
      </w:r>
      <w:r w:rsidRPr="001B66B2">
        <w:rPr>
          <w:rFonts w:hint="eastAsia"/>
          <w:color w:val="000000" w:themeColor="text1"/>
        </w:rPr>
        <w:t>B</w:t>
      </w:r>
      <w:r w:rsidRPr="001B66B2">
        <w:rPr>
          <w:color w:val="000000" w:themeColor="text1"/>
        </w:rPr>
        <w:t>ase-</w:t>
      </w:r>
      <w:r w:rsidRPr="001B66B2">
        <w:rPr>
          <w:rFonts w:hint="eastAsia"/>
          <w:color w:val="000000" w:themeColor="text1"/>
        </w:rPr>
        <w:t>C</w:t>
      </w:r>
      <w:r w:rsidRPr="001B66B2">
        <w:rPr>
          <w:color w:val="000000" w:themeColor="text1"/>
        </w:rPr>
        <w:t>hinese</w:t>
      </w:r>
      <w:proofErr w:type="gramStart"/>
      <w:r w:rsidRPr="001B66B2">
        <w:rPr>
          <w:rFonts w:hint="eastAsia"/>
          <w:color w:val="000000" w:themeColor="text1"/>
        </w:rPr>
        <w:t>预训练</w:t>
      </w:r>
      <w:proofErr w:type="gramEnd"/>
      <w:r w:rsidRPr="001B66B2">
        <w:rPr>
          <w:rFonts w:hint="eastAsia"/>
          <w:color w:val="000000" w:themeColor="text1"/>
        </w:rPr>
        <w:t>语言</w:t>
      </w:r>
      <w:r w:rsidRPr="001B66B2">
        <w:rPr>
          <w:color w:val="000000" w:themeColor="text1"/>
        </w:rPr>
        <w:t>模型的基础上</w:t>
      </w:r>
      <w:r w:rsidR="00572BC8">
        <w:rPr>
          <w:rFonts w:hint="eastAsia"/>
          <w:color w:val="000000" w:themeColor="text1"/>
        </w:rPr>
        <w:t>，对</w:t>
      </w:r>
      <w:r w:rsidRPr="001B66B2">
        <w:rPr>
          <w:color w:val="000000" w:themeColor="text1"/>
        </w:rPr>
        <w:t>Embedding</w:t>
      </w:r>
      <w:r w:rsidRPr="001B66B2">
        <w:rPr>
          <w:rFonts w:hint="eastAsia"/>
          <w:color w:val="000000" w:themeColor="text1"/>
        </w:rPr>
        <w:t>嵌入结果</w:t>
      </w:r>
      <m:oMath>
        <m:r>
          <w:rPr>
            <w:rFonts w:ascii="Cambria Math" w:hAnsi="Cambria Math"/>
            <w:color w:val="000000" w:themeColor="text1"/>
          </w:rPr>
          <m:t>x</m:t>
        </m:r>
      </m:oMath>
      <w:r w:rsidRPr="001B66B2">
        <w:rPr>
          <w:color w:val="000000" w:themeColor="text1"/>
        </w:rPr>
        <w:t>进行特征抽取和编码</w:t>
      </w:r>
      <w:r w:rsidRPr="001B66B2">
        <w:rPr>
          <w:rFonts w:hint="eastAsia"/>
          <w:color w:val="000000" w:themeColor="text1"/>
        </w:rPr>
        <w:t>，</w:t>
      </w:r>
      <w:r w:rsidRPr="001B66B2">
        <w:rPr>
          <w:color w:val="000000" w:themeColor="text1"/>
        </w:rPr>
        <w:t>对</w:t>
      </w:r>
      <w:proofErr w:type="gramStart"/>
      <w:r w:rsidRPr="001B66B2">
        <w:rPr>
          <w:color w:val="000000" w:themeColor="text1"/>
        </w:rPr>
        <w:t>字符级</w:t>
      </w:r>
      <w:proofErr w:type="gramEnd"/>
      <w:r w:rsidRPr="001B66B2">
        <w:rPr>
          <w:color w:val="000000" w:themeColor="text1"/>
        </w:rPr>
        <w:t>嵌入序列执行自注意力机制操作，通过多层</w:t>
      </w:r>
      <w:r w:rsidR="00E95F1E">
        <w:rPr>
          <w:rFonts w:hint="eastAsia"/>
          <w:color w:val="000000" w:themeColor="text1"/>
        </w:rPr>
        <w:t>Encoder</w:t>
      </w:r>
      <w:r w:rsidRPr="001B66B2">
        <w:rPr>
          <w:color w:val="000000" w:themeColor="text1"/>
        </w:rPr>
        <w:t>结构进行迭代计算，</w:t>
      </w:r>
      <w:r w:rsidRPr="001B66B2">
        <w:rPr>
          <w:rFonts w:hint="eastAsia"/>
          <w:color w:val="000000" w:themeColor="text1"/>
        </w:rPr>
        <w:t>从而得到具有</w:t>
      </w:r>
      <w:r w:rsidRPr="001B66B2">
        <w:rPr>
          <w:color w:val="000000" w:themeColor="text1"/>
        </w:rPr>
        <w:t>丰富语义表示</w:t>
      </w:r>
      <w:r w:rsidRPr="001B66B2">
        <w:rPr>
          <w:rFonts w:hint="eastAsia"/>
          <w:color w:val="000000" w:themeColor="text1"/>
        </w:rPr>
        <w:t>的池化向量表示</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1B66B2">
        <w:rPr>
          <w:rFonts w:hint="eastAsia"/>
          <w:color w:val="000000" w:themeColor="text1"/>
        </w:rPr>
        <w:t>以及每个</w:t>
      </w:r>
      <w:r w:rsidRPr="001B66B2">
        <w:rPr>
          <w:color w:val="000000" w:themeColor="text1"/>
        </w:rPr>
        <w:t>token</w:t>
      </w:r>
      <w:r w:rsidRPr="001B66B2">
        <w:rPr>
          <w:rFonts w:hint="eastAsia"/>
          <w:color w:val="000000" w:themeColor="text1"/>
        </w:rPr>
        <w:t>的向量表示</w:t>
      </w:r>
      <m:oMath>
        <m:r>
          <w:rPr>
            <w:rFonts w:ascii="Cambria Math" w:hAnsi="Cambria Math"/>
            <w:color w:val="000000" w:themeColor="text1"/>
          </w:rPr>
          <m:t>v={</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r>
          <w:rPr>
            <w:rFonts w:ascii="Cambria Math" w:hAnsi="Cambria Math"/>
            <w:color w:val="000000" w:themeColor="text1"/>
          </w:rPr>
          <m:t>}</m:t>
        </m:r>
      </m:oMath>
      <w:r w:rsidRPr="001B66B2">
        <w:rPr>
          <w:color w:val="000000" w:themeColor="text1"/>
        </w:rPr>
        <w:t>。</w:t>
      </w:r>
    </w:p>
    <w:p w14:paraId="07EDE708" w14:textId="4AB223E2" w:rsidR="00212359" w:rsidRDefault="000A5356" w:rsidP="00951645">
      <w:pPr>
        <w:pStyle w:val="paragraph"/>
        <w:spacing w:before="60" w:beforeAutospacing="0" w:after="60" w:afterAutospacing="0" w:line="240" w:lineRule="auto"/>
        <w:ind w:firstLineChars="0" w:firstLine="0"/>
        <w:jc w:val="center"/>
        <w:rPr>
          <w:rFonts w:ascii="Times New Roman" w:eastAsia="宋体" w:hAnsi="Times New Roman"/>
          <w:kern w:val="2"/>
          <w:sz w:val="21"/>
          <w:szCs w:val="21"/>
        </w:rPr>
      </w:pPr>
      <w:r>
        <w:rPr>
          <w:noProof/>
        </w:rPr>
        <w:drawing>
          <wp:inline distT="0" distB="0" distL="0" distR="0" wp14:anchorId="2F1783C6" wp14:editId="4408D580">
            <wp:extent cx="3148012" cy="1251229"/>
            <wp:effectExtent l="0" t="0" r="0" b="6350"/>
            <wp:docPr id="409004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4747" name=""/>
                    <pic:cNvPicPr/>
                  </pic:nvPicPr>
                  <pic:blipFill>
                    <a:blip r:embed="rId53"/>
                    <a:stretch>
                      <a:fillRect/>
                    </a:stretch>
                  </pic:blipFill>
                  <pic:spPr>
                    <a:xfrm>
                      <a:off x="0" y="0"/>
                      <a:ext cx="3230279" cy="1283927"/>
                    </a:xfrm>
                    <a:prstGeom prst="rect">
                      <a:avLst/>
                    </a:prstGeom>
                  </pic:spPr>
                </pic:pic>
              </a:graphicData>
            </a:graphic>
          </wp:inline>
        </w:drawing>
      </w:r>
    </w:p>
    <w:p w14:paraId="4CC4CDB6" w14:textId="539E967C" w:rsidR="00212359" w:rsidRDefault="00440686" w:rsidP="00951645">
      <w:pPr>
        <w:pStyle w:val="afb"/>
        <w:ind w:firstLineChars="0" w:firstLine="0"/>
      </w:pPr>
      <w:bookmarkStart w:id="66" w:name="_Toc19513608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szCs w:val="21"/>
        </w:rPr>
        <w:t>字编码层结构图</w:t>
      </w:r>
      <w:bookmarkEnd w:id="66"/>
    </w:p>
    <w:p w14:paraId="3514949D" w14:textId="32E31B5F" w:rsidR="00212359" w:rsidRPr="006D64E1" w:rsidRDefault="00B766FC" w:rsidP="00951645">
      <w:pPr>
        <w:pStyle w:val="afb"/>
        <w:ind w:firstLineChars="0" w:firstLine="0"/>
      </w:pPr>
      <w:r>
        <w:t xml:space="preserve">Fig </w:t>
      </w:r>
      <w:r w:rsidR="00910671">
        <w:rPr>
          <w:rFonts w:hint="eastAsia"/>
        </w:rPr>
        <w:t>3</w:t>
      </w:r>
      <w:r w:rsidR="003E6F0E">
        <w:noBreakHyphen/>
      </w:r>
      <w:r w:rsidR="00C94A36">
        <w:rPr>
          <w:rFonts w:hint="eastAsia"/>
        </w:rPr>
        <w:t>5</w:t>
      </w:r>
      <w:r w:rsidR="00910671">
        <w:rPr>
          <w:rFonts w:hint="eastAsia"/>
        </w:rPr>
        <w:t xml:space="preserve"> </w:t>
      </w:r>
      <w:r w:rsidR="00212359">
        <w:rPr>
          <w:rFonts w:hint="eastAsia"/>
        </w:rPr>
        <w:t>S</w:t>
      </w:r>
      <w:r w:rsidR="00212359" w:rsidRPr="006D64E1">
        <w:t>tructure diagram</w:t>
      </w:r>
      <w:r w:rsidR="00212359">
        <w:rPr>
          <w:rFonts w:hint="eastAsia"/>
        </w:rPr>
        <w:t xml:space="preserve"> of word encoding layer</w:t>
      </w:r>
    </w:p>
    <w:p w14:paraId="7196082D" w14:textId="69AFFDD2" w:rsidR="00212359" w:rsidRPr="001B66B2" w:rsidRDefault="00212359" w:rsidP="00212359">
      <w:pPr>
        <w:ind w:firstLine="480"/>
        <w:rPr>
          <w:color w:val="000000" w:themeColor="text1"/>
        </w:rPr>
      </w:pPr>
      <w:r w:rsidRPr="001B66B2">
        <w:rPr>
          <w:rFonts w:hint="eastAsia"/>
          <w:color w:val="000000" w:themeColor="text1"/>
        </w:rPr>
        <w:t>词编码层模型以词为基本的语义单位进行编码，结构如图</w:t>
      </w:r>
      <w:r w:rsidRPr="001B66B2">
        <w:rPr>
          <w:rFonts w:hint="eastAsia"/>
          <w:color w:val="000000" w:themeColor="text1"/>
        </w:rPr>
        <w:t>3-</w:t>
      </w:r>
      <w:r w:rsidR="00F34F4C">
        <w:rPr>
          <w:rFonts w:hint="eastAsia"/>
          <w:color w:val="000000" w:themeColor="text1"/>
        </w:rPr>
        <w:t>6</w:t>
      </w:r>
      <w:r w:rsidRPr="001B66B2">
        <w:rPr>
          <w:rFonts w:hint="eastAsia"/>
          <w:color w:val="000000" w:themeColor="text1"/>
        </w:rPr>
        <w:t>所示，将每个词语对应的词嵌入向量</w:t>
      </w:r>
      <m:oMath>
        <m:sSup>
          <m:sSupPr>
            <m:ctrlPr>
              <w:rPr>
                <w:rFonts w:ascii="Cambria Math" w:hAnsi="Cambria Math"/>
                <w:i/>
                <w:color w:val="000000" w:themeColor="text1"/>
              </w:rPr>
            </m:ctrlPr>
          </m:sSupPr>
          <m:e>
            <m:r>
              <w:rPr>
                <w:rFonts w:ascii="Cambria Math" w:hAnsi="Cambria Math" w:hint="eastAsia"/>
                <w:color w:val="000000" w:themeColor="text1"/>
              </w:rPr>
              <m:t>x</m:t>
            </m:r>
          </m:e>
          <m:sup>
            <m:r>
              <w:rPr>
                <w:rFonts w:ascii="Cambria Math" w:hAnsi="Cambria Math"/>
                <w:color w:val="000000" w:themeColor="text1"/>
              </w:rPr>
              <m:t>'</m:t>
            </m:r>
          </m:sup>
        </m:sSup>
      </m:oMath>
      <w:r w:rsidRPr="001B66B2">
        <w:rPr>
          <w:rFonts w:hint="eastAsia"/>
          <w:color w:val="000000" w:themeColor="text1"/>
        </w:rPr>
        <w:t>作为模型的输入，使用</w:t>
      </w:r>
      <w:proofErr w:type="spellStart"/>
      <w:r w:rsidRPr="001B66B2">
        <w:rPr>
          <w:color w:val="000000" w:themeColor="text1"/>
        </w:rPr>
        <w:t>CPBert</w:t>
      </w:r>
      <w:proofErr w:type="spellEnd"/>
      <w:r w:rsidRPr="001B66B2">
        <w:rPr>
          <w:rFonts w:hint="eastAsia"/>
          <w:color w:val="000000" w:themeColor="text1"/>
        </w:rPr>
        <w:t>模型对词嵌入向量进行语义特征训练</w:t>
      </w:r>
      <w:r w:rsidRPr="001B66B2">
        <w:rPr>
          <w:rFonts w:hint="eastAsia"/>
          <w:color w:val="000000" w:themeColor="text1"/>
        </w:rPr>
        <w:t xml:space="preserve">, </w:t>
      </w:r>
      <w:r w:rsidRPr="001B66B2">
        <w:rPr>
          <w:rFonts w:hint="eastAsia"/>
          <w:color w:val="000000" w:themeColor="text1"/>
        </w:rPr>
        <w:t>得到具有</w:t>
      </w:r>
      <w:r w:rsidRPr="001B66B2">
        <w:rPr>
          <w:color w:val="000000" w:themeColor="text1"/>
        </w:rPr>
        <w:t>丰富语义表示</w:t>
      </w:r>
      <w:r w:rsidRPr="001B66B2">
        <w:rPr>
          <w:rFonts w:hint="eastAsia"/>
          <w:color w:val="000000" w:themeColor="text1"/>
        </w:rPr>
        <w:t>的池化向量表示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d>
          <m:dPr>
            <m:begChr m:val="["/>
            <m:endChr m:val="]"/>
            <m:ctrlPr>
              <w:rPr>
                <w:rFonts w:ascii="Cambria Math" w:hAnsi="Cambria Math"/>
                <w:i/>
                <w:color w:val="000000" w:themeColor="text1"/>
              </w:rPr>
            </m:ctrlPr>
          </m:dPr>
          <m:e>
            <m:r>
              <w:rPr>
                <w:rFonts w:ascii="Cambria Math" w:hAnsi="Cambria Math"/>
                <w:color w:val="000000" w:themeColor="text1"/>
              </w:rPr>
              <m:t>CLS</m:t>
            </m:r>
          </m:e>
        </m:d>
      </m:oMath>
      <w:r w:rsidRPr="001B66B2">
        <w:rPr>
          <w:rFonts w:hint="eastAsia"/>
          <w:color w:val="000000" w:themeColor="text1"/>
        </w:rPr>
        <w:t>和每个词的向量表示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iCs/>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n</m:t>
            </m:r>
          </m:sub>
        </m:sSub>
        <m:r>
          <w:rPr>
            <w:rFonts w:ascii="Cambria Math" w:hAnsi="Cambria Math"/>
            <w:color w:val="000000" w:themeColor="text1"/>
          </w:rPr>
          <m:t>}</m:t>
        </m:r>
      </m:oMath>
      <w:r w:rsidRPr="001B66B2">
        <w:rPr>
          <w:rFonts w:hint="eastAsia"/>
          <w:color w:val="000000" w:themeColor="text1"/>
        </w:rPr>
        <w:t>。</w:t>
      </w:r>
    </w:p>
    <w:p w14:paraId="5061D630" w14:textId="31F06CE8" w:rsidR="00212359" w:rsidRDefault="000A5356" w:rsidP="00951645">
      <w:pPr>
        <w:spacing w:line="240" w:lineRule="auto"/>
        <w:ind w:firstLineChars="0" w:firstLine="0"/>
        <w:jc w:val="center"/>
      </w:pPr>
      <w:r>
        <w:rPr>
          <w:noProof/>
        </w:rPr>
        <w:drawing>
          <wp:inline distT="0" distB="0" distL="0" distR="0" wp14:anchorId="6F8EBB52" wp14:editId="507BEEDC">
            <wp:extent cx="3524250" cy="1419130"/>
            <wp:effectExtent l="0" t="0" r="0" b="0"/>
            <wp:docPr id="149769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989" name=""/>
                    <pic:cNvPicPr/>
                  </pic:nvPicPr>
                  <pic:blipFill>
                    <a:blip r:embed="rId54"/>
                    <a:stretch>
                      <a:fillRect/>
                    </a:stretch>
                  </pic:blipFill>
                  <pic:spPr>
                    <a:xfrm>
                      <a:off x="0" y="0"/>
                      <a:ext cx="3550713" cy="1429786"/>
                    </a:xfrm>
                    <a:prstGeom prst="rect">
                      <a:avLst/>
                    </a:prstGeom>
                  </pic:spPr>
                </pic:pic>
              </a:graphicData>
            </a:graphic>
          </wp:inline>
        </w:drawing>
      </w:r>
    </w:p>
    <w:p w14:paraId="5462BD23" w14:textId="610CF1F7" w:rsidR="00212359" w:rsidRDefault="00440686" w:rsidP="00951645">
      <w:pPr>
        <w:pStyle w:val="afb"/>
        <w:ind w:firstLineChars="0" w:firstLine="0"/>
      </w:pPr>
      <w:bookmarkStart w:id="67" w:name="_Toc19513608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szCs w:val="21"/>
        </w:rPr>
        <w:t>词编码层结构图</w:t>
      </w:r>
      <w:bookmarkEnd w:id="67"/>
    </w:p>
    <w:p w14:paraId="6AFECF6A" w14:textId="041F3511" w:rsidR="00212359" w:rsidRPr="00A83AC6" w:rsidRDefault="00B766FC" w:rsidP="00951645">
      <w:pPr>
        <w:pStyle w:val="afb"/>
        <w:ind w:firstLineChars="0" w:firstLine="0"/>
      </w:pPr>
      <w:r>
        <w:t xml:space="preserve">Fig </w:t>
      </w:r>
      <w:r w:rsidR="00910671">
        <w:rPr>
          <w:rFonts w:hint="eastAsia"/>
        </w:rPr>
        <w:t>3</w:t>
      </w:r>
      <w:r w:rsidR="003E6F0E">
        <w:noBreakHyphen/>
      </w:r>
      <w:r w:rsidR="00910671">
        <w:rPr>
          <w:rFonts w:hint="eastAsia"/>
        </w:rPr>
        <w:t xml:space="preserve">6 </w:t>
      </w:r>
      <w:r w:rsidR="00212359">
        <w:rPr>
          <w:rFonts w:hint="eastAsia"/>
        </w:rPr>
        <w:t>S</w:t>
      </w:r>
      <w:r w:rsidR="00212359" w:rsidRPr="006D64E1">
        <w:t>tructure diagram</w:t>
      </w:r>
      <w:r w:rsidR="00212359">
        <w:rPr>
          <w:rFonts w:hint="eastAsia"/>
        </w:rPr>
        <w:t xml:space="preserve"> of phrase encoding layer</w:t>
      </w:r>
    </w:p>
    <w:p w14:paraId="4C67FE55" w14:textId="6C91EA17" w:rsidR="00212359" w:rsidRDefault="00212359" w:rsidP="00543342">
      <w:pPr>
        <w:ind w:firstLine="480"/>
        <w:rPr>
          <w:color w:val="000000" w:themeColor="text1"/>
        </w:rPr>
      </w:pPr>
      <w:r w:rsidRPr="00BD6C0A">
        <w:rPr>
          <w:rFonts w:hint="eastAsia"/>
          <w:color w:val="000000" w:themeColor="text1"/>
        </w:rPr>
        <w:lastRenderedPageBreak/>
        <w:t>字词融合编码层以字为基本语义单位，将处理好的字向量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BD6C0A">
        <w:rPr>
          <w:rFonts w:hint="eastAsia"/>
          <w:color w:val="000000" w:themeColor="text1"/>
        </w:rPr>
        <w:t>和词向量</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进行并连拼接，计算方式如公式</w:t>
      </w:r>
      <w:r w:rsidRPr="00BD6C0A">
        <w:rPr>
          <w:rFonts w:hint="eastAsia"/>
          <w:color w:val="000000" w:themeColor="text1"/>
        </w:rPr>
        <w:t>3-11</w:t>
      </w:r>
      <w:r w:rsidRPr="00BD6C0A">
        <w:rPr>
          <w:rFonts w:hint="eastAsia"/>
          <w:color w:val="000000" w:themeColor="text1"/>
        </w:rPr>
        <w:t>所示，得到最终的字词融合向量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。例如：在输入文本“今年</w:t>
      </w:r>
      <w:r w:rsidRPr="00BD6C0A">
        <w:rPr>
          <w:rFonts w:hint="eastAsia"/>
          <w:color w:val="000000" w:themeColor="text1"/>
        </w:rPr>
        <w:t>1</w:t>
      </w:r>
      <w:r w:rsidRPr="00BD6C0A">
        <w:rPr>
          <w:rFonts w:hint="eastAsia"/>
          <w:color w:val="000000" w:themeColor="text1"/>
        </w:rPr>
        <w:t>月石家庄售电量是多少？”中，“今”字对应的字词融合向量是将</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oMath>
      <w:r w:rsidRPr="00BD6C0A">
        <w:rPr>
          <w:rFonts w:hint="eastAsia"/>
          <w:color w:val="000000" w:themeColor="text1"/>
        </w:rPr>
        <w:t>]</w:t>
      </w:r>
      <w:r w:rsidRPr="00BD6C0A">
        <w:rPr>
          <w:rFonts w:hint="eastAsia"/>
          <w:color w:val="000000" w:themeColor="text1"/>
        </w:rPr>
        <w:t>和“今”字所对应的词“今年”的词向量</w:t>
      </w:r>
      <w:r w:rsidRPr="00BD6C0A">
        <w:rPr>
          <w:rFonts w:hint="eastAsia"/>
          <w:color w:val="000000" w:themeColor="text1"/>
        </w:rPr>
        <w:t>[</w:t>
      </w:r>
      <m:oMath>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拼接为</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。字词融合编码层结构如图</w:t>
      </w:r>
      <w:r w:rsidRPr="00BD6C0A">
        <w:rPr>
          <w:rFonts w:hint="eastAsia"/>
          <w:color w:val="000000" w:themeColor="text1"/>
        </w:rPr>
        <w:t>3-</w:t>
      </w:r>
      <w:r w:rsidR="00543342">
        <w:rPr>
          <w:rFonts w:hint="eastAsia"/>
          <w:color w:val="000000" w:themeColor="text1"/>
        </w:rPr>
        <w:t>7</w:t>
      </w:r>
      <w:r w:rsidRPr="00BD6C0A">
        <w:rPr>
          <w:rFonts w:hint="eastAsia"/>
          <w:color w:val="000000" w:themeColor="text1"/>
        </w:rPr>
        <w:t>所示。</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3023"/>
      </w:tblGrid>
      <w:tr w:rsidR="00FB19D8" w14:paraId="1D0FE34D" w14:textId="77777777" w:rsidTr="00FB19D8">
        <w:trPr>
          <w:jc w:val="center"/>
        </w:trPr>
        <w:tc>
          <w:tcPr>
            <w:tcW w:w="2812" w:type="dxa"/>
          </w:tcPr>
          <w:p w14:paraId="6F008FFA" w14:textId="77777777" w:rsidR="00FB19D8" w:rsidRDefault="00FB19D8" w:rsidP="00C82603">
            <w:pPr>
              <w:ind w:firstLineChars="0" w:firstLine="0"/>
              <w:rPr>
                <w:rFonts w:ascii="Cambria Math" w:hAnsi="Cambria Math"/>
                <w:i/>
              </w:rPr>
            </w:pPr>
          </w:p>
        </w:tc>
        <w:tc>
          <w:tcPr>
            <w:tcW w:w="2812" w:type="dxa"/>
          </w:tcPr>
          <w:p w14:paraId="03A05160" w14:textId="7453709D" w:rsidR="00FB19D8" w:rsidRDefault="00000000" w:rsidP="00C82603">
            <w:pPr>
              <w:ind w:firstLineChars="0" w:firstLine="0"/>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e>
                </m:d>
              </m:oMath>
            </m:oMathPara>
          </w:p>
        </w:tc>
        <w:tc>
          <w:tcPr>
            <w:tcW w:w="3023" w:type="dxa"/>
            <w:vAlign w:val="center"/>
          </w:tcPr>
          <w:p w14:paraId="385E848D" w14:textId="59BC2A3D" w:rsidR="00FB19D8" w:rsidRPr="00500AE7" w:rsidRDefault="00000000" w:rsidP="00FB19D8">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3-11</m:t>
                    </m:r>
                  </m:e>
                </m:d>
              </m:oMath>
            </m:oMathPara>
          </w:p>
        </w:tc>
      </w:tr>
    </w:tbl>
    <w:p w14:paraId="7B7282C7" w14:textId="63C1183C" w:rsidR="00212359" w:rsidRDefault="009642CA" w:rsidP="00951645">
      <w:pPr>
        <w:pStyle w:val="ad"/>
        <w:spacing w:line="240" w:lineRule="auto"/>
        <w:ind w:firstLineChars="0" w:firstLine="0"/>
      </w:pPr>
      <w:r>
        <w:rPr>
          <w:noProof/>
        </w:rPr>
        <w:drawing>
          <wp:inline distT="0" distB="0" distL="0" distR="0" wp14:anchorId="01CBA884" wp14:editId="3F2B7AA2">
            <wp:extent cx="5363210" cy="648335"/>
            <wp:effectExtent l="0" t="0" r="8890" b="0"/>
            <wp:docPr id="1831588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8133" name=""/>
                    <pic:cNvPicPr/>
                  </pic:nvPicPr>
                  <pic:blipFill>
                    <a:blip r:embed="rId55"/>
                    <a:stretch>
                      <a:fillRect/>
                    </a:stretch>
                  </pic:blipFill>
                  <pic:spPr>
                    <a:xfrm>
                      <a:off x="0" y="0"/>
                      <a:ext cx="5363210" cy="648335"/>
                    </a:xfrm>
                    <a:prstGeom prst="rect">
                      <a:avLst/>
                    </a:prstGeom>
                  </pic:spPr>
                </pic:pic>
              </a:graphicData>
            </a:graphic>
          </wp:inline>
        </w:drawing>
      </w:r>
    </w:p>
    <w:p w14:paraId="7310175B" w14:textId="68F22B2D" w:rsidR="00212359" w:rsidRDefault="00440686" w:rsidP="00951645">
      <w:pPr>
        <w:pStyle w:val="afb"/>
        <w:ind w:firstLineChars="0" w:firstLine="0"/>
      </w:pPr>
      <w:bookmarkStart w:id="68" w:name="_Toc19513608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szCs w:val="21"/>
        </w:rPr>
        <w:t>字词融合编码层结构图</w:t>
      </w:r>
      <w:bookmarkEnd w:id="68"/>
    </w:p>
    <w:p w14:paraId="4B5D030E" w14:textId="1586E5A6" w:rsidR="00212359" w:rsidRDefault="00B766FC" w:rsidP="00951645">
      <w:pPr>
        <w:pStyle w:val="afb"/>
        <w:ind w:firstLineChars="0" w:firstLine="0"/>
      </w:pPr>
      <w:r>
        <w:t xml:space="preserve">Fig </w:t>
      </w:r>
      <w:r w:rsidR="00633483">
        <w:rPr>
          <w:rFonts w:hint="eastAsia"/>
        </w:rPr>
        <w:t>3</w:t>
      </w:r>
      <w:r w:rsidR="003E6F0E">
        <w:noBreakHyphen/>
      </w:r>
      <w:r w:rsidR="00633483">
        <w:rPr>
          <w:rFonts w:hint="eastAsia"/>
        </w:rPr>
        <w:t>7</w:t>
      </w:r>
      <w:r w:rsidR="00212359" w:rsidRPr="006D64E1">
        <w:t xml:space="preserve"> </w:t>
      </w:r>
      <w:r w:rsidR="00212359">
        <w:rPr>
          <w:rFonts w:hint="eastAsia"/>
        </w:rPr>
        <w:t>S</w:t>
      </w:r>
      <w:r w:rsidR="00212359" w:rsidRPr="006D64E1">
        <w:t>tructure diagram</w:t>
      </w:r>
      <w:r w:rsidR="00212359">
        <w:rPr>
          <w:rFonts w:hint="eastAsia"/>
        </w:rPr>
        <w:t xml:space="preserve"> of Word-phrase fusion Encoding layer</w:t>
      </w:r>
    </w:p>
    <w:p w14:paraId="4A4B19CF" w14:textId="77777777" w:rsidR="00212359" w:rsidRPr="00AA70FD" w:rsidRDefault="00212359" w:rsidP="00212359">
      <w:pPr>
        <w:pStyle w:val="3"/>
      </w:pPr>
      <w:bookmarkStart w:id="69" w:name="_Toc194845642"/>
      <w:r w:rsidRPr="00AA70FD">
        <w:rPr>
          <w:rFonts w:hint="eastAsia"/>
        </w:rPr>
        <w:t>3.3.4</w:t>
      </w:r>
      <w:r w:rsidRPr="00AA70FD">
        <w:rPr>
          <w:rFonts w:hint="eastAsia"/>
        </w:rPr>
        <w:t>解码层</w:t>
      </w:r>
      <w:bookmarkEnd w:id="69"/>
    </w:p>
    <w:p w14:paraId="3E29FF5A" w14:textId="77777777" w:rsidR="00212359" w:rsidRPr="008F56C3" w:rsidRDefault="00212359" w:rsidP="00212359">
      <w:pPr>
        <w:ind w:firstLine="480"/>
        <w:rPr>
          <w:color w:val="000000" w:themeColor="text1"/>
        </w:rPr>
      </w:pPr>
      <w:r w:rsidRPr="008F56C3">
        <w:rPr>
          <w:rFonts w:hint="eastAsia"/>
          <w:color w:val="000000" w:themeColor="text1"/>
        </w:rPr>
        <w:t>解码层集成了</w:t>
      </w:r>
      <w:r w:rsidRPr="008F56C3">
        <w:rPr>
          <w:color w:val="000000" w:themeColor="text1"/>
        </w:rPr>
        <w:t>domain</w:t>
      </w:r>
      <w:r w:rsidRPr="008F56C3">
        <w:rPr>
          <w:rFonts w:hint="eastAsia"/>
          <w:color w:val="000000" w:themeColor="text1"/>
        </w:rPr>
        <w:t>分类器、</w:t>
      </w:r>
      <w:r w:rsidRPr="008F56C3">
        <w:rPr>
          <w:color w:val="000000" w:themeColor="text1"/>
        </w:rPr>
        <w:t>intent</w:t>
      </w:r>
      <w:r w:rsidRPr="008F56C3">
        <w:rPr>
          <w:rFonts w:hint="eastAsia"/>
          <w:color w:val="000000" w:themeColor="text1"/>
        </w:rPr>
        <w:t>分类器以及基于</w:t>
      </w:r>
      <w:r w:rsidRPr="008F56C3">
        <w:rPr>
          <w:color w:val="000000" w:themeColor="text1"/>
        </w:rPr>
        <w:t>CRF</w:t>
      </w:r>
      <w:r w:rsidRPr="008F56C3">
        <w:rPr>
          <w:rFonts w:hint="eastAsia"/>
          <w:color w:val="000000" w:themeColor="text1"/>
        </w:rPr>
        <w:t>的槽填充任务分类器。通过最后一层的隐藏层向量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8F56C3">
        <w:rPr>
          <w:rFonts w:hint="eastAsia"/>
          <w:color w:val="000000" w:themeColor="text1"/>
        </w:rPr>
        <w:t>对业务场景、意图进行分类，其中</w:t>
      </w:r>
      <m:oMath>
        <m:sSub>
          <m:sSubPr>
            <m:ctrlPr>
              <w:rPr>
                <w:rFonts w:ascii="Cambria Math" w:hAnsi="Cambria Math"/>
                <w:color w:val="000000" w:themeColor="text1"/>
              </w:rPr>
            </m:ctrlPr>
          </m:sSubPr>
          <m:e>
            <m:r>
              <w:rPr>
                <w:rFonts w:ascii="Cambria Math" w:hAnsi="Cambria Math"/>
                <w:color w:val="000000" w:themeColor="text1"/>
              </w:rPr>
              <m:t>v</m:t>
            </m:r>
          </m:e>
          <m:sub>
            <m:d>
              <m:dPr>
                <m:begChr m:val="["/>
                <m:endChr m:val="]"/>
                <m:ctrlPr>
                  <w:rPr>
                    <w:rFonts w:ascii="Cambria Math" w:hAnsi="Cambria Math"/>
                    <w:color w:val="000000" w:themeColor="text1"/>
                  </w:rPr>
                </m:ctrlPr>
              </m:dPr>
              <m:e>
                <m:r>
                  <w:rPr>
                    <w:rFonts w:ascii="Cambria Math" w:hAnsi="Cambria Math"/>
                    <w:color w:val="000000" w:themeColor="text1"/>
                  </w:rPr>
                  <m:t>CLS</m:t>
                </m:r>
              </m:e>
            </m:d>
          </m:sub>
        </m:sSub>
        <m:r>
          <m:rPr>
            <m:sty m:val="p"/>
          </m:rPr>
          <w:rPr>
            <w:rFonts w:ascii="Cambria Math" w:hAnsi="Cambria Math"/>
            <w:color w:val="000000" w:themeColor="text1"/>
          </w:rPr>
          <m:t>=</m:t>
        </m:r>
        <m:r>
          <w:rPr>
            <w:rFonts w:ascii="Cambria Math" w:hAnsi="Cambria Math"/>
            <w:color w:val="000000" w:themeColor="text1"/>
          </w:rPr>
          <m:t>BERT</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[1]</m:t>
        </m:r>
      </m:oMath>
      <w:r w:rsidRPr="008F56C3">
        <w:rPr>
          <w:rFonts w:hint="eastAsia"/>
          <w:color w:val="000000" w:themeColor="text1"/>
        </w:rPr>
        <w:t>。</w:t>
      </w:r>
    </w:p>
    <w:p w14:paraId="6EEF0037" w14:textId="70659A31" w:rsidR="00212359" w:rsidRPr="008F56C3" w:rsidRDefault="00212359" w:rsidP="00212359">
      <w:pPr>
        <w:ind w:firstLine="480"/>
        <w:rPr>
          <w:color w:val="000000" w:themeColor="text1"/>
        </w:rPr>
      </w:pPr>
      <w:r w:rsidRPr="008F56C3">
        <w:rPr>
          <w:rFonts w:hint="eastAsia"/>
          <w:color w:val="000000" w:themeColor="text1"/>
        </w:rPr>
        <w:t>将并连拼接后的字词融合向量输入</w:t>
      </w:r>
      <w:r w:rsidRPr="008F56C3">
        <w:rPr>
          <w:color w:val="000000" w:themeColor="text1"/>
        </w:rPr>
        <w:t>CRF</w:t>
      </w:r>
      <w:r w:rsidRPr="008F56C3">
        <w:rPr>
          <w:rFonts w:hint="eastAsia"/>
          <w:color w:val="000000" w:themeColor="text1"/>
        </w:rPr>
        <w:t>层以输出最终序列标记后，在解码层引入序列连续一致性损失</w:t>
      </w:r>
      <w:r w:rsidRPr="008F56C3">
        <w:rPr>
          <w:color w:val="000000" w:themeColor="text1"/>
          <w:kern w:val="0"/>
        </w:rPr>
        <w:t>(</w:t>
      </w:r>
      <w:r w:rsidRPr="00543342">
        <w:rPr>
          <w:color w:val="000000" w:themeColor="text1"/>
          <w:kern w:val="0"/>
        </w:rPr>
        <w:t>S</w:t>
      </w:r>
      <w:r w:rsidRPr="00543342">
        <w:rPr>
          <w:rFonts w:eastAsia="Cambria"/>
          <w:color w:val="000000" w:themeColor="text1"/>
          <w:kern w:val="0"/>
        </w:rPr>
        <w:t xml:space="preserve">equence </w:t>
      </w:r>
      <w:r w:rsidRPr="00543342">
        <w:rPr>
          <w:color w:val="000000" w:themeColor="text1"/>
          <w:kern w:val="0"/>
        </w:rPr>
        <w:t>C</w:t>
      </w:r>
      <w:r w:rsidRPr="00543342">
        <w:rPr>
          <w:rFonts w:eastAsia="Cambria"/>
          <w:color w:val="000000" w:themeColor="text1"/>
          <w:kern w:val="0"/>
        </w:rPr>
        <w:t xml:space="preserve">ontinuous </w:t>
      </w:r>
      <w:r w:rsidRPr="00543342">
        <w:rPr>
          <w:color w:val="000000" w:themeColor="text1"/>
          <w:kern w:val="0"/>
        </w:rPr>
        <w:t>C</w:t>
      </w:r>
      <w:r w:rsidRPr="00543342">
        <w:rPr>
          <w:rFonts w:eastAsia="Cambria"/>
          <w:color w:val="000000" w:themeColor="text1"/>
          <w:kern w:val="0"/>
        </w:rPr>
        <w:t xml:space="preserve">onsistency </w:t>
      </w:r>
      <w:r w:rsidR="00543342" w:rsidRPr="00543342">
        <w:rPr>
          <w:rFonts w:eastAsiaTheme="minorEastAsia"/>
          <w:color w:val="000000" w:themeColor="text1"/>
          <w:kern w:val="0"/>
        </w:rPr>
        <w:t>L</w:t>
      </w:r>
      <w:r w:rsidRPr="00543342">
        <w:rPr>
          <w:rFonts w:eastAsia="Cambria"/>
          <w:color w:val="000000" w:themeColor="text1"/>
          <w:kern w:val="0"/>
        </w:rPr>
        <w:t>oss</w:t>
      </w:r>
      <w:r w:rsidRPr="00543342">
        <w:rPr>
          <w:color w:val="000000" w:themeColor="text1"/>
          <w:kern w:val="0"/>
        </w:rPr>
        <w:t>，</w:t>
      </w:r>
      <w:proofErr w:type="spellStart"/>
      <w:r w:rsidRPr="00543342">
        <w:rPr>
          <w:color w:val="000000" w:themeColor="text1"/>
        </w:rPr>
        <w:t>SCCLoss</w:t>
      </w:r>
      <w:proofErr w:type="spellEnd"/>
      <w:r w:rsidRPr="008F56C3">
        <w:rPr>
          <w:color w:val="000000" w:themeColor="text1"/>
          <w:kern w:val="0"/>
        </w:rPr>
        <w:t>)</w:t>
      </w:r>
      <w:r w:rsidRPr="008F56C3">
        <w:rPr>
          <w:rFonts w:hint="eastAsia"/>
          <w:color w:val="000000" w:themeColor="text1"/>
        </w:rPr>
        <w:t>。</w:t>
      </w:r>
      <w:proofErr w:type="spellStart"/>
      <w:r w:rsidRPr="008F56C3">
        <w:rPr>
          <w:rFonts w:hint="eastAsia"/>
          <w:color w:val="000000" w:themeColor="text1"/>
        </w:rPr>
        <w:t>SCCLoss</w:t>
      </w:r>
      <w:proofErr w:type="spellEnd"/>
      <w:r w:rsidRPr="008F56C3">
        <w:rPr>
          <w:rFonts w:hint="eastAsia"/>
          <w:color w:val="000000" w:themeColor="text1"/>
        </w:rPr>
        <w:t>计算流程如图</w:t>
      </w:r>
      <w:r w:rsidRPr="008F56C3">
        <w:rPr>
          <w:rFonts w:hint="eastAsia"/>
          <w:color w:val="000000" w:themeColor="text1"/>
        </w:rPr>
        <w:t>3-</w:t>
      </w:r>
      <w:r w:rsidR="00543342">
        <w:rPr>
          <w:rFonts w:hint="eastAsia"/>
          <w:color w:val="000000" w:themeColor="text1"/>
        </w:rPr>
        <w:t>8</w:t>
      </w:r>
      <w:r w:rsidRPr="008F56C3">
        <w:rPr>
          <w:rFonts w:hint="eastAsia"/>
          <w:color w:val="000000" w:themeColor="text1"/>
        </w:rPr>
        <w:t>所示。具体而言，该策略通过构建真实槽标签</w:t>
      </w:r>
      <w:proofErr w:type="spellStart"/>
      <w:r w:rsidRPr="008F56C3">
        <w:rPr>
          <w:i/>
          <w:iCs/>
          <w:color w:val="000000" w:themeColor="text1"/>
        </w:rPr>
        <w:t>True_Label_Bool</w:t>
      </w:r>
      <w:proofErr w:type="spellEnd"/>
      <w:r w:rsidRPr="008F56C3">
        <w:rPr>
          <w:rFonts w:hint="eastAsia"/>
          <w:color w:val="000000" w:themeColor="text1"/>
        </w:rPr>
        <w:t>和模型预测槽标签</w:t>
      </w:r>
      <w:proofErr w:type="spellStart"/>
      <w:r w:rsidRPr="008F56C3">
        <w:rPr>
          <w:i/>
          <w:iCs/>
          <w:color w:val="000000" w:themeColor="text1"/>
        </w:rPr>
        <w:t>Predict_Label_Bool</w:t>
      </w:r>
      <w:proofErr w:type="spellEnd"/>
      <w:r w:rsidRPr="008F56C3">
        <w:rPr>
          <w:rFonts w:hint="eastAsia"/>
          <w:color w:val="000000" w:themeColor="text1"/>
        </w:rPr>
        <w:t>的边界连续性布尔张量（连续：</w:t>
      </w:r>
      <w:r w:rsidRPr="008F56C3">
        <w:rPr>
          <w:color w:val="000000" w:themeColor="text1"/>
        </w:rPr>
        <w:t>True</w:t>
      </w:r>
      <w:r w:rsidRPr="008F56C3">
        <w:rPr>
          <w:rFonts w:hint="eastAsia"/>
          <w:color w:val="000000" w:themeColor="text1"/>
        </w:rPr>
        <w:t>；不连续：</w:t>
      </w:r>
      <w:r w:rsidRPr="008F56C3">
        <w:rPr>
          <w:color w:val="000000" w:themeColor="text1"/>
        </w:rPr>
        <w:t>False</w:t>
      </w:r>
      <w:r w:rsidRPr="008F56C3">
        <w:rPr>
          <w:rFonts w:hint="eastAsia"/>
          <w:color w:val="000000" w:themeColor="text1"/>
        </w:rPr>
        <w:t>），捕捉词语之间的边界关系。</w:t>
      </w:r>
    </w:p>
    <w:p w14:paraId="20E399A8" w14:textId="28621AAF" w:rsidR="00212359" w:rsidRDefault="004F69E8" w:rsidP="00951645">
      <w:pPr>
        <w:pStyle w:val="afb"/>
        <w:ind w:firstLineChars="0" w:firstLine="0"/>
        <w:rPr>
          <w:szCs w:val="21"/>
        </w:rPr>
      </w:pPr>
      <w:r>
        <w:rPr>
          <w:noProof/>
        </w:rPr>
        <w:drawing>
          <wp:inline distT="0" distB="0" distL="0" distR="0" wp14:anchorId="56A6850A" wp14:editId="7395F0F6">
            <wp:extent cx="4932659" cy="1385887"/>
            <wp:effectExtent l="0" t="0" r="1905" b="5080"/>
            <wp:docPr id="1025230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30262" name=""/>
                    <pic:cNvPicPr/>
                  </pic:nvPicPr>
                  <pic:blipFill>
                    <a:blip r:embed="rId56"/>
                    <a:stretch>
                      <a:fillRect/>
                    </a:stretch>
                  </pic:blipFill>
                  <pic:spPr>
                    <a:xfrm>
                      <a:off x="0" y="0"/>
                      <a:ext cx="4982781" cy="1399969"/>
                    </a:xfrm>
                    <a:prstGeom prst="rect">
                      <a:avLst/>
                    </a:prstGeom>
                  </pic:spPr>
                </pic:pic>
              </a:graphicData>
            </a:graphic>
          </wp:inline>
        </w:drawing>
      </w:r>
    </w:p>
    <w:p w14:paraId="568A9101" w14:textId="4E76D2EF" w:rsidR="00212359" w:rsidRDefault="00440686" w:rsidP="00951645">
      <w:pPr>
        <w:pStyle w:val="afb"/>
        <w:ind w:firstLineChars="0" w:firstLine="0"/>
      </w:pPr>
      <w:bookmarkStart w:id="70" w:name="_Toc19513609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212359" w:rsidRPr="00C94A36">
        <w:rPr>
          <w:rFonts w:hint="eastAsia"/>
        </w:rPr>
        <w:t>字词融合序列连续一致性损失流程图</w:t>
      </w:r>
      <w:bookmarkEnd w:id="70"/>
    </w:p>
    <w:p w14:paraId="1CE9BE70" w14:textId="45D03768" w:rsidR="00212359" w:rsidRPr="00722406" w:rsidRDefault="00B766FC" w:rsidP="00951645">
      <w:pPr>
        <w:pStyle w:val="afb"/>
        <w:ind w:firstLineChars="0" w:firstLine="0"/>
      </w:pPr>
      <w:r>
        <w:t xml:space="preserve">Fig </w:t>
      </w:r>
      <w:r w:rsidR="00633483">
        <w:rPr>
          <w:rFonts w:hint="eastAsia"/>
        </w:rPr>
        <w:t>3</w:t>
      </w:r>
      <w:r w:rsidR="003E6F0E">
        <w:noBreakHyphen/>
      </w:r>
      <w:r w:rsidR="00633483">
        <w:rPr>
          <w:rFonts w:hint="eastAsia"/>
        </w:rPr>
        <w:t>8</w:t>
      </w:r>
      <w:r w:rsidR="00212359">
        <w:rPr>
          <w:rFonts w:hint="eastAsia"/>
        </w:rPr>
        <w:t xml:space="preserve"> F</w:t>
      </w:r>
      <w:r w:rsidR="00212359" w:rsidRPr="00722406">
        <w:t>lowchart</w:t>
      </w:r>
      <w:r w:rsidR="00212359">
        <w:rPr>
          <w:rFonts w:hint="eastAsia"/>
        </w:rPr>
        <w:t xml:space="preserve"> of </w:t>
      </w:r>
      <w:proofErr w:type="spellStart"/>
      <w:r w:rsidR="00212359" w:rsidRPr="00722406">
        <w:rPr>
          <w:rFonts w:hint="eastAsia"/>
        </w:rPr>
        <w:t>SCCLoss</w:t>
      </w:r>
      <w:proofErr w:type="spellEnd"/>
    </w:p>
    <w:p w14:paraId="4E3B97D1" w14:textId="15A176A0" w:rsidR="00212359" w:rsidRDefault="00212359" w:rsidP="00212359">
      <w:pPr>
        <w:ind w:firstLine="480"/>
        <w:rPr>
          <w:rStyle w:val="mord"/>
          <w:color w:val="000000" w:themeColor="text1"/>
        </w:rPr>
      </w:pPr>
      <w:r w:rsidRPr="009D55DF">
        <w:rPr>
          <w:rFonts w:hint="eastAsia"/>
          <w:color w:val="000000" w:themeColor="text1"/>
        </w:rPr>
        <w:lastRenderedPageBreak/>
        <w:t>比较真实槽标签和预测槽标签的边界连续性一致性，构造边界连续一致性矩阵</w:t>
      </w:r>
      <m:oMath>
        <m:r>
          <w:rPr>
            <w:rFonts w:ascii="Cambria Math" w:hAnsi="Cambria Math"/>
            <w:color w:val="000000" w:themeColor="text1"/>
          </w:rPr>
          <m:t>res</m:t>
        </m:r>
      </m:oMath>
      <w:r w:rsidRPr="009D55DF">
        <w:rPr>
          <w:rFonts w:hint="eastAsia"/>
          <w:color w:val="000000" w:themeColor="text1"/>
        </w:rPr>
        <w:t>（相同：</w:t>
      </w:r>
      <w:r w:rsidRPr="009D55DF">
        <w:rPr>
          <w:rFonts w:hint="eastAsia"/>
          <w:color w:val="000000" w:themeColor="text1"/>
        </w:rPr>
        <w:t>1</w:t>
      </w:r>
      <w:r w:rsidRPr="009D55DF">
        <w:rPr>
          <w:rFonts w:hint="eastAsia"/>
          <w:color w:val="000000" w:themeColor="text1"/>
        </w:rPr>
        <w:t>；不同：</w:t>
      </w:r>
      <w:r w:rsidRPr="009D55DF">
        <w:rPr>
          <w:rFonts w:hint="eastAsia"/>
          <w:color w:val="000000" w:themeColor="text1"/>
        </w:rPr>
        <w:t>0</w:t>
      </w:r>
      <w:r w:rsidRPr="009D55DF">
        <w:rPr>
          <w:rFonts w:hint="eastAsia"/>
          <w:color w:val="000000" w:themeColor="text1"/>
        </w:rPr>
        <w:t>）。通过计算权重矩阵</w:t>
      </w:r>
      <m:oMath>
        <m:sSub>
          <m:sSubPr>
            <m:ctrlPr>
              <w:rPr>
                <w:rFonts w:ascii="Cambria Math" w:hAnsi="Cambria Math"/>
                <w:i/>
                <w:iCs/>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oMath>
      <w:r w:rsidRPr="009D55DF">
        <w:rPr>
          <w:rFonts w:hint="eastAsia"/>
          <w:color w:val="000000" w:themeColor="text1"/>
        </w:rPr>
        <w:t>，其中</w:t>
      </w:r>
      <m:oMath>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color w:val="000000" w:themeColor="text1"/>
          </w:rPr>
          <m:t>)</m:t>
        </m:r>
      </m:oMath>
      <w:r w:rsidRPr="009D55DF">
        <w:rPr>
          <w:rFonts w:hint="eastAsia"/>
          <w:color w:val="000000" w:themeColor="text1"/>
        </w:rPr>
        <w:t>，以调整与真实槽标签连续性不一致的预测槽标签损失权重</w:t>
      </w:r>
      <w:r w:rsidRPr="009D55DF">
        <w:rPr>
          <w:rStyle w:val="mord"/>
          <w:rFonts w:hint="eastAsia"/>
          <w:color w:val="000000" w:themeColor="text1"/>
        </w:rPr>
        <w:t>。权重系数</w:t>
      </w:r>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oMath>
      <w:r w:rsidRPr="009D55DF">
        <w:rPr>
          <w:rStyle w:val="mord"/>
          <w:rFonts w:hint="eastAsia"/>
          <w:color w:val="000000" w:themeColor="text1"/>
        </w:rPr>
        <w:t>计算方法如公式</w:t>
      </w:r>
      <w:r w:rsidRPr="009D55DF">
        <w:rPr>
          <w:rStyle w:val="mord"/>
          <w:rFonts w:hint="eastAsia"/>
          <w:color w:val="000000" w:themeColor="text1"/>
        </w:rPr>
        <w:t>3-12</w:t>
      </w:r>
      <w:r w:rsidRPr="009D55DF">
        <w:rPr>
          <w:rStyle w:val="mord"/>
          <w:rFonts w:hint="eastAsia"/>
          <w:color w:val="000000" w:themeColor="text1"/>
        </w:rPr>
        <w:t>所示。</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379"/>
        <w:gridCol w:w="1559"/>
      </w:tblGrid>
      <w:tr w:rsidR="00963C36" w14:paraId="4C7CCBA1" w14:textId="77777777" w:rsidTr="00963C36">
        <w:trPr>
          <w:jc w:val="center"/>
        </w:trPr>
        <w:tc>
          <w:tcPr>
            <w:tcW w:w="709" w:type="dxa"/>
          </w:tcPr>
          <w:p w14:paraId="2601FFD4" w14:textId="77777777" w:rsidR="00963C36" w:rsidRDefault="00963C36" w:rsidP="00C82603">
            <w:pPr>
              <w:ind w:firstLineChars="0" w:firstLine="0"/>
              <w:rPr>
                <w:rFonts w:ascii="Cambria Math" w:hAnsi="Cambria Math"/>
                <w:i/>
              </w:rPr>
            </w:pPr>
          </w:p>
        </w:tc>
        <w:tc>
          <w:tcPr>
            <w:tcW w:w="6379" w:type="dxa"/>
          </w:tcPr>
          <w:p w14:paraId="35C034F8" w14:textId="6E604921" w:rsidR="00963C36" w:rsidRDefault="00000000" w:rsidP="00C82603">
            <w:pPr>
              <w:ind w:firstLineChars="0" w:firstLine="0"/>
              <w:jc w:val="center"/>
              <w:rPr>
                <w:rFonts w:ascii="Cambria Math" w:hAnsi="Cambria Math"/>
                <w:i/>
              </w:rPr>
            </w:pPr>
            <m:oMathPara>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rPr>
                  <m:t>=</m:t>
                </m:r>
                <m:d>
                  <m:dPr>
                    <m:begChr m:val="{"/>
                    <m:endChr m:val=""/>
                    <m:ctrlPr>
                      <w:rPr>
                        <w:rStyle w:val="mord"/>
                        <w:rFonts w:ascii="Cambria Math" w:hAnsi="Cambria Math"/>
                      </w:rPr>
                    </m:ctrlPr>
                  </m:dPr>
                  <m:e>
                    <m:eqArr>
                      <m:eqArrPr>
                        <m:ctrlPr>
                          <w:rPr>
                            <w:rStyle w:val="mord"/>
                            <w:rFonts w:ascii="Cambria Math" w:hAnsi="Cambria Math"/>
                          </w:rPr>
                        </m:ctrlPr>
                      </m:eqArrPr>
                      <m:e>
                        <m:r>
                          <w:rPr>
                            <w:rStyle w:val="mord"/>
                            <w:rFonts w:ascii="Cambria Math" w:hAnsi="Cambria Math"/>
                          </w:rPr>
                          <m:t>&amp;0    &amp;&amp;,</m:t>
                        </m:r>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m:t>
                        </m:r>
                      </m:e>
                      <m:e>
                        <m:r>
                          <w:rPr>
                            <w:rStyle w:val="mord"/>
                            <w:rFonts w:ascii="Cambria Math" w:hAnsi="Cambria Math"/>
                          </w:rPr>
                          <m:t>&amp;</m:t>
                        </m:r>
                        <m:f>
                          <m:fPr>
                            <m:ctrlPr>
                              <w:rPr>
                                <w:rStyle w:val="mord"/>
                                <w:rFonts w:ascii="Cambria Math" w:hAnsi="Cambria Math"/>
                              </w:rPr>
                            </m:ctrlPr>
                          </m:fPr>
                          <m:num>
                            <m:r>
                              <w:rPr>
                                <w:rStyle w:val="mord"/>
                                <w:rFonts w:ascii="Cambria Math" w:hAnsi="Cambria Math"/>
                              </w:rPr>
                              <m:t>1</m:t>
                            </m:r>
                          </m:num>
                          <m:den>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d>
                              <m:dPr>
                                <m:ctrlPr>
                                  <w:rPr>
                                    <w:rStyle w:val="mord"/>
                                    <w:rFonts w:ascii="Cambria Math" w:hAnsi="Cambria Math"/>
                                    <w:i/>
                                  </w:rPr>
                                </m:ctrlPr>
                              </m:dPr>
                              <m:e>
                                <m:r>
                                  <w:rPr>
                                    <w:rStyle w:val="mord"/>
                                    <w:rFonts w:ascii="Cambria Math" w:hAnsi="Cambria Math"/>
                                  </w:rPr>
                                  <m:t>1-re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e>
                            </m:d>
                          </m:den>
                        </m:f>
                        <m:r>
                          <w:rPr>
                            <w:rStyle w:val="mord"/>
                            <w:rFonts w:ascii="Cambria Math" w:hAnsi="Cambria Math"/>
                          </w:rPr>
                          <m:t>    &amp;&amp;,</m:t>
                        </m:r>
                        <m:nary>
                          <m:naryPr>
                            <m:chr m:val="∑"/>
                            <m:limLoc m:val="undOvr"/>
                            <m:grow m:val="1"/>
                            <m:ctrlPr>
                              <w:rPr>
                                <w:rStyle w:val="mord"/>
                                <w:rFonts w:ascii="Cambria Math" w:hAnsi="Cambria Math"/>
                              </w:rPr>
                            </m:ctrlPr>
                          </m:naryPr>
                          <m:sub>
                            <m:r>
                              <w:rPr>
                                <w:rStyle w:val="mord"/>
                                <w:rFonts w:ascii="Cambria Math" w:hAnsi="Cambria Math"/>
                              </w:rPr>
                              <m:t>i=1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≠0    &amp;&amp;</m:t>
                        </m:r>
                      </m:e>
                    </m:eqArr>
                  </m:e>
                </m:d>
              </m:oMath>
            </m:oMathPara>
          </w:p>
        </w:tc>
        <w:tc>
          <w:tcPr>
            <w:tcW w:w="1559" w:type="dxa"/>
            <w:vAlign w:val="center"/>
          </w:tcPr>
          <w:p w14:paraId="29BCD67A" w14:textId="1E4AEFA8" w:rsidR="00963C36" w:rsidRPr="00500AE7" w:rsidRDefault="00000000" w:rsidP="00C82603">
            <w:pPr>
              <w:ind w:firstLineChars="0" w:firstLine="0"/>
              <w:jc w:val="center"/>
              <w:rPr>
                <w:rFonts w:ascii="Cambria Math" w:hAnsi="Cambria Math"/>
                <w:i/>
              </w:rPr>
            </w:pPr>
            <m:oMathPara>
              <m:oMathParaPr>
                <m:jc m:val="right"/>
              </m:oMathParaPr>
              <m:oMath>
                <m:d>
                  <m:dPr>
                    <m:ctrlPr>
                      <w:rPr>
                        <w:rStyle w:val="mord"/>
                        <w:rFonts w:ascii="Cambria Math" w:hAnsi="Cambria Math"/>
                        <w:i/>
                      </w:rPr>
                    </m:ctrlPr>
                  </m:dPr>
                  <m:e>
                    <m:r>
                      <w:rPr>
                        <w:rStyle w:val="mord"/>
                        <w:rFonts w:ascii="Cambria Math" w:hAnsi="Cambria Math"/>
                      </w:rPr>
                      <m:t>3-12</m:t>
                    </m:r>
                  </m:e>
                </m:d>
              </m:oMath>
            </m:oMathPara>
          </w:p>
        </w:tc>
      </w:tr>
    </w:tbl>
    <w:p w14:paraId="54CC2105" w14:textId="77777777" w:rsidR="00212359" w:rsidRDefault="00212359" w:rsidP="00212359">
      <w:pPr>
        <w:ind w:firstLine="480"/>
      </w:pPr>
      <w:r w:rsidRPr="00756F81">
        <w:rPr>
          <w:rFonts w:hint="eastAsia"/>
        </w:rPr>
        <w:t>通过权重矩阵和</w:t>
      </w:r>
      <w:proofErr w:type="gramStart"/>
      <w:r w:rsidRPr="00756F81">
        <w:rPr>
          <w:rFonts w:hint="eastAsia"/>
        </w:rPr>
        <w:t>槽填充</w:t>
      </w:r>
      <w:proofErr w:type="gramEnd"/>
      <w:r w:rsidRPr="00756F81">
        <w:rPr>
          <w:rFonts w:hint="eastAsia"/>
        </w:rPr>
        <w:t>任务的交叉</w:t>
      </w:r>
      <w:proofErr w:type="gramStart"/>
      <w:r w:rsidRPr="00756F81">
        <w:rPr>
          <w:rFonts w:hint="eastAsia"/>
        </w:rPr>
        <w:t>熵</w:t>
      </w:r>
      <w:proofErr w:type="gramEnd"/>
      <w:r w:rsidRPr="00756F81">
        <w:rPr>
          <w:rFonts w:hint="eastAsia"/>
        </w:rPr>
        <w:t>损失，计算序列一致性损失值</w:t>
      </w:r>
      <m:oMath>
        <m:sSub>
          <m:sSubPr>
            <m:ctrlPr>
              <w:rPr>
                <w:rFonts w:ascii="Cambria Math" w:hAnsi="Cambria Math"/>
                <w:i/>
              </w:rPr>
            </m:ctrlPr>
          </m:sSubPr>
          <m:e>
            <m:r>
              <w:rPr>
                <w:rFonts w:ascii="Cambria Math" w:hAnsi="Cambria Math"/>
              </w:rPr>
              <m:t>Co</m:t>
            </m:r>
            <m:r>
              <w:rPr>
                <w:rFonts w:ascii="Cambria Math" w:hAnsi="Cambria Math" w:hint="eastAsia"/>
              </w:rPr>
              <m:t>n</m:t>
            </m:r>
            <m:r>
              <w:rPr>
                <w:rFonts w:ascii="Cambria Math" w:hAnsi="Cambria Math"/>
              </w:rPr>
              <m:t>_Token_Loss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W</m:t>
            </m:r>
            <m:r>
              <w:rPr>
                <w:rFonts w:ascii="Cambria Math" w:hAnsi="Cambria Math"/>
              </w:rPr>
              <m:t>_score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token_loss_none</m:t>
            </m:r>
          </m:e>
          <m:sub>
            <m:r>
              <w:rPr>
                <w:rFonts w:ascii="Cambria Math" w:hAnsi="Cambria Math"/>
              </w:rPr>
              <m:t>i</m:t>
            </m:r>
          </m:sub>
        </m:sSub>
      </m:oMath>
      <w:r>
        <w:rPr>
          <w:rFonts w:hint="eastAsia"/>
        </w:rPr>
        <w:t>，</w:t>
      </w:r>
      <w:r w:rsidRPr="00756F81">
        <w:rPr>
          <w:rFonts w:hint="eastAsia"/>
        </w:rPr>
        <w:t>其中</w:t>
      </w:r>
      <m:oMath>
        <m:r>
          <w:rPr>
            <w:rFonts w:ascii="Cambria Math" w:hAnsi="Cambria Math"/>
          </w:rPr>
          <m:t>token</m:t>
        </m:r>
        <m:r>
          <m:rPr>
            <m:lit/>
          </m:rPr>
          <w:rPr>
            <w:rFonts w:ascii="Cambria Math" w:hAnsi="Cambria Math"/>
          </w:rPr>
          <m:t>_</m:t>
        </m:r>
        <m:r>
          <w:rPr>
            <w:rFonts w:ascii="Cambria Math" w:hAnsi="Cambria Math"/>
          </w:rPr>
          <m:t>loss</m:t>
        </m:r>
        <m:r>
          <m:rPr>
            <m:lit/>
          </m:rPr>
          <w:rPr>
            <w:rFonts w:ascii="Cambria Math" w:hAnsi="Cambria Math"/>
          </w:rPr>
          <m:t>_</m:t>
        </m:r>
        <m:r>
          <w:rPr>
            <w:rFonts w:ascii="Cambria Math" w:hAnsi="Cambria Math"/>
          </w:rPr>
          <m:t>none</m:t>
        </m:r>
      </m:oMath>
      <w:r w:rsidRPr="00756F81">
        <w:rPr>
          <w:rFonts w:hint="eastAsia"/>
        </w:rPr>
        <w:t>交叉</w:t>
      </w:r>
      <w:proofErr w:type="gramStart"/>
      <w:r w:rsidRPr="00756F81">
        <w:rPr>
          <w:rFonts w:hint="eastAsia"/>
        </w:rPr>
        <w:t>熵</w:t>
      </w:r>
      <w:proofErr w:type="gramEnd"/>
      <w:r w:rsidRPr="00756F81">
        <w:rPr>
          <w:rFonts w:hint="eastAsia"/>
        </w:rPr>
        <w:t>损失计算方法如公式：</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670"/>
        <w:gridCol w:w="1984"/>
      </w:tblGrid>
      <w:tr w:rsidR="00963C36" w14:paraId="7BA6515D" w14:textId="77777777" w:rsidTr="00963C36">
        <w:trPr>
          <w:jc w:val="center"/>
        </w:trPr>
        <w:tc>
          <w:tcPr>
            <w:tcW w:w="993" w:type="dxa"/>
          </w:tcPr>
          <w:p w14:paraId="75AC94A6" w14:textId="77777777" w:rsidR="00963C36" w:rsidRDefault="00963C36" w:rsidP="00C82603">
            <w:pPr>
              <w:ind w:firstLineChars="0" w:firstLine="0"/>
              <w:rPr>
                <w:rFonts w:ascii="Cambria Math" w:hAnsi="Cambria Math"/>
                <w:i/>
              </w:rPr>
            </w:pPr>
          </w:p>
        </w:tc>
        <w:tc>
          <w:tcPr>
            <w:tcW w:w="5670" w:type="dxa"/>
          </w:tcPr>
          <w:p w14:paraId="78CF9D3C" w14:textId="67592B70" w:rsidR="00963C36" w:rsidRDefault="00963C36" w:rsidP="00C82603">
            <w:pPr>
              <w:ind w:firstLineChars="0" w:firstLine="0"/>
              <w:jc w:val="center"/>
              <w:rPr>
                <w:rFonts w:ascii="Cambria Math" w:hAnsi="Cambria Math"/>
                <w:i/>
              </w:rPr>
            </w:pPr>
            <m:oMathPara>
              <m:oMath>
                <m:r>
                  <w:rPr>
                    <w:rFonts w:ascii="Cambria Math" w:hAnsi="Cambria Math"/>
                  </w:rPr>
                  <m:t>token</m:t>
                </m:r>
                <m:r>
                  <m:rPr>
                    <m:sty m:val="p"/>
                  </m:rPr>
                  <w:rPr>
                    <w:rFonts w:ascii="Cambria Math" w:hAnsi="Cambria Math"/>
                  </w:rPr>
                  <m:t>_</m:t>
                </m:r>
                <m:r>
                  <w:rPr>
                    <w:rFonts w:ascii="Cambria Math" w:hAnsi="Cambria Math"/>
                  </w:rPr>
                  <m:t>loss</m:t>
                </m:r>
                <m:r>
                  <m:rPr>
                    <m:sty m:val="p"/>
                  </m:rPr>
                  <w:rPr>
                    <w:rFonts w:ascii="Cambria Math" w:hAnsi="Cambria Math"/>
                  </w:rPr>
                  <m:t>_</m:t>
                </m:r>
                <m:r>
                  <w:rPr>
                    <w:rFonts w:ascii="Cambria Math" w:hAnsi="Cambria Math"/>
                  </w:rPr>
                  <m:t>non</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(x,y)=-log</m:t>
                </m:r>
                <m:d>
                  <m:dPr>
                    <m:ctrlPr>
                      <w:rPr>
                        <w:rFonts w:ascii="Cambria Math" w:hAnsi="Cambria Math"/>
                      </w:rPr>
                    </m:ctrlPr>
                  </m:dPr>
                  <m:e>
                    <m:f>
                      <m:fPr>
                        <m:ctrlPr>
                          <w:rPr>
                            <w:rFonts w:ascii="Cambria Math" w:hAnsi="Cambria Math"/>
                          </w:rPr>
                        </m:ctrlPr>
                      </m:fPr>
                      <m:num>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num>
                      <m:den>
                        <m:nary>
                          <m:naryPr>
                            <m:chr m:val="∑"/>
                            <m:limLoc m:val="undOvr"/>
                            <m:grow m:val="1"/>
                            <m:ctrlPr>
                              <w:rPr>
                                <w:rFonts w:ascii="Cambria Math" w:hAnsi="Cambria Math"/>
                              </w:rPr>
                            </m:ctrlPr>
                          </m:naryPr>
                          <m:sub>
                            <m:r>
                              <w:rPr>
                                <w:rFonts w:ascii="Cambria Math" w:hAnsi="Cambria Math"/>
                              </w:rPr>
                              <m:t>j</m:t>
                            </m:r>
                          </m:sub>
                          <m:sup>
                            <m:r>
                              <w:rPr>
                                <w:rFonts w:ascii="Cambria Math" w:hAnsi="Cambria Math"/>
                              </w:rPr>
                              <m:t>N</m:t>
                            </m:r>
                          </m:sup>
                          <m:e>
                            <m:r>
                              <w:rPr>
                                <w:rFonts w:ascii="Cambria Math" w:hAnsi="Cambria Math"/>
                              </w:rPr>
                              <m:t> </m:t>
                            </m:r>
                          </m:e>
                        </m:nary>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j</m:t>
                                </m:r>
                              </m:e>
                            </m:d>
                          </m:e>
                        </m:d>
                      </m:den>
                    </m:f>
                  </m:e>
                </m:d>
              </m:oMath>
            </m:oMathPara>
          </w:p>
        </w:tc>
        <w:tc>
          <w:tcPr>
            <w:tcW w:w="1984" w:type="dxa"/>
            <w:vAlign w:val="center"/>
          </w:tcPr>
          <w:p w14:paraId="4FD00D98" w14:textId="10DE0F00" w:rsidR="00963C36" w:rsidRPr="00500AE7" w:rsidRDefault="00000000" w:rsidP="00C82603">
            <w:pPr>
              <w:ind w:firstLineChars="0" w:firstLine="0"/>
              <w:jc w:val="center"/>
              <w:rPr>
                <w:rFonts w:ascii="Cambria Math" w:hAnsi="Cambria Math"/>
                <w:i/>
              </w:rPr>
            </w:pPr>
            <m:oMathPara>
              <m:oMathParaPr>
                <m:jc m:val="right"/>
              </m:oMathParaPr>
              <m:oMath>
                <m:d>
                  <m:dPr>
                    <m:ctrlPr>
                      <w:rPr>
                        <w:rFonts w:ascii="Cambria Math" w:hAnsi="Cambria Math"/>
                        <w:i/>
                      </w:rPr>
                    </m:ctrlPr>
                  </m:dPr>
                  <m:e>
                    <m:r>
                      <w:rPr>
                        <w:rFonts w:ascii="Cambria Math" w:hAnsi="Cambria Math"/>
                      </w:rPr>
                      <m:t>3-13</m:t>
                    </m:r>
                  </m:e>
                </m:d>
              </m:oMath>
            </m:oMathPara>
          </w:p>
        </w:tc>
      </w:tr>
    </w:tbl>
    <w:p w14:paraId="5C07D5D9" w14:textId="7F850F0A" w:rsidR="00212359" w:rsidRPr="004B3FE7" w:rsidRDefault="00212359" w:rsidP="00212359">
      <w:pPr>
        <w:ind w:firstLine="480"/>
        <w:rPr>
          <w:color w:val="000000" w:themeColor="text1"/>
        </w:rPr>
      </w:pPr>
      <w:r w:rsidRPr="004B3FE7">
        <w:rPr>
          <w:rFonts w:hint="eastAsia"/>
          <w:color w:val="000000" w:themeColor="text1"/>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14:textId="77777777" w:rsidR="00212359" w:rsidRPr="00AA70FD" w:rsidRDefault="00212359" w:rsidP="00212359">
      <w:pPr>
        <w:pStyle w:val="2"/>
      </w:pPr>
      <w:bookmarkStart w:id="71" w:name="_Toc194845643"/>
      <w:r w:rsidRPr="00AA70FD">
        <w:rPr>
          <w:rFonts w:hint="eastAsia"/>
        </w:rPr>
        <w:t>3.4</w:t>
      </w:r>
      <w:r w:rsidRPr="00AA70FD">
        <w:rPr>
          <w:rFonts w:hint="eastAsia"/>
        </w:rPr>
        <w:t>基于解码层字词融合的</w:t>
      </w:r>
      <w:r w:rsidRPr="00AA70FD">
        <w:rPr>
          <w:rFonts w:hint="eastAsia"/>
        </w:rPr>
        <w:t>NLU</w:t>
      </w:r>
      <w:r w:rsidRPr="00AA70FD">
        <w:rPr>
          <w:rFonts w:hint="eastAsia"/>
        </w:rPr>
        <w:t>模型</w:t>
      </w:r>
      <w:bookmarkEnd w:id="71"/>
    </w:p>
    <w:p w14:paraId="2EC47C6A" w14:textId="77777777" w:rsidR="00212359" w:rsidRDefault="00212359" w:rsidP="00212359">
      <w:pPr>
        <w:ind w:firstLine="480"/>
      </w:pPr>
      <w:r w:rsidRPr="00564917">
        <w:rPr>
          <w:rFonts w:hint="eastAsia"/>
        </w:rPr>
        <w:t>为了充分结合字编码和词编码的优势</w:t>
      </w:r>
      <w:r>
        <w:rPr>
          <w:rFonts w:hint="eastAsia"/>
        </w:rPr>
        <w:t>，本文采用后处理手段构造基于解码层字词融合的</w:t>
      </w:r>
      <w:r>
        <w:rPr>
          <w:rFonts w:hint="eastAsia"/>
        </w:rPr>
        <w:t>NLU</w:t>
      </w:r>
      <w:r>
        <w:rPr>
          <w:rFonts w:hint="eastAsia"/>
        </w:rPr>
        <w:t>模型。依据</w:t>
      </w:r>
      <w:r w:rsidRPr="00564917">
        <w:rPr>
          <w:rFonts w:hint="eastAsia"/>
        </w:rPr>
        <w:t>文本连续连续性规则，在字编码模型和词编码模型的解码层进行字词融合。通过结合字编码模型和词编码模型识别结果为最终模型的识别结果，</w:t>
      </w:r>
      <w:r>
        <w:rPr>
          <w:rFonts w:hint="eastAsia"/>
        </w:rPr>
        <w:t>可</w:t>
      </w:r>
      <w:r w:rsidRPr="00564917">
        <w:rPr>
          <w:rFonts w:hint="eastAsia"/>
        </w:rPr>
        <w:t>以避免多槽位词语混淆的情况</w:t>
      </w:r>
      <w:r>
        <w:rPr>
          <w:rFonts w:hint="eastAsia"/>
        </w:rPr>
        <w:t>。</w:t>
      </w:r>
    </w:p>
    <w:p w14:paraId="42E5A894" w14:textId="1124CB75" w:rsidR="00212359" w:rsidRPr="00702873" w:rsidRDefault="00212359" w:rsidP="00633483">
      <w:pPr>
        <w:ind w:firstLine="480"/>
      </w:pPr>
      <w:r>
        <w:rPr>
          <w:rFonts w:hint="eastAsia"/>
        </w:rPr>
        <w:t>具体</w:t>
      </w:r>
      <w:r w:rsidRPr="00564917">
        <w:rPr>
          <w:rFonts w:hint="eastAsia"/>
        </w:rPr>
        <w:t>模型结构如图</w:t>
      </w:r>
      <w:r>
        <w:rPr>
          <w:rFonts w:hint="eastAsia"/>
        </w:rPr>
        <w:t>3-</w:t>
      </w:r>
      <w:r w:rsidR="00EA349C">
        <w:rPr>
          <w:rFonts w:hint="eastAsia"/>
        </w:rPr>
        <w:t>9</w:t>
      </w:r>
      <w:r w:rsidRPr="00564917">
        <w:rPr>
          <w:rFonts w:hint="eastAsia"/>
        </w:rPr>
        <w:t>所示</w:t>
      </w:r>
      <w:r>
        <w:rPr>
          <w:rFonts w:hint="eastAsia"/>
        </w:rPr>
        <w:t>，分别以字和词为基本语义单位，进行编码和训练。该模型首先使用基于字编码的模型进行预测，并判断预测</w:t>
      </w:r>
      <w:proofErr w:type="gramStart"/>
      <w:r>
        <w:rPr>
          <w:rFonts w:hint="eastAsia"/>
        </w:rPr>
        <w:t>的槽值是否</w:t>
      </w:r>
      <w:proofErr w:type="gramEnd"/>
      <w:r>
        <w:rPr>
          <w:rFonts w:hint="eastAsia"/>
        </w:rPr>
        <w:t>符合文本的连续性规则。如果预测结果不符合连续性规则，即某些字被误识为其他槽位，</w:t>
      </w:r>
      <w:r>
        <w:rPr>
          <w:rFonts w:hint="eastAsia"/>
        </w:rPr>
        <w:lastRenderedPageBreak/>
        <w:t>则使用词编码模型进行预测，以替换字编码模型中识别错误的槽值。</w:t>
      </w:r>
    </w:p>
    <w:p w14:paraId="7F8106D6" w14:textId="7805F6BA" w:rsidR="00212359" w:rsidRDefault="009669E9" w:rsidP="00951645">
      <w:pPr>
        <w:pStyle w:val="afb"/>
        <w:ind w:firstLineChars="0" w:firstLine="0"/>
      </w:pPr>
      <w:r>
        <w:rPr>
          <w:noProof/>
        </w:rPr>
        <w:drawing>
          <wp:inline distT="0" distB="0" distL="0" distR="0" wp14:anchorId="17D73156" wp14:editId="69BF845C">
            <wp:extent cx="5363210" cy="2276475"/>
            <wp:effectExtent l="0" t="0" r="8890" b="9525"/>
            <wp:docPr id="1193278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777" name=""/>
                    <pic:cNvPicPr/>
                  </pic:nvPicPr>
                  <pic:blipFill>
                    <a:blip r:embed="rId57"/>
                    <a:stretch>
                      <a:fillRect/>
                    </a:stretch>
                  </pic:blipFill>
                  <pic:spPr>
                    <a:xfrm>
                      <a:off x="0" y="0"/>
                      <a:ext cx="5363210" cy="2276475"/>
                    </a:xfrm>
                    <a:prstGeom prst="rect">
                      <a:avLst/>
                    </a:prstGeom>
                  </pic:spPr>
                </pic:pic>
              </a:graphicData>
            </a:graphic>
          </wp:inline>
        </w:drawing>
      </w:r>
    </w:p>
    <w:p w14:paraId="13F02E1D" w14:textId="67EB538F" w:rsidR="00212359" w:rsidRDefault="00440686" w:rsidP="00951645">
      <w:pPr>
        <w:pStyle w:val="afb"/>
        <w:ind w:firstLineChars="0" w:firstLine="0"/>
      </w:pPr>
      <w:bookmarkStart w:id="72" w:name="_Toc19513609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212359">
        <w:rPr>
          <w:rFonts w:hint="eastAsia"/>
        </w:rPr>
        <w:t>基于</w:t>
      </w:r>
      <w:r w:rsidR="00212359" w:rsidRPr="00C94A36">
        <w:rPr>
          <w:rFonts w:hint="eastAsia"/>
        </w:rPr>
        <w:t>解码层字词融合</w:t>
      </w:r>
      <w:r w:rsidR="00212359" w:rsidRPr="00C94A36">
        <w:rPr>
          <w:rFonts w:hint="eastAsia"/>
        </w:rPr>
        <w:t>NLU</w:t>
      </w:r>
      <w:r w:rsidR="00212359" w:rsidRPr="00C94A36">
        <w:rPr>
          <w:rFonts w:hint="eastAsia"/>
        </w:rPr>
        <w:t>模型结构图</w:t>
      </w:r>
      <w:bookmarkEnd w:id="72"/>
    </w:p>
    <w:p w14:paraId="0025D772" w14:textId="5C043425" w:rsidR="00212359" w:rsidRPr="00A25908" w:rsidRDefault="00B766FC" w:rsidP="00951645">
      <w:pPr>
        <w:pStyle w:val="afb"/>
        <w:ind w:firstLineChars="0" w:firstLine="0"/>
      </w:pPr>
      <w:r>
        <w:t xml:space="preserve">Fig </w:t>
      </w:r>
      <w:r w:rsidR="00633483">
        <w:rPr>
          <w:rFonts w:hint="eastAsia"/>
        </w:rPr>
        <w:t>3</w:t>
      </w:r>
      <w:r w:rsidR="003E6F0E">
        <w:noBreakHyphen/>
      </w:r>
      <w:r w:rsidR="00633483">
        <w:rPr>
          <w:rFonts w:hint="eastAsia"/>
        </w:rPr>
        <w:t>9</w:t>
      </w:r>
      <w:r w:rsidR="00212359" w:rsidRPr="00A1447A">
        <w:t xml:space="preserve"> </w:t>
      </w:r>
      <w:r w:rsidR="00212359">
        <w:rPr>
          <w:rFonts w:hint="eastAsia"/>
        </w:rPr>
        <w:t>S</w:t>
      </w:r>
      <w:r w:rsidR="00212359" w:rsidRPr="00A1447A">
        <w:t>tructure diagram</w:t>
      </w:r>
      <w:r w:rsidR="00212359">
        <w:rPr>
          <w:rFonts w:hint="eastAsia"/>
        </w:rPr>
        <w:t xml:space="preserve"> of </w:t>
      </w:r>
      <w:r w:rsidR="00C92068">
        <w:rPr>
          <w:rFonts w:hint="eastAsia"/>
        </w:rPr>
        <w:t>de</w:t>
      </w:r>
      <w:r w:rsidR="00212359" w:rsidRPr="00A1447A">
        <w:t>coding layer word</w:t>
      </w:r>
      <w:r w:rsidR="00212359">
        <w:rPr>
          <w:rFonts w:hint="eastAsia"/>
        </w:rPr>
        <w:t>-phrase</w:t>
      </w:r>
      <w:r w:rsidR="00212359" w:rsidRPr="00A1447A">
        <w:t xml:space="preserve"> fusion NLU model</w:t>
      </w:r>
    </w:p>
    <w:p w14:paraId="46C6D9C6" w14:textId="2D974BBE" w:rsidR="00212359" w:rsidRPr="00A17B99" w:rsidRDefault="00212359" w:rsidP="00212359">
      <w:pPr>
        <w:ind w:firstLine="480"/>
      </w:pPr>
      <w:r w:rsidRPr="00A17B99">
        <w:rPr>
          <w:rFonts w:hint="eastAsia"/>
        </w:rPr>
        <w:t>以字和词为基本单位分别进行编码和训练，使用基于字编码的模型进行预测，判断</w:t>
      </w:r>
      <w:proofErr w:type="gramStart"/>
      <w:r w:rsidRPr="00A17B99">
        <w:rPr>
          <w:rFonts w:hint="eastAsia"/>
        </w:rPr>
        <w:t>预测槽值是否</w:t>
      </w:r>
      <w:proofErr w:type="gramEnd"/>
      <w:r w:rsidRPr="00A17B99">
        <w:rPr>
          <w:rFonts w:hint="eastAsia"/>
        </w:rPr>
        <w:t>符合文本的连续性规则，若出现不符合文本连续性规则的情况，即个别字误识为其他槽位，使用词编码模型进行预测，替换字编码模型中识别错误的槽值。</w:t>
      </w:r>
    </w:p>
    <w:p w14:paraId="559D64F6" w14:textId="77777777" w:rsidR="00212359" w:rsidRPr="001941DA" w:rsidRDefault="00212359" w:rsidP="00212359">
      <w:pPr>
        <w:pStyle w:val="2"/>
      </w:pPr>
      <w:bookmarkStart w:id="73" w:name="_Toc194845644"/>
      <w:commentRangeStart w:id="33"/>
      <w:r w:rsidRPr="001941DA">
        <w:rPr>
          <w:rFonts w:hint="eastAsia"/>
        </w:rPr>
        <w:t>3.5</w:t>
      </w:r>
      <w:r w:rsidRPr="001941DA">
        <w:rPr>
          <w:rFonts w:hint="eastAsia"/>
        </w:rPr>
        <w:t>实验结果与分析</w:t>
      </w:r>
      <w:commentRangeEnd w:id="33"/>
      <w:r>
        <w:rPr>
          <w:rStyle w:val="CommentReference"/>
        </w:rPr>
        <w:commentReference w:id="33"/>
      </w:r>
      <w:bookmarkEnd w:id="73"/>
    </w:p>
    <w:p w14:paraId="1237060A" w14:textId="77777777" w:rsidR="00212359" w:rsidRPr="00AA70FD" w:rsidRDefault="00212359" w:rsidP="00212359">
      <w:pPr>
        <w:pStyle w:val="3"/>
      </w:pPr>
      <w:bookmarkStart w:id="74" w:name="_Toc194845645"/>
      <w:commentRangeStart w:id="30"/>
      <w:r w:rsidRPr="00AA70FD">
        <w:rPr>
          <w:rFonts w:hint="eastAsia"/>
        </w:rPr>
        <w:t>3.5.1</w:t>
      </w:r>
      <w:r>
        <w:rPr>
          <w:rFonts w:hint="eastAsia"/>
        </w:rPr>
        <w:t>实验</w:t>
      </w:r>
      <w:r w:rsidRPr="00AA70FD">
        <w:rPr>
          <w:rFonts w:hint="eastAsia"/>
        </w:rPr>
        <w:t>环境与参数配置</w:t>
      </w:r>
      <w:commentRangeEnd w:id="30"/>
      <w:r>
        <w:rPr>
          <w:rStyle w:val="CommentReference"/>
        </w:rPr>
        <w:commentReference w:id="30"/>
      </w:r>
      <w:bookmarkEnd w:id="74"/>
    </w:p>
    <w:p w14:paraId="63EF6AD9" w14:textId="77777777" w:rsidR="00212359" w:rsidRPr="00C41044" w:rsidRDefault="00212359" w:rsidP="00212359">
      <w:pPr>
        <w:ind w:firstLine="480"/>
        <w:rPr>
          <w:color w:val="000000" w:themeColor="text1"/>
        </w:rPr>
      </w:pPr>
      <w:r w:rsidRPr="00C41044">
        <w:rPr>
          <w:rFonts w:hint="eastAsia"/>
          <w:color w:val="000000" w:themeColor="text1"/>
        </w:rPr>
        <w:t>本文实验的硬件环境为</w:t>
      </w:r>
      <w:r w:rsidRPr="00C41044">
        <w:rPr>
          <w:rFonts w:hint="eastAsia"/>
          <w:color w:val="000000" w:themeColor="text1"/>
        </w:rPr>
        <w:t>GPU</w:t>
      </w:r>
      <w:r w:rsidRPr="00C41044">
        <w:rPr>
          <w:rFonts w:hint="eastAsia"/>
          <w:color w:val="000000" w:themeColor="text1"/>
        </w:rPr>
        <w:t>服务器，在包含</w:t>
      </w:r>
      <w:r w:rsidRPr="00C41044">
        <w:rPr>
          <w:rFonts w:hint="eastAsia"/>
          <w:color w:val="000000" w:themeColor="text1"/>
        </w:rPr>
        <w:t>8</w:t>
      </w:r>
      <w:r w:rsidRPr="00C41044">
        <w:rPr>
          <w:rFonts w:hint="eastAsia"/>
          <w:color w:val="000000" w:themeColor="text1"/>
        </w:rPr>
        <w:t>个计算显卡的服务器集群上进行了对比实验。其中每个显卡为</w:t>
      </w:r>
      <w:r w:rsidRPr="00C41044">
        <w:rPr>
          <w:color w:val="000000" w:themeColor="text1"/>
        </w:rPr>
        <w:t>NVIDIA GeForce RTX 3090</w:t>
      </w:r>
      <w:r w:rsidRPr="00C41044">
        <w:rPr>
          <w:rFonts w:hint="eastAsia"/>
          <w:color w:val="000000" w:themeColor="text1"/>
        </w:rPr>
        <w:t>，内存为</w:t>
      </w:r>
      <w:r w:rsidRPr="00C41044">
        <w:rPr>
          <w:rFonts w:hint="eastAsia"/>
          <w:color w:val="000000" w:themeColor="text1"/>
        </w:rPr>
        <w:t>2</w:t>
      </w:r>
      <w:r w:rsidRPr="00C41044">
        <w:rPr>
          <w:color w:val="000000" w:themeColor="text1"/>
        </w:rPr>
        <w:t>4GB</w:t>
      </w:r>
      <w:r w:rsidRPr="00C41044">
        <w:rPr>
          <w:rFonts w:hint="eastAsia"/>
          <w:color w:val="000000" w:themeColor="text1"/>
        </w:rPr>
        <w:t>。代码的编译和解释通过</w:t>
      </w:r>
      <w:r w:rsidRPr="00C41044">
        <w:rPr>
          <w:rFonts w:hint="eastAsia"/>
          <w:color w:val="000000" w:themeColor="text1"/>
        </w:rPr>
        <w:t>GCC 7.8.1</w:t>
      </w:r>
      <w:r w:rsidRPr="00C41044">
        <w:rPr>
          <w:rFonts w:hint="eastAsia"/>
          <w:color w:val="000000" w:themeColor="text1"/>
        </w:rPr>
        <w:t>与</w:t>
      </w:r>
      <w:r w:rsidRPr="00C41044">
        <w:rPr>
          <w:rFonts w:hint="eastAsia"/>
          <w:color w:val="000000" w:themeColor="text1"/>
        </w:rPr>
        <w:t xml:space="preserve">Python 3.8.1 </w:t>
      </w:r>
      <w:r w:rsidRPr="00C41044">
        <w:rPr>
          <w:rFonts w:hint="eastAsia"/>
          <w:color w:val="000000" w:themeColor="text1"/>
        </w:rPr>
        <w:t>完成。</w:t>
      </w:r>
    </w:p>
    <w:p w14:paraId="72E2F007" w14:textId="77777777" w:rsidR="00212359" w:rsidRPr="00C41044" w:rsidRDefault="00212359" w:rsidP="00212359">
      <w:pPr>
        <w:ind w:firstLine="480"/>
        <w:rPr>
          <w:color w:val="000000" w:themeColor="text1"/>
        </w:rPr>
      </w:pPr>
      <w:r w:rsidRPr="00C41044">
        <w:rPr>
          <w:rFonts w:hint="eastAsia"/>
          <w:color w:val="000000" w:themeColor="text1"/>
        </w:rPr>
        <w:t>本文模型基于</w:t>
      </w:r>
      <w:proofErr w:type="spellStart"/>
      <w:r w:rsidRPr="00C41044">
        <w:rPr>
          <w:rFonts w:hint="eastAsia"/>
          <w:color w:val="000000" w:themeColor="text1"/>
        </w:rPr>
        <w:t>P</w:t>
      </w:r>
      <w:r w:rsidRPr="00C41044">
        <w:rPr>
          <w:color w:val="000000" w:themeColor="text1"/>
        </w:rPr>
        <w:t>ytorch</w:t>
      </w:r>
      <w:proofErr w:type="spellEnd"/>
      <w:r w:rsidRPr="00C41044">
        <w:rPr>
          <w:rFonts w:hint="eastAsia"/>
          <w:color w:val="000000" w:themeColor="text1"/>
        </w:rPr>
        <w:t>深度学习框架进行构建，使用的</w:t>
      </w:r>
      <w:r w:rsidRPr="00C41044">
        <w:rPr>
          <w:rFonts w:hint="eastAsia"/>
          <w:color w:val="000000" w:themeColor="text1"/>
        </w:rPr>
        <w:t>BERT</w:t>
      </w:r>
      <w:r w:rsidRPr="00C41044">
        <w:rPr>
          <w:rFonts w:hint="eastAsia"/>
          <w:color w:val="000000" w:themeColor="text1"/>
        </w:rPr>
        <w:t>模型为在中文文本任务中表现优异的</w:t>
      </w:r>
      <w:r w:rsidRPr="00C41044">
        <w:rPr>
          <w:rFonts w:hint="eastAsia"/>
          <w:color w:val="000000" w:themeColor="text1"/>
        </w:rPr>
        <w:t>Chinese-BERT-</w:t>
      </w:r>
      <w:proofErr w:type="spellStart"/>
      <w:r w:rsidRPr="00C41044">
        <w:rPr>
          <w:rFonts w:hint="eastAsia"/>
          <w:color w:val="000000" w:themeColor="text1"/>
        </w:rPr>
        <w:t>wwm</w:t>
      </w:r>
      <w:proofErr w:type="spellEnd"/>
      <w:r w:rsidRPr="00C41044">
        <w:rPr>
          <w:rFonts w:hint="eastAsia"/>
          <w:color w:val="000000" w:themeColor="text1"/>
        </w:rPr>
        <w:t>-</w:t>
      </w:r>
      <w:proofErr w:type="spellStart"/>
      <w:r w:rsidRPr="00C41044">
        <w:rPr>
          <w:rFonts w:hint="eastAsia"/>
          <w:color w:val="000000" w:themeColor="text1"/>
        </w:rPr>
        <w:t>ext</w:t>
      </w:r>
      <w:proofErr w:type="spellEnd"/>
      <w:r w:rsidRPr="00C41044">
        <w:rPr>
          <w:rFonts w:hint="eastAsia"/>
          <w:color w:val="000000" w:themeColor="text1"/>
        </w:rPr>
        <w:t>。该模型的编码器包含</w:t>
      </w:r>
      <w:r w:rsidRPr="00C41044">
        <w:rPr>
          <w:rFonts w:hint="eastAsia"/>
          <w:color w:val="000000" w:themeColor="text1"/>
        </w:rPr>
        <w:t>12</w:t>
      </w:r>
      <w:r w:rsidRPr="00C41044">
        <w:rPr>
          <w:rFonts w:hint="eastAsia"/>
          <w:color w:val="000000" w:themeColor="text1"/>
        </w:rPr>
        <w:t>层隐层、</w:t>
      </w:r>
      <w:r w:rsidRPr="00C41044">
        <w:rPr>
          <w:rFonts w:hint="eastAsia"/>
          <w:color w:val="000000" w:themeColor="text1"/>
        </w:rPr>
        <w:t>12</w:t>
      </w:r>
      <w:r w:rsidRPr="00C41044">
        <w:rPr>
          <w:rFonts w:hint="eastAsia"/>
          <w:color w:val="000000" w:themeColor="text1"/>
        </w:rPr>
        <w:t>个自注意力头，并使用</w:t>
      </w:r>
      <w:r w:rsidRPr="00C41044">
        <w:rPr>
          <w:rFonts w:hint="eastAsia"/>
          <w:color w:val="000000" w:themeColor="text1"/>
        </w:rPr>
        <w:t>768</w:t>
      </w:r>
      <w:r w:rsidRPr="00C41044">
        <w:rPr>
          <w:rFonts w:hint="eastAsia"/>
          <w:color w:val="000000" w:themeColor="text1"/>
        </w:rPr>
        <w:t>维张量表示。为了避免过拟合，本模型设置了以下参数：循环</w:t>
      </w:r>
      <w:proofErr w:type="gramStart"/>
      <w:r w:rsidRPr="00C41044">
        <w:rPr>
          <w:rFonts w:hint="eastAsia"/>
          <w:color w:val="000000" w:themeColor="text1"/>
        </w:rPr>
        <w:t>轮次数</w:t>
      </w:r>
      <w:proofErr w:type="gramEnd"/>
      <w:r w:rsidRPr="00C41044">
        <w:rPr>
          <w:rFonts w:hint="eastAsia"/>
          <w:color w:val="000000" w:themeColor="text1"/>
        </w:rPr>
        <w:t>为</w:t>
      </w:r>
      <w:r w:rsidRPr="00C41044">
        <w:rPr>
          <w:rFonts w:hint="eastAsia"/>
          <w:color w:val="000000" w:themeColor="text1"/>
        </w:rPr>
        <w:t>5</w:t>
      </w:r>
      <w:r w:rsidRPr="00C41044">
        <w:rPr>
          <w:rFonts w:hint="eastAsia"/>
          <w:color w:val="000000" w:themeColor="text1"/>
        </w:rPr>
        <w:t>、批处理大小为</w:t>
      </w:r>
      <w:r w:rsidRPr="00C41044">
        <w:rPr>
          <w:rFonts w:hint="eastAsia"/>
          <w:color w:val="000000" w:themeColor="text1"/>
        </w:rPr>
        <w:t>64</w:t>
      </w:r>
      <w:r w:rsidRPr="00C41044">
        <w:rPr>
          <w:rFonts w:hint="eastAsia"/>
          <w:color w:val="000000" w:themeColor="text1"/>
        </w:rPr>
        <w:t>、学习率为</w:t>
      </w:r>
      <w:r w:rsidRPr="00C41044">
        <w:rPr>
          <w:rFonts w:hint="eastAsia"/>
          <w:color w:val="000000" w:themeColor="text1"/>
        </w:rPr>
        <w:t>1e-5</w:t>
      </w:r>
      <w:r w:rsidRPr="00C41044">
        <w:rPr>
          <w:rFonts w:hint="eastAsia"/>
          <w:color w:val="000000" w:themeColor="text1"/>
        </w:rPr>
        <w:t>、序列最大长度</w:t>
      </w:r>
      <w:r w:rsidRPr="00C41044">
        <w:rPr>
          <w:rFonts w:hint="eastAsia"/>
          <w:color w:val="000000" w:themeColor="text1"/>
        </w:rPr>
        <w:t>64</w:t>
      </w:r>
      <w:r w:rsidRPr="00C41044">
        <w:rPr>
          <w:rFonts w:hint="eastAsia"/>
          <w:color w:val="000000" w:themeColor="text1"/>
        </w:rPr>
        <w:t>、失活比率</w:t>
      </w:r>
      <w:r w:rsidRPr="00C41044">
        <w:rPr>
          <w:rFonts w:hint="eastAsia"/>
          <w:color w:val="000000" w:themeColor="text1"/>
        </w:rPr>
        <w:t>0.1</w:t>
      </w:r>
      <w:r w:rsidRPr="00C41044">
        <w:rPr>
          <w:rFonts w:hint="eastAsia"/>
          <w:color w:val="000000" w:themeColor="text1"/>
        </w:rPr>
        <w:t>。模型参数通过</w:t>
      </w:r>
      <w:r w:rsidRPr="00C41044">
        <w:rPr>
          <w:rFonts w:hint="eastAsia"/>
          <w:color w:val="000000" w:themeColor="text1"/>
        </w:rPr>
        <w:t>Adam</w:t>
      </w:r>
      <w:r w:rsidRPr="00C41044">
        <w:rPr>
          <w:rFonts w:hint="eastAsia"/>
          <w:color w:val="000000" w:themeColor="text1"/>
        </w:rPr>
        <w:t>优化算法进行更新。</w:t>
      </w:r>
    </w:p>
    <w:p w14:paraId="071F3DA6" w14:textId="77777777" w:rsidR="00212359" w:rsidRPr="00C41044" w:rsidRDefault="00212359" w:rsidP="00212359">
      <w:pPr>
        <w:pStyle w:val="3"/>
      </w:pPr>
      <w:bookmarkStart w:id="75" w:name="_Toc194845646"/>
      <w:commentRangeStart w:id="31"/>
      <w:r w:rsidRPr="00AA70FD">
        <w:rPr>
          <w:rFonts w:hint="eastAsia"/>
        </w:rPr>
        <w:lastRenderedPageBreak/>
        <w:t>3.5.2</w:t>
      </w:r>
      <w:r w:rsidRPr="00AA70FD">
        <w:rPr>
          <w:rFonts w:hint="eastAsia"/>
        </w:rPr>
        <w:t>数据集</w:t>
      </w:r>
      <w:commentRangeEnd w:id="31"/>
      <w:r>
        <w:rPr>
          <w:rStyle w:val="CommentReference"/>
        </w:rPr>
        <w:commentReference w:id="31"/>
      </w:r>
      <w:bookmarkEnd w:id="75"/>
    </w:p>
    <w:p w14:paraId="548CBB95" w14:textId="320AD006" w:rsidR="00212359" w:rsidRPr="005711A7" w:rsidRDefault="00212359" w:rsidP="00212359">
      <w:pPr>
        <w:ind w:firstLine="480"/>
      </w:pPr>
      <w:r w:rsidRPr="00C41044">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w:t>
      </w:r>
      <w:r w:rsidR="00A87533">
        <w:rPr>
          <w:rFonts w:hint="eastAsia"/>
        </w:rPr>
        <w:t>近乎</w:t>
      </w:r>
      <w:r w:rsidRPr="00C41044">
        <w:rPr>
          <w:rFonts w:hint="eastAsia"/>
        </w:rPr>
        <w:t>相同数量的样本。根据指标项类别的不同，数据被划分为六个专业数据集。详细的数据集信息如</w:t>
      </w:r>
      <w:r w:rsidR="00801798">
        <w:rPr>
          <w:rFonts w:hint="eastAsia"/>
        </w:rPr>
        <w:t>表</w:t>
      </w:r>
      <w:r w:rsidRPr="00C41044">
        <w:rPr>
          <w:rFonts w:hint="eastAsia"/>
        </w:rPr>
        <w:t>3-5</w:t>
      </w:r>
      <w:r w:rsidRPr="00C41044">
        <w:rPr>
          <w:rFonts w:hint="eastAsia"/>
        </w:rPr>
        <w:t>所示。</w:t>
      </w:r>
    </w:p>
    <w:p w14:paraId="36051866" w14:textId="79AEDE3D" w:rsidR="00212359" w:rsidRDefault="00440686" w:rsidP="00951645">
      <w:pPr>
        <w:pStyle w:val="afb"/>
        <w:ind w:firstLineChars="0" w:firstLine="0"/>
      </w:pPr>
      <w:bookmarkStart w:id="76" w:name="_Toc19513612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电力领域各专业数据集</w:t>
      </w:r>
      <w:bookmarkEnd w:id="76"/>
    </w:p>
    <w:p w14:paraId="7C85CFA7" w14:textId="04CEF248" w:rsidR="00212359" w:rsidRPr="00C94A36" w:rsidRDefault="00B766FC" w:rsidP="00951645">
      <w:pPr>
        <w:pStyle w:val="afb"/>
        <w:ind w:firstLineChars="0" w:firstLine="0"/>
      </w:pPr>
      <w:r>
        <w:t xml:space="preserve">Table </w:t>
      </w:r>
      <w:r w:rsidR="00633483">
        <w:rPr>
          <w:rFonts w:hint="eastAsia"/>
        </w:rPr>
        <w:t>3</w:t>
      </w:r>
      <w:r w:rsidR="003E6F0E">
        <w:noBreakHyphen/>
      </w:r>
      <w:r w:rsidR="00633483">
        <w:rPr>
          <w:rFonts w:hint="eastAsia"/>
        </w:rPr>
        <w:t>5</w:t>
      </w:r>
      <w:r w:rsidR="00212359" w:rsidRPr="00C94A36">
        <w:t xml:space="preserve"> Various professional </w:t>
      </w:r>
      <w:r w:rsidR="00212359" w:rsidRPr="00C94A36">
        <w:rPr>
          <w:rFonts w:hint="eastAsia"/>
        </w:rPr>
        <w:t>d</w:t>
      </w:r>
      <w:r w:rsidR="00212359" w:rsidRPr="00C94A36">
        <w:t>atasets</w:t>
      </w:r>
      <w:r w:rsidR="00212359" w:rsidRPr="00C94A36">
        <w:rPr>
          <w:rFonts w:hint="eastAsia"/>
        </w:rPr>
        <w:t xml:space="preserve"> in electric power field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1217"/>
        <w:gridCol w:w="1218"/>
        <w:gridCol w:w="1056"/>
        <w:gridCol w:w="1200"/>
        <w:gridCol w:w="1200"/>
        <w:gridCol w:w="1200"/>
      </w:tblGrid>
      <w:tr w:rsidR="00212359" w:rsidRPr="005B28F4" w14:paraId="3D1BE0A4" w14:textId="77777777" w:rsidTr="003D3B8B">
        <w:trPr>
          <w:jc w:val="center"/>
        </w:trPr>
        <w:tc>
          <w:tcPr>
            <w:tcW w:w="1199" w:type="dxa"/>
            <w:tcBorders>
              <w:top w:val="single" w:sz="12" w:space="0" w:color="auto"/>
              <w:bottom w:val="single" w:sz="4" w:space="0" w:color="auto"/>
            </w:tcBorders>
          </w:tcPr>
          <w:p w14:paraId="347C2843"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数据集</w:t>
            </w:r>
          </w:p>
        </w:tc>
        <w:tc>
          <w:tcPr>
            <w:tcW w:w="1217" w:type="dxa"/>
            <w:tcBorders>
              <w:top w:val="single" w:sz="12" w:space="0" w:color="auto"/>
              <w:bottom w:val="single" w:sz="4" w:space="0" w:color="auto"/>
            </w:tcBorders>
          </w:tcPr>
          <w:p w14:paraId="1A217014"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训练集</w:t>
            </w:r>
          </w:p>
        </w:tc>
        <w:tc>
          <w:tcPr>
            <w:tcW w:w="1218" w:type="dxa"/>
            <w:tcBorders>
              <w:top w:val="single" w:sz="12" w:space="0" w:color="auto"/>
              <w:bottom w:val="single" w:sz="4" w:space="0" w:color="auto"/>
            </w:tcBorders>
          </w:tcPr>
          <w:p w14:paraId="0FD56BA9"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验证集</w:t>
            </w:r>
          </w:p>
        </w:tc>
        <w:tc>
          <w:tcPr>
            <w:tcW w:w="1056" w:type="dxa"/>
            <w:tcBorders>
              <w:top w:val="single" w:sz="12" w:space="0" w:color="auto"/>
              <w:bottom w:val="single" w:sz="4" w:space="0" w:color="auto"/>
            </w:tcBorders>
          </w:tcPr>
          <w:p w14:paraId="098FF54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测试集</w:t>
            </w:r>
          </w:p>
        </w:tc>
        <w:tc>
          <w:tcPr>
            <w:tcW w:w="1200" w:type="dxa"/>
            <w:tcBorders>
              <w:top w:val="single" w:sz="12" w:space="0" w:color="auto"/>
              <w:bottom w:val="single" w:sz="4" w:space="0" w:color="auto"/>
            </w:tcBorders>
          </w:tcPr>
          <w:p w14:paraId="72C2930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业务场景</w:t>
            </w:r>
          </w:p>
        </w:tc>
        <w:tc>
          <w:tcPr>
            <w:tcW w:w="1200" w:type="dxa"/>
            <w:tcBorders>
              <w:top w:val="single" w:sz="12" w:space="0" w:color="auto"/>
              <w:bottom w:val="single" w:sz="4" w:space="0" w:color="auto"/>
            </w:tcBorders>
          </w:tcPr>
          <w:p w14:paraId="2D8FE171"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意图</w:t>
            </w:r>
          </w:p>
        </w:tc>
        <w:tc>
          <w:tcPr>
            <w:tcW w:w="1200" w:type="dxa"/>
            <w:tcBorders>
              <w:top w:val="single" w:sz="12" w:space="0" w:color="auto"/>
              <w:bottom w:val="single" w:sz="4" w:space="0" w:color="auto"/>
            </w:tcBorders>
          </w:tcPr>
          <w:p w14:paraId="03C87AC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填充槽</w:t>
            </w:r>
          </w:p>
        </w:tc>
      </w:tr>
      <w:tr w:rsidR="00212359" w:rsidRPr="005B28F4" w14:paraId="4B40DEA5" w14:textId="77777777" w:rsidTr="00B83CB9">
        <w:trPr>
          <w:jc w:val="center"/>
        </w:trPr>
        <w:tc>
          <w:tcPr>
            <w:tcW w:w="1199" w:type="dxa"/>
            <w:tcBorders>
              <w:top w:val="single" w:sz="4" w:space="0" w:color="auto"/>
            </w:tcBorders>
          </w:tcPr>
          <w:p w14:paraId="7185C912"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营销</w:t>
            </w:r>
          </w:p>
        </w:tc>
        <w:tc>
          <w:tcPr>
            <w:tcW w:w="1217" w:type="dxa"/>
            <w:tcBorders>
              <w:top w:val="single" w:sz="4" w:space="0" w:color="auto"/>
            </w:tcBorders>
          </w:tcPr>
          <w:p w14:paraId="347F9B0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46844</w:t>
            </w:r>
          </w:p>
        </w:tc>
        <w:tc>
          <w:tcPr>
            <w:tcW w:w="1218" w:type="dxa"/>
            <w:tcBorders>
              <w:top w:val="single" w:sz="4" w:space="0" w:color="auto"/>
            </w:tcBorders>
          </w:tcPr>
          <w:p w14:paraId="1E6BD73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23442</w:t>
            </w:r>
          </w:p>
        </w:tc>
        <w:tc>
          <w:tcPr>
            <w:tcW w:w="1056" w:type="dxa"/>
            <w:tcBorders>
              <w:top w:val="single" w:sz="4" w:space="0" w:color="auto"/>
            </w:tcBorders>
          </w:tcPr>
          <w:p w14:paraId="2A2CAAE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7814</w:t>
            </w:r>
          </w:p>
        </w:tc>
        <w:tc>
          <w:tcPr>
            <w:tcW w:w="1200" w:type="dxa"/>
            <w:tcBorders>
              <w:top w:val="single" w:sz="4" w:space="0" w:color="auto"/>
            </w:tcBorders>
          </w:tcPr>
          <w:p w14:paraId="0EA644A8"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c>
          <w:tcPr>
            <w:tcW w:w="1200" w:type="dxa"/>
            <w:tcBorders>
              <w:top w:val="single" w:sz="4" w:space="0" w:color="auto"/>
            </w:tcBorders>
          </w:tcPr>
          <w:p w14:paraId="1BA48C7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8</w:t>
            </w:r>
          </w:p>
        </w:tc>
        <w:tc>
          <w:tcPr>
            <w:tcW w:w="1200" w:type="dxa"/>
            <w:tcBorders>
              <w:top w:val="single" w:sz="4" w:space="0" w:color="auto"/>
            </w:tcBorders>
          </w:tcPr>
          <w:p w14:paraId="12AE7EB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26</w:t>
            </w:r>
          </w:p>
        </w:tc>
      </w:tr>
      <w:tr w:rsidR="00212359" w:rsidRPr="005B28F4" w14:paraId="0CEAAFC6" w14:textId="77777777" w:rsidTr="00B83CB9">
        <w:trPr>
          <w:jc w:val="center"/>
        </w:trPr>
        <w:tc>
          <w:tcPr>
            <w:tcW w:w="1199" w:type="dxa"/>
          </w:tcPr>
          <w:p w14:paraId="12AA2C72"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运营</w:t>
            </w:r>
          </w:p>
        </w:tc>
        <w:tc>
          <w:tcPr>
            <w:tcW w:w="1217" w:type="dxa"/>
          </w:tcPr>
          <w:p w14:paraId="2577D65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35472</w:t>
            </w:r>
          </w:p>
        </w:tc>
        <w:tc>
          <w:tcPr>
            <w:tcW w:w="1218" w:type="dxa"/>
          </w:tcPr>
          <w:p w14:paraId="0166F25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17736</w:t>
            </w:r>
          </w:p>
        </w:tc>
        <w:tc>
          <w:tcPr>
            <w:tcW w:w="1056" w:type="dxa"/>
          </w:tcPr>
          <w:p w14:paraId="656CD869"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5912</w:t>
            </w:r>
          </w:p>
        </w:tc>
        <w:tc>
          <w:tcPr>
            <w:tcW w:w="1200" w:type="dxa"/>
          </w:tcPr>
          <w:p w14:paraId="1BB7334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37</w:t>
            </w:r>
          </w:p>
        </w:tc>
        <w:tc>
          <w:tcPr>
            <w:tcW w:w="1200" w:type="dxa"/>
          </w:tcPr>
          <w:p w14:paraId="5E37D947"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8</w:t>
            </w:r>
          </w:p>
        </w:tc>
        <w:tc>
          <w:tcPr>
            <w:tcW w:w="1200" w:type="dxa"/>
          </w:tcPr>
          <w:p w14:paraId="1F975D80"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64</w:t>
            </w:r>
          </w:p>
        </w:tc>
      </w:tr>
      <w:tr w:rsidR="00212359" w:rsidRPr="005B28F4" w14:paraId="5C098E95" w14:textId="77777777" w:rsidTr="00B83CB9">
        <w:trPr>
          <w:jc w:val="center"/>
        </w:trPr>
        <w:tc>
          <w:tcPr>
            <w:tcW w:w="1199" w:type="dxa"/>
          </w:tcPr>
          <w:p w14:paraId="22660238"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设备</w:t>
            </w:r>
          </w:p>
        </w:tc>
        <w:tc>
          <w:tcPr>
            <w:tcW w:w="1217" w:type="dxa"/>
          </w:tcPr>
          <w:p w14:paraId="3E6FD62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40806</w:t>
            </w:r>
          </w:p>
        </w:tc>
        <w:tc>
          <w:tcPr>
            <w:tcW w:w="1218" w:type="dxa"/>
          </w:tcPr>
          <w:p w14:paraId="6377EF75"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20403</w:t>
            </w:r>
          </w:p>
        </w:tc>
        <w:tc>
          <w:tcPr>
            <w:tcW w:w="1056" w:type="dxa"/>
          </w:tcPr>
          <w:p w14:paraId="0B2A526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6801</w:t>
            </w:r>
          </w:p>
        </w:tc>
        <w:tc>
          <w:tcPr>
            <w:tcW w:w="1200" w:type="dxa"/>
          </w:tcPr>
          <w:p w14:paraId="71A89076"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w:t>
            </w:r>
          </w:p>
        </w:tc>
        <w:tc>
          <w:tcPr>
            <w:tcW w:w="1200" w:type="dxa"/>
          </w:tcPr>
          <w:p w14:paraId="6ABAE48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c>
          <w:tcPr>
            <w:tcW w:w="1200" w:type="dxa"/>
          </w:tcPr>
          <w:p w14:paraId="1EDE9512"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30</w:t>
            </w:r>
          </w:p>
        </w:tc>
      </w:tr>
      <w:tr w:rsidR="00212359" w:rsidRPr="005B28F4" w14:paraId="56F8E87C" w14:textId="77777777" w:rsidTr="00B83CB9">
        <w:trPr>
          <w:jc w:val="center"/>
        </w:trPr>
        <w:tc>
          <w:tcPr>
            <w:tcW w:w="1199" w:type="dxa"/>
          </w:tcPr>
          <w:p w14:paraId="75AFC90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运维</w:t>
            </w:r>
          </w:p>
        </w:tc>
        <w:tc>
          <w:tcPr>
            <w:tcW w:w="1217" w:type="dxa"/>
          </w:tcPr>
          <w:p w14:paraId="73C149F8"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33840</w:t>
            </w:r>
          </w:p>
        </w:tc>
        <w:tc>
          <w:tcPr>
            <w:tcW w:w="1218" w:type="dxa"/>
          </w:tcPr>
          <w:p w14:paraId="593FA34E"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16920</w:t>
            </w:r>
          </w:p>
        </w:tc>
        <w:tc>
          <w:tcPr>
            <w:tcW w:w="1056" w:type="dxa"/>
          </w:tcPr>
          <w:p w14:paraId="7968DD0C"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5640</w:t>
            </w:r>
          </w:p>
        </w:tc>
        <w:tc>
          <w:tcPr>
            <w:tcW w:w="1200" w:type="dxa"/>
          </w:tcPr>
          <w:p w14:paraId="46F4FCE9"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12</w:t>
            </w:r>
          </w:p>
        </w:tc>
        <w:tc>
          <w:tcPr>
            <w:tcW w:w="1200" w:type="dxa"/>
          </w:tcPr>
          <w:p w14:paraId="3F9751A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w:t>
            </w:r>
          </w:p>
        </w:tc>
        <w:tc>
          <w:tcPr>
            <w:tcW w:w="1200" w:type="dxa"/>
          </w:tcPr>
          <w:p w14:paraId="2B2574A7"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22</w:t>
            </w:r>
          </w:p>
        </w:tc>
      </w:tr>
      <w:tr w:rsidR="00212359" w:rsidRPr="005B28F4" w14:paraId="73EE91CB" w14:textId="77777777" w:rsidTr="00B83CB9">
        <w:trPr>
          <w:jc w:val="center"/>
        </w:trPr>
        <w:tc>
          <w:tcPr>
            <w:tcW w:w="1199" w:type="dxa"/>
          </w:tcPr>
          <w:p w14:paraId="25FBB145"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财务</w:t>
            </w:r>
          </w:p>
        </w:tc>
        <w:tc>
          <w:tcPr>
            <w:tcW w:w="1217" w:type="dxa"/>
          </w:tcPr>
          <w:p w14:paraId="43CC5DD6"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14400</w:t>
            </w:r>
          </w:p>
        </w:tc>
        <w:tc>
          <w:tcPr>
            <w:tcW w:w="1218" w:type="dxa"/>
          </w:tcPr>
          <w:p w14:paraId="1238B64F"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7200</w:t>
            </w:r>
          </w:p>
        </w:tc>
        <w:tc>
          <w:tcPr>
            <w:tcW w:w="1056" w:type="dxa"/>
          </w:tcPr>
          <w:p w14:paraId="24B6A6D4"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2400</w:t>
            </w:r>
          </w:p>
        </w:tc>
        <w:tc>
          <w:tcPr>
            <w:tcW w:w="1200" w:type="dxa"/>
          </w:tcPr>
          <w:p w14:paraId="0E2ADA5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6</w:t>
            </w:r>
          </w:p>
        </w:tc>
        <w:tc>
          <w:tcPr>
            <w:tcW w:w="1200" w:type="dxa"/>
          </w:tcPr>
          <w:p w14:paraId="1D075F2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w:t>
            </w:r>
          </w:p>
        </w:tc>
        <w:tc>
          <w:tcPr>
            <w:tcW w:w="1200" w:type="dxa"/>
          </w:tcPr>
          <w:p w14:paraId="3EDB08D4"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r>
      <w:tr w:rsidR="00212359" w:rsidRPr="005B28F4" w14:paraId="64F46AA3" w14:textId="77777777" w:rsidTr="003D3B8B">
        <w:trPr>
          <w:jc w:val="center"/>
        </w:trPr>
        <w:tc>
          <w:tcPr>
            <w:tcW w:w="1199" w:type="dxa"/>
            <w:tcBorders>
              <w:bottom w:val="single" w:sz="12" w:space="0" w:color="auto"/>
            </w:tcBorders>
          </w:tcPr>
          <w:p w14:paraId="225BFE5A"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发展</w:t>
            </w:r>
          </w:p>
        </w:tc>
        <w:tc>
          <w:tcPr>
            <w:tcW w:w="1217" w:type="dxa"/>
            <w:tcBorders>
              <w:bottom w:val="single" w:sz="12" w:space="0" w:color="auto"/>
            </w:tcBorders>
          </w:tcPr>
          <w:p w14:paraId="3E3981DC"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17970</w:t>
            </w:r>
          </w:p>
        </w:tc>
        <w:tc>
          <w:tcPr>
            <w:tcW w:w="1218" w:type="dxa"/>
            <w:tcBorders>
              <w:bottom w:val="single" w:sz="12" w:space="0" w:color="auto"/>
            </w:tcBorders>
          </w:tcPr>
          <w:p w14:paraId="3F37B37B"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8985</w:t>
            </w:r>
          </w:p>
        </w:tc>
        <w:tc>
          <w:tcPr>
            <w:tcW w:w="1056" w:type="dxa"/>
            <w:tcBorders>
              <w:bottom w:val="single" w:sz="12" w:space="0" w:color="auto"/>
            </w:tcBorders>
          </w:tcPr>
          <w:p w14:paraId="56ED585D"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2995</w:t>
            </w:r>
          </w:p>
        </w:tc>
        <w:tc>
          <w:tcPr>
            <w:tcW w:w="1200" w:type="dxa"/>
            <w:tcBorders>
              <w:bottom w:val="single" w:sz="12" w:space="0" w:color="auto"/>
            </w:tcBorders>
          </w:tcPr>
          <w:p w14:paraId="6A63CA17"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17</w:t>
            </w:r>
          </w:p>
        </w:tc>
        <w:tc>
          <w:tcPr>
            <w:tcW w:w="1200" w:type="dxa"/>
            <w:tcBorders>
              <w:bottom w:val="single" w:sz="12" w:space="0" w:color="auto"/>
            </w:tcBorders>
          </w:tcPr>
          <w:p w14:paraId="114CBA30"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7</w:t>
            </w:r>
          </w:p>
        </w:tc>
        <w:tc>
          <w:tcPr>
            <w:tcW w:w="1200" w:type="dxa"/>
            <w:tcBorders>
              <w:bottom w:val="single" w:sz="12" w:space="0" w:color="auto"/>
            </w:tcBorders>
          </w:tcPr>
          <w:p w14:paraId="478F7125" w14:textId="77777777" w:rsidR="00212359" w:rsidRPr="005B28F4" w:rsidRDefault="00212359" w:rsidP="00951645">
            <w:pPr>
              <w:spacing w:line="240" w:lineRule="auto"/>
              <w:ind w:firstLineChars="0" w:firstLine="0"/>
              <w:jc w:val="center"/>
              <w:rPr>
                <w:sz w:val="21"/>
                <w:szCs w:val="21"/>
              </w:rPr>
            </w:pPr>
            <w:r w:rsidRPr="005B28F4">
              <w:rPr>
                <w:rFonts w:hint="eastAsia"/>
                <w:sz w:val="21"/>
                <w:szCs w:val="21"/>
              </w:rPr>
              <w:t>40</w:t>
            </w:r>
          </w:p>
        </w:tc>
      </w:tr>
    </w:tbl>
    <w:p w14:paraId="0FABD306" w14:textId="77777777" w:rsidR="00212359" w:rsidRPr="00AA70FD" w:rsidRDefault="00212359" w:rsidP="00212359">
      <w:pPr>
        <w:pStyle w:val="3"/>
      </w:pPr>
      <w:bookmarkStart w:id="77" w:name="_Toc194845647"/>
      <w:commentRangeStart w:id="32"/>
      <w:r w:rsidRPr="00AA70FD">
        <w:rPr>
          <w:rFonts w:hint="eastAsia"/>
        </w:rPr>
        <w:t>3.5.3</w:t>
      </w:r>
      <w:r w:rsidRPr="00AA70FD">
        <w:rPr>
          <w:rFonts w:hint="eastAsia"/>
        </w:rPr>
        <w:t>评估指标</w:t>
      </w:r>
      <w:commentRangeEnd w:id="32"/>
      <w:r>
        <w:rPr>
          <w:rStyle w:val="CommentReference"/>
        </w:rPr>
        <w:commentReference w:id="32"/>
      </w:r>
      <w:bookmarkEnd w:id="77"/>
    </w:p>
    <w:p w14:paraId="4DCB3E8F" w14:textId="2582948E" w:rsidR="00212359" w:rsidRDefault="00212359" w:rsidP="00212359">
      <w:pPr>
        <w:ind w:firstLine="480"/>
        <w:rPr>
          <w:color w:val="000000" w:themeColor="text1"/>
        </w:rPr>
      </w:pPr>
      <w:r w:rsidRPr="000013ED">
        <w:rPr>
          <w:rFonts w:hint="eastAsia"/>
          <w:color w:val="000000" w:themeColor="text1"/>
        </w:rPr>
        <w:t>在电力领域自然语言理解模型性能评估中，语义准确率（</w:t>
      </w:r>
      <w:r w:rsidRPr="000013ED">
        <w:rPr>
          <w:rFonts w:hint="eastAsia"/>
          <w:color w:val="000000" w:themeColor="text1"/>
        </w:rPr>
        <w:t>Semantic Accuracy, SA</w:t>
      </w:r>
      <w:r w:rsidRPr="000013ED">
        <w:rPr>
          <w:rFonts w:hint="eastAsia"/>
          <w:color w:val="000000" w:themeColor="text1"/>
        </w:rPr>
        <w:t>）被作为主要衡量指标。</w:t>
      </w:r>
      <w:r w:rsidRPr="000013ED">
        <w:rPr>
          <w:rFonts w:hint="eastAsia"/>
          <w:color w:val="000000" w:themeColor="text1"/>
        </w:rPr>
        <w:t>SA</w:t>
      </w:r>
      <w:r w:rsidRPr="000013ED">
        <w:rPr>
          <w:rFonts w:hint="eastAsia"/>
          <w:color w:val="000000" w:themeColor="text1"/>
        </w:rPr>
        <w:t>通过考察模型对输入文本中的业务场景、意图及槽位信息的准确理解和预测程度，量化模型在语义层面的表现。其计算公式可公式</w:t>
      </w:r>
      <w:r w:rsidRPr="000013ED">
        <w:rPr>
          <w:rFonts w:hint="eastAsia"/>
          <w:color w:val="000000" w:themeColor="text1"/>
        </w:rPr>
        <w:t>3-1</w:t>
      </w:r>
      <w:r w:rsidR="00C72A3A">
        <w:rPr>
          <w:rFonts w:hint="eastAsia"/>
          <w:color w:val="000000" w:themeColor="text1"/>
        </w:rPr>
        <w:t>4</w:t>
      </w:r>
      <w:r w:rsidRPr="000013ED">
        <w:rPr>
          <w:rFonts w:hint="eastAsia"/>
          <w:color w:val="000000" w:themeColor="text1"/>
        </w:rPr>
        <w:t>表示，其中</w:t>
      </w:r>
      <m:oMath>
        <m:r>
          <w:rPr>
            <w:rFonts w:ascii="Cambria Math" w:hAnsi="Cambria Math" w:hint="eastAsia"/>
            <w:color w:val="000000" w:themeColor="text1"/>
          </w:rPr>
          <m:t>N</m:t>
        </m:r>
      </m:oMath>
      <w:r w:rsidRPr="000013ED">
        <w:rPr>
          <w:rFonts w:hint="eastAsia"/>
          <w:color w:val="000000" w:themeColor="text1"/>
        </w:rPr>
        <w:t>为总句子数量，</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oMath>
      <w:r w:rsidRPr="000013ED">
        <w:rPr>
          <w:rFonts w:hint="eastAsia"/>
          <w:color w:val="000000" w:themeColor="text1"/>
        </w:rPr>
        <w:t>为模型正确预测业务场景、意图和所有槽位信息的句子数量。只有当模型正确标识出输入文本的所有业务场景、意图和</w:t>
      </w:r>
      <w:proofErr w:type="gramStart"/>
      <w:r w:rsidRPr="000013ED">
        <w:rPr>
          <w:rFonts w:hint="eastAsia"/>
          <w:color w:val="000000" w:themeColor="text1"/>
        </w:rPr>
        <w:t>槽位</w:t>
      </w:r>
      <w:proofErr w:type="gramEnd"/>
      <w:r w:rsidRPr="000013ED">
        <w:rPr>
          <w:rFonts w:hint="eastAsia"/>
          <w:color w:val="000000" w:themeColor="text1"/>
        </w:rPr>
        <w:t>信息时，才视为该文本被解析成功。</w:t>
      </w:r>
    </w:p>
    <w:tbl>
      <w:tblPr>
        <w:tblStyle w:val="af"/>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930"/>
        <w:gridCol w:w="3023"/>
      </w:tblGrid>
      <w:tr w:rsidR="00AC6855" w14:paraId="4DB42CB4" w14:textId="77777777" w:rsidTr="00AC6855">
        <w:trPr>
          <w:jc w:val="center"/>
        </w:trPr>
        <w:tc>
          <w:tcPr>
            <w:tcW w:w="2694" w:type="dxa"/>
          </w:tcPr>
          <w:p w14:paraId="5DBA43DA" w14:textId="77777777" w:rsidR="00AC6855" w:rsidRDefault="00AC6855" w:rsidP="00C82603">
            <w:pPr>
              <w:ind w:firstLineChars="0" w:firstLine="0"/>
              <w:rPr>
                <w:rFonts w:ascii="Cambria Math" w:hAnsi="Cambria Math"/>
                <w:i/>
              </w:rPr>
            </w:pPr>
          </w:p>
        </w:tc>
        <w:tc>
          <w:tcPr>
            <w:tcW w:w="2930" w:type="dxa"/>
          </w:tcPr>
          <w:p w14:paraId="4DC9F79C" w14:textId="024A444D" w:rsidR="00AC6855" w:rsidRDefault="00AC6855" w:rsidP="00C82603">
            <w:pPr>
              <w:ind w:firstLineChars="0" w:firstLine="0"/>
              <w:jc w:val="center"/>
              <w:rPr>
                <w:rFonts w:ascii="Cambria Math" w:hAnsi="Cambria Math"/>
                <w:i/>
              </w:rPr>
            </w:pPr>
            <m:oMathPara>
              <m:oMath>
                <m:r>
                  <w:rPr>
                    <w:rFonts w:ascii="Cambria Math" w:hAnsi="Cambria Math"/>
                    <w:color w:val="000000" w:themeColor="text1"/>
                  </w:rPr>
                  <m:t>SA=</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r>
                  <w:rPr>
                    <w:rFonts w:ascii="Cambria Math" w:hAnsi="Cambria Math"/>
                    <w:color w:val="000000" w:themeColor="text1"/>
                  </w:rPr>
                  <m:t>*100%</m:t>
                </m:r>
              </m:oMath>
            </m:oMathPara>
          </w:p>
        </w:tc>
        <w:tc>
          <w:tcPr>
            <w:tcW w:w="3023" w:type="dxa"/>
            <w:vAlign w:val="center"/>
          </w:tcPr>
          <w:p w14:paraId="582CE759" w14:textId="1F97BAC8" w:rsidR="00AC6855" w:rsidRPr="00500AE7" w:rsidRDefault="00000000" w:rsidP="00AC6855">
            <w:pPr>
              <w:ind w:firstLineChars="0" w:firstLine="0"/>
              <w:jc w:val="center"/>
              <w:rPr>
                <w:rFonts w:ascii="Cambria Math" w:hAnsi="Cambria Math"/>
                <w:i/>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3-14</m:t>
                    </m:r>
                  </m:e>
                </m:d>
              </m:oMath>
            </m:oMathPara>
          </w:p>
        </w:tc>
      </w:tr>
    </w:tbl>
    <w:p w14:paraId="6ECAC3D7" w14:textId="77777777" w:rsidR="00212359" w:rsidRPr="001165B1" w:rsidRDefault="00212359" w:rsidP="00212359">
      <w:pPr>
        <w:ind w:firstLine="480"/>
      </w:pPr>
      <w:r w:rsidRPr="001165B1">
        <w:t>高语义准确率反映了模型在电力领域任务中对语义信息进行准确理解和抽取的能力。这一指标对于实际应用场景至关重要，因为</w:t>
      </w:r>
      <w:r w:rsidRPr="001165B1">
        <w:rPr>
          <w:rFonts w:hint="eastAsia"/>
        </w:rPr>
        <w:t>较高的语义准确率能够</w:t>
      </w:r>
      <w:r w:rsidRPr="001165B1">
        <w:t>确保模型在复杂的电力场景中取得更为可靠的性能。</w:t>
      </w:r>
    </w:p>
    <w:p w14:paraId="73C7F933" w14:textId="77777777" w:rsidR="00212359" w:rsidRPr="008B0511" w:rsidRDefault="00212359" w:rsidP="00212359">
      <w:pPr>
        <w:pStyle w:val="3"/>
      </w:pPr>
      <w:bookmarkStart w:id="78" w:name="_Toc194845648"/>
      <w:r w:rsidRPr="008B0511">
        <w:rPr>
          <w:rFonts w:hint="eastAsia"/>
        </w:rPr>
        <w:t>3.5.4</w:t>
      </w:r>
      <w:r w:rsidRPr="008B0511">
        <w:rPr>
          <w:rFonts w:hint="eastAsia"/>
        </w:rPr>
        <w:t>实验结果与分析</w:t>
      </w:r>
      <w:bookmarkEnd w:id="78"/>
    </w:p>
    <w:p w14:paraId="59B02185" w14:textId="311A0203" w:rsidR="00212359" w:rsidRPr="00D82094" w:rsidRDefault="00212359" w:rsidP="00212359">
      <w:pPr>
        <w:ind w:firstLine="480"/>
        <w:rPr>
          <w:color w:val="FF0000"/>
        </w:rPr>
      </w:pPr>
      <w:r w:rsidRPr="00D82094">
        <w:rPr>
          <w:rFonts w:hint="eastAsia"/>
          <w:color w:val="000000" w:themeColor="text1"/>
        </w:rPr>
        <w:t>为了比较不同编码方式的语义准确率，进行了对比实验。所用模型包括原始</w:t>
      </w:r>
      <w:r w:rsidRPr="00D82094">
        <w:rPr>
          <w:rFonts w:hint="eastAsia"/>
          <w:color w:val="000000" w:themeColor="text1"/>
        </w:rPr>
        <w:lastRenderedPageBreak/>
        <w:t>基于字编码的基线模型（以下简称</w:t>
      </w:r>
      <w:r w:rsidR="00B5698F">
        <w:rPr>
          <w:rFonts w:hint="eastAsia"/>
          <w:color w:val="000000" w:themeColor="text1"/>
        </w:rPr>
        <w:t>W</w:t>
      </w:r>
      <w:r w:rsidRPr="00D82094">
        <w:rPr>
          <w:rFonts w:hint="eastAsia"/>
          <w:color w:val="000000" w:themeColor="text1"/>
        </w:rPr>
        <w:t>Bert</w:t>
      </w:r>
      <w:r w:rsidRPr="00D82094">
        <w:rPr>
          <w:rFonts w:hint="eastAsia"/>
          <w:color w:val="000000" w:themeColor="text1"/>
        </w:rPr>
        <w:t>）、不</w:t>
      </w:r>
      <w:r w:rsidR="00B5698F">
        <w:rPr>
          <w:rFonts w:hint="eastAsia"/>
          <w:color w:val="000000" w:themeColor="text1"/>
        </w:rPr>
        <w:t>含</w:t>
      </w:r>
      <w:r w:rsidR="00B5698F" w:rsidRPr="00501E8D">
        <w:rPr>
          <w:color w:val="000000" w:themeColor="text1"/>
        </w:rPr>
        <w:t>NSWG</w:t>
      </w:r>
      <w:r w:rsidR="00270038">
        <w:rPr>
          <w:rFonts w:hint="eastAsia"/>
          <w:color w:val="000000" w:themeColor="text1"/>
        </w:rPr>
        <w:t>算法</w:t>
      </w:r>
      <w:r w:rsidRPr="00D82094">
        <w:rPr>
          <w:rFonts w:hint="eastAsia"/>
          <w:color w:val="000000" w:themeColor="text1"/>
        </w:rPr>
        <w:t>的词模型（以下简称</w:t>
      </w:r>
      <w:r w:rsidRPr="00D82094">
        <w:rPr>
          <w:rFonts w:hint="eastAsia"/>
          <w:color w:val="000000" w:themeColor="text1"/>
        </w:rPr>
        <w:t>PBert-no</w:t>
      </w:r>
      <w:r w:rsidR="00B5698F" w:rsidRPr="00501E8D">
        <w:rPr>
          <w:color w:val="000000" w:themeColor="text1"/>
        </w:rPr>
        <w:t>NSWG</w:t>
      </w:r>
      <w:r w:rsidRPr="00D82094">
        <w:rPr>
          <w:rFonts w:hint="eastAsia"/>
          <w:color w:val="000000" w:themeColor="text1"/>
        </w:rPr>
        <w:t>）、</w:t>
      </w:r>
      <w:r w:rsidR="00B5698F">
        <w:rPr>
          <w:rFonts w:hint="eastAsia"/>
          <w:color w:val="000000" w:themeColor="text1"/>
        </w:rPr>
        <w:t>基于词编码的</w:t>
      </w:r>
      <w:r w:rsidR="00270038">
        <w:rPr>
          <w:rFonts w:hint="eastAsia"/>
          <w:color w:val="000000" w:themeColor="text1"/>
        </w:rPr>
        <w:t>NLU</w:t>
      </w:r>
      <w:r w:rsidR="00B5698F">
        <w:rPr>
          <w:rFonts w:hint="eastAsia"/>
          <w:color w:val="000000" w:themeColor="text1"/>
        </w:rPr>
        <w:t>模型（以下简称</w:t>
      </w:r>
      <w:r w:rsidR="00B5698F">
        <w:rPr>
          <w:rFonts w:hint="eastAsia"/>
          <w:color w:val="000000" w:themeColor="text1"/>
        </w:rPr>
        <w:t>PBert</w:t>
      </w:r>
      <w:r w:rsidR="00B5698F">
        <w:rPr>
          <w:rFonts w:hint="eastAsia"/>
          <w:color w:val="000000" w:themeColor="text1"/>
        </w:rPr>
        <w:t>）、</w:t>
      </w:r>
      <w:r w:rsidRPr="00D82094">
        <w:rPr>
          <w:rFonts w:hint="eastAsia"/>
          <w:color w:val="000000" w:themeColor="text1"/>
        </w:rPr>
        <w:t>不添加</w:t>
      </w:r>
      <w:proofErr w:type="spellStart"/>
      <w:r w:rsidRPr="00D82094">
        <w:rPr>
          <w:rFonts w:hint="eastAsia"/>
          <w:color w:val="000000" w:themeColor="text1"/>
        </w:rPr>
        <w:t>CtLoss</w:t>
      </w:r>
      <w:proofErr w:type="spellEnd"/>
      <w:r w:rsidRPr="00D82094">
        <w:rPr>
          <w:rFonts w:hint="eastAsia"/>
          <w:color w:val="000000" w:themeColor="text1"/>
        </w:rPr>
        <w:t>的</w:t>
      </w:r>
      <w:r w:rsidR="00270038">
        <w:rPr>
          <w:rFonts w:hint="eastAsia"/>
          <w:color w:val="000000" w:themeColor="text1"/>
        </w:rPr>
        <w:t>编码层字词融合</w:t>
      </w:r>
      <w:r w:rsidRPr="00D82094">
        <w:rPr>
          <w:rFonts w:hint="eastAsia"/>
          <w:color w:val="000000" w:themeColor="text1"/>
        </w:rPr>
        <w:t>模型（以下简称</w:t>
      </w:r>
      <w:r w:rsidRPr="00D82094">
        <w:rPr>
          <w:rFonts w:hint="eastAsia"/>
          <w:color w:val="000000" w:themeColor="text1"/>
        </w:rPr>
        <w:t>WPFe-noSCCLoss</w:t>
      </w:r>
      <w:r w:rsidRPr="00D82094">
        <w:rPr>
          <w:rFonts w:hint="eastAsia"/>
          <w:color w:val="000000" w:themeColor="text1"/>
        </w:rPr>
        <w:t>）、基于编码层的字词融合模型（以下简称</w:t>
      </w:r>
      <w:r w:rsidRPr="00D82094">
        <w:rPr>
          <w:rFonts w:hint="eastAsia"/>
          <w:color w:val="000000" w:themeColor="text1"/>
        </w:rPr>
        <w:t>WPFe</w:t>
      </w:r>
      <w:r w:rsidRPr="00D82094">
        <w:rPr>
          <w:rFonts w:hint="eastAsia"/>
          <w:color w:val="000000" w:themeColor="text1"/>
        </w:rPr>
        <w:t>）以及基于解码层的字词融合模型（以下简称</w:t>
      </w:r>
      <w:r w:rsidRPr="00D82094">
        <w:rPr>
          <w:rFonts w:hint="eastAsia"/>
          <w:color w:val="000000" w:themeColor="text1"/>
        </w:rPr>
        <w:t>WPFd</w:t>
      </w:r>
      <w:r w:rsidRPr="00D82094">
        <w:rPr>
          <w:rFonts w:hint="eastAsia"/>
          <w:color w:val="000000" w:themeColor="text1"/>
        </w:rPr>
        <w:t>）。实验在六个专业数据集上进行，使用相同的数据集和参数设置。</w:t>
      </w:r>
    </w:p>
    <w:p w14:paraId="5502DF3B" w14:textId="63D4A61A" w:rsidR="00212359" w:rsidRDefault="00440686" w:rsidP="00951645">
      <w:pPr>
        <w:pStyle w:val="afb"/>
        <w:ind w:firstLineChars="0" w:firstLine="0"/>
      </w:pPr>
      <w:bookmarkStart w:id="79" w:name="_Toc195136121"/>
      <w:commentRangeStart w:id="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rPr>
        <w:t>不同编码方式语义准确率</w:t>
      </w:r>
      <w:commentRangeEnd w:id="6"/>
      <w:r>
        <w:rPr>
          <w:rStyle w:val="CommentReference"/>
        </w:rPr>
        <w:commentReference w:id="6"/>
      </w:r>
      <w:bookmarkEnd w:id="79"/>
    </w:p>
    <w:p w14:paraId="6A3AB432" w14:textId="7E511F78" w:rsidR="00212359" w:rsidRPr="00C94A36" w:rsidRDefault="00B766FC" w:rsidP="00951645">
      <w:pPr>
        <w:pStyle w:val="afb"/>
        <w:ind w:firstLineChars="0" w:firstLine="0"/>
      </w:pPr>
      <w:r>
        <w:t xml:space="preserve">Table </w:t>
      </w:r>
      <w:r w:rsidR="00633483">
        <w:rPr>
          <w:rFonts w:hint="eastAsia"/>
        </w:rPr>
        <w:t>3</w:t>
      </w:r>
      <w:r w:rsidR="003E6F0E">
        <w:noBreakHyphen/>
      </w:r>
      <w:r w:rsidR="00633483">
        <w:rPr>
          <w:rFonts w:hint="eastAsia"/>
        </w:rPr>
        <w:t>6</w:t>
      </w:r>
      <w:r w:rsidR="00212359" w:rsidRPr="00C94A36">
        <w:t xml:space="preserve"> SA of each encoding method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50"/>
        <w:gridCol w:w="1843"/>
        <w:gridCol w:w="850"/>
        <w:gridCol w:w="1961"/>
        <w:gridCol w:w="744"/>
        <w:gridCol w:w="1205"/>
      </w:tblGrid>
      <w:tr w:rsidR="00212359" w:rsidRPr="005204F4" w14:paraId="530A4EA6" w14:textId="77777777" w:rsidTr="003D3B8B">
        <w:trPr>
          <w:jc w:val="center"/>
        </w:trPr>
        <w:tc>
          <w:tcPr>
            <w:tcW w:w="993" w:type="dxa"/>
            <w:tcBorders>
              <w:top w:val="single" w:sz="12" w:space="0" w:color="auto"/>
              <w:bottom w:val="single" w:sz="4" w:space="0" w:color="auto"/>
            </w:tcBorders>
          </w:tcPr>
          <w:p w14:paraId="691FD33B"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数据集</w:t>
            </w:r>
          </w:p>
        </w:tc>
        <w:tc>
          <w:tcPr>
            <w:tcW w:w="850" w:type="dxa"/>
            <w:tcBorders>
              <w:top w:val="single" w:sz="12" w:space="0" w:color="auto"/>
              <w:bottom w:val="single" w:sz="4" w:space="0" w:color="auto"/>
            </w:tcBorders>
          </w:tcPr>
          <w:p w14:paraId="04F75BF3" w14:textId="65645781" w:rsidR="00212359" w:rsidRPr="005204F4" w:rsidRDefault="001B106D" w:rsidP="00951645">
            <w:pPr>
              <w:spacing w:line="240" w:lineRule="auto"/>
              <w:ind w:firstLineChars="0" w:firstLine="0"/>
              <w:jc w:val="center"/>
              <w:rPr>
                <w:sz w:val="21"/>
                <w:szCs w:val="21"/>
              </w:rPr>
            </w:pPr>
            <w:r>
              <w:rPr>
                <w:rFonts w:hint="eastAsia"/>
                <w:sz w:val="21"/>
                <w:szCs w:val="21"/>
              </w:rPr>
              <w:t>W</w:t>
            </w:r>
            <w:r w:rsidR="00212359" w:rsidRPr="005204F4">
              <w:rPr>
                <w:rFonts w:hint="eastAsia"/>
                <w:sz w:val="21"/>
                <w:szCs w:val="21"/>
              </w:rPr>
              <w:t>Bert</w:t>
            </w:r>
          </w:p>
        </w:tc>
        <w:tc>
          <w:tcPr>
            <w:tcW w:w="1843" w:type="dxa"/>
            <w:tcBorders>
              <w:top w:val="single" w:sz="12" w:space="0" w:color="auto"/>
              <w:bottom w:val="single" w:sz="4" w:space="0" w:color="auto"/>
            </w:tcBorders>
          </w:tcPr>
          <w:p w14:paraId="208F20C4" w14:textId="5C887C90" w:rsidR="00212359" w:rsidRPr="005204F4" w:rsidRDefault="00212359" w:rsidP="00951645">
            <w:pPr>
              <w:spacing w:line="240" w:lineRule="auto"/>
              <w:ind w:firstLineChars="0" w:firstLine="0"/>
              <w:jc w:val="center"/>
              <w:rPr>
                <w:sz w:val="21"/>
                <w:szCs w:val="21"/>
              </w:rPr>
            </w:pPr>
            <w:r w:rsidRPr="005204F4">
              <w:rPr>
                <w:rFonts w:hint="eastAsia"/>
                <w:sz w:val="21"/>
                <w:szCs w:val="21"/>
              </w:rPr>
              <w:t>PBert-noNS</w:t>
            </w:r>
            <w:r w:rsidR="001B106D">
              <w:rPr>
                <w:rFonts w:hint="eastAsia"/>
                <w:sz w:val="21"/>
                <w:szCs w:val="21"/>
              </w:rPr>
              <w:t>WG</w:t>
            </w:r>
          </w:p>
        </w:tc>
        <w:tc>
          <w:tcPr>
            <w:tcW w:w="850" w:type="dxa"/>
            <w:tcBorders>
              <w:top w:val="single" w:sz="12" w:space="0" w:color="auto"/>
              <w:bottom w:val="single" w:sz="4" w:space="0" w:color="auto"/>
            </w:tcBorders>
          </w:tcPr>
          <w:p w14:paraId="2DE8CE7B" w14:textId="6A6D5625" w:rsidR="00212359" w:rsidRPr="005204F4" w:rsidRDefault="00212359" w:rsidP="00951645">
            <w:pPr>
              <w:spacing w:line="240" w:lineRule="auto"/>
              <w:ind w:firstLineChars="0" w:firstLine="0"/>
              <w:jc w:val="center"/>
              <w:rPr>
                <w:sz w:val="21"/>
                <w:szCs w:val="21"/>
              </w:rPr>
            </w:pPr>
            <w:r w:rsidRPr="005204F4">
              <w:rPr>
                <w:rFonts w:hint="eastAsia"/>
                <w:sz w:val="21"/>
                <w:szCs w:val="21"/>
              </w:rPr>
              <w:t>PBert</w:t>
            </w:r>
          </w:p>
        </w:tc>
        <w:tc>
          <w:tcPr>
            <w:tcW w:w="1961" w:type="dxa"/>
            <w:tcBorders>
              <w:top w:val="single" w:sz="12" w:space="0" w:color="auto"/>
              <w:bottom w:val="single" w:sz="4" w:space="0" w:color="auto"/>
            </w:tcBorders>
          </w:tcPr>
          <w:p w14:paraId="5745FEE7"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WPFe-noSCCLoss</w:t>
            </w:r>
          </w:p>
        </w:tc>
        <w:tc>
          <w:tcPr>
            <w:tcW w:w="744" w:type="dxa"/>
            <w:tcBorders>
              <w:top w:val="single" w:sz="12" w:space="0" w:color="auto"/>
              <w:bottom w:val="single" w:sz="4" w:space="0" w:color="auto"/>
            </w:tcBorders>
          </w:tcPr>
          <w:p w14:paraId="3350C2EE"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WPFe</w:t>
            </w:r>
          </w:p>
        </w:tc>
        <w:tc>
          <w:tcPr>
            <w:tcW w:w="1205" w:type="dxa"/>
            <w:tcBorders>
              <w:top w:val="single" w:sz="12" w:space="0" w:color="auto"/>
              <w:bottom w:val="single" w:sz="4" w:space="0" w:color="auto"/>
            </w:tcBorders>
          </w:tcPr>
          <w:p w14:paraId="3C52E43A"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WPFd</w:t>
            </w:r>
          </w:p>
        </w:tc>
      </w:tr>
      <w:tr w:rsidR="00212359" w:rsidRPr="005204F4" w14:paraId="76E742D4" w14:textId="77777777" w:rsidTr="001B106D">
        <w:trPr>
          <w:jc w:val="center"/>
        </w:trPr>
        <w:tc>
          <w:tcPr>
            <w:tcW w:w="993" w:type="dxa"/>
            <w:tcBorders>
              <w:top w:val="single" w:sz="4" w:space="0" w:color="auto"/>
            </w:tcBorders>
          </w:tcPr>
          <w:p w14:paraId="4D781E61"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营销</w:t>
            </w:r>
          </w:p>
        </w:tc>
        <w:tc>
          <w:tcPr>
            <w:tcW w:w="850" w:type="dxa"/>
            <w:tcBorders>
              <w:top w:val="single" w:sz="4" w:space="0" w:color="auto"/>
            </w:tcBorders>
          </w:tcPr>
          <w:p w14:paraId="1432548B"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97.2</w:t>
            </w:r>
          </w:p>
        </w:tc>
        <w:tc>
          <w:tcPr>
            <w:tcW w:w="1843" w:type="dxa"/>
            <w:tcBorders>
              <w:top w:val="single" w:sz="4" w:space="0" w:color="auto"/>
            </w:tcBorders>
          </w:tcPr>
          <w:p w14:paraId="69E2222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96.9</w:t>
            </w:r>
          </w:p>
        </w:tc>
        <w:tc>
          <w:tcPr>
            <w:tcW w:w="850" w:type="dxa"/>
            <w:tcBorders>
              <w:top w:val="single" w:sz="4" w:space="0" w:color="auto"/>
            </w:tcBorders>
          </w:tcPr>
          <w:p w14:paraId="2344FADA"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98.0</w:t>
            </w:r>
          </w:p>
        </w:tc>
        <w:tc>
          <w:tcPr>
            <w:tcW w:w="1961" w:type="dxa"/>
            <w:tcBorders>
              <w:top w:val="single" w:sz="4" w:space="0" w:color="auto"/>
            </w:tcBorders>
          </w:tcPr>
          <w:p w14:paraId="2858380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97.7</w:t>
            </w:r>
          </w:p>
        </w:tc>
        <w:tc>
          <w:tcPr>
            <w:tcW w:w="744" w:type="dxa"/>
            <w:tcBorders>
              <w:top w:val="single" w:sz="4" w:space="0" w:color="auto"/>
            </w:tcBorders>
          </w:tcPr>
          <w:p w14:paraId="5B69BB7B"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98.1</w:t>
            </w:r>
          </w:p>
        </w:tc>
        <w:tc>
          <w:tcPr>
            <w:tcW w:w="1205" w:type="dxa"/>
            <w:tcBorders>
              <w:top w:val="single" w:sz="4" w:space="0" w:color="auto"/>
            </w:tcBorders>
          </w:tcPr>
          <w:p w14:paraId="024A4936"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70599F75" w14:textId="77777777" w:rsidTr="001B106D">
        <w:trPr>
          <w:jc w:val="center"/>
        </w:trPr>
        <w:tc>
          <w:tcPr>
            <w:tcW w:w="993" w:type="dxa"/>
          </w:tcPr>
          <w:p w14:paraId="20FBB14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运营</w:t>
            </w:r>
          </w:p>
        </w:tc>
        <w:tc>
          <w:tcPr>
            <w:tcW w:w="850" w:type="dxa"/>
          </w:tcPr>
          <w:p w14:paraId="72CD0812"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93.3</w:t>
            </w:r>
          </w:p>
        </w:tc>
        <w:tc>
          <w:tcPr>
            <w:tcW w:w="1843" w:type="dxa"/>
          </w:tcPr>
          <w:p w14:paraId="3EBB907A"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93.4</w:t>
            </w:r>
          </w:p>
        </w:tc>
        <w:tc>
          <w:tcPr>
            <w:tcW w:w="850" w:type="dxa"/>
          </w:tcPr>
          <w:p w14:paraId="3CA26E90"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94.9</w:t>
            </w:r>
          </w:p>
        </w:tc>
        <w:tc>
          <w:tcPr>
            <w:tcW w:w="1961" w:type="dxa"/>
          </w:tcPr>
          <w:p w14:paraId="3E7866C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94.8</w:t>
            </w:r>
          </w:p>
        </w:tc>
        <w:tc>
          <w:tcPr>
            <w:tcW w:w="744" w:type="dxa"/>
          </w:tcPr>
          <w:p w14:paraId="2C0B9951"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95.4</w:t>
            </w:r>
          </w:p>
        </w:tc>
        <w:tc>
          <w:tcPr>
            <w:tcW w:w="1205" w:type="dxa"/>
          </w:tcPr>
          <w:p w14:paraId="540574AB"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96.4</w:t>
            </w:r>
          </w:p>
        </w:tc>
      </w:tr>
      <w:tr w:rsidR="00212359" w:rsidRPr="005204F4" w14:paraId="52E1CF23" w14:textId="77777777" w:rsidTr="001B106D">
        <w:trPr>
          <w:jc w:val="center"/>
        </w:trPr>
        <w:tc>
          <w:tcPr>
            <w:tcW w:w="993" w:type="dxa"/>
          </w:tcPr>
          <w:p w14:paraId="3947357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设备</w:t>
            </w:r>
          </w:p>
        </w:tc>
        <w:tc>
          <w:tcPr>
            <w:tcW w:w="850" w:type="dxa"/>
          </w:tcPr>
          <w:p w14:paraId="7BDA76FB"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96.7</w:t>
            </w:r>
          </w:p>
        </w:tc>
        <w:tc>
          <w:tcPr>
            <w:tcW w:w="1843" w:type="dxa"/>
          </w:tcPr>
          <w:p w14:paraId="07138535"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97.0</w:t>
            </w:r>
          </w:p>
        </w:tc>
        <w:tc>
          <w:tcPr>
            <w:tcW w:w="850" w:type="dxa"/>
          </w:tcPr>
          <w:p w14:paraId="12E9E5D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97.1</w:t>
            </w:r>
          </w:p>
        </w:tc>
        <w:tc>
          <w:tcPr>
            <w:tcW w:w="1961" w:type="dxa"/>
          </w:tcPr>
          <w:p w14:paraId="3223740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97.0</w:t>
            </w:r>
          </w:p>
        </w:tc>
        <w:tc>
          <w:tcPr>
            <w:tcW w:w="744" w:type="dxa"/>
          </w:tcPr>
          <w:p w14:paraId="1526DAE1"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97.4</w:t>
            </w:r>
          </w:p>
        </w:tc>
        <w:tc>
          <w:tcPr>
            <w:tcW w:w="1205" w:type="dxa"/>
          </w:tcPr>
          <w:p w14:paraId="0EA7B545"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98.3</w:t>
            </w:r>
          </w:p>
        </w:tc>
      </w:tr>
      <w:tr w:rsidR="00212359" w:rsidRPr="005204F4" w14:paraId="3B872523" w14:textId="77777777" w:rsidTr="001B106D">
        <w:trPr>
          <w:jc w:val="center"/>
        </w:trPr>
        <w:tc>
          <w:tcPr>
            <w:tcW w:w="993" w:type="dxa"/>
          </w:tcPr>
          <w:p w14:paraId="3BD45EF6"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运维</w:t>
            </w:r>
          </w:p>
        </w:tc>
        <w:tc>
          <w:tcPr>
            <w:tcW w:w="850" w:type="dxa"/>
          </w:tcPr>
          <w:p w14:paraId="5D4BD6C3"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99.0</w:t>
            </w:r>
          </w:p>
        </w:tc>
        <w:tc>
          <w:tcPr>
            <w:tcW w:w="1843" w:type="dxa"/>
          </w:tcPr>
          <w:p w14:paraId="417AD70C"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98.8</w:t>
            </w:r>
          </w:p>
        </w:tc>
        <w:tc>
          <w:tcPr>
            <w:tcW w:w="850" w:type="dxa"/>
          </w:tcPr>
          <w:p w14:paraId="2098C9E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99.3</w:t>
            </w:r>
          </w:p>
        </w:tc>
        <w:tc>
          <w:tcPr>
            <w:tcW w:w="1961" w:type="dxa"/>
          </w:tcPr>
          <w:p w14:paraId="20860433"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99.2</w:t>
            </w:r>
          </w:p>
        </w:tc>
        <w:tc>
          <w:tcPr>
            <w:tcW w:w="744" w:type="dxa"/>
          </w:tcPr>
          <w:p w14:paraId="505BE03C"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99.3</w:t>
            </w:r>
          </w:p>
        </w:tc>
        <w:tc>
          <w:tcPr>
            <w:tcW w:w="1205" w:type="dxa"/>
          </w:tcPr>
          <w:p w14:paraId="6FB6311D"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6FBE76E6" w14:textId="77777777" w:rsidTr="001B106D">
        <w:trPr>
          <w:jc w:val="center"/>
        </w:trPr>
        <w:tc>
          <w:tcPr>
            <w:tcW w:w="993" w:type="dxa"/>
          </w:tcPr>
          <w:p w14:paraId="4AA89671"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财务</w:t>
            </w:r>
          </w:p>
        </w:tc>
        <w:tc>
          <w:tcPr>
            <w:tcW w:w="850" w:type="dxa"/>
          </w:tcPr>
          <w:p w14:paraId="40A04804"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95.4</w:t>
            </w:r>
          </w:p>
        </w:tc>
        <w:tc>
          <w:tcPr>
            <w:tcW w:w="1843" w:type="dxa"/>
          </w:tcPr>
          <w:p w14:paraId="5FF7888F"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95.8</w:t>
            </w:r>
          </w:p>
        </w:tc>
        <w:tc>
          <w:tcPr>
            <w:tcW w:w="850" w:type="dxa"/>
          </w:tcPr>
          <w:p w14:paraId="363EBE40"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96.5</w:t>
            </w:r>
          </w:p>
        </w:tc>
        <w:tc>
          <w:tcPr>
            <w:tcW w:w="1961" w:type="dxa"/>
          </w:tcPr>
          <w:p w14:paraId="2015711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96.2</w:t>
            </w:r>
          </w:p>
        </w:tc>
        <w:tc>
          <w:tcPr>
            <w:tcW w:w="744" w:type="dxa"/>
          </w:tcPr>
          <w:p w14:paraId="71A0895F"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97.0</w:t>
            </w:r>
          </w:p>
        </w:tc>
        <w:tc>
          <w:tcPr>
            <w:tcW w:w="1205" w:type="dxa"/>
          </w:tcPr>
          <w:p w14:paraId="36C2F1AE"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96.7</w:t>
            </w:r>
          </w:p>
        </w:tc>
      </w:tr>
      <w:tr w:rsidR="00212359" w:rsidRPr="005204F4" w14:paraId="406B4C93" w14:textId="77777777" w:rsidTr="003D3B8B">
        <w:trPr>
          <w:jc w:val="center"/>
        </w:trPr>
        <w:tc>
          <w:tcPr>
            <w:tcW w:w="993" w:type="dxa"/>
            <w:tcBorders>
              <w:bottom w:val="single" w:sz="12" w:space="0" w:color="auto"/>
            </w:tcBorders>
          </w:tcPr>
          <w:p w14:paraId="78E45BD3"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发展</w:t>
            </w:r>
          </w:p>
        </w:tc>
        <w:tc>
          <w:tcPr>
            <w:tcW w:w="850" w:type="dxa"/>
            <w:tcBorders>
              <w:bottom w:val="single" w:sz="12" w:space="0" w:color="auto"/>
            </w:tcBorders>
          </w:tcPr>
          <w:p w14:paraId="6BA39AAC"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96.4</w:t>
            </w:r>
          </w:p>
        </w:tc>
        <w:tc>
          <w:tcPr>
            <w:tcW w:w="1843" w:type="dxa"/>
            <w:tcBorders>
              <w:bottom w:val="single" w:sz="12" w:space="0" w:color="auto"/>
            </w:tcBorders>
          </w:tcPr>
          <w:p w14:paraId="7E719D69"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96.4</w:t>
            </w:r>
          </w:p>
        </w:tc>
        <w:tc>
          <w:tcPr>
            <w:tcW w:w="850" w:type="dxa"/>
            <w:tcBorders>
              <w:bottom w:val="single" w:sz="12" w:space="0" w:color="auto"/>
            </w:tcBorders>
          </w:tcPr>
          <w:p w14:paraId="67B0B8C2"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97.0</w:t>
            </w:r>
          </w:p>
        </w:tc>
        <w:tc>
          <w:tcPr>
            <w:tcW w:w="1961" w:type="dxa"/>
            <w:tcBorders>
              <w:bottom w:val="single" w:sz="12" w:space="0" w:color="auto"/>
            </w:tcBorders>
          </w:tcPr>
          <w:p w14:paraId="01ACCECF" w14:textId="77777777" w:rsidR="00212359" w:rsidRPr="005204F4" w:rsidRDefault="00212359" w:rsidP="00951645">
            <w:pPr>
              <w:spacing w:line="240" w:lineRule="auto"/>
              <w:ind w:firstLineChars="0" w:firstLine="0"/>
              <w:jc w:val="center"/>
              <w:rPr>
                <w:sz w:val="21"/>
                <w:szCs w:val="21"/>
              </w:rPr>
            </w:pPr>
            <w:r w:rsidRPr="005204F4">
              <w:rPr>
                <w:rFonts w:hint="eastAsia"/>
                <w:sz w:val="21"/>
                <w:szCs w:val="21"/>
              </w:rPr>
              <w:t>96.9</w:t>
            </w:r>
          </w:p>
        </w:tc>
        <w:tc>
          <w:tcPr>
            <w:tcW w:w="744" w:type="dxa"/>
            <w:tcBorders>
              <w:bottom w:val="single" w:sz="12" w:space="0" w:color="auto"/>
            </w:tcBorders>
          </w:tcPr>
          <w:p w14:paraId="5D8696FE"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97.5</w:t>
            </w:r>
          </w:p>
        </w:tc>
        <w:tc>
          <w:tcPr>
            <w:tcW w:w="1205" w:type="dxa"/>
            <w:tcBorders>
              <w:bottom w:val="single" w:sz="12" w:space="0" w:color="auto"/>
            </w:tcBorders>
          </w:tcPr>
          <w:p w14:paraId="0F5B662C" w14:textId="77777777" w:rsidR="00212359" w:rsidRPr="005204F4" w:rsidRDefault="00212359" w:rsidP="00951645">
            <w:pPr>
              <w:spacing w:line="240" w:lineRule="auto"/>
              <w:ind w:firstLineChars="0" w:firstLine="0"/>
              <w:jc w:val="center"/>
              <w:rPr>
                <w:b/>
                <w:bCs/>
                <w:sz w:val="21"/>
                <w:szCs w:val="21"/>
              </w:rPr>
            </w:pPr>
            <w:r w:rsidRPr="005204F4">
              <w:rPr>
                <w:rFonts w:hint="eastAsia"/>
                <w:b/>
                <w:bCs/>
                <w:sz w:val="21"/>
                <w:szCs w:val="21"/>
              </w:rPr>
              <w:t>97.9</w:t>
            </w:r>
          </w:p>
        </w:tc>
      </w:tr>
    </w:tbl>
    <w:p w14:paraId="20E4C355" w14:textId="1AD00BC4" w:rsidR="00212359" w:rsidRDefault="00E21729" w:rsidP="00951645">
      <w:pPr>
        <w:pStyle w:val="afb"/>
        <w:ind w:firstLineChars="0" w:firstLine="0"/>
      </w:pPr>
      <w:r>
        <w:rPr>
          <w:noProof/>
        </w:rPr>
        <w:drawing>
          <wp:inline distT="0" distB="0" distL="0" distR="0" wp14:anchorId="3A6012BB" wp14:editId="145BEA3C">
            <wp:extent cx="5281612" cy="2845291"/>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
                    <pic:cNvPicPr/>
                  </pic:nvPicPr>
                  <pic:blipFill>
                    <a:blip r:embed="rId58"/>
                    <a:stretch>
                      <a:fillRect/>
                    </a:stretch>
                  </pic:blipFill>
                  <pic:spPr>
                    <a:xfrm>
                      <a:off x="0" y="0"/>
                      <a:ext cx="5398514" cy="2908268"/>
                    </a:xfrm>
                    <a:prstGeom prst="rect">
                      <a:avLst/>
                    </a:prstGeom>
                  </pic:spPr>
                </pic:pic>
              </a:graphicData>
            </a:graphic>
          </wp:inline>
        </w:drawing>
      </w:r>
    </w:p>
    <w:p w14:paraId="0326481C" w14:textId="73BAA86F" w:rsidR="00212359" w:rsidRDefault="00440686" w:rsidP="00951645">
      <w:pPr>
        <w:pStyle w:val="afb"/>
        <w:ind w:firstLineChars="0" w:firstLine="0"/>
      </w:pPr>
      <w:bookmarkStart w:id="80" w:name="_Toc19513609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212359">
        <w:rPr>
          <w:rFonts w:hint="eastAsia"/>
        </w:rPr>
        <w:t>不同编码方式效果对比折线图</w:t>
      </w:r>
      <w:bookmarkEnd w:id="80"/>
    </w:p>
    <w:p w14:paraId="6435E53B" w14:textId="70F92933" w:rsidR="00212359" w:rsidRPr="00B11BB1" w:rsidRDefault="00B766FC" w:rsidP="00951645">
      <w:pPr>
        <w:pStyle w:val="afb"/>
        <w:ind w:firstLineChars="0" w:firstLine="0"/>
      </w:pPr>
      <w:r>
        <w:t xml:space="preserve">Fig </w:t>
      </w:r>
      <w:r w:rsidR="00633483">
        <w:rPr>
          <w:rFonts w:hint="eastAsia"/>
        </w:rPr>
        <w:t>3</w:t>
      </w:r>
      <w:r w:rsidR="003E6F0E">
        <w:noBreakHyphen/>
      </w:r>
      <w:r w:rsidR="00633483">
        <w:rPr>
          <w:rFonts w:hint="eastAsia"/>
        </w:rPr>
        <w:t xml:space="preserve">10 </w:t>
      </w:r>
      <w:r w:rsidR="00212359" w:rsidRPr="00B11BB1">
        <w:t>Line chart comparing the effects of various encoding methods</w:t>
      </w:r>
    </w:p>
    <w:p w14:paraId="02A7F16A" w14:textId="58EEC47D" w:rsidR="00212359" w:rsidRPr="000716F8" w:rsidRDefault="00212359" w:rsidP="00212359">
      <w:pPr>
        <w:ind w:firstLine="480"/>
        <w:rPr>
          <w:color w:val="000000" w:themeColor="text1"/>
        </w:rPr>
      </w:pPr>
      <w:r w:rsidRPr="000716F8">
        <w:rPr>
          <w:rFonts w:hint="eastAsia"/>
          <w:color w:val="000000" w:themeColor="text1"/>
        </w:rPr>
        <w:t>各编码方式语义准确率如表</w:t>
      </w:r>
      <w:r w:rsidRPr="000716F8">
        <w:rPr>
          <w:rFonts w:hint="eastAsia"/>
          <w:color w:val="000000" w:themeColor="text1"/>
        </w:rPr>
        <w:t>3-6</w:t>
      </w:r>
      <w:r w:rsidRPr="000716F8">
        <w:rPr>
          <w:rFonts w:hint="eastAsia"/>
          <w:color w:val="000000" w:themeColor="text1"/>
        </w:rPr>
        <w:t>所示。为了直观展示各编码方式的效果对比，图</w:t>
      </w:r>
      <w:r w:rsidRPr="000716F8">
        <w:rPr>
          <w:rFonts w:hint="eastAsia"/>
          <w:color w:val="000000" w:themeColor="text1"/>
        </w:rPr>
        <w:t>3-1</w:t>
      </w:r>
      <w:r w:rsidR="009C62F4">
        <w:rPr>
          <w:rFonts w:hint="eastAsia"/>
          <w:color w:val="000000" w:themeColor="text1"/>
        </w:rPr>
        <w:t>0</w:t>
      </w:r>
      <w:r w:rsidRPr="000716F8">
        <w:rPr>
          <w:rFonts w:hint="eastAsia"/>
          <w:color w:val="000000" w:themeColor="text1"/>
        </w:rPr>
        <w:t>展示了不同编码方式的准确率效果折线图。可以看出，改进后各专业对比模型</w:t>
      </w:r>
      <w:r w:rsidRPr="000716F8">
        <w:rPr>
          <w:rFonts w:hint="eastAsia"/>
          <w:color w:val="000000" w:themeColor="text1"/>
        </w:rPr>
        <w:t>SA</w:t>
      </w:r>
      <w:r w:rsidRPr="000716F8">
        <w:rPr>
          <w:rFonts w:hint="eastAsia"/>
          <w:color w:val="000000" w:themeColor="text1"/>
        </w:rPr>
        <w:t>值均不低于基线字编码模型。</w:t>
      </w:r>
      <w:r w:rsidRPr="000716F8">
        <w:rPr>
          <w:color w:val="000000" w:themeColor="text1"/>
        </w:rPr>
        <w:t>PBert</w:t>
      </w:r>
      <w:r w:rsidRPr="000716F8">
        <w:rPr>
          <w:rFonts w:hint="eastAsia"/>
          <w:color w:val="000000" w:themeColor="text1"/>
        </w:rPr>
        <w:t>模型相比</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color w:val="000000" w:themeColor="text1"/>
        </w:rPr>
        <w:t>SA</w:t>
      </w:r>
      <w:r w:rsidRPr="000716F8">
        <w:rPr>
          <w:rFonts w:hint="eastAsia"/>
          <w:color w:val="000000" w:themeColor="text1"/>
        </w:rPr>
        <w:t>值平均提高了</w:t>
      </w:r>
      <w:r w:rsidRPr="000716F8">
        <w:rPr>
          <w:rFonts w:hint="eastAsia"/>
          <w:color w:val="000000" w:themeColor="text1"/>
        </w:rPr>
        <w:t>0</w:t>
      </w:r>
      <w:r w:rsidRPr="000716F8">
        <w:rPr>
          <w:color w:val="000000" w:themeColor="text1"/>
        </w:rPr>
        <w:t>.8%</w:t>
      </w:r>
      <w:r w:rsidRPr="000716F8">
        <w:rPr>
          <w:rFonts w:hint="eastAsia"/>
          <w:color w:val="000000" w:themeColor="text1"/>
        </w:rPr>
        <w:t>，较</w:t>
      </w:r>
      <w:r w:rsidRPr="000716F8">
        <w:rPr>
          <w:rFonts w:hint="eastAsia"/>
          <w:color w:val="000000" w:themeColor="text1"/>
        </w:rPr>
        <w:t>PBert-noNS</w:t>
      </w:r>
      <w:r w:rsidR="008C1B96">
        <w:rPr>
          <w:rFonts w:hint="eastAsia"/>
          <w:color w:val="000000" w:themeColor="text1"/>
        </w:rPr>
        <w:t>WG</w:t>
      </w:r>
      <w:r w:rsidRPr="000716F8">
        <w:rPr>
          <w:rFonts w:hint="eastAsia"/>
          <w:color w:val="000000" w:themeColor="text1"/>
        </w:rPr>
        <w:t>提高了</w:t>
      </w:r>
      <w:r w:rsidRPr="000716F8">
        <w:rPr>
          <w:rFonts w:hint="eastAsia"/>
          <w:color w:val="000000" w:themeColor="text1"/>
        </w:rPr>
        <w:t>0.75%</w:t>
      </w:r>
      <w:r w:rsidRPr="000716F8">
        <w:rPr>
          <w:rFonts w:hint="eastAsia"/>
          <w:color w:val="000000" w:themeColor="text1"/>
        </w:rPr>
        <w:t>，这表明添加邻近注意力机制的词编码模型在处理复杂指标项时，可以更好的保证词语的完整性。</w:t>
      </w:r>
      <w:r w:rsidRPr="000716F8">
        <w:rPr>
          <w:rFonts w:hint="eastAsia"/>
          <w:color w:val="000000" w:themeColor="text1"/>
        </w:rPr>
        <w:t>WPFe-noSCCLoss</w:t>
      </w:r>
      <w:r w:rsidRPr="000716F8">
        <w:rPr>
          <w:rFonts w:hint="eastAsia"/>
          <w:color w:val="000000" w:themeColor="text1"/>
        </w:rPr>
        <w:t>模</w:t>
      </w:r>
      <w:r w:rsidRPr="000716F8">
        <w:rPr>
          <w:rFonts w:hint="eastAsia"/>
          <w:color w:val="000000" w:themeColor="text1"/>
        </w:rPr>
        <w:lastRenderedPageBreak/>
        <w:t>型较</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rFonts w:hint="eastAsia"/>
          <w:color w:val="000000" w:themeColor="text1"/>
        </w:rPr>
        <w:t>SA</w:t>
      </w:r>
      <w:r w:rsidRPr="000716F8">
        <w:rPr>
          <w:rFonts w:hint="eastAsia"/>
          <w:color w:val="000000" w:themeColor="text1"/>
        </w:rPr>
        <w:t>值平均提高了</w:t>
      </w:r>
      <w:r w:rsidRPr="000716F8">
        <w:rPr>
          <w:color w:val="000000" w:themeColor="text1"/>
        </w:rPr>
        <w:t>0.63%</w:t>
      </w:r>
      <w:r w:rsidRPr="000716F8">
        <w:rPr>
          <w:rFonts w:hint="eastAsia"/>
          <w:color w:val="000000" w:themeColor="text1"/>
        </w:rPr>
        <w:t>，而且在解码层添加</w:t>
      </w:r>
      <w:proofErr w:type="spellStart"/>
      <w:r w:rsidRPr="000716F8">
        <w:rPr>
          <w:rFonts w:hint="eastAsia"/>
          <w:color w:val="000000" w:themeColor="text1"/>
        </w:rPr>
        <w:t>SCC</w:t>
      </w:r>
      <w:r w:rsidRPr="000716F8">
        <w:rPr>
          <w:color w:val="000000" w:themeColor="text1"/>
        </w:rPr>
        <w:t>Loss</w:t>
      </w:r>
      <w:proofErr w:type="spellEnd"/>
      <w:r w:rsidRPr="000716F8">
        <w:rPr>
          <w:rFonts w:hint="eastAsia"/>
          <w:color w:val="000000" w:themeColor="text1"/>
        </w:rPr>
        <w:t>后，模型</w:t>
      </w:r>
      <w:r w:rsidRPr="000716F8">
        <w:rPr>
          <w:color w:val="000000" w:themeColor="text1"/>
        </w:rPr>
        <w:t>SA</w:t>
      </w:r>
      <w:r w:rsidRPr="000716F8">
        <w:rPr>
          <w:rFonts w:hint="eastAsia"/>
          <w:color w:val="000000" w:themeColor="text1"/>
        </w:rPr>
        <w:t>值较</w:t>
      </w:r>
      <w:r w:rsidR="008C1B96">
        <w:rPr>
          <w:rFonts w:hint="eastAsia"/>
          <w:color w:val="000000" w:themeColor="text1"/>
        </w:rPr>
        <w:t>W</w:t>
      </w:r>
      <w:r w:rsidRPr="000716F8">
        <w:rPr>
          <w:rFonts w:hint="eastAsia"/>
          <w:color w:val="000000" w:themeColor="text1"/>
        </w:rPr>
        <w:t>B</w:t>
      </w:r>
      <w:r w:rsidR="008C1B96">
        <w:rPr>
          <w:rFonts w:hint="eastAsia"/>
          <w:color w:val="000000" w:themeColor="text1"/>
        </w:rPr>
        <w:t>ert</w:t>
      </w:r>
      <w:r w:rsidRPr="000716F8">
        <w:rPr>
          <w:rFonts w:hint="eastAsia"/>
          <w:color w:val="000000" w:themeColor="text1"/>
        </w:rPr>
        <w:t>模型平均提高</w:t>
      </w:r>
      <w:r w:rsidRPr="000716F8">
        <w:rPr>
          <w:rFonts w:hint="eastAsia"/>
          <w:color w:val="000000" w:themeColor="text1"/>
        </w:rPr>
        <w:t>1</w:t>
      </w:r>
      <w:r w:rsidRPr="000716F8">
        <w:rPr>
          <w:color w:val="000000" w:themeColor="text1"/>
        </w:rPr>
        <w:t>.1%</w:t>
      </w:r>
      <w:r w:rsidRPr="000716F8">
        <w:rPr>
          <w:rFonts w:hint="eastAsia"/>
          <w:color w:val="000000" w:themeColor="text1"/>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t>
      </w:r>
      <w:r w:rsidRPr="000716F8">
        <w:rPr>
          <w:rFonts w:hint="eastAsia"/>
          <w:color w:val="000000" w:themeColor="text1"/>
        </w:rPr>
        <w:t>WPFd</w:t>
      </w:r>
      <w:r w:rsidRPr="000716F8">
        <w:rPr>
          <w:rFonts w:hint="eastAsia"/>
          <w:color w:val="000000" w:themeColor="text1"/>
        </w:rPr>
        <w:t>模型准确率相较于</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提高了</w:t>
      </w:r>
      <w:r w:rsidRPr="000716F8">
        <w:rPr>
          <w:rFonts w:hint="eastAsia"/>
          <w:color w:val="000000" w:themeColor="text1"/>
        </w:rPr>
        <w:t>1.78%</w:t>
      </w:r>
      <w:r w:rsidRPr="000716F8">
        <w:rPr>
          <w:rFonts w:hint="eastAsia"/>
          <w:color w:val="000000" w:themeColor="text1"/>
        </w:rPr>
        <w:t>，较</w:t>
      </w:r>
      <w:r w:rsidRPr="000716F8">
        <w:rPr>
          <w:rFonts w:hint="eastAsia"/>
          <w:color w:val="000000" w:themeColor="text1"/>
        </w:rPr>
        <w:t>WPFe</w:t>
      </w:r>
      <w:r w:rsidRPr="000716F8">
        <w:rPr>
          <w:rFonts w:hint="eastAsia"/>
          <w:color w:val="000000" w:themeColor="text1"/>
        </w:rPr>
        <w:t>提高了</w:t>
      </w:r>
      <w:r w:rsidRPr="000716F8">
        <w:rPr>
          <w:rFonts w:hint="eastAsia"/>
          <w:color w:val="000000" w:themeColor="text1"/>
        </w:rPr>
        <w:t>0.67%</w:t>
      </w:r>
      <w:r w:rsidRPr="000716F8">
        <w:rPr>
          <w:rFonts w:hint="eastAsia"/>
          <w:color w:val="000000" w:themeColor="text1"/>
        </w:rPr>
        <w:t>。这表明在不考虑时间与资源的条件下</w:t>
      </w:r>
      <w:r w:rsidR="00897626">
        <w:rPr>
          <w:rFonts w:hint="eastAsia"/>
          <w:color w:val="000000" w:themeColor="text1"/>
        </w:rPr>
        <w:t>，</w:t>
      </w:r>
      <w:r w:rsidRPr="000716F8">
        <w:rPr>
          <w:rFonts w:hint="eastAsia"/>
          <w:color w:val="000000" w:themeColor="text1"/>
        </w:rPr>
        <w:t>WPFd</w:t>
      </w:r>
      <w:r w:rsidRPr="000716F8">
        <w:rPr>
          <w:rFonts w:hint="eastAsia"/>
          <w:color w:val="000000" w:themeColor="text1"/>
        </w:rPr>
        <w:t>具有最佳效果。</w:t>
      </w:r>
    </w:p>
    <w:p w14:paraId="117C71C1" w14:textId="11E4F1AA" w:rsidR="00212359" w:rsidRPr="00DC20C7" w:rsidRDefault="00212359" w:rsidP="00212359">
      <w:pPr>
        <w:ind w:firstLine="480"/>
        <w:rPr>
          <w:color w:val="000000" w:themeColor="text1"/>
        </w:rPr>
      </w:pPr>
      <w:r w:rsidRPr="00B83B4B">
        <w:rPr>
          <w:rFonts w:hint="eastAsia"/>
          <w:color w:val="000000" w:themeColor="text1"/>
        </w:rPr>
        <w:t>为了比较</w:t>
      </w:r>
      <w:r w:rsidRPr="00B83B4B">
        <w:rPr>
          <w:rFonts w:hint="eastAsia"/>
          <w:color w:val="000000" w:themeColor="text1"/>
        </w:rPr>
        <w:t>PBert</w:t>
      </w:r>
      <w:r w:rsidRPr="00B83B4B">
        <w:rPr>
          <w:rFonts w:hint="eastAsia"/>
          <w:color w:val="000000" w:themeColor="text1"/>
        </w:rPr>
        <w:t>模型</w:t>
      </w:r>
      <w:r w:rsidR="00597EF4">
        <w:rPr>
          <w:rFonts w:hint="eastAsia"/>
          <w:color w:val="000000" w:themeColor="text1"/>
        </w:rPr>
        <w:t>、</w:t>
      </w:r>
      <w:r w:rsidRPr="00B83B4B">
        <w:rPr>
          <w:rFonts w:hint="eastAsia"/>
          <w:color w:val="000000" w:themeColor="text1"/>
        </w:rPr>
        <w:t>WPFe</w:t>
      </w:r>
      <w:r w:rsidRPr="00B83B4B">
        <w:rPr>
          <w:rFonts w:hint="eastAsia"/>
          <w:color w:val="000000" w:themeColor="text1"/>
        </w:rPr>
        <w:t>模型</w:t>
      </w:r>
      <w:r w:rsidR="00597EF4">
        <w:rPr>
          <w:rFonts w:hint="eastAsia"/>
          <w:color w:val="000000" w:themeColor="text1"/>
        </w:rPr>
        <w:t>、</w:t>
      </w:r>
      <w:r w:rsidR="00597EF4">
        <w:rPr>
          <w:rFonts w:hint="eastAsia"/>
          <w:color w:val="000000" w:themeColor="text1"/>
        </w:rPr>
        <w:t>WPFd</w:t>
      </w:r>
      <w:r w:rsidR="00597EF4">
        <w:rPr>
          <w:rFonts w:hint="eastAsia"/>
          <w:color w:val="000000" w:themeColor="text1"/>
        </w:rPr>
        <w:t>模型</w:t>
      </w:r>
      <w:r w:rsidRPr="00B83B4B">
        <w:rPr>
          <w:rFonts w:hint="eastAsia"/>
          <w:color w:val="000000" w:themeColor="text1"/>
        </w:rPr>
        <w:t>在原始词典（不添加未登录词）上的语义解析准确率，本文在六个专业数据集上进行了对比实验。基于原始词典的各编码方式</w:t>
      </w:r>
      <w:r w:rsidRPr="00B83B4B">
        <w:rPr>
          <w:rFonts w:hint="eastAsia"/>
          <w:color w:val="000000" w:themeColor="text1"/>
        </w:rPr>
        <w:t>SA</w:t>
      </w:r>
      <w:r w:rsidRPr="00B83B4B">
        <w:rPr>
          <w:rFonts w:hint="eastAsia"/>
          <w:color w:val="000000" w:themeColor="text1"/>
        </w:rPr>
        <w:t>值如表</w:t>
      </w:r>
      <w:r w:rsidRPr="00B83B4B">
        <w:rPr>
          <w:rFonts w:hint="eastAsia"/>
          <w:color w:val="000000" w:themeColor="text1"/>
        </w:rPr>
        <w:t>3-7</w:t>
      </w:r>
      <w:r w:rsidRPr="00B83B4B">
        <w:rPr>
          <w:rFonts w:hint="eastAsia"/>
          <w:color w:val="000000" w:themeColor="text1"/>
        </w:rPr>
        <w:t>所示。</w:t>
      </w:r>
      <w:r w:rsidRPr="00DC20C7">
        <w:rPr>
          <w:color w:val="000000" w:themeColor="text1"/>
        </w:rPr>
        <w:t>可以观察到，在原始词典的基础上，</w:t>
      </w:r>
      <w:r w:rsidRPr="00DC20C7">
        <w:rPr>
          <w:color w:val="000000" w:themeColor="text1"/>
        </w:rPr>
        <w:t>WPFe</w:t>
      </w:r>
      <w:r w:rsidRPr="00DC20C7">
        <w:rPr>
          <w:color w:val="000000" w:themeColor="text1"/>
        </w:rPr>
        <w:t>模型相较于基线模型的</w:t>
      </w:r>
      <w:r w:rsidRPr="00DC20C7">
        <w:rPr>
          <w:color w:val="000000" w:themeColor="text1"/>
        </w:rPr>
        <w:t>SA</w:t>
      </w:r>
      <w:r w:rsidRPr="00DC20C7">
        <w:rPr>
          <w:color w:val="000000" w:themeColor="text1"/>
        </w:rPr>
        <w:t>值提高了</w:t>
      </w:r>
      <w:r w:rsidRPr="00DC20C7">
        <w:rPr>
          <w:color w:val="000000" w:themeColor="text1"/>
        </w:rPr>
        <w:t>0.82%</w:t>
      </w:r>
      <w:r w:rsidRPr="00DC20C7">
        <w:rPr>
          <w:color w:val="000000" w:themeColor="text1"/>
        </w:rPr>
        <w:t>，相较于</w:t>
      </w:r>
      <w:r w:rsidRPr="00DC20C7">
        <w:rPr>
          <w:color w:val="000000" w:themeColor="text1"/>
        </w:rPr>
        <w:t>PBert</w:t>
      </w:r>
      <w:r w:rsidRPr="00DC20C7">
        <w:rPr>
          <w:color w:val="000000" w:themeColor="text1"/>
        </w:rPr>
        <w:t>模型的</w:t>
      </w:r>
      <w:r w:rsidRPr="00DC20C7">
        <w:rPr>
          <w:color w:val="000000" w:themeColor="text1"/>
        </w:rPr>
        <w:t>SA</w:t>
      </w:r>
      <w:r w:rsidRPr="00DC20C7">
        <w:rPr>
          <w:color w:val="000000" w:themeColor="text1"/>
        </w:rPr>
        <w:t>值则提高了</w:t>
      </w:r>
      <w:r w:rsidRPr="00DC20C7">
        <w:rPr>
          <w:color w:val="000000" w:themeColor="text1"/>
        </w:rPr>
        <w:t>1.9%</w:t>
      </w:r>
      <w:r w:rsidRPr="00DC20C7">
        <w:rPr>
          <w:color w:val="000000" w:themeColor="text1"/>
        </w:rPr>
        <w:t>。</w:t>
      </w:r>
      <w:r w:rsidR="00AE5F51" w:rsidRPr="00DC20C7">
        <w:rPr>
          <w:color w:val="000000" w:themeColor="text1"/>
        </w:rPr>
        <w:t>WPF</w:t>
      </w:r>
      <w:r w:rsidR="00AE5F51">
        <w:rPr>
          <w:rFonts w:hint="eastAsia"/>
          <w:color w:val="000000" w:themeColor="text1"/>
        </w:rPr>
        <w:t>d</w:t>
      </w:r>
      <w:r w:rsidR="00AE5F51" w:rsidRPr="00DC20C7">
        <w:rPr>
          <w:color w:val="000000" w:themeColor="text1"/>
        </w:rPr>
        <w:t>模型相较于基线模型的</w:t>
      </w:r>
      <w:r w:rsidR="00AE5F51" w:rsidRPr="00DC20C7">
        <w:rPr>
          <w:color w:val="000000" w:themeColor="text1"/>
        </w:rPr>
        <w:t>SA</w:t>
      </w:r>
      <w:r w:rsidR="00AE5F51" w:rsidRPr="00DC20C7">
        <w:rPr>
          <w:color w:val="000000" w:themeColor="text1"/>
        </w:rPr>
        <w:t>值提高了</w:t>
      </w:r>
      <w:r w:rsidR="00115EB3">
        <w:rPr>
          <w:rFonts w:hint="eastAsia"/>
          <w:color w:val="000000" w:themeColor="text1"/>
        </w:rPr>
        <w:t>0.85</w:t>
      </w:r>
      <w:r w:rsidR="00AE5F51" w:rsidRPr="00DC20C7">
        <w:rPr>
          <w:color w:val="000000" w:themeColor="text1"/>
        </w:rPr>
        <w:t>%</w:t>
      </w:r>
      <w:r w:rsidR="00AE5F51" w:rsidRPr="00DC20C7">
        <w:rPr>
          <w:color w:val="000000" w:themeColor="text1"/>
        </w:rPr>
        <w:t>，相较于</w:t>
      </w:r>
      <w:r w:rsidR="00AE5F51" w:rsidRPr="00DC20C7">
        <w:rPr>
          <w:color w:val="000000" w:themeColor="text1"/>
        </w:rPr>
        <w:t>PBert</w:t>
      </w:r>
      <w:r w:rsidR="00AE5F51" w:rsidRPr="00DC20C7">
        <w:rPr>
          <w:color w:val="000000" w:themeColor="text1"/>
        </w:rPr>
        <w:t>模型的</w:t>
      </w:r>
      <w:r w:rsidR="00AE5F51" w:rsidRPr="00DC20C7">
        <w:rPr>
          <w:color w:val="000000" w:themeColor="text1"/>
        </w:rPr>
        <w:t>SA</w:t>
      </w:r>
      <w:r w:rsidR="00AE5F51" w:rsidRPr="00DC20C7">
        <w:rPr>
          <w:color w:val="000000" w:themeColor="text1"/>
        </w:rPr>
        <w:t>值则提高了</w:t>
      </w:r>
      <w:r w:rsidR="00115EB3">
        <w:rPr>
          <w:rFonts w:hint="eastAsia"/>
          <w:color w:val="000000" w:themeColor="text1"/>
        </w:rPr>
        <w:t>1.95</w:t>
      </w:r>
      <w:r w:rsidR="00AE5F51" w:rsidRPr="00DC20C7">
        <w:rPr>
          <w:color w:val="000000" w:themeColor="text1"/>
        </w:rPr>
        <w:t>%</w:t>
      </w:r>
      <w:r w:rsidR="00AE5F51" w:rsidRPr="00DC20C7">
        <w:rPr>
          <w:color w:val="000000" w:themeColor="text1"/>
        </w:rPr>
        <w:t>。</w:t>
      </w:r>
      <w:r w:rsidRPr="00DC20C7">
        <w:rPr>
          <w:color w:val="000000" w:themeColor="text1"/>
        </w:rPr>
        <w:t>这表明，在不进行词典修改的情况下，</w:t>
      </w:r>
      <w:r w:rsidRPr="00DC20C7">
        <w:rPr>
          <w:color w:val="000000" w:themeColor="text1"/>
        </w:rPr>
        <w:t>WPFe</w:t>
      </w:r>
      <w:r w:rsidR="00A35BC4">
        <w:rPr>
          <w:rFonts w:hint="eastAsia"/>
          <w:color w:val="000000" w:themeColor="text1"/>
        </w:rPr>
        <w:t>、</w:t>
      </w:r>
      <w:r w:rsidR="00A35BC4">
        <w:rPr>
          <w:rFonts w:hint="eastAsia"/>
          <w:color w:val="000000" w:themeColor="text1"/>
        </w:rPr>
        <w:t>WPFd</w:t>
      </w:r>
      <w:r w:rsidRPr="00DC20C7">
        <w:rPr>
          <w:color w:val="000000" w:themeColor="text1"/>
        </w:rPr>
        <w:t>模型的表现优于</w:t>
      </w:r>
      <w:r w:rsidRPr="00DC20C7">
        <w:rPr>
          <w:color w:val="000000" w:themeColor="text1"/>
        </w:rPr>
        <w:t>PBert</w:t>
      </w:r>
      <w:r w:rsidRPr="00DC20C7">
        <w:rPr>
          <w:color w:val="000000" w:themeColor="text1"/>
        </w:rPr>
        <w:t>模型。此外，进一步证明了通过向词典中添加未登录词，可以显著提高模型的语义解析准确率。</w:t>
      </w:r>
    </w:p>
    <w:p w14:paraId="6E24B6ED" w14:textId="654F523C" w:rsidR="00212359" w:rsidRPr="004F5956" w:rsidRDefault="00440686" w:rsidP="00951645">
      <w:pPr>
        <w:pStyle w:val="afb"/>
        <w:ind w:firstLineChars="0" w:firstLine="0"/>
      </w:pPr>
      <w:bookmarkStart w:id="81" w:name="_Toc19513612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rPr>
        <w:t>基于原始词典不同编码方式语义准确率</w:t>
      </w:r>
      <w:bookmarkEnd w:id="81"/>
    </w:p>
    <w:p w14:paraId="118A9CAF" w14:textId="459F2488" w:rsidR="00212359" w:rsidRPr="00C94A36" w:rsidRDefault="00B766FC" w:rsidP="00951645">
      <w:pPr>
        <w:pStyle w:val="afb"/>
        <w:ind w:firstLineChars="0" w:firstLine="0"/>
      </w:pPr>
      <w:r>
        <w:t xml:space="preserve">Table </w:t>
      </w:r>
      <w:r w:rsidR="00633483">
        <w:rPr>
          <w:rFonts w:hint="eastAsia"/>
        </w:rPr>
        <w:t>3</w:t>
      </w:r>
      <w:r w:rsidR="003E6F0E">
        <w:noBreakHyphen/>
      </w:r>
      <w:r w:rsidR="00C94A36">
        <w:rPr>
          <w:rFonts w:hint="eastAsia"/>
        </w:rPr>
        <w:t>7</w:t>
      </w:r>
      <w:r w:rsidR="00633483" w:rsidRPr="00C94A36">
        <w:rPr>
          <w:rFonts w:hint="eastAsia"/>
        </w:rPr>
        <w:t xml:space="preserve"> </w:t>
      </w:r>
      <w:r w:rsidR="00212359" w:rsidRPr="00C94A36">
        <w:rPr>
          <w:rFonts w:hint="eastAsia"/>
        </w:rPr>
        <w:t xml:space="preserve">The </w:t>
      </w:r>
      <w:r w:rsidR="00212359" w:rsidRPr="00C94A36">
        <w:t>SA of various encoding methods in the original dictionary</w:t>
      </w:r>
    </w:p>
    <w:tbl>
      <w:tblPr>
        <w:tblStyle w:val="af"/>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43"/>
        <w:gridCol w:w="1842"/>
        <w:gridCol w:w="1701"/>
      </w:tblGrid>
      <w:tr w:rsidR="00637C50" w14:paraId="1145284F" w14:textId="33C271E4" w:rsidTr="00637C50">
        <w:trPr>
          <w:jc w:val="center"/>
        </w:trPr>
        <w:tc>
          <w:tcPr>
            <w:tcW w:w="1560" w:type="dxa"/>
            <w:tcBorders>
              <w:top w:val="single" w:sz="12" w:space="0" w:color="auto"/>
              <w:bottom w:val="single" w:sz="4" w:space="0" w:color="auto"/>
            </w:tcBorders>
          </w:tcPr>
          <w:p w14:paraId="0DA99F59" w14:textId="305FFBF2" w:rsidR="00637C50" w:rsidRPr="00FC38BF"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数据集</w:t>
            </w:r>
          </w:p>
        </w:tc>
        <w:tc>
          <w:tcPr>
            <w:tcW w:w="1559" w:type="dxa"/>
            <w:tcBorders>
              <w:top w:val="single" w:sz="12" w:space="0" w:color="auto"/>
              <w:bottom w:val="single" w:sz="4" w:space="0" w:color="auto"/>
            </w:tcBorders>
          </w:tcPr>
          <w:p w14:paraId="3F52CE88" w14:textId="1DDF5E34" w:rsidR="00637C50" w:rsidRPr="003A6478" w:rsidRDefault="00637C50" w:rsidP="00951645">
            <w:pPr>
              <w:spacing w:line="240" w:lineRule="auto"/>
              <w:ind w:firstLineChars="0" w:firstLine="0"/>
              <w:jc w:val="center"/>
              <w:rPr>
                <w:rFonts w:ascii="Linux Libertine O" w:hAnsi="Linux Libertine O" w:cs="Linux Libertine O"/>
                <w:kern w:val="0"/>
                <w:sz w:val="18"/>
                <w:szCs w:val="18"/>
              </w:rPr>
            </w:pPr>
            <w:r w:rsidRPr="008F2E8D">
              <w:rPr>
                <w:rFonts w:eastAsiaTheme="minorEastAsia"/>
                <w:kern w:val="0"/>
                <w:sz w:val="18"/>
                <w:szCs w:val="18"/>
              </w:rPr>
              <w:t>W</w:t>
            </w:r>
            <w:r w:rsidRPr="006C1D31">
              <w:rPr>
                <w:rFonts w:ascii="Linux Libertine O" w:eastAsia="Cambria" w:hAnsi="Linux Libertine O" w:cs="Linux Libertine O"/>
                <w:kern w:val="0"/>
                <w:sz w:val="18"/>
                <w:szCs w:val="18"/>
                <w:lang w:eastAsia="en-US"/>
              </w:rPr>
              <w:t>Bert</w:t>
            </w:r>
          </w:p>
        </w:tc>
        <w:tc>
          <w:tcPr>
            <w:tcW w:w="1843" w:type="dxa"/>
            <w:tcBorders>
              <w:top w:val="single" w:sz="12" w:space="0" w:color="auto"/>
              <w:bottom w:val="single" w:sz="4" w:space="0" w:color="auto"/>
            </w:tcBorders>
          </w:tcPr>
          <w:p w14:paraId="66CA0FE5" w14:textId="34F8A067" w:rsidR="00637C50" w:rsidRPr="003A6478" w:rsidRDefault="00637C50" w:rsidP="00951645">
            <w:pPr>
              <w:spacing w:line="240" w:lineRule="auto"/>
              <w:ind w:firstLineChars="0" w:firstLine="0"/>
              <w:jc w:val="center"/>
              <w:rPr>
                <w:rFonts w:ascii="Linux Libertine O" w:hAnsi="Linux Libertine O" w:cs="Linux Libertine O"/>
                <w:kern w:val="0"/>
                <w:sz w:val="18"/>
                <w:szCs w:val="18"/>
              </w:rPr>
            </w:pPr>
            <w:r w:rsidRPr="006C1D31">
              <w:rPr>
                <w:rFonts w:ascii="Linux Libertine O" w:eastAsia="Cambria" w:hAnsi="Linux Libertine O" w:cs="Linux Libertine O"/>
                <w:kern w:val="0"/>
                <w:sz w:val="18"/>
                <w:szCs w:val="18"/>
                <w:lang w:eastAsia="en-US"/>
              </w:rPr>
              <w:t>PBert</w:t>
            </w:r>
          </w:p>
        </w:tc>
        <w:tc>
          <w:tcPr>
            <w:tcW w:w="1842" w:type="dxa"/>
            <w:tcBorders>
              <w:top w:val="single" w:sz="12" w:space="0" w:color="auto"/>
              <w:bottom w:val="single" w:sz="4" w:space="0" w:color="auto"/>
            </w:tcBorders>
          </w:tcPr>
          <w:p w14:paraId="70D0B1E2" w14:textId="77777777" w:rsidR="00637C50" w:rsidRPr="00876BF2" w:rsidRDefault="00637C50" w:rsidP="00951645">
            <w:pPr>
              <w:spacing w:line="240" w:lineRule="auto"/>
              <w:ind w:firstLineChars="0" w:firstLine="0"/>
              <w:jc w:val="center"/>
              <w:rPr>
                <w:rFonts w:ascii="Linux Libertine O" w:hAnsi="Linux Libertine O" w:cs="Linux Libertine O"/>
                <w:kern w:val="0"/>
                <w:sz w:val="18"/>
                <w:szCs w:val="18"/>
              </w:rPr>
            </w:pPr>
            <w:r>
              <w:rPr>
                <w:rFonts w:ascii="Linux Libertine O" w:eastAsia="Cambria" w:hAnsi="Linux Libertine O" w:cs="Linux Libertine O" w:hint="eastAsia"/>
                <w:kern w:val="0"/>
                <w:sz w:val="18"/>
                <w:szCs w:val="18"/>
                <w:lang w:eastAsia="en-US"/>
              </w:rPr>
              <w:t>WPF</w:t>
            </w:r>
            <w:r>
              <w:rPr>
                <w:rFonts w:ascii="Linux Libertine O" w:hAnsi="Linux Libertine O" w:cs="Linux Libertine O" w:hint="eastAsia"/>
                <w:kern w:val="0"/>
                <w:sz w:val="18"/>
                <w:szCs w:val="18"/>
              </w:rPr>
              <w:t>e</w:t>
            </w:r>
          </w:p>
        </w:tc>
        <w:tc>
          <w:tcPr>
            <w:tcW w:w="1701" w:type="dxa"/>
            <w:tcBorders>
              <w:top w:val="single" w:sz="12" w:space="0" w:color="auto"/>
              <w:bottom w:val="single" w:sz="4" w:space="0" w:color="auto"/>
            </w:tcBorders>
          </w:tcPr>
          <w:p w14:paraId="45980B60" w14:textId="1B1D267F" w:rsidR="00637C50" w:rsidRPr="00637C50" w:rsidRDefault="00637C50" w:rsidP="00951645">
            <w:pPr>
              <w:spacing w:line="240" w:lineRule="auto"/>
              <w:ind w:firstLineChars="0" w:firstLine="0"/>
              <w:jc w:val="center"/>
              <w:rPr>
                <w:rFonts w:eastAsiaTheme="minorEastAsia"/>
                <w:kern w:val="0"/>
                <w:sz w:val="18"/>
                <w:szCs w:val="18"/>
              </w:rPr>
            </w:pPr>
            <w:r w:rsidRPr="00637C50">
              <w:rPr>
                <w:rFonts w:eastAsiaTheme="minorEastAsia"/>
                <w:kern w:val="0"/>
                <w:sz w:val="18"/>
                <w:szCs w:val="18"/>
              </w:rPr>
              <w:t>WPFd</w:t>
            </w:r>
          </w:p>
        </w:tc>
      </w:tr>
      <w:tr w:rsidR="00637C50" w14:paraId="19DCB754" w14:textId="74F929A7" w:rsidTr="00637C50">
        <w:trPr>
          <w:jc w:val="center"/>
        </w:trPr>
        <w:tc>
          <w:tcPr>
            <w:tcW w:w="1560" w:type="dxa"/>
            <w:tcBorders>
              <w:top w:val="single" w:sz="4" w:space="0" w:color="auto"/>
            </w:tcBorders>
          </w:tcPr>
          <w:p w14:paraId="25282642"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营销</w:t>
            </w:r>
          </w:p>
        </w:tc>
        <w:tc>
          <w:tcPr>
            <w:tcW w:w="1559" w:type="dxa"/>
            <w:tcBorders>
              <w:top w:val="single" w:sz="4" w:space="0" w:color="auto"/>
            </w:tcBorders>
          </w:tcPr>
          <w:p w14:paraId="1050775D"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hAnsi="Linux Libertine O" w:cs="Linux Libertine O" w:hint="eastAsia"/>
                <w:kern w:val="0"/>
                <w:sz w:val="18"/>
                <w:szCs w:val="18"/>
              </w:rPr>
              <w:t>97.2</w:t>
            </w:r>
          </w:p>
        </w:tc>
        <w:tc>
          <w:tcPr>
            <w:tcW w:w="1843" w:type="dxa"/>
            <w:tcBorders>
              <w:top w:val="single" w:sz="4" w:space="0" w:color="auto"/>
            </w:tcBorders>
          </w:tcPr>
          <w:p w14:paraId="79FFE5E6"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97.1</w:t>
            </w:r>
          </w:p>
        </w:tc>
        <w:tc>
          <w:tcPr>
            <w:tcW w:w="1842" w:type="dxa"/>
            <w:tcBorders>
              <w:top w:val="single" w:sz="4" w:space="0" w:color="auto"/>
            </w:tcBorders>
          </w:tcPr>
          <w:p w14:paraId="6923B4D1" w14:textId="77777777" w:rsidR="00637C50" w:rsidRPr="00115EB3"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97.9</w:t>
            </w:r>
          </w:p>
        </w:tc>
        <w:tc>
          <w:tcPr>
            <w:tcW w:w="1701" w:type="dxa"/>
            <w:tcBorders>
              <w:top w:val="single" w:sz="4" w:space="0" w:color="auto"/>
            </w:tcBorders>
          </w:tcPr>
          <w:p w14:paraId="15BFEC53" w14:textId="76941C98" w:rsidR="00637C50" w:rsidRPr="00115EB3" w:rsidRDefault="00AE5F51" w:rsidP="00951645">
            <w:pPr>
              <w:spacing w:line="240" w:lineRule="auto"/>
              <w:ind w:firstLineChars="0" w:firstLine="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98.1</w:t>
            </w:r>
          </w:p>
        </w:tc>
      </w:tr>
      <w:tr w:rsidR="00637C50" w14:paraId="16431310" w14:textId="7ED9DAFB" w:rsidTr="00637C50">
        <w:trPr>
          <w:jc w:val="center"/>
        </w:trPr>
        <w:tc>
          <w:tcPr>
            <w:tcW w:w="1560" w:type="dxa"/>
          </w:tcPr>
          <w:p w14:paraId="4371DF97"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运营</w:t>
            </w:r>
          </w:p>
        </w:tc>
        <w:tc>
          <w:tcPr>
            <w:tcW w:w="1559" w:type="dxa"/>
          </w:tcPr>
          <w:p w14:paraId="029B880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6C1D31">
              <w:rPr>
                <w:rFonts w:ascii="Linux Libertine O" w:eastAsia="Cambria" w:hAnsi="Linux Libertine O" w:cs="Linux Libertine O"/>
                <w:kern w:val="0"/>
                <w:sz w:val="18"/>
                <w:szCs w:val="18"/>
                <w:lang w:eastAsia="en-US"/>
              </w:rPr>
              <w:t>9</w:t>
            </w:r>
            <w:r>
              <w:rPr>
                <w:rFonts w:ascii="Linux Libertine O" w:eastAsiaTheme="minorEastAsia" w:hAnsi="Linux Libertine O" w:cs="Linux Libertine O" w:hint="eastAsia"/>
                <w:kern w:val="0"/>
                <w:sz w:val="18"/>
                <w:szCs w:val="18"/>
              </w:rPr>
              <w:t>3.3</w:t>
            </w:r>
          </w:p>
        </w:tc>
        <w:tc>
          <w:tcPr>
            <w:tcW w:w="1843" w:type="dxa"/>
          </w:tcPr>
          <w:p w14:paraId="23BE957E"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90.6</w:t>
            </w:r>
          </w:p>
        </w:tc>
        <w:tc>
          <w:tcPr>
            <w:tcW w:w="1842" w:type="dxa"/>
          </w:tcPr>
          <w:p w14:paraId="6179BC8B" w14:textId="3C1F77C8" w:rsidR="00637C50" w:rsidRPr="00DF0BF0" w:rsidRDefault="00637C50" w:rsidP="00951645">
            <w:pPr>
              <w:spacing w:line="240" w:lineRule="auto"/>
              <w:ind w:firstLineChars="0" w:firstLine="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95.1</w:t>
            </w:r>
          </w:p>
        </w:tc>
        <w:tc>
          <w:tcPr>
            <w:tcW w:w="1701" w:type="dxa"/>
          </w:tcPr>
          <w:p w14:paraId="06B2BD2F" w14:textId="269F7A59" w:rsidR="00637C50" w:rsidRPr="00115EB3" w:rsidRDefault="00AE5F51"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4</w:t>
            </w:r>
            <w:r w:rsidRPr="00115EB3">
              <w:rPr>
                <w:rFonts w:ascii="Linux Libertine O" w:eastAsiaTheme="minorEastAsia" w:hAnsi="Linux Libertine O" w:cs="Linux Libertine O" w:hint="eastAsia"/>
                <w:kern w:val="0"/>
                <w:sz w:val="18"/>
                <w:szCs w:val="18"/>
              </w:rPr>
              <w:t>.</w:t>
            </w:r>
            <w:r w:rsidR="00115EB3">
              <w:rPr>
                <w:rFonts w:ascii="Linux Libertine O" w:eastAsiaTheme="minorEastAsia" w:hAnsi="Linux Libertine O" w:cs="Linux Libertine O" w:hint="eastAsia"/>
                <w:kern w:val="0"/>
                <w:sz w:val="18"/>
                <w:szCs w:val="18"/>
              </w:rPr>
              <w:t>8</w:t>
            </w:r>
          </w:p>
        </w:tc>
      </w:tr>
      <w:tr w:rsidR="00637C50" w14:paraId="797B1DBE" w14:textId="12105A11" w:rsidTr="00637C50">
        <w:trPr>
          <w:jc w:val="center"/>
        </w:trPr>
        <w:tc>
          <w:tcPr>
            <w:tcW w:w="1560" w:type="dxa"/>
          </w:tcPr>
          <w:p w14:paraId="263F1C3D"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设备</w:t>
            </w:r>
          </w:p>
        </w:tc>
        <w:tc>
          <w:tcPr>
            <w:tcW w:w="1559" w:type="dxa"/>
          </w:tcPr>
          <w:p w14:paraId="5E2B1851"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96.7</w:t>
            </w:r>
          </w:p>
        </w:tc>
        <w:tc>
          <w:tcPr>
            <w:tcW w:w="1843" w:type="dxa"/>
          </w:tcPr>
          <w:p w14:paraId="3650B232"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95.3</w:t>
            </w:r>
          </w:p>
        </w:tc>
        <w:tc>
          <w:tcPr>
            <w:tcW w:w="1842" w:type="dxa"/>
          </w:tcPr>
          <w:p w14:paraId="50D0E8AD"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97.1</w:t>
            </w:r>
          </w:p>
        </w:tc>
        <w:tc>
          <w:tcPr>
            <w:tcW w:w="1701" w:type="dxa"/>
          </w:tcPr>
          <w:p w14:paraId="185BF52D" w14:textId="45C70480" w:rsidR="00637C50" w:rsidRPr="00115EB3" w:rsidRDefault="00AE5F51"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r>
      <w:tr w:rsidR="00637C50" w14:paraId="3DBAC2A0" w14:textId="1AD97F44" w:rsidTr="00637C50">
        <w:trPr>
          <w:jc w:val="center"/>
        </w:trPr>
        <w:tc>
          <w:tcPr>
            <w:tcW w:w="1560" w:type="dxa"/>
          </w:tcPr>
          <w:p w14:paraId="03310D9E"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运维</w:t>
            </w:r>
          </w:p>
        </w:tc>
        <w:tc>
          <w:tcPr>
            <w:tcW w:w="1559" w:type="dxa"/>
          </w:tcPr>
          <w:p w14:paraId="0BE4292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99.0</w:t>
            </w:r>
          </w:p>
        </w:tc>
        <w:tc>
          <w:tcPr>
            <w:tcW w:w="1843" w:type="dxa"/>
          </w:tcPr>
          <w:p w14:paraId="4B0BDDAB"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97.9</w:t>
            </w:r>
          </w:p>
        </w:tc>
        <w:tc>
          <w:tcPr>
            <w:tcW w:w="1842" w:type="dxa"/>
          </w:tcPr>
          <w:p w14:paraId="2143B671" w14:textId="77777777" w:rsidR="00637C50" w:rsidRPr="00115EB3"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99.2</w:t>
            </w:r>
          </w:p>
        </w:tc>
        <w:tc>
          <w:tcPr>
            <w:tcW w:w="1701" w:type="dxa"/>
          </w:tcPr>
          <w:p w14:paraId="24F404DC" w14:textId="4D000FFE" w:rsidR="00637C50" w:rsidRPr="00115EB3" w:rsidRDefault="00AE5F51" w:rsidP="00951645">
            <w:pPr>
              <w:spacing w:line="240" w:lineRule="auto"/>
              <w:ind w:firstLineChars="0" w:firstLine="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99.</w:t>
            </w:r>
            <w:r w:rsidR="00115EB3" w:rsidRPr="00115EB3">
              <w:rPr>
                <w:rFonts w:ascii="Linux Libertine O" w:eastAsiaTheme="minorEastAsia" w:hAnsi="Linux Libertine O" w:cs="Linux Libertine O" w:hint="eastAsia"/>
                <w:b/>
                <w:bCs/>
                <w:kern w:val="0"/>
                <w:sz w:val="18"/>
                <w:szCs w:val="18"/>
              </w:rPr>
              <w:t>3</w:t>
            </w:r>
          </w:p>
        </w:tc>
      </w:tr>
      <w:tr w:rsidR="00637C50" w14:paraId="3694A75E" w14:textId="406B2564" w:rsidTr="00637C50">
        <w:trPr>
          <w:jc w:val="center"/>
        </w:trPr>
        <w:tc>
          <w:tcPr>
            <w:tcW w:w="1560" w:type="dxa"/>
          </w:tcPr>
          <w:p w14:paraId="40C94918"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财务</w:t>
            </w:r>
          </w:p>
        </w:tc>
        <w:tc>
          <w:tcPr>
            <w:tcW w:w="1559" w:type="dxa"/>
          </w:tcPr>
          <w:p w14:paraId="0505F6D0"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95.4</w:t>
            </w:r>
          </w:p>
        </w:tc>
        <w:tc>
          <w:tcPr>
            <w:tcW w:w="1843" w:type="dxa"/>
          </w:tcPr>
          <w:p w14:paraId="50DA3BE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96.1</w:t>
            </w:r>
          </w:p>
        </w:tc>
        <w:tc>
          <w:tcPr>
            <w:tcW w:w="1842" w:type="dxa"/>
          </w:tcPr>
          <w:p w14:paraId="5F395C3E"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96.8</w:t>
            </w:r>
          </w:p>
        </w:tc>
        <w:tc>
          <w:tcPr>
            <w:tcW w:w="1701" w:type="dxa"/>
          </w:tcPr>
          <w:p w14:paraId="69865361" w14:textId="28C52955" w:rsidR="00637C50" w:rsidRPr="00115EB3" w:rsidRDefault="00AE5F51"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6.5</w:t>
            </w:r>
          </w:p>
        </w:tc>
      </w:tr>
      <w:tr w:rsidR="00637C50" w14:paraId="0DC22362" w14:textId="61399936" w:rsidTr="00637C50">
        <w:trPr>
          <w:jc w:val="center"/>
        </w:trPr>
        <w:tc>
          <w:tcPr>
            <w:tcW w:w="1560" w:type="dxa"/>
            <w:tcBorders>
              <w:bottom w:val="single" w:sz="12" w:space="0" w:color="auto"/>
            </w:tcBorders>
          </w:tcPr>
          <w:p w14:paraId="7FE589C0"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发展</w:t>
            </w:r>
          </w:p>
        </w:tc>
        <w:tc>
          <w:tcPr>
            <w:tcW w:w="1559" w:type="dxa"/>
            <w:tcBorders>
              <w:bottom w:val="single" w:sz="12" w:space="0" w:color="auto"/>
            </w:tcBorders>
          </w:tcPr>
          <w:p w14:paraId="23E28B54"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96.4</w:t>
            </w:r>
          </w:p>
        </w:tc>
        <w:tc>
          <w:tcPr>
            <w:tcW w:w="1843" w:type="dxa"/>
            <w:tcBorders>
              <w:bottom w:val="single" w:sz="12" w:space="0" w:color="auto"/>
            </w:tcBorders>
          </w:tcPr>
          <w:p w14:paraId="4507E3AA" w14:textId="77777777" w:rsidR="00637C50" w:rsidRPr="00DF0BF0"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94.4</w:t>
            </w:r>
          </w:p>
        </w:tc>
        <w:tc>
          <w:tcPr>
            <w:tcW w:w="1842" w:type="dxa"/>
            <w:tcBorders>
              <w:bottom w:val="single" w:sz="12" w:space="0" w:color="auto"/>
            </w:tcBorders>
          </w:tcPr>
          <w:p w14:paraId="5AB5DBE7" w14:textId="77777777" w:rsidR="00637C50" w:rsidRPr="00115EB3" w:rsidRDefault="00637C50" w:rsidP="00951645">
            <w:pPr>
              <w:spacing w:line="240" w:lineRule="auto"/>
              <w:ind w:firstLineChars="0" w:firstLine="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c>
          <w:tcPr>
            <w:tcW w:w="1701" w:type="dxa"/>
            <w:tcBorders>
              <w:bottom w:val="single" w:sz="12" w:space="0" w:color="auto"/>
            </w:tcBorders>
          </w:tcPr>
          <w:p w14:paraId="79B798CF" w14:textId="69AF7500" w:rsidR="00637C50" w:rsidRPr="00115EB3" w:rsidRDefault="00AE5F51" w:rsidP="00951645">
            <w:pPr>
              <w:spacing w:line="240" w:lineRule="auto"/>
              <w:ind w:firstLineChars="0" w:firstLine="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w:t>
            </w:r>
            <w:r w:rsidR="00115EB3" w:rsidRPr="00115EB3">
              <w:rPr>
                <w:rFonts w:ascii="Linux Libertine O" w:eastAsiaTheme="minorEastAsia" w:hAnsi="Linux Libertine O" w:cs="Linux Libertine O" w:hint="eastAsia"/>
                <w:b/>
                <w:bCs/>
                <w:kern w:val="0"/>
                <w:sz w:val="18"/>
                <w:szCs w:val="18"/>
              </w:rPr>
              <w:t>7</w:t>
            </w:r>
            <w:r w:rsidRPr="00115EB3">
              <w:rPr>
                <w:rFonts w:ascii="Linux Libertine O" w:eastAsiaTheme="minorEastAsia" w:hAnsi="Linux Libertine O" w:cs="Linux Libertine O" w:hint="eastAsia"/>
                <w:b/>
                <w:bCs/>
                <w:kern w:val="0"/>
                <w:sz w:val="18"/>
                <w:szCs w:val="18"/>
              </w:rPr>
              <w:t>.</w:t>
            </w:r>
            <w:r w:rsidR="00115EB3" w:rsidRPr="00115EB3">
              <w:rPr>
                <w:rFonts w:ascii="Linux Libertine O" w:eastAsiaTheme="minorEastAsia" w:hAnsi="Linux Libertine O" w:cs="Linux Libertine O" w:hint="eastAsia"/>
                <w:b/>
                <w:bCs/>
                <w:kern w:val="0"/>
                <w:sz w:val="18"/>
                <w:szCs w:val="18"/>
              </w:rPr>
              <w:t>4</w:t>
            </w:r>
          </w:p>
        </w:tc>
      </w:tr>
    </w:tbl>
    <w:p w14:paraId="6BD420BE" w14:textId="77777777" w:rsidR="00212359" w:rsidRPr="00AA70FD" w:rsidRDefault="00212359" w:rsidP="00212359">
      <w:pPr>
        <w:pStyle w:val="2"/>
      </w:pPr>
      <w:bookmarkStart w:id="82" w:name="_Toc194845649"/>
      <w:r w:rsidRPr="00AA70FD">
        <w:rPr>
          <w:rFonts w:hint="eastAsia"/>
        </w:rPr>
        <w:t>3.6</w:t>
      </w:r>
      <w:r w:rsidRPr="00AA70FD">
        <w:rPr>
          <w:rFonts w:hint="eastAsia"/>
        </w:rPr>
        <w:t>本章小结</w:t>
      </w:r>
      <w:bookmarkEnd w:id="82"/>
    </w:p>
    <w:p w14:paraId="43F9176D" w14:textId="085317AB" w:rsidR="00212359" w:rsidRPr="001D697B" w:rsidRDefault="00212359" w:rsidP="00212359">
      <w:pPr>
        <w:ind w:firstLine="480"/>
        <w:rPr>
          <w:color w:val="000000" w:themeColor="text1"/>
        </w:rPr>
      </w:pPr>
      <w:r w:rsidRPr="001D697B">
        <w:rPr>
          <w:rFonts w:hint="eastAsia"/>
          <w:color w:val="000000" w:themeColor="text1"/>
        </w:rPr>
        <w:t>本章对面向电力领域的自然语言理解模型编码方式进行研究，提出了基于词编码的</w:t>
      </w:r>
      <w:r w:rsidRPr="001D697B">
        <w:rPr>
          <w:rFonts w:hint="eastAsia"/>
          <w:color w:val="000000" w:themeColor="text1"/>
        </w:rPr>
        <w:t>NLU</w:t>
      </w:r>
      <w:r w:rsidRPr="001D697B">
        <w:rPr>
          <w:rFonts w:hint="eastAsia"/>
          <w:color w:val="000000" w:themeColor="text1"/>
        </w:rPr>
        <w:t>模型、基于编码层字词融合的</w:t>
      </w:r>
      <w:r w:rsidRPr="001D697B">
        <w:rPr>
          <w:rFonts w:hint="eastAsia"/>
          <w:color w:val="000000" w:themeColor="text1"/>
        </w:rPr>
        <w:t>NLU</w:t>
      </w:r>
      <w:r w:rsidRPr="001D697B">
        <w:rPr>
          <w:rFonts w:hint="eastAsia"/>
          <w:color w:val="000000" w:themeColor="text1"/>
        </w:rPr>
        <w:t>模型和基于解码层字词融合的</w:t>
      </w:r>
      <w:r w:rsidRPr="001D697B">
        <w:rPr>
          <w:rFonts w:hint="eastAsia"/>
          <w:color w:val="000000" w:themeColor="text1"/>
        </w:rPr>
        <w:lastRenderedPageBreak/>
        <w:t>NLU</w:t>
      </w:r>
      <w:r w:rsidRPr="001D697B">
        <w:rPr>
          <w:rFonts w:hint="eastAsia"/>
          <w:color w:val="000000" w:themeColor="text1"/>
        </w:rPr>
        <w:t>模型，以提高电力领域</w:t>
      </w:r>
      <w:r w:rsidRPr="001D697B">
        <w:rPr>
          <w:rFonts w:hint="eastAsia"/>
          <w:color w:val="000000" w:themeColor="text1"/>
        </w:rPr>
        <w:t>NLU</w:t>
      </w:r>
      <w:r w:rsidRPr="001D697B">
        <w:rPr>
          <w:rFonts w:hint="eastAsia"/>
          <w:color w:val="000000" w:themeColor="text1"/>
        </w:rPr>
        <w:t>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w:t>
      </w:r>
      <w:r w:rsidR="00A128FD">
        <w:rPr>
          <w:rFonts w:hint="eastAsia"/>
          <w:color w:val="000000" w:themeColor="text1"/>
        </w:rPr>
        <w:t>然</w:t>
      </w:r>
      <w:r w:rsidRPr="001D697B">
        <w:rPr>
          <w:rFonts w:hint="eastAsia"/>
          <w:color w:val="000000" w:themeColor="text1"/>
        </w:rPr>
        <w:t>导致训练耗时延长，且该模型对</w:t>
      </w:r>
      <w:r w:rsidRPr="001D697B">
        <w:rPr>
          <w:rFonts w:hint="eastAsia"/>
          <w:color w:val="000000" w:themeColor="text1"/>
        </w:rPr>
        <w:t>GPU</w:t>
      </w:r>
      <w:r w:rsidRPr="001D697B">
        <w:rPr>
          <w:rFonts w:hint="eastAsia"/>
          <w:color w:val="000000" w:themeColor="text1"/>
        </w:rPr>
        <w:t>资源需求较高，但在准确率提升方面效果显著。此外，上述模型在实际应用场景中得到验证，展现出良好的适应性与鲁棒性，为</w:t>
      </w:r>
      <w:r w:rsidRPr="001D697B">
        <w:rPr>
          <w:rFonts w:hint="eastAsia"/>
          <w:color w:val="000000" w:themeColor="text1"/>
        </w:rPr>
        <w:t>NLU</w:t>
      </w:r>
      <w:r w:rsidRPr="001D697B">
        <w:rPr>
          <w:rFonts w:hint="eastAsia"/>
          <w:color w:val="000000" w:themeColor="text1"/>
        </w:rPr>
        <w:t>任务提供了有效的解决方案。</w:t>
      </w:r>
    </w:p>
    <w:p w14:paraId="1A95B5EA" w14:textId="77777777" w:rsidR="00212359" w:rsidRDefault="00212359" w:rsidP="00212359">
      <w:pPr>
        <w:ind w:firstLineChars="0" w:firstLine="0"/>
        <w:sectPr w:rsidR="00212359" w:rsidSect="008F6394">
          <w:headerReference w:type="even" r:id="rId59"/>
          <w:headerReference w:type="default" r:id="rId60"/>
          <w:pgSz w:w="11906" w:h="16838"/>
          <w:pgMar w:top="1134" w:right="1588" w:bottom="1418" w:left="1588" w:header="1429" w:footer="1701" w:gutter="284"/>
          <w:cols w:space="425"/>
          <w:docGrid w:type="lines" w:linePitch="326"/>
        </w:sectPr>
      </w:pPr>
    </w:p>
    <w:p w14:paraId="7C7099B6" w14:textId="6D0942A3" w:rsidR="00212359" w:rsidRPr="00270859" w:rsidRDefault="00EA7655" w:rsidP="00212359">
      <w:pPr>
        <w:pStyle w:val="1"/>
      </w:pPr>
      <w:r>
        <w:rPr>
          <w:rFonts w:hint="eastAsia"/>
        </w:rPr>
        <w:lastRenderedPageBreak/>
        <w:t xml:space="preserve"> </w:t>
      </w:r>
      <w:bookmarkStart w:id="83" w:name="_Toc194845650"/>
      <w:r w:rsidR="0071412F">
        <w:rPr>
          <w:rFonts w:hint="eastAsia"/>
        </w:rPr>
        <w:t>面</w:t>
      </w:r>
      <w:r w:rsidR="00C75D8B">
        <w:rPr>
          <w:rFonts w:hint="eastAsia"/>
        </w:rPr>
        <w:t>向</w:t>
      </w:r>
      <w:r w:rsidRPr="00270859">
        <w:rPr>
          <w:rFonts w:hint="eastAsia"/>
        </w:rPr>
        <w:t>未见指标项的</w:t>
      </w:r>
      <w:r w:rsidRPr="00270859">
        <w:rPr>
          <w:rFonts w:hint="eastAsia"/>
        </w:rPr>
        <w:t>NLU</w:t>
      </w:r>
      <w:r w:rsidRPr="00270859">
        <w:rPr>
          <w:rFonts w:hint="eastAsia"/>
        </w:rPr>
        <w:t>模型设计与优化</w:t>
      </w:r>
      <w:bookmarkEnd w:id="83"/>
    </w:p>
    <w:p w14:paraId="7C594DC4" w14:textId="4146335C" w:rsidR="00212359" w:rsidRPr="00A42B74" w:rsidRDefault="001F3764" w:rsidP="00D70C3C">
      <w:pPr>
        <w:ind w:firstLine="480"/>
        <w:rPr>
          <w:color w:val="000000" w:themeColor="text1"/>
        </w:rPr>
      </w:pPr>
      <w:r w:rsidRPr="00A42B74">
        <w:rPr>
          <w:rFonts w:hint="eastAsia"/>
          <w:color w:val="000000" w:themeColor="text1"/>
        </w:rPr>
        <w:t>针对现有方法在处理未见指标项文本语义准确率不足的挑战，本章围绕未见指标项的</w:t>
      </w:r>
      <w:r w:rsidRPr="00A42B74">
        <w:rPr>
          <w:rFonts w:hint="eastAsia"/>
          <w:color w:val="000000" w:themeColor="text1"/>
        </w:rPr>
        <w:t>NLU</w:t>
      </w:r>
      <w:r w:rsidRPr="00A42B74">
        <w:rPr>
          <w:rFonts w:hint="eastAsia"/>
          <w:color w:val="000000" w:themeColor="text1"/>
        </w:rPr>
        <w:t>模型展开设计与优化。当前模型在处理大量未见指标项时，存在槽识别错误、意图</w:t>
      </w:r>
      <w:r w:rsidR="00DC7F6A" w:rsidRPr="00A42B74">
        <w:rPr>
          <w:rFonts w:hint="eastAsia"/>
          <w:color w:val="000000" w:themeColor="text1"/>
        </w:rPr>
        <w:t>与</w:t>
      </w:r>
      <w:r w:rsidRPr="00A42B74">
        <w:rPr>
          <w:rFonts w:hint="eastAsia"/>
          <w:color w:val="000000" w:themeColor="text1"/>
        </w:rPr>
        <w:t>专</w:t>
      </w:r>
      <w:proofErr w:type="gramStart"/>
      <w:r w:rsidRPr="00A42B74">
        <w:rPr>
          <w:rFonts w:hint="eastAsia"/>
          <w:color w:val="000000" w:themeColor="text1"/>
        </w:rPr>
        <w:t>属槽不匹配</w:t>
      </w:r>
      <w:proofErr w:type="gramEnd"/>
      <w:r w:rsidRPr="00A42B74">
        <w:rPr>
          <w:rFonts w:hint="eastAsia"/>
          <w:color w:val="000000" w:themeColor="text1"/>
        </w:rPr>
        <w:t>等局限性，</w:t>
      </w:r>
      <w:r w:rsidR="00394ED7">
        <w:rPr>
          <w:rFonts w:hint="eastAsia"/>
          <w:color w:val="000000" w:themeColor="text1"/>
        </w:rPr>
        <w:t>因此，</w:t>
      </w:r>
      <w:r w:rsidRPr="00A42B74">
        <w:rPr>
          <w:rFonts w:hint="eastAsia"/>
          <w:color w:val="000000" w:themeColor="text1"/>
        </w:rPr>
        <w:t>本节提出以下两阶段优化方案。</w:t>
      </w:r>
      <w:r w:rsidR="00D70C3C" w:rsidRPr="00A42B74">
        <w:rPr>
          <w:rFonts w:hint="eastAsia"/>
          <w:color w:val="000000" w:themeColor="text1"/>
        </w:rPr>
        <w:t>第一阶段</w:t>
      </w:r>
      <w:r w:rsidRPr="00A42B74">
        <w:rPr>
          <w:rFonts w:hint="eastAsia"/>
          <w:color w:val="000000" w:themeColor="text1"/>
        </w:rPr>
        <w:t>设计基于</w:t>
      </w:r>
      <w:r w:rsidRPr="00A42B74">
        <w:rPr>
          <w:rFonts w:hint="eastAsia"/>
          <w:color w:val="000000" w:themeColor="text1"/>
        </w:rPr>
        <w:t>Spacy</w:t>
      </w:r>
      <w:r w:rsidRPr="00A42B74">
        <w:rPr>
          <w:rFonts w:hint="eastAsia"/>
          <w:color w:val="000000" w:themeColor="text1"/>
        </w:rPr>
        <w:t>句法分析树的意图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模型</w:t>
      </w:r>
      <w:r w:rsidR="00D70C3C" w:rsidRPr="00A42B74">
        <w:rPr>
          <w:rFonts w:hint="eastAsia"/>
          <w:color w:val="000000" w:themeColor="text1"/>
        </w:rPr>
        <w:t>。</w:t>
      </w:r>
      <w:r w:rsidRPr="00A42B74">
        <w:rPr>
          <w:rFonts w:hint="eastAsia"/>
          <w:color w:val="000000" w:themeColor="text1"/>
        </w:rPr>
        <w:t>该模型在输入层引入句法结构信息，通过构建依存知识三元组，有效</w:t>
      </w:r>
      <w:r w:rsidR="00A6526F">
        <w:rPr>
          <w:rFonts w:hint="eastAsia"/>
          <w:color w:val="000000" w:themeColor="text1"/>
        </w:rPr>
        <w:t>解决</w:t>
      </w:r>
      <w:r w:rsidRPr="00A42B74">
        <w:rPr>
          <w:rFonts w:hint="eastAsia"/>
          <w:color w:val="000000" w:themeColor="text1"/>
        </w:rPr>
        <w:t>依存树结构与</w:t>
      </w:r>
      <w:proofErr w:type="gramStart"/>
      <w:r w:rsidRPr="00A42B74">
        <w:rPr>
          <w:rFonts w:hint="eastAsia"/>
          <w:color w:val="000000" w:themeColor="text1"/>
        </w:rPr>
        <w:t>字级特征</w:t>
      </w:r>
      <w:proofErr w:type="gramEnd"/>
      <w:r w:rsidRPr="00A42B74">
        <w:rPr>
          <w:rFonts w:hint="eastAsia"/>
          <w:color w:val="000000" w:themeColor="text1"/>
        </w:rPr>
        <w:t>模型之间的冲突，增强模型对语法和语义的理解。同时，该模型设计了意图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结构，将意图识别结果融入槽填充任务，通过意图</w:t>
      </w:r>
      <w:r w:rsidR="00A42B74" w:rsidRPr="00A42B74">
        <w:rPr>
          <w:rFonts w:hint="eastAsia"/>
          <w:color w:val="000000" w:themeColor="text1"/>
        </w:rPr>
        <w:t>-</w:t>
      </w:r>
      <w:r w:rsidRPr="00A42B74">
        <w:rPr>
          <w:rFonts w:hint="eastAsia"/>
          <w:color w:val="000000" w:themeColor="text1"/>
        </w:rPr>
        <w:t>槽匹配损失和后处理策略提升意图与槽位的一致性。第二阶段在第一阶段模型基础上，提出基于大语言模型迭代数据增强的</w:t>
      </w:r>
      <w:r w:rsidRPr="00A42B74">
        <w:rPr>
          <w:rFonts w:hint="eastAsia"/>
          <w:color w:val="000000" w:themeColor="text1"/>
        </w:rPr>
        <w:t>NLU</w:t>
      </w:r>
      <w:r w:rsidRPr="00A42B74">
        <w:rPr>
          <w:rFonts w:hint="eastAsia"/>
          <w:color w:val="000000" w:themeColor="text1"/>
        </w:rPr>
        <w:t>模型。该模型采用螺旋上升式多阶段训练策略，</w:t>
      </w:r>
      <w:r w:rsidR="006B3ECE">
        <w:rPr>
          <w:rFonts w:hint="eastAsia"/>
          <w:color w:val="000000" w:themeColor="text1"/>
        </w:rPr>
        <w:t>每一阶段</w:t>
      </w:r>
      <w:r w:rsidRPr="00A42B74">
        <w:rPr>
          <w:rFonts w:hint="eastAsia"/>
          <w:color w:val="000000" w:themeColor="text1"/>
        </w:rPr>
        <w:t>包括大语言模型的二段式数据增强和动态适配性样本筛选，最终通过模型微调优化性能。本研究旨在通过这两阶段优化方案，解决未见指标项文本语义准确度不足的问题，提升整体</w:t>
      </w:r>
      <w:r w:rsidRPr="00A42B74">
        <w:rPr>
          <w:rFonts w:hint="eastAsia"/>
          <w:color w:val="000000" w:themeColor="text1"/>
        </w:rPr>
        <w:t>NLU</w:t>
      </w:r>
      <w:r w:rsidRPr="00A42B74">
        <w:rPr>
          <w:rFonts w:hint="eastAsia"/>
          <w:color w:val="000000" w:themeColor="text1"/>
        </w:rPr>
        <w:t>模型的性能表现。</w:t>
      </w:r>
    </w:p>
    <w:p w14:paraId="0FB79935" w14:textId="15EBAD46" w:rsidR="0033169C" w:rsidRPr="0033169C" w:rsidRDefault="00212359" w:rsidP="006F614E">
      <w:pPr>
        <w:pStyle w:val="2"/>
      </w:pPr>
      <w:bookmarkStart w:id="84" w:name="_Toc194845651"/>
      <w:r w:rsidRPr="00270859">
        <w:rPr>
          <w:rFonts w:hint="eastAsia"/>
        </w:rPr>
        <w:t>4.1</w:t>
      </w:r>
      <w:r w:rsidR="0071412F">
        <w:rPr>
          <w:rFonts w:hint="eastAsia"/>
        </w:rPr>
        <w:t>面</w:t>
      </w:r>
      <w:r w:rsidR="003A490B">
        <w:rPr>
          <w:rFonts w:hint="eastAsia"/>
        </w:rPr>
        <w:t>向</w:t>
      </w:r>
      <w:r w:rsidRPr="00270859">
        <w:rPr>
          <w:rFonts w:hint="eastAsia"/>
        </w:rPr>
        <w:t>未见指标项</w:t>
      </w:r>
      <w:r>
        <w:rPr>
          <w:rFonts w:hint="eastAsia"/>
        </w:rPr>
        <w:t>的问题</w:t>
      </w:r>
      <w:r w:rsidRPr="00270859">
        <w:rPr>
          <w:rFonts w:hint="eastAsia"/>
        </w:rPr>
        <w:t>分析</w:t>
      </w:r>
      <w:bookmarkEnd w:id="84"/>
    </w:p>
    <w:p w14:paraId="2D991247" w14:textId="7D93DC76" w:rsidR="0033169C" w:rsidRDefault="0033169C" w:rsidP="0033169C">
      <w:pPr>
        <w:ind w:firstLineChars="0" w:firstLine="420"/>
        <w:rPr>
          <w:color w:val="000000" w:themeColor="text1"/>
        </w:rPr>
      </w:pPr>
      <w:r w:rsidRPr="00780972">
        <w:rPr>
          <w:rFonts w:hint="eastAsia"/>
          <w:color w:val="000000" w:themeColor="text1"/>
        </w:rPr>
        <w:t>大量研究成果显示，现有模型在已知定义域的指标识别任务中展现出良好的预测性能，但针对低频或未见</w:t>
      </w:r>
      <w:proofErr w:type="gramStart"/>
      <w:r w:rsidRPr="00780972">
        <w:rPr>
          <w:rFonts w:hint="eastAsia"/>
          <w:color w:val="000000" w:themeColor="text1"/>
        </w:rPr>
        <w:t>槽指标项</w:t>
      </w:r>
      <w:proofErr w:type="gramEnd"/>
      <w:r w:rsidRPr="00780972">
        <w:rPr>
          <w:rFonts w:hint="eastAsia"/>
          <w:color w:val="000000" w:themeColor="text1"/>
        </w:rPr>
        <w:t>（</w:t>
      </w:r>
      <w:r w:rsidRPr="00780972">
        <w:rPr>
          <w:rFonts w:hint="eastAsia"/>
          <w:color w:val="000000" w:themeColor="text1"/>
        </w:rPr>
        <w:t>0-shot slot mentions</w:t>
      </w:r>
      <w:r w:rsidRPr="00780972">
        <w:rPr>
          <w:rFonts w:hint="eastAsia"/>
          <w:color w:val="000000" w:themeColor="text1"/>
        </w:rPr>
        <w:t>）的语义</w:t>
      </w:r>
      <w:proofErr w:type="gramStart"/>
      <w:r w:rsidR="00780972" w:rsidRPr="00780972">
        <w:rPr>
          <w:rFonts w:hint="eastAsia"/>
          <w:color w:val="000000" w:themeColor="text1"/>
        </w:rPr>
        <w:t>解析</w:t>
      </w:r>
      <w:r w:rsidRPr="00780972">
        <w:rPr>
          <w:rFonts w:hint="eastAsia"/>
          <w:color w:val="000000" w:themeColor="text1"/>
        </w:rPr>
        <w:t>仍</w:t>
      </w:r>
      <w:proofErr w:type="gramEnd"/>
      <w:r w:rsidRPr="00780972">
        <w:rPr>
          <w:rFonts w:hint="eastAsia"/>
          <w:color w:val="000000" w:themeColor="text1"/>
        </w:rPr>
        <w:t>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w:t>
      </w:r>
      <w:r w:rsidRPr="00780972">
        <w:rPr>
          <w:rFonts w:hint="eastAsia"/>
          <w:color w:val="000000" w:themeColor="text1"/>
        </w:rPr>
        <w:t>{ 'org': '</w:t>
      </w:r>
      <w:r w:rsidRPr="00780972">
        <w:rPr>
          <w:rFonts w:hint="eastAsia"/>
          <w:color w:val="000000" w:themeColor="text1"/>
        </w:rPr>
        <w:t>项</w:t>
      </w:r>
      <w:r w:rsidRPr="00780972">
        <w:rPr>
          <w:rFonts w:hint="eastAsia"/>
          <w:color w:val="000000" w:themeColor="text1"/>
        </w:rPr>
        <w:t>',  'query': '</w:t>
      </w:r>
      <w:proofErr w:type="gramStart"/>
      <w:r w:rsidRPr="00780972">
        <w:rPr>
          <w:rFonts w:hint="eastAsia"/>
          <w:color w:val="000000" w:themeColor="text1"/>
        </w:rPr>
        <w:t>目库项目</w:t>
      </w:r>
      <w:proofErr w:type="gramEnd"/>
      <w:r w:rsidRPr="00780972">
        <w:rPr>
          <w:rFonts w:hint="eastAsia"/>
          <w:color w:val="000000" w:themeColor="text1"/>
        </w:rPr>
        <w:t>'}</w:t>
      </w:r>
      <w:r w:rsidRPr="00780972">
        <w:rPr>
          <w:rFonts w:hint="eastAsia"/>
          <w:color w:val="000000" w:themeColor="text1"/>
        </w:rPr>
        <w:t>，而非正确的</w:t>
      </w:r>
      <w:r w:rsidRPr="00780972">
        <w:rPr>
          <w:rFonts w:hint="eastAsia"/>
          <w:color w:val="000000" w:themeColor="text1"/>
        </w:rPr>
        <w:t>{ 'org': '</w:t>
      </w:r>
      <w:r w:rsidRPr="00780972">
        <w:rPr>
          <w:rFonts w:hint="eastAsia"/>
          <w:color w:val="000000" w:themeColor="text1"/>
        </w:rPr>
        <w:t>项目库</w:t>
      </w:r>
      <w:r w:rsidRPr="00780972">
        <w:rPr>
          <w:rFonts w:hint="eastAsia"/>
          <w:color w:val="000000" w:themeColor="text1"/>
        </w:rPr>
        <w:t>',  'query': '</w:t>
      </w:r>
      <w:r w:rsidRPr="00780972">
        <w:rPr>
          <w:rFonts w:hint="eastAsia"/>
          <w:color w:val="000000" w:themeColor="text1"/>
        </w:rPr>
        <w:t>项目</w:t>
      </w:r>
      <w:r w:rsidRPr="00780972">
        <w:rPr>
          <w:rFonts w:hint="eastAsia"/>
          <w:color w:val="000000" w:themeColor="text1"/>
        </w:rPr>
        <w:t>'}</w:t>
      </w:r>
      <w:r w:rsidRPr="00780972">
        <w:rPr>
          <w:rFonts w:hint="eastAsia"/>
          <w:color w:val="000000" w:themeColor="text1"/>
        </w:rPr>
        <w:t>，核心问题在于特征边界模糊导致的归因错误。另一案例“</w:t>
      </w:r>
      <w:r w:rsidRPr="00780972">
        <w:rPr>
          <w:rFonts w:hint="eastAsia"/>
          <w:color w:val="000000" w:themeColor="text1"/>
        </w:rPr>
        <w:t xml:space="preserve">2023 </w:t>
      </w:r>
      <w:r w:rsidRPr="00780972">
        <w:rPr>
          <w:rFonts w:hint="eastAsia"/>
          <w:color w:val="000000" w:themeColor="text1"/>
        </w:rPr>
        <w:t>年</w:t>
      </w:r>
      <w:r w:rsidRPr="00780972">
        <w:rPr>
          <w:rFonts w:hint="eastAsia"/>
          <w:color w:val="000000" w:themeColor="text1"/>
        </w:rPr>
        <w:t>2</w:t>
      </w:r>
      <w:r w:rsidRPr="00780972">
        <w:rPr>
          <w:rFonts w:hint="eastAsia"/>
          <w:color w:val="000000" w:themeColor="text1"/>
        </w:rPr>
        <w:t>月盘点结果为盘亏的计量标准器同比增加多少”中，正确结构为</w:t>
      </w:r>
      <w:r w:rsidRPr="00780972">
        <w:rPr>
          <w:rFonts w:hint="eastAsia"/>
          <w:color w:val="000000" w:themeColor="text1"/>
        </w:rPr>
        <w:t>{'time': '202</w:t>
      </w:r>
      <w:r w:rsidR="00EB4126">
        <w:rPr>
          <w:rFonts w:hint="eastAsia"/>
          <w:color w:val="000000" w:themeColor="text1"/>
        </w:rPr>
        <w:t>3</w:t>
      </w:r>
      <w:r w:rsidRPr="00780972">
        <w:rPr>
          <w:rFonts w:hint="eastAsia"/>
          <w:color w:val="000000" w:themeColor="text1"/>
        </w:rPr>
        <w:t>年</w:t>
      </w:r>
      <w:r w:rsidR="00EB4126">
        <w:rPr>
          <w:rFonts w:hint="eastAsia"/>
          <w:color w:val="000000" w:themeColor="text1"/>
        </w:rPr>
        <w:t>2</w:t>
      </w:r>
      <w:r w:rsidRPr="00780972">
        <w:rPr>
          <w:rFonts w:hint="eastAsia"/>
          <w:color w:val="000000" w:themeColor="text1"/>
        </w:rPr>
        <w:t>月</w:t>
      </w:r>
      <w:r w:rsidRPr="00780972">
        <w:rPr>
          <w:rFonts w:hint="eastAsia"/>
          <w:color w:val="000000" w:themeColor="text1"/>
        </w:rPr>
        <w:t>', '</w:t>
      </w:r>
      <w:proofErr w:type="spellStart"/>
      <w:r w:rsidRPr="00780972">
        <w:rPr>
          <w:rFonts w:hint="eastAsia"/>
          <w:color w:val="000000" w:themeColor="text1"/>
        </w:rPr>
        <w:t>fintType</w:t>
      </w:r>
      <w:proofErr w:type="spellEnd"/>
      <w:r w:rsidRPr="00780972">
        <w:rPr>
          <w:rFonts w:hint="eastAsia"/>
          <w:color w:val="000000" w:themeColor="text1"/>
        </w:rPr>
        <w:t>': '</w:t>
      </w:r>
      <w:r w:rsidRPr="00780972">
        <w:rPr>
          <w:rFonts w:hint="eastAsia"/>
          <w:color w:val="000000" w:themeColor="text1"/>
        </w:rPr>
        <w:t>盘亏</w:t>
      </w:r>
      <w:r w:rsidRPr="00780972">
        <w:rPr>
          <w:rFonts w:hint="eastAsia"/>
          <w:color w:val="000000" w:themeColor="text1"/>
        </w:rPr>
        <w:t>', '</w:t>
      </w:r>
      <w:r w:rsidR="00F11A72">
        <w:rPr>
          <w:rFonts w:hint="eastAsia"/>
          <w:color w:val="000000" w:themeColor="text1"/>
        </w:rPr>
        <w:t>indicator</w:t>
      </w:r>
      <w:r w:rsidRPr="00780972">
        <w:rPr>
          <w:rFonts w:hint="eastAsia"/>
          <w:color w:val="000000" w:themeColor="text1"/>
        </w:rPr>
        <w:t>': '</w:t>
      </w:r>
      <w:r w:rsidRPr="00780972">
        <w:rPr>
          <w:rFonts w:hint="eastAsia"/>
          <w:color w:val="000000" w:themeColor="text1"/>
        </w:rPr>
        <w:t>计量标准器</w:t>
      </w:r>
      <w:r w:rsidRPr="00780972">
        <w:rPr>
          <w:rFonts w:hint="eastAsia"/>
          <w:color w:val="000000" w:themeColor="text1"/>
        </w:rPr>
        <w:t>', '</w:t>
      </w:r>
      <w:proofErr w:type="spellStart"/>
      <w:r w:rsidRPr="00780972">
        <w:rPr>
          <w:rFonts w:hint="eastAsia"/>
          <w:color w:val="000000" w:themeColor="text1"/>
        </w:rPr>
        <w:t>growthRate</w:t>
      </w:r>
      <w:proofErr w:type="spellEnd"/>
      <w:r w:rsidRPr="00780972">
        <w:rPr>
          <w:rFonts w:hint="eastAsia"/>
          <w:color w:val="000000" w:themeColor="text1"/>
        </w:rPr>
        <w:t>': '</w:t>
      </w:r>
      <w:r w:rsidRPr="00780972">
        <w:rPr>
          <w:rFonts w:hint="eastAsia"/>
          <w:color w:val="000000" w:themeColor="text1"/>
        </w:rPr>
        <w:t>同比增加</w:t>
      </w:r>
      <w:r w:rsidRPr="00780972">
        <w:rPr>
          <w:rFonts w:hint="eastAsia"/>
          <w:color w:val="000000" w:themeColor="text1"/>
        </w:rPr>
        <w:t>'}</w:t>
      </w:r>
      <w:r w:rsidRPr="00780972">
        <w:rPr>
          <w:rFonts w:hint="eastAsia"/>
          <w:color w:val="000000" w:themeColor="text1"/>
        </w:rPr>
        <w:t>，模型可</w:t>
      </w:r>
      <w:r w:rsidRPr="00780972">
        <w:rPr>
          <w:rFonts w:hint="eastAsia"/>
          <w:color w:val="000000" w:themeColor="text1"/>
        </w:rPr>
        <w:lastRenderedPageBreak/>
        <w:t>能</w:t>
      </w:r>
      <w:proofErr w:type="gramStart"/>
      <w:r w:rsidRPr="00780972">
        <w:rPr>
          <w:rFonts w:hint="eastAsia"/>
          <w:color w:val="000000" w:themeColor="text1"/>
        </w:rPr>
        <w:t>出现槽值合并</w:t>
      </w:r>
      <w:proofErr w:type="gramEnd"/>
      <w:r w:rsidRPr="00780972">
        <w:rPr>
          <w:rFonts w:hint="eastAsia"/>
          <w:color w:val="000000" w:themeColor="text1"/>
        </w:rPr>
        <w:t>错误，将</w:t>
      </w:r>
      <w:r w:rsidRPr="00780972">
        <w:rPr>
          <w:rFonts w:hint="eastAsia"/>
          <w:color w:val="000000" w:themeColor="text1"/>
        </w:rPr>
        <w:t>'</w:t>
      </w:r>
      <w:r w:rsidRPr="00780972">
        <w:rPr>
          <w:rFonts w:hint="eastAsia"/>
          <w:color w:val="000000" w:themeColor="text1"/>
        </w:rPr>
        <w:t>盘亏</w:t>
      </w:r>
      <w:r w:rsidRPr="00780972">
        <w:rPr>
          <w:rFonts w:hint="eastAsia"/>
          <w:color w:val="000000" w:themeColor="text1"/>
        </w:rPr>
        <w:t>'</w:t>
      </w:r>
      <w:r w:rsidRPr="00780972">
        <w:rPr>
          <w:rFonts w:hint="eastAsia"/>
          <w:color w:val="000000" w:themeColor="text1"/>
        </w:rPr>
        <w:t>与</w:t>
      </w:r>
      <w:r w:rsidRPr="00780972">
        <w:rPr>
          <w:rFonts w:hint="eastAsia"/>
          <w:color w:val="000000" w:themeColor="text1"/>
        </w:rPr>
        <w:t>'</w:t>
      </w:r>
      <w:r w:rsidRPr="00780972">
        <w:rPr>
          <w:rFonts w:hint="eastAsia"/>
          <w:color w:val="000000" w:themeColor="text1"/>
        </w:rPr>
        <w:t>计量标准器</w:t>
      </w:r>
      <w:r w:rsidRPr="00780972">
        <w:rPr>
          <w:rFonts w:hint="eastAsia"/>
          <w:color w:val="000000" w:themeColor="text1"/>
        </w:rPr>
        <w:t>'</w:t>
      </w:r>
      <w:r w:rsidRPr="00780972">
        <w:rPr>
          <w:rFonts w:hint="eastAsia"/>
          <w:color w:val="000000" w:themeColor="text1"/>
        </w:rPr>
        <w:t>识别进同一槽位，影响对关键信息的准确解析。</w:t>
      </w:r>
    </w:p>
    <w:p w14:paraId="09D99671" w14:textId="06D499AA" w:rsidR="00E33259" w:rsidRPr="00780972" w:rsidRDefault="00E33259" w:rsidP="0033169C">
      <w:pPr>
        <w:ind w:firstLineChars="0" w:firstLine="420"/>
        <w:rPr>
          <w:color w:val="000000" w:themeColor="text1"/>
        </w:rPr>
      </w:pPr>
      <w:r w:rsidRPr="00E33259">
        <w:rPr>
          <w:rFonts w:hint="eastAsia"/>
          <w:color w:val="000000" w:themeColor="text1"/>
        </w:rPr>
        <w:t>现有模型中意图检测与槽位填充的解耦设计导致语义分割错误率显著增加，这源于两个任务在语义理解层面的强耦合特性</w:t>
      </w:r>
      <w:r>
        <w:rPr>
          <w:rFonts w:hint="eastAsia"/>
          <w:color w:val="000000" w:themeColor="text1"/>
        </w:rPr>
        <w:t>。</w:t>
      </w:r>
      <w:r w:rsidRPr="00780972">
        <w:rPr>
          <w:rFonts w:ascii="宋体" w:hAnsi="宋体"/>
          <w:color w:val="000000" w:themeColor="text1"/>
        </w:rPr>
        <w:t>槽位信息往往高度依赖于用户的意图，某些特定的槽位仅会在特定意图中出现，因此被称为意图专属槽位</w:t>
      </w:r>
      <w:r>
        <w:rPr>
          <w:rFonts w:ascii="宋体" w:hAnsi="宋体" w:hint="eastAsia"/>
          <w:color w:val="000000" w:themeColor="text1"/>
        </w:rPr>
        <w:t>。</w:t>
      </w:r>
      <w:r w:rsidRPr="00780972">
        <w:rPr>
          <w:rFonts w:ascii="宋体" w:hAnsi="宋体" w:hint="eastAsia"/>
          <w:color w:val="000000" w:themeColor="text1"/>
        </w:rPr>
        <w:t>以数据查询为例</w:t>
      </w:r>
      <w:r w:rsidRPr="00780972">
        <w:rPr>
          <w:rFonts w:ascii="宋体" w:hAnsi="宋体"/>
          <w:color w:val="000000" w:themeColor="text1"/>
        </w:rPr>
        <w:t>，</w:t>
      </w:r>
      <w:r w:rsidRPr="00780972">
        <w:rPr>
          <w:color w:val="000000" w:themeColor="text1"/>
        </w:rPr>
        <w:t>[</w:t>
      </w:r>
      <w:proofErr w:type="spellStart"/>
      <w:r w:rsidRPr="00780972">
        <w:rPr>
          <w:color w:val="000000" w:themeColor="text1"/>
        </w:rPr>
        <w:t>growthRate</w:t>
      </w:r>
      <w:proofErr w:type="spellEnd"/>
      <w:r w:rsidRPr="00780972">
        <w:rPr>
          <w:color w:val="000000" w:themeColor="text1"/>
        </w:rPr>
        <w:t>]</w:t>
      </w:r>
      <w:r w:rsidRPr="00780972">
        <w:rPr>
          <w:rFonts w:ascii="宋体" w:hAnsi="宋体" w:hint="eastAsia"/>
          <w:color w:val="000000" w:themeColor="text1"/>
        </w:rPr>
        <w:t>为</w:t>
      </w:r>
      <w:proofErr w:type="spellStart"/>
      <w:r w:rsidRPr="00780972">
        <w:rPr>
          <w:color w:val="000000" w:themeColor="text1"/>
        </w:rPr>
        <w:t>query_MoM</w:t>
      </w:r>
      <w:proofErr w:type="spellEnd"/>
      <w:r w:rsidRPr="00780972">
        <w:rPr>
          <w:rFonts w:ascii="宋体" w:hAnsi="宋体"/>
          <w:color w:val="000000" w:themeColor="text1"/>
        </w:rPr>
        <w:t>（环比查询）和</w:t>
      </w:r>
      <w:proofErr w:type="spellStart"/>
      <w:r w:rsidRPr="00780972">
        <w:rPr>
          <w:color w:val="000000" w:themeColor="text1"/>
        </w:rPr>
        <w:t>query_YoY</w:t>
      </w:r>
      <w:proofErr w:type="spellEnd"/>
      <w:r w:rsidRPr="00780972">
        <w:rPr>
          <w:rFonts w:ascii="宋体" w:hAnsi="宋体"/>
          <w:color w:val="000000" w:themeColor="text1"/>
        </w:rPr>
        <w:t>（同比查询）等意图的专属槽位</w:t>
      </w:r>
      <w:r>
        <w:rPr>
          <w:rFonts w:ascii="宋体" w:hAnsi="宋体" w:hint="eastAsia"/>
          <w:color w:val="000000" w:themeColor="text1"/>
        </w:rPr>
        <w:t>，</w:t>
      </w:r>
      <w:r w:rsidRPr="00780972">
        <w:rPr>
          <w:rFonts w:ascii="宋体" w:hAnsi="宋体"/>
          <w:color w:val="000000" w:themeColor="text1"/>
        </w:rPr>
        <w:t>如果在其他意图中识别出</w:t>
      </w:r>
      <w:r w:rsidRPr="00780972">
        <w:rPr>
          <w:color w:val="000000" w:themeColor="text1"/>
        </w:rPr>
        <w:t>[</w:t>
      </w:r>
      <w:proofErr w:type="spellStart"/>
      <w:r w:rsidRPr="00780972">
        <w:rPr>
          <w:color w:val="000000" w:themeColor="text1"/>
        </w:rPr>
        <w:t>growthRate</w:t>
      </w:r>
      <w:proofErr w:type="spellEnd"/>
      <w:r w:rsidRPr="00780972">
        <w:rPr>
          <w:color w:val="000000" w:themeColor="text1"/>
        </w:rPr>
        <w:t>]</w:t>
      </w:r>
      <w:r w:rsidRPr="00780972">
        <w:rPr>
          <w:rFonts w:ascii="宋体" w:hAnsi="宋体"/>
          <w:color w:val="000000" w:themeColor="text1"/>
        </w:rPr>
        <w:t>，将无法准确理解用户的查询需求，从而影响整个交互的准确性。</w:t>
      </w:r>
    </w:p>
    <w:p w14:paraId="0BDC683C" w14:textId="42C15238" w:rsidR="00212359" w:rsidRDefault="00212359" w:rsidP="00212359">
      <w:pPr>
        <w:pStyle w:val="2"/>
      </w:pPr>
      <w:bookmarkStart w:id="85" w:name="_Toc194845652"/>
      <w:r w:rsidRPr="00270859">
        <w:rPr>
          <w:rFonts w:hint="eastAsia"/>
        </w:rPr>
        <w:t>4.2</w:t>
      </w:r>
      <w:r w:rsidRPr="00270859">
        <w:rPr>
          <w:rFonts w:hint="eastAsia"/>
        </w:rPr>
        <w:t>基于</w:t>
      </w:r>
      <w:r w:rsidRPr="00270859">
        <w:rPr>
          <w:rFonts w:hint="eastAsia"/>
        </w:rPr>
        <w:t>Spacy</w:t>
      </w:r>
      <w:r w:rsidRPr="00270859">
        <w:rPr>
          <w:rFonts w:hint="eastAsia"/>
        </w:rPr>
        <w:t>分析树的意图</w:t>
      </w:r>
      <w:r w:rsidRPr="00270859">
        <w:rPr>
          <w:rFonts w:hint="eastAsia"/>
        </w:rPr>
        <w:t>-</w:t>
      </w:r>
      <w:proofErr w:type="gramStart"/>
      <w:r w:rsidRPr="00270859">
        <w:rPr>
          <w:rFonts w:hint="eastAsia"/>
        </w:rPr>
        <w:t>槽联合</w:t>
      </w:r>
      <w:proofErr w:type="gramEnd"/>
      <w:r w:rsidRPr="00270859">
        <w:rPr>
          <w:rFonts w:hint="eastAsia"/>
        </w:rPr>
        <w:t>模型</w:t>
      </w:r>
      <w:bookmarkEnd w:id="85"/>
    </w:p>
    <w:p w14:paraId="23828F6B" w14:textId="601E88BF" w:rsidR="00E60405" w:rsidRPr="004F58C8" w:rsidRDefault="00E60405" w:rsidP="00212359">
      <w:pPr>
        <w:ind w:firstLine="480"/>
        <w:rPr>
          <w:color w:val="000000" w:themeColor="text1"/>
        </w:rPr>
      </w:pPr>
      <w:r w:rsidRPr="004F58C8">
        <w:rPr>
          <w:rFonts w:hint="eastAsia"/>
          <w:color w:val="000000" w:themeColor="text1"/>
        </w:rPr>
        <w:t>针对上述问题，本文提出了一种基于</w:t>
      </w:r>
      <w:r w:rsidRPr="004F58C8">
        <w:rPr>
          <w:rFonts w:hint="eastAsia"/>
          <w:color w:val="000000" w:themeColor="text1"/>
        </w:rPr>
        <w:t>Spacy</w:t>
      </w:r>
      <w:r w:rsidRPr="004F58C8">
        <w:rPr>
          <w:rFonts w:hint="eastAsia"/>
          <w:color w:val="000000" w:themeColor="text1"/>
        </w:rPr>
        <w:t>分析树的意图</w:t>
      </w:r>
      <w:r w:rsidRPr="004F58C8">
        <w:rPr>
          <w:rFonts w:hint="eastAsia"/>
          <w:color w:val="000000" w:themeColor="text1"/>
        </w:rPr>
        <w:t>-</w:t>
      </w:r>
      <w:proofErr w:type="gramStart"/>
      <w:r w:rsidRPr="004F58C8">
        <w:rPr>
          <w:rFonts w:hint="eastAsia"/>
          <w:color w:val="000000" w:themeColor="text1"/>
        </w:rPr>
        <w:t>槽联合</w:t>
      </w:r>
      <w:proofErr w:type="gramEnd"/>
      <w:r w:rsidRPr="004F58C8">
        <w:rPr>
          <w:rFonts w:hint="eastAsia"/>
          <w:color w:val="000000" w:themeColor="text1"/>
        </w:rPr>
        <w:t>模型（</w:t>
      </w:r>
      <w:r w:rsidRPr="004F58C8">
        <w:rPr>
          <w:rFonts w:hint="eastAsia"/>
          <w:color w:val="000000" w:themeColor="text1"/>
        </w:rPr>
        <w:t>Spacy Syntax Intent-Slot</w:t>
      </w:r>
      <w:r w:rsidRPr="004F58C8">
        <w:rPr>
          <w:rFonts w:hint="eastAsia"/>
          <w:color w:val="000000" w:themeColor="text1"/>
        </w:rPr>
        <w:t>，</w:t>
      </w:r>
      <w:r w:rsidRPr="004F58C8">
        <w:rPr>
          <w:rFonts w:hint="eastAsia"/>
          <w:color w:val="000000" w:themeColor="text1"/>
        </w:rPr>
        <w:t>SSIS</w:t>
      </w:r>
      <w:r w:rsidRPr="004F58C8">
        <w:rPr>
          <w:rFonts w:hint="eastAsia"/>
          <w:color w:val="000000" w:themeColor="text1"/>
        </w:rPr>
        <w:t>）。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14:textId="77777777" w:rsidR="00212359" w:rsidRDefault="00212359" w:rsidP="00212359">
      <w:pPr>
        <w:pStyle w:val="3"/>
      </w:pPr>
      <w:bookmarkStart w:id="86" w:name="_Toc194845653"/>
      <w:r>
        <w:rPr>
          <w:rFonts w:hint="eastAsia"/>
        </w:rPr>
        <w:t>4.2.1</w:t>
      </w:r>
      <w:r w:rsidRPr="00AA70FD">
        <w:rPr>
          <w:rFonts w:hint="eastAsia"/>
        </w:rPr>
        <w:t>整体架构</w:t>
      </w:r>
      <w:bookmarkEnd w:id="86"/>
    </w:p>
    <w:p w14:paraId="5A9341F1" w14:textId="6C44264E" w:rsidR="00394FF9" w:rsidRDefault="00E60405" w:rsidP="00DB4FCB">
      <w:pPr>
        <w:ind w:firstLine="480"/>
        <w:rPr>
          <w:color w:val="000000" w:themeColor="text1"/>
        </w:rPr>
      </w:pPr>
      <w:r w:rsidRPr="00394FF9">
        <w:rPr>
          <w:rFonts w:hint="eastAsia"/>
          <w:color w:val="000000" w:themeColor="text1"/>
        </w:rPr>
        <w:t>为提升模型在未见指标</w:t>
      </w:r>
      <w:r w:rsidR="00F975A3">
        <w:rPr>
          <w:rFonts w:hint="eastAsia"/>
          <w:color w:val="000000" w:themeColor="text1"/>
        </w:rPr>
        <w:t>项</w:t>
      </w:r>
      <w:r w:rsidRPr="00394FF9">
        <w:rPr>
          <w:rFonts w:hint="eastAsia"/>
          <w:color w:val="000000" w:themeColor="text1"/>
        </w:rPr>
        <w:t>上的识别准确率，本架构采用分层优化设计，重点优化输入编码和解码环节。整体结构如图</w:t>
      </w:r>
      <w:r w:rsidRPr="00394FF9">
        <w:rPr>
          <w:rFonts w:hint="eastAsia"/>
          <w:color w:val="000000" w:themeColor="text1"/>
        </w:rPr>
        <w:t>4-1</w:t>
      </w:r>
      <w:r w:rsidRPr="00394FF9">
        <w:rPr>
          <w:rFonts w:hint="eastAsia"/>
          <w:color w:val="000000" w:themeColor="text1"/>
        </w:rPr>
        <w:t>所示，输入层引入依存句法特征向量，以增强语法认知；解码层构建意图约束的联合推理机制，系统性解决</w:t>
      </w:r>
      <w:r w:rsidR="00AE2666" w:rsidRPr="00394FF9">
        <w:rPr>
          <w:rFonts w:hint="eastAsia"/>
          <w:color w:val="000000" w:themeColor="text1"/>
        </w:rPr>
        <w:t>两</w:t>
      </w:r>
      <w:r w:rsidRPr="00394FF9">
        <w:rPr>
          <w:rFonts w:hint="eastAsia"/>
          <w:color w:val="000000" w:themeColor="text1"/>
        </w:rPr>
        <w:t>大核心挑战：</w:t>
      </w:r>
      <w:r w:rsidRPr="00394FF9">
        <w:rPr>
          <w:rFonts w:hint="eastAsia"/>
          <w:color w:val="000000" w:themeColor="text1"/>
        </w:rPr>
        <w:t>1</w:t>
      </w:r>
      <w:r w:rsidRPr="00394FF9">
        <w:rPr>
          <w:rFonts w:hint="eastAsia"/>
          <w:color w:val="000000" w:themeColor="text1"/>
        </w:rPr>
        <w:t>）字词粒度切分偏差；</w:t>
      </w:r>
      <w:r w:rsidRPr="00394FF9">
        <w:rPr>
          <w:rFonts w:hint="eastAsia"/>
          <w:color w:val="000000" w:themeColor="text1"/>
        </w:rPr>
        <w:t>2</w:t>
      </w:r>
      <w:r w:rsidRPr="00394FF9">
        <w:rPr>
          <w:rFonts w:hint="eastAsia"/>
          <w:color w:val="000000" w:themeColor="text1"/>
        </w:rPr>
        <w:t>）</w:t>
      </w:r>
      <w:r w:rsidR="00186834">
        <w:rPr>
          <w:rFonts w:hint="eastAsia"/>
          <w:color w:val="000000" w:themeColor="text1"/>
        </w:rPr>
        <w:t>意图</w:t>
      </w:r>
      <w:r w:rsidR="00186834">
        <w:rPr>
          <w:rFonts w:hint="eastAsia"/>
          <w:color w:val="000000" w:themeColor="text1"/>
        </w:rPr>
        <w:t>-</w:t>
      </w:r>
      <w:r w:rsidRPr="00394FF9">
        <w:rPr>
          <w:rFonts w:hint="eastAsia"/>
          <w:color w:val="000000" w:themeColor="text1"/>
        </w:rPr>
        <w:t>槽关联渗透误差。具体地，输入特征编码器通过融合句法依存</w:t>
      </w:r>
      <w:r w:rsidR="00AE2666" w:rsidRPr="00394FF9">
        <w:rPr>
          <w:rFonts w:hint="eastAsia"/>
          <w:color w:val="000000" w:themeColor="text1"/>
        </w:rPr>
        <w:t>树</w:t>
      </w:r>
      <w:r w:rsidRPr="00394FF9">
        <w:rPr>
          <w:rFonts w:hint="eastAsia"/>
          <w:color w:val="000000" w:themeColor="text1"/>
        </w:rPr>
        <w:t>，建立从</w:t>
      </w:r>
      <w:r w:rsidR="00AE2666" w:rsidRPr="00394FF9">
        <w:rPr>
          <w:rFonts w:hint="eastAsia"/>
          <w:color w:val="000000" w:themeColor="text1"/>
        </w:rPr>
        <w:t>字</w:t>
      </w:r>
      <w:r w:rsidRPr="00394FF9">
        <w:rPr>
          <w:rFonts w:hint="eastAsia"/>
          <w:color w:val="000000" w:themeColor="text1"/>
        </w:rPr>
        <w:t>级别到短语级别的异构特征表征。解码层设计了意图辅助的</w:t>
      </w:r>
      <w:r w:rsidR="00AE2666" w:rsidRPr="00394FF9">
        <w:rPr>
          <w:rFonts w:hint="eastAsia"/>
          <w:color w:val="000000" w:themeColor="text1"/>
        </w:rPr>
        <w:t>槽填充</w:t>
      </w:r>
      <w:r w:rsidRPr="00394FF9">
        <w:rPr>
          <w:rFonts w:hint="eastAsia"/>
          <w:color w:val="000000" w:themeColor="text1"/>
        </w:rPr>
        <w:t>解码器，在传统标签转移矩阵的基础上融入意图</w:t>
      </w:r>
      <w:r w:rsidR="00AE2666" w:rsidRPr="00394FF9">
        <w:rPr>
          <w:rFonts w:hint="eastAsia"/>
          <w:color w:val="000000" w:themeColor="text1"/>
        </w:rPr>
        <w:t>信息</w:t>
      </w:r>
      <w:r w:rsidR="007D44E5">
        <w:rPr>
          <w:rFonts w:hint="eastAsia"/>
          <w:color w:val="000000" w:themeColor="text1"/>
        </w:rPr>
        <w:t>，</w:t>
      </w:r>
      <w:r w:rsidRPr="00394FF9">
        <w:rPr>
          <w:rFonts w:hint="eastAsia"/>
          <w:color w:val="000000" w:themeColor="text1"/>
        </w:rPr>
        <w:t>实现</w:t>
      </w:r>
      <w:r w:rsidR="00394FF9" w:rsidRPr="00394FF9">
        <w:rPr>
          <w:rFonts w:hint="eastAsia"/>
          <w:color w:val="000000" w:themeColor="text1"/>
        </w:rPr>
        <w:t>任务协同优化。下文</w:t>
      </w:r>
      <w:r w:rsidR="00394FF9" w:rsidRPr="00394FF9">
        <w:rPr>
          <w:rFonts w:hint="eastAsia"/>
          <w:color w:val="000000" w:themeColor="text1"/>
        </w:rPr>
        <w:t>4.2</w:t>
      </w:r>
      <w:r w:rsidR="001E1408">
        <w:rPr>
          <w:rFonts w:hint="eastAsia"/>
          <w:color w:val="000000" w:themeColor="text1"/>
        </w:rPr>
        <w:t>.2</w:t>
      </w:r>
      <w:r w:rsidR="00394FF9" w:rsidRPr="00394FF9">
        <w:rPr>
          <w:rFonts w:hint="eastAsia"/>
          <w:color w:val="000000" w:themeColor="text1"/>
        </w:rPr>
        <w:t>-4.</w:t>
      </w:r>
      <w:r w:rsidR="001E1408">
        <w:rPr>
          <w:color w:val="000000" w:themeColor="text1"/>
        </w:rPr>
        <w:t>2.3</w:t>
      </w:r>
      <w:r w:rsidR="00394FF9" w:rsidRPr="00394FF9">
        <w:rPr>
          <w:rFonts w:hint="eastAsia"/>
          <w:color w:val="000000" w:themeColor="text1"/>
        </w:rPr>
        <w:t>节将分别阐述各模块的技术实现与交互逻辑。</w:t>
      </w:r>
    </w:p>
    <w:p w14:paraId="3A3C438E" w14:textId="5CCF5EEF" w:rsidR="00212359" w:rsidRPr="00C94A36" w:rsidRDefault="00B131E0" w:rsidP="00951645">
      <w:pPr>
        <w:pStyle w:val="afb"/>
        <w:ind w:firstLineChars="0" w:firstLine="0"/>
      </w:pPr>
      <w:r>
        <w:rPr>
          <w:noProof/>
        </w:rPr>
        <w:lastRenderedPageBreak/>
        <w:drawing>
          <wp:inline distT="0" distB="0" distL="0" distR="0" wp14:anchorId="1A79D204" wp14:editId="6AEAA6E4">
            <wp:extent cx="5363210" cy="2948305"/>
            <wp:effectExtent l="0" t="0" r="8890" b="4445"/>
            <wp:docPr id="399494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94945" name=""/>
                    <pic:cNvPicPr/>
                  </pic:nvPicPr>
                  <pic:blipFill>
                    <a:blip r:embed="rId61"/>
                    <a:stretch>
                      <a:fillRect/>
                    </a:stretch>
                  </pic:blipFill>
                  <pic:spPr>
                    <a:xfrm>
                      <a:off x="0" y="0"/>
                      <a:ext cx="5363210" cy="2948305"/>
                    </a:xfrm>
                    <a:prstGeom prst="rect">
                      <a:avLst/>
                    </a:prstGeom>
                  </pic:spPr>
                </pic:pic>
              </a:graphicData>
            </a:graphic>
          </wp:inline>
        </w:drawing>
      </w:r>
    </w:p>
    <w:p w14:paraId="34F867A4" w14:textId="0CBF32BB" w:rsidR="00212359" w:rsidRDefault="00440686" w:rsidP="00951645">
      <w:pPr>
        <w:pStyle w:val="afb"/>
        <w:ind w:firstLineChars="0" w:firstLine="0"/>
      </w:pPr>
      <w:bookmarkStart w:id="87" w:name="_Toc19513609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212359">
        <w:rPr>
          <w:rFonts w:hint="eastAsia"/>
        </w:rPr>
        <w:t>SSIS</w:t>
      </w:r>
      <w:r w:rsidR="00212359">
        <w:rPr>
          <w:rFonts w:hint="eastAsia"/>
        </w:rPr>
        <w:t>模型结构图</w:t>
      </w:r>
      <w:bookmarkEnd w:id="87"/>
    </w:p>
    <w:p w14:paraId="38ACDC3D" w14:textId="240B984A" w:rsidR="00212359" w:rsidRPr="00384B67" w:rsidRDefault="00B766FC" w:rsidP="00951645">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1</w:t>
        </w:r>
      </w:fldSimple>
      <w:r w:rsidR="00633483">
        <w:rPr>
          <w:rFonts w:hint="eastAsia"/>
        </w:rPr>
        <w:t xml:space="preserve"> </w:t>
      </w:r>
      <w:r w:rsidR="00212359" w:rsidRPr="0004282C">
        <w:t>Structural diagram of the SSIS model</w:t>
      </w:r>
    </w:p>
    <w:p w14:paraId="5A89EBF2" w14:textId="77777777" w:rsidR="00212359" w:rsidRPr="00270859" w:rsidRDefault="00212359" w:rsidP="00212359">
      <w:pPr>
        <w:pStyle w:val="3"/>
      </w:pPr>
      <w:bookmarkStart w:id="88" w:name="_Toc194845654"/>
      <w:r w:rsidRPr="00270859">
        <w:rPr>
          <w:rFonts w:hint="eastAsia"/>
        </w:rPr>
        <w:t>4.2.</w:t>
      </w:r>
      <w:r>
        <w:rPr>
          <w:rFonts w:hint="eastAsia"/>
        </w:rPr>
        <w:t>2</w:t>
      </w:r>
      <w:r>
        <w:rPr>
          <w:rFonts w:hint="eastAsia"/>
        </w:rPr>
        <w:t>输入层</w:t>
      </w:r>
      <w:bookmarkEnd w:id="88"/>
    </w:p>
    <w:p w14:paraId="3B7C4C1A" w14:textId="20AF9122" w:rsidR="0094577B" w:rsidRPr="00894E4A" w:rsidRDefault="0094577B" w:rsidP="00212359">
      <w:pPr>
        <w:ind w:firstLine="480"/>
        <w:rPr>
          <w:color w:val="000000" w:themeColor="text1"/>
        </w:rPr>
      </w:pPr>
      <w:r w:rsidRPr="00894E4A">
        <w:rPr>
          <w:rFonts w:hint="eastAsia"/>
          <w:color w:val="000000" w:themeColor="text1"/>
        </w:rPr>
        <w:t>输入层以字为基本单位，采用简洁高效的方法引入</w:t>
      </w:r>
      <w:r w:rsidRPr="00894E4A">
        <w:rPr>
          <w:rFonts w:hint="eastAsia"/>
          <w:color w:val="000000" w:themeColor="text1"/>
        </w:rPr>
        <w:t>Spacy</w:t>
      </w:r>
      <w:r w:rsidRPr="00894E4A">
        <w:rPr>
          <w:rFonts w:hint="eastAsia"/>
          <w:color w:val="000000" w:themeColor="text1"/>
        </w:rPr>
        <w:t>句法分析树，并构建依赖关系三元组，以解决中文字特征模型中</w:t>
      </w:r>
      <w:proofErr w:type="gramStart"/>
      <w:r w:rsidRPr="00894E4A">
        <w:rPr>
          <w:rFonts w:hint="eastAsia"/>
          <w:color w:val="000000" w:themeColor="text1"/>
        </w:rPr>
        <w:t>引入词级依赖</w:t>
      </w:r>
      <w:proofErr w:type="gramEnd"/>
      <w:r w:rsidRPr="00894E4A">
        <w:rPr>
          <w:rFonts w:hint="eastAsia"/>
          <w:color w:val="000000" w:themeColor="text1"/>
        </w:rPr>
        <w:t>树结构时产生的冲突。具体实现如下：</w:t>
      </w:r>
    </w:p>
    <w:p w14:paraId="35963050" w14:textId="3BCCBC50" w:rsidR="0094577B" w:rsidRPr="00894E4A" w:rsidRDefault="0094577B" w:rsidP="00212359">
      <w:pPr>
        <w:ind w:firstLine="480"/>
        <w:rPr>
          <w:color w:val="000000" w:themeColor="text1"/>
        </w:rPr>
      </w:pPr>
      <w:r w:rsidRPr="00894E4A">
        <w:rPr>
          <w:rFonts w:hint="eastAsia"/>
          <w:color w:val="000000" w:themeColor="text1"/>
        </w:rPr>
        <w:t>Step 1</w:t>
      </w:r>
      <w:r w:rsidRPr="00894E4A">
        <w:rPr>
          <w:rFonts w:hint="eastAsia"/>
          <w:color w:val="000000" w:themeColor="text1"/>
        </w:rPr>
        <w:t>：引入</w:t>
      </w:r>
      <w:r w:rsidRPr="00894E4A">
        <w:rPr>
          <w:rFonts w:hint="eastAsia"/>
          <w:color w:val="000000" w:themeColor="text1"/>
        </w:rPr>
        <w:t>Spacy</w:t>
      </w:r>
      <w:r w:rsidRPr="00894E4A">
        <w:rPr>
          <w:rFonts w:hint="eastAsia"/>
          <w:color w:val="000000" w:themeColor="text1"/>
        </w:rPr>
        <w:t>中文</w:t>
      </w:r>
      <w:proofErr w:type="spellStart"/>
      <w:r w:rsidRPr="00894E4A">
        <w:rPr>
          <w:rFonts w:hint="eastAsia"/>
          <w:color w:val="000000" w:themeColor="text1"/>
        </w:rPr>
        <w:t>zh_core_web_sm</w:t>
      </w:r>
      <w:proofErr w:type="spellEnd"/>
      <w:r w:rsidRPr="00894E4A">
        <w:rPr>
          <w:rFonts w:hint="eastAsia"/>
          <w:color w:val="000000" w:themeColor="text1"/>
        </w:rPr>
        <w:t>模型，更新分词器的自定义领域词汇表，生成基于电力领域词典的句法分析树。</w:t>
      </w:r>
      <w:r w:rsidRPr="00894E4A">
        <w:rPr>
          <w:rFonts w:hint="eastAsia"/>
          <w:color w:val="000000" w:themeColor="text1"/>
        </w:rPr>
        <w:t>Spacy</w:t>
      </w:r>
      <w:r w:rsidRPr="00894E4A">
        <w:rPr>
          <w:rFonts w:hint="eastAsia"/>
          <w:color w:val="000000" w:themeColor="text1"/>
        </w:rPr>
        <w:t>是一个广泛使用的开源</w:t>
      </w:r>
      <w:r w:rsidRPr="00894E4A">
        <w:rPr>
          <w:rFonts w:hint="eastAsia"/>
          <w:color w:val="000000" w:themeColor="text1"/>
        </w:rPr>
        <w:t>NLP</w:t>
      </w:r>
      <w:r w:rsidRPr="00894E4A">
        <w:rPr>
          <w:rFonts w:hint="eastAsia"/>
          <w:color w:val="000000" w:themeColor="text1"/>
        </w:rPr>
        <w:t>处理库，提供词性标注、命名实体识别、依存句法分析等功能。句法分析树是其核心功能之一，通过依存句法分析构建，表示句子中词语之间的层次结构和依赖关系。</w:t>
      </w:r>
    </w:p>
    <w:p w14:paraId="0811BD71" w14:textId="712A41C4" w:rsidR="0094577B" w:rsidRPr="00894E4A" w:rsidRDefault="0094577B" w:rsidP="00AA7E1B">
      <w:pPr>
        <w:ind w:firstLine="480"/>
        <w:rPr>
          <w:color w:val="000000" w:themeColor="text1"/>
        </w:rPr>
      </w:pPr>
      <w:r w:rsidRPr="00894E4A">
        <w:rPr>
          <w:rFonts w:hint="eastAsia"/>
          <w:color w:val="000000" w:themeColor="text1"/>
        </w:rPr>
        <w:t>Step 2</w:t>
      </w:r>
      <w:r w:rsidRPr="00894E4A">
        <w:rPr>
          <w:rFonts w:hint="eastAsia"/>
          <w:color w:val="000000" w:themeColor="text1"/>
        </w:rPr>
        <w:t>：针对输入层中两种不同类型的依赖关系进行建模，构建依赖知识三元组</w:t>
      </w:r>
      <m:oMath>
        <m:r>
          <w:rPr>
            <w:rFonts w:ascii="Cambria Math" w:hAnsi="Cambria Math"/>
            <w:color w:val="000000" w:themeColor="text1"/>
          </w:rPr>
          <m:t>&lt;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r>
          <w:rPr>
            <w:rFonts w:ascii="Cambria Math" w:hAnsi="Cambria Math"/>
            <w:color w:val="000000" w:themeColor="text1"/>
          </w:rPr>
          <m:t>&gt;</m:t>
        </m:r>
      </m:oMath>
      <w:r w:rsidRPr="00894E4A">
        <w:rPr>
          <w:rFonts w:hint="eastAsia"/>
          <w:color w:val="000000" w:themeColor="text1"/>
        </w:rPr>
        <w:t>，分别表示字、该字在句法分析树中的父节点及其与父节点之间的关系。汉语的依存句法分析通常在词级别进行，但基于完整词的模型易受分词错误</w:t>
      </w:r>
      <w:r w:rsidR="000463CB">
        <w:rPr>
          <w:rFonts w:hint="eastAsia"/>
          <w:color w:val="000000" w:themeColor="text1"/>
        </w:rPr>
        <w:t>的</w:t>
      </w:r>
      <w:r w:rsidRPr="00894E4A">
        <w:rPr>
          <w:rFonts w:hint="eastAsia"/>
          <w:color w:val="000000" w:themeColor="text1"/>
        </w:rPr>
        <w:t>影响，降低槽填充等任务的准确性。为解决这一问题，</w:t>
      </w:r>
      <w:r w:rsidR="001566E7">
        <w:rPr>
          <w:rFonts w:hint="eastAsia"/>
          <w:color w:val="000000" w:themeColor="text1"/>
        </w:rPr>
        <w:t>本文</w:t>
      </w:r>
      <w:r w:rsidRPr="00894E4A">
        <w:rPr>
          <w:rFonts w:hint="eastAsia"/>
          <w:color w:val="000000" w:themeColor="text1"/>
        </w:rPr>
        <w:t>采用基于字的模型，仅选取每个词的首字表示依赖关系，既</w:t>
      </w:r>
      <w:proofErr w:type="gramStart"/>
      <w:r w:rsidRPr="00894E4A">
        <w:rPr>
          <w:rFonts w:hint="eastAsia"/>
          <w:color w:val="000000" w:themeColor="text1"/>
        </w:rPr>
        <w:t>保持字级精确度</w:t>
      </w:r>
      <w:proofErr w:type="gramEnd"/>
      <w:r w:rsidRPr="00894E4A">
        <w:rPr>
          <w:rFonts w:hint="eastAsia"/>
          <w:color w:val="000000" w:themeColor="text1"/>
        </w:rPr>
        <w:t>，又</w:t>
      </w:r>
      <w:proofErr w:type="gramStart"/>
      <w:r w:rsidRPr="00894E4A">
        <w:rPr>
          <w:rFonts w:hint="eastAsia"/>
          <w:color w:val="000000" w:themeColor="text1"/>
        </w:rPr>
        <w:t>捕捉词级句法</w:t>
      </w:r>
      <w:proofErr w:type="gramEnd"/>
      <w:r w:rsidRPr="00894E4A">
        <w:rPr>
          <w:rFonts w:hint="eastAsia"/>
          <w:color w:val="000000" w:themeColor="text1"/>
        </w:rPr>
        <w:t>信息，提高分析的准确性和鲁棒性。</w:t>
      </w:r>
    </w:p>
    <w:p w14:paraId="26D2B68A" w14:textId="533E360A" w:rsidR="00212359" w:rsidRPr="0016676D" w:rsidRDefault="00212359" w:rsidP="00212359">
      <w:pPr>
        <w:ind w:firstLine="480"/>
        <w:rPr>
          <w:rFonts w:ascii="宋体" w:hAnsi="宋体"/>
        </w:rPr>
      </w:pPr>
      <w:r w:rsidRPr="0025704B">
        <w:rPr>
          <w:rFonts w:hint="eastAsia"/>
        </w:rPr>
        <w:lastRenderedPageBreak/>
        <w:t>一种是词间依赖关系（下图实线</w:t>
      </w:r>
      <w:proofErr w:type="gramStart"/>
      <w:r w:rsidRPr="0025704B">
        <w:rPr>
          <w:rFonts w:hint="eastAsia"/>
        </w:rPr>
        <w:t>弧</w:t>
      </w:r>
      <w:proofErr w:type="gramEnd"/>
      <w:r w:rsidRPr="0025704B">
        <w:rPr>
          <w:rFonts w:hint="eastAsia"/>
        </w:rPr>
        <w:t>所示），能够捕捉词汇间的语义和语法依存</w:t>
      </w:r>
      <w:r w:rsidR="000756E9">
        <w:rPr>
          <w:rFonts w:hint="eastAsia"/>
        </w:rPr>
        <w:t>关联</w:t>
      </w:r>
      <w:r w:rsidRPr="0025704B">
        <w:rPr>
          <w:rFonts w:hint="eastAsia"/>
        </w:rPr>
        <w:t>，从而构建起完整的语义和语法脉络。</w:t>
      </w:r>
      <w:bookmarkStart w:id="89" w:name="_Hlk194179800"/>
      <w:r w:rsidRPr="0025704B">
        <w:rPr>
          <w:rFonts w:hint="eastAsia"/>
        </w:rPr>
        <w:t>比如在“今年</w:t>
      </w:r>
      <w:r w:rsidRPr="0025704B">
        <w:rPr>
          <w:rFonts w:hint="eastAsia"/>
        </w:rPr>
        <w:t>1</w:t>
      </w:r>
      <w:r w:rsidRPr="0025704B">
        <w:rPr>
          <w:rFonts w:hint="eastAsia"/>
        </w:rPr>
        <w:t>月石家庄售电量是多少”这句话中</w:t>
      </w:r>
      <w:bookmarkEnd w:id="89"/>
      <w:r>
        <w:rPr>
          <w:rFonts w:hint="eastAsia"/>
        </w:rPr>
        <w:t>（句法分析树见下图</w:t>
      </w:r>
      <w:r>
        <w:rPr>
          <w:rFonts w:hint="eastAsia"/>
        </w:rPr>
        <w:t>4-2</w:t>
      </w:r>
      <w:r>
        <w:rPr>
          <w:rFonts w:hint="eastAsia"/>
        </w:rPr>
        <w:t>）</w:t>
      </w:r>
      <w:r w:rsidRPr="0025704B">
        <w:rPr>
          <w:rFonts w:hint="eastAsia"/>
        </w:rPr>
        <w:t>，通过依赖关系可以明确</w:t>
      </w:r>
      <w:bookmarkStart w:id="90" w:name="_Hlk194179814"/>
      <w:r w:rsidRPr="0025704B">
        <w:rPr>
          <w:rFonts w:hint="eastAsia"/>
        </w:rPr>
        <w:t>词根是“是”，“</w:t>
      </w:r>
      <w:r w:rsidRPr="0025704B">
        <w:rPr>
          <w:rFonts w:hint="eastAsia"/>
        </w:rPr>
        <w:t>1</w:t>
      </w:r>
      <w:r w:rsidRPr="0025704B">
        <w:rPr>
          <w:rFonts w:hint="eastAsia"/>
        </w:rPr>
        <w:t>月”是词根“是”的时间性名词修饰语，以“</w:t>
      </w:r>
      <w:r>
        <w:rPr>
          <w:rFonts w:hint="eastAsia"/>
        </w:rPr>
        <w:t>1</w:t>
      </w:r>
      <w:r w:rsidRPr="0025704B">
        <w:rPr>
          <w:rFonts w:hint="eastAsia"/>
        </w:rPr>
        <w:t>”字为例，构造的词间依赖关系三元组为</w:t>
      </w:r>
      <w:r w:rsidRPr="0025704B">
        <w:rPr>
          <w:rFonts w:hint="eastAsia"/>
        </w:rPr>
        <w:t>&lt;</w:t>
      </w:r>
      <w:r>
        <w:rPr>
          <w:rFonts w:hint="eastAsia"/>
        </w:rPr>
        <w:t>1</w:t>
      </w:r>
      <w:r w:rsidRPr="0025704B">
        <w:rPr>
          <w:rFonts w:hint="eastAsia"/>
        </w:rPr>
        <w:t>，</w:t>
      </w:r>
      <w:r>
        <w:rPr>
          <w:rFonts w:hint="eastAsia"/>
        </w:rPr>
        <w:t>是</w:t>
      </w:r>
      <w:r w:rsidRPr="0025704B">
        <w:rPr>
          <w:rFonts w:hint="eastAsia"/>
        </w:rPr>
        <w:t>，</w:t>
      </w:r>
      <w:proofErr w:type="spellStart"/>
      <w:r>
        <w:rPr>
          <w:rFonts w:hint="eastAsia"/>
        </w:rPr>
        <w:t>nmod</w:t>
      </w:r>
      <w:proofErr w:type="spellEnd"/>
      <w:r w:rsidRPr="0025704B">
        <w:rPr>
          <w:rFonts w:hint="eastAsia"/>
        </w:rPr>
        <w:t>&gt;</w:t>
      </w:r>
      <w:bookmarkEnd w:id="90"/>
      <w:r w:rsidRPr="0025704B">
        <w:rPr>
          <w:rFonts w:hint="eastAsia"/>
        </w:rPr>
        <w:t>。另一种是词内部依赖关系（下图虚线</w:t>
      </w:r>
      <w:proofErr w:type="gramStart"/>
      <w:r w:rsidR="00FC4E52">
        <w:rPr>
          <w:rFonts w:hint="eastAsia"/>
        </w:rPr>
        <w:t>弧</w:t>
      </w:r>
      <w:proofErr w:type="gramEnd"/>
      <w:r w:rsidRPr="0025704B">
        <w:rPr>
          <w:rFonts w:hint="eastAsia"/>
        </w:rPr>
        <w:t>所示），主要是对词汇内部各字之间的联系进行深入建模。</w:t>
      </w:r>
      <w:bookmarkStart w:id="91" w:name="_Hlk194179876"/>
      <w:r w:rsidRPr="0025704B">
        <w:rPr>
          <w:rFonts w:hint="eastAsia"/>
        </w:rPr>
        <w:t>以</w:t>
      </w:r>
      <w:r>
        <w:rPr>
          <w:rFonts w:hint="eastAsia"/>
        </w:rPr>
        <w:t>词语</w:t>
      </w:r>
      <w:r w:rsidRPr="0025704B">
        <w:rPr>
          <w:rFonts w:hint="eastAsia"/>
        </w:rPr>
        <w:t>“石家庄”为例，在“石家庄”词语内部，“家”</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中部</w:t>
      </w:r>
      <w:r w:rsidRPr="0025704B">
        <w:rPr>
          <w:rFonts w:hint="eastAsia"/>
        </w:rPr>
        <w:t>，关系是“</w:t>
      </w:r>
      <w:r w:rsidRPr="0025704B">
        <w:rPr>
          <w:rFonts w:hint="eastAsia"/>
        </w:rPr>
        <w:t>Middle</w:t>
      </w:r>
      <w:r w:rsidRPr="0025704B">
        <w:rPr>
          <w:rFonts w:hint="eastAsia"/>
        </w:rPr>
        <w:t>”，因此构造的词</w:t>
      </w:r>
      <w:r w:rsidR="00190050">
        <w:rPr>
          <w:rFonts w:hint="eastAsia"/>
        </w:rPr>
        <w:t>内</w:t>
      </w:r>
      <w:r w:rsidRPr="0025704B">
        <w:rPr>
          <w:rFonts w:hint="eastAsia"/>
        </w:rPr>
        <w:t>依赖关系三元组为</w:t>
      </w:r>
      <w:r w:rsidRPr="0025704B">
        <w:rPr>
          <w:rFonts w:hint="eastAsia"/>
        </w:rPr>
        <w:t>&lt;</w:t>
      </w:r>
      <w:r w:rsidRPr="0025704B">
        <w:rPr>
          <w:rFonts w:hint="eastAsia"/>
        </w:rPr>
        <w:t>家，石，</w:t>
      </w:r>
      <w:r w:rsidRPr="0025704B">
        <w:rPr>
          <w:rFonts w:hint="eastAsia"/>
        </w:rPr>
        <w:t>M&gt;</w:t>
      </w:r>
      <w:r w:rsidRPr="0025704B">
        <w:rPr>
          <w:rFonts w:hint="eastAsia"/>
        </w:rPr>
        <w:t>；“</w:t>
      </w:r>
      <w:r>
        <w:rPr>
          <w:rFonts w:hint="eastAsia"/>
        </w:rPr>
        <w:t>庄</w:t>
      </w:r>
      <w:r w:rsidRPr="0025704B">
        <w:rPr>
          <w:rFonts w:hint="eastAsia"/>
        </w:rPr>
        <w:t>”</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尾部</w:t>
      </w:r>
      <w:r w:rsidRPr="0025704B">
        <w:rPr>
          <w:rFonts w:hint="eastAsia"/>
        </w:rPr>
        <w:t>，关系是“</w:t>
      </w:r>
      <w:r w:rsidRPr="0025704B">
        <w:rPr>
          <w:rFonts w:hint="eastAsia"/>
        </w:rPr>
        <w:t>End</w:t>
      </w:r>
      <w:r w:rsidRPr="0025704B">
        <w:rPr>
          <w:rFonts w:hint="eastAsia"/>
        </w:rPr>
        <w:t>”，因此构造三元组</w:t>
      </w:r>
      <w:r w:rsidRPr="0025704B">
        <w:rPr>
          <w:rFonts w:hint="eastAsia"/>
        </w:rPr>
        <w:t>&lt;</w:t>
      </w:r>
      <w:r w:rsidRPr="0025704B">
        <w:rPr>
          <w:rFonts w:hint="eastAsia"/>
        </w:rPr>
        <w:t>庄，家，</w:t>
      </w:r>
      <w:r w:rsidRPr="0025704B">
        <w:rPr>
          <w:rFonts w:hint="eastAsia"/>
        </w:rPr>
        <w:t>E&gt;</w:t>
      </w:r>
      <w:r w:rsidRPr="0025704B">
        <w:rPr>
          <w:rFonts w:hint="eastAsia"/>
        </w:rPr>
        <w:t>。</w:t>
      </w:r>
    </w:p>
    <w:bookmarkEnd w:id="91"/>
    <w:p w14:paraId="7CB1A6A5" w14:textId="77777777" w:rsidR="00212359" w:rsidRDefault="00212359" w:rsidP="00951645">
      <w:pPr>
        <w:pStyle w:val="afb"/>
        <w:ind w:firstLineChars="0" w:firstLine="0"/>
      </w:pPr>
      <w:r>
        <w:rPr>
          <w:noProof/>
        </w:rPr>
        <w:drawing>
          <wp:inline distT="0" distB="0" distL="0" distR="0" wp14:anchorId="4A3FE03A" wp14:editId="13F4DEB0">
            <wp:extent cx="3281362" cy="1185876"/>
            <wp:effectExtent l="0" t="0" r="0" b="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
                    <pic:cNvPicPr/>
                  </pic:nvPicPr>
                  <pic:blipFill>
                    <a:blip r:embed="rId62"/>
                    <a:stretch>
                      <a:fillRect/>
                    </a:stretch>
                  </pic:blipFill>
                  <pic:spPr>
                    <a:xfrm>
                      <a:off x="0" y="0"/>
                      <a:ext cx="3337349" cy="1206110"/>
                    </a:xfrm>
                    <a:prstGeom prst="rect">
                      <a:avLst/>
                    </a:prstGeom>
                  </pic:spPr>
                </pic:pic>
              </a:graphicData>
            </a:graphic>
          </wp:inline>
        </w:drawing>
      </w:r>
    </w:p>
    <w:p w14:paraId="4652F1F7" w14:textId="58B35033" w:rsidR="00212359" w:rsidRDefault="00440686" w:rsidP="00951645">
      <w:pPr>
        <w:pStyle w:val="afb"/>
        <w:ind w:firstLineChars="0" w:firstLine="0"/>
      </w:pPr>
      <w:bookmarkStart w:id="92" w:name="_Toc19513609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212359">
        <w:rPr>
          <w:rFonts w:hint="eastAsia"/>
        </w:rPr>
        <w:t>SSIS</w:t>
      </w:r>
      <w:r w:rsidR="00212359" w:rsidRPr="008612C7">
        <w:rPr>
          <w:rFonts w:hint="eastAsia"/>
        </w:rPr>
        <w:t>句法分析树构造示例图</w:t>
      </w:r>
      <w:bookmarkEnd w:id="92"/>
    </w:p>
    <w:p w14:paraId="77196B77" w14:textId="16E8AAC1" w:rsidR="00212359" w:rsidRPr="00384B67" w:rsidRDefault="00B766FC" w:rsidP="00951645">
      <w:pPr>
        <w:pStyle w:val="afb"/>
        <w:ind w:firstLineChars="0" w:firstLine="0"/>
      </w:pPr>
      <w:r>
        <w:t xml:space="preserve">Fig </w:t>
      </w:r>
      <w:r w:rsidR="00633483">
        <w:rPr>
          <w:rFonts w:hint="eastAsia"/>
        </w:rPr>
        <w:t>4</w:t>
      </w:r>
      <w:r w:rsidR="00363B00">
        <w:noBreakHyphen/>
      </w:r>
      <w:fldSimple w:instr=" SEQ Fig \* ARABIC \s 1 ">
        <w:r w:rsidR="00363B00">
          <w:rPr>
            <w:noProof/>
          </w:rPr>
          <w:t>2</w:t>
        </w:r>
      </w:fldSimple>
      <w:r w:rsidR="00633483">
        <w:rPr>
          <w:rFonts w:hint="eastAsia"/>
        </w:rPr>
        <w:t xml:space="preserve"> </w:t>
      </w:r>
      <w:r w:rsidR="00212359" w:rsidRPr="008612C7">
        <w:t>Example diagram of constructing an SSIS syntactic parse tree</w:t>
      </w:r>
    </w:p>
    <w:p w14:paraId="24B1FA59" w14:textId="40C05CCF" w:rsidR="00212359" w:rsidRPr="0050091D" w:rsidRDefault="00212359" w:rsidP="0050091D">
      <w:pPr>
        <w:ind w:firstLine="480"/>
        <w:rPr>
          <w:rFonts w:ascii="宋体" w:hAnsi="宋体"/>
        </w:rPr>
      </w:pPr>
      <w:r>
        <w:rPr>
          <w:rFonts w:hint="eastAsia"/>
        </w:rPr>
        <w:t>Step 3</w:t>
      </w:r>
      <w:r>
        <w:rPr>
          <w:rFonts w:hint="eastAsia"/>
        </w:rPr>
        <w:t>：根据依赖关系三元组，在原始输入层中添加</w:t>
      </w:r>
      <w:r w:rsidRPr="004C645B">
        <w:rPr>
          <w:rFonts w:hint="eastAsia"/>
        </w:rPr>
        <w:t>p</w:t>
      </w:r>
      <w:r w:rsidRPr="004C645B">
        <w:t>arent</w:t>
      </w:r>
      <w:r w:rsidRPr="00292039">
        <w:rPr>
          <w:rFonts w:ascii="宋体" w:hAnsi="宋体" w:hint="eastAsia"/>
        </w:rPr>
        <w:t>嵌入层和</w:t>
      </w:r>
      <w:r w:rsidRPr="004C645B">
        <w:rPr>
          <w:rFonts w:hint="eastAsia"/>
        </w:rPr>
        <w:t>r</w:t>
      </w:r>
      <w:r w:rsidRPr="004C645B">
        <w:t>el</w:t>
      </w:r>
      <w:r w:rsidRPr="004C645B">
        <w:rPr>
          <w:rFonts w:hint="eastAsia"/>
        </w:rPr>
        <w:t>ation</w:t>
      </w:r>
      <w:r w:rsidRPr="00292039">
        <w:rPr>
          <w:rFonts w:ascii="宋体" w:hAnsi="宋体" w:hint="eastAsia"/>
        </w:rPr>
        <w:t>嵌入层</w:t>
      </w:r>
      <w:r>
        <w:rPr>
          <w:rFonts w:ascii="宋体" w:hAnsi="宋体" w:hint="eastAsia"/>
        </w:rPr>
        <w:t>。</w:t>
      </w:r>
      <w:r w:rsidRPr="0074414C">
        <w:rPr>
          <w:rFonts w:hint="eastAsia"/>
        </w:rPr>
        <w:t>在模型构建过程中，</w:t>
      </w:r>
      <w:r>
        <w:rPr>
          <w:rFonts w:hint="eastAsia"/>
        </w:rPr>
        <w:t>输入层</w:t>
      </w:r>
      <w:r w:rsidRPr="0074414C">
        <w:rPr>
          <w:rFonts w:hint="eastAsia"/>
        </w:rPr>
        <w:t>不直接采用传统</w:t>
      </w:r>
      <w:r>
        <w:rPr>
          <w:rFonts w:hint="eastAsia"/>
        </w:rPr>
        <w:t>三层嵌入方式</w:t>
      </w:r>
      <w:r w:rsidRPr="00D20590">
        <w:t>（</w:t>
      </w:r>
      <w:proofErr w:type="spellStart"/>
      <w:r w:rsidRPr="00D20590">
        <w:t>word_embedding</w:t>
      </w:r>
      <w:proofErr w:type="spellEnd"/>
      <w:r w:rsidRPr="00D20590">
        <w:t>、</w:t>
      </w:r>
      <w:proofErr w:type="spellStart"/>
      <w:r w:rsidRPr="00D20590">
        <w:t>seg_embedding</w:t>
      </w:r>
      <w:proofErr w:type="spellEnd"/>
      <w:r w:rsidRPr="00D20590">
        <w:t>、</w:t>
      </w:r>
      <w:proofErr w:type="spellStart"/>
      <w:r w:rsidRPr="00D20590">
        <w:t>token_embedding</w:t>
      </w:r>
      <w:proofErr w:type="spellEnd"/>
      <w:r w:rsidRPr="00D20590">
        <w:t>）</w:t>
      </w:r>
      <w:r w:rsidRPr="0074414C">
        <w:rPr>
          <w:rFonts w:hint="eastAsia"/>
        </w:rPr>
        <w:t>，而是设计一种新的映射机制，将</w:t>
      </w:r>
      <w:r>
        <w:rPr>
          <w:rFonts w:hint="eastAsia"/>
        </w:rPr>
        <w:t>依赖关系三元组</w:t>
      </w:r>
      <w:r w:rsidRPr="0074414C">
        <w:rPr>
          <w:rFonts w:hint="eastAsia"/>
        </w:rPr>
        <w:t>以更适配中文字特征模型的形式融入其中。通过这种映射，在分析词汇关系时，从词汇的语义关联、语法依存等多个维度进行</w:t>
      </w:r>
      <w:r w:rsidR="005C7F5D">
        <w:rPr>
          <w:rFonts w:hint="eastAsia"/>
        </w:rPr>
        <w:t>思考</w:t>
      </w:r>
      <w:r w:rsidRPr="0074414C">
        <w:rPr>
          <w:rFonts w:hint="eastAsia"/>
        </w:rPr>
        <w:t>，建立基于语义和语法双重约束的词汇关系模型。</w:t>
      </w:r>
    </w:p>
    <w:p w14:paraId="5ADDE2A0" w14:textId="6B902996" w:rsidR="00212359" w:rsidRDefault="00212359" w:rsidP="00212359">
      <w:pPr>
        <w:ind w:firstLine="480"/>
        <w:rPr>
          <w:rFonts w:ascii="宋体" w:hAnsi="宋体"/>
        </w:rPr>
      </w:pPr>
      <w:r>
        <w:rPr>
          <w:rFonts w:ascii="宋体" w:hAnsi="宋体" w:hint="eastAsia"/>
        </w:rPr>
        <w:t>基于依赖关系</w:t>
      </w:r>
      <w:r w:rsidRPr="00292039">
        <w:rPr>
          <w:rFonts w:ascii="宋体" w:hAnsi="宋体" w:hint="eastAsia"/>
        </w:rPr>
        <w:t>三元组</w:t>
      </w:r>
      <m:oMath>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&gt;</m:t>
        </m:r>
      </m:oMath>
      <w:r w:rsidRPr="00292039">
        <w:rPr>
          <w:rFonts w:ascii="宋体" w:hAnsi="宋体" w:hint="eastAsia"/>
        </w:rPr>
        <w:t>，在嵌入层中添加</w:t>
      </w:r>
      <w:r w:rsidRPr="00D20590">
        <w:t>parent</w:t>
      </w:r>
      <w:r w:rsidRPr="00292039">
        <w:rPr>
          <w:rFonts w:ascii="宋体" w:hAnsi="宋体" w:hint="eastAsia"/>
        </w:rPr>
        <w:t>嵌入层和</w:t>
      </w:r>
      <w:r w:rsidRPr="00D20590">
        <w:t>relation</w:t>
      </w:r>
      <w:r w:rsidRPr="00292039">
        <w:rPr>
          <w:rFonts w:ascii="宋体" w:hAnsi="宋体" w:hint="eastAsia"/>
        </w:rPr>
        <w:t>嵌入层，将每个字的原始特征表示和</w:t>
      </w:r>
      <w:proofErr w:type="gramStart"/>
      <w:r w:rsidRPr="00292039">
        <w:rPr>
          <w:rFonts w:ascii="宋体" w:hAnsi="宋体" w:hint="eastAsia"/>
        </w:rPr>
        <w:t>父节点</w:t>
      </w:r>
      <w:proofErr w:type="gramEnd"/>
      <w:r w:rsidRPr="00292039">
        <w:rPr>
          <w:rFonts w:ascii="宋体" w:hAnsi="宋体" w:hint="eastAsia"/>
        </w:rPr>
        <w:t>特征表示</w:t>
      </w:r>
      <m:oMath>
        <m:sSub>
          <m:sSubPr>
            <m:ctrlPr>
              <w:rPr>
                <w:rFonts w:ascii="Cambria Math" w:hAnsi="Cambria Math"/>
                <w:i/>
              </w:rPr>
            </m:ctrlPr>
          </m:sSubPr>
          <m:e>
            <m:r>
              <w:rPr>
                <w:rFonts w:ascii="Cambria Math" w:hAnsi="Cambria Math"/>
              </w:rPr>
              <m:t>E</m:t>
            </m:r>
          </m:e>
          <m:sub>
            <m:r>
              <w:rPr>
                <w:rFonts w:ascii="Cambria Math" w:hAnsi="Cambria Math"/>
              </w:rPr>
              <m:t>p</m:t>
            </m:r>
          </m:sub>
        </m:sSub>
      </m:oMath>
      <w:r w:rsidRPr="00292039">
        <w:rPr>
          <w:rFonts w:ascii="宋体" w:hAnsi="宋体" w:hint="eastAsia"/>
        </w:rPr>
        <w:t>以及其对应的依赖关系表示</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sidRPr="00292039">
        <w:rPr>
          <w:rFonts w:ascii="宋体" w:hAnsi="宋体" w:hint="eastAsia"/>
        </w:rPr>
        <w:t>进行组合</w:t>
      </w:r>
      <w:r w:rsidR="00DB4FCB">
        <w:rPr>
          <w:rFonts w:ascii="宋体" w:hAnsi="宋体"/>
        </w:rPr>
        <w:t>,</w:t>
      </w:r>
      <w:r w:rsidRPr="00292039">
        <w:rPr>
          <w:rFonts w:ascii="宋体" w:hAnsi="宋体" w:hint="eastAsia"/>
        </w:rPr>
        <w:t>作为模型的输入，更好地捕捉槽位之间的语法关系和词语之间的层级结构，通过引入外部文法信息，提高低频指标项和未见指标项的识别准确率。</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2812"/>
      </w:tblGrid>
      <w:tr w:rsidR="00AC6855" w14:paraId="46FE04CA" w14:textId="77777777" w:rsidTr="00AC6855">
        <w:tc>
          <w:tcPr>
            <w:tcW w:w="2812" w:type="dxa"/>
          </w:tcPr>
          <w:p w14:paraId="21A6391C" w14:textId="77777777" w:rsidR="00AC6855" w:rsidRDefault="00AC6855" w:rsidP="00AC6855">
            <w:pPr>
              <w:ind w:firstLineChars="0" w:firstLine="0"/>
              <w:rPr>
                <w:rFonts w:ascii="宋体" w:hAnsi="宋体"/>
              </w:rPr>
            </w:pPr>
          </w:p>
        </w:tc>
        <w:tc>
          <w:tcPr>
            <w:tcW w:w="2812" w:type="dxa"/>
          </w:tcPr>
          <w:p w14:paraId="00E9B7B9" w14:textId="40D69D02" w:rsidR="00AC6855" w:rsidRPr="00AC6855" w:rsidRDefault="00000000" w:rsidP="00AC6855">
            <w:pPr>
              <w:ind w:firstLineChars="0" w:firstLine="0"/>
              <w:rPr>
                <w:rFonts w:ascii="宋体" w:hAnsi="宋体"/>
              </w:rPr>
            </w:pPr>
            <m:oMathPara>
              <m:oMathParaPr>
                <m:jc m:val="center"/>
              </m:oMathParaPr>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oMath>
            </m:oMathPara>
          </w:p>
        </w:tc>
        <w:tc>
          <w:tcPr>
            <w:tcW w:w="2812" w:type="dxa"/>
          </w:tcPr>
          <w:p w14:paraId="2139F1CD" w14:textId="67842EC3" w:rsidR="00AC6855" w:rsidRPr="00AC6855" w:rsidRDefault="00000000" w:rsidP="00AC6855">
            <w:pPr>
              <w:ind w:firstLineChars="0" w:firstLine="0"/>
              <w:rPr>
                <w:rFonts w:ascii="宋体" w:hAnsi="宋体"/>
              </w:rPr>
            </w:pPr>
            <m:oMathPara>
              <m:oMathParaPr>
                <m:jc m:val="right"/>
              </m:oMathParaPr>
              <m:oMath>
                <m:d>
                  <m:dPr>
                    <m:ctrlPr>
                      <w:rPr>
                        <w:rFonts w:ascii="Cambria Math" w:hAnsi="Cambria Math"/>
                        <w:i/>
                      </w:rPr>
                    </m:ctrlPr>
                  </m:dPr>
                  <m:e>
                    <m:r>
                      <w:rPr>
                        <w:rFonts w:ascii="Cambria Math" w:hAnsi="Cambria Math"/>
                      </w:rPr>
                      <m:t>4-1</m:t>
                    </m:r>
                  </m:e>
                </m:d>
              </m:oMath>
            </m:oMathPara>
          </w:p>
        </w:tc>
      </w:tr>
      <w:tr w:rsidR="00E6301A" w14:paraId="7BE7BE78" w14:textId="77777777" w:rsidTr="006871C7">
        <w:tc>
          <w:tcPr>
            <w:tcW w:w="2812" w:type="dxa"/>
          </w:tcPr>
          <w:p w14:paraId="356131FA" w14:textId="77777777" w:rsidR="00E6301A" w:rsidRDefault="00E6301A" w:rsidP="00AC6855">
            <w:pPr>
              <w:ind w:firstLineChars="0" w:firstLine="0"/>
              <w:rPr>
                <w:rFonts w:ascii="宋体" w:hAnsi="宋体"/>
              </w:rPr>
            </w:pPr>
          </w:p>
        </w:tc>
        <w:tc>
          <w:tcPr>
            <w:tcW w:w="2812" w:type="dxa"/>
          </w:tcPr>
          <w:p w14:paraId="6CC71E68" w14:textId="095280DB" w:rsidR="00E6301A" w:rsidRPr="00E6301A" w:rsidRDefault="00000000" w:rsidP="00AC6855">
            <w:pPr>
              <w:ind w:firstLineChars="0" w:firstLine="0"/>
              <w:rPr>
                <w:rFonts w:ascii="宋体" w:hAnsi="宋体"/>
              </w:rPr>
            </w:pPr>
            <m:oMathPara>
              <m:oMathParaPr>
                <m:jc m:val="center"/>
              </m:oMathParaPr>
              <m:oMath>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oMath>
            </m:oMathPara>
          </w:p>
        </w:tc>
        <w:tc>
          <w:tcPr>
            <w:tcW w:w="2812" w:type="dxa"/>
          </w:tcPr>
          <w:p w14:paraId="2DE66CC6" w14:textId="63BCBBCE" w:rsidR="00E6301A" w:rsidRPr="00E6301A" w:rsidRDefault="00000000" w:rsidP="00AC6855">
            <w:pPr>
              <w:ind w:firstLineChars="0" w:firstLine="0"/>
              <w:rPr>
                <w:rFonts w:ascii="宋体" w:hAnsi="宋体"/>
              </w:rPr>
            </w:pPr>
            <m:oMathPara>
              <m:oMathParaPr>
                <m:jc m:val="right"/>
              </m:oMathParaPr>
              <m:oMath>
                <m:d>
                  <m:dPr>
                    <m:ctrlPr>
                      <w:rPr>
                        <w:rFonts w:ascii="Cambria Math" w:hAnsi="Cambria Math"/>
                        <w:i/>
                      </w:rPr>
                    </m:ctrlPr>
                  </m:dPr>
                  <m:e>
                    <m:r>
                      <w:rPr>
                        <w:rFonts w:ascii="Cambria Math" w:hAnsi="Cambria Math"/>
                      </w:rPr>
                      <m:t>4-2</m:t>
                    </m:r>
                  </m:e>
                </m:d>
              </m:oMath>
            </m:oMathPara>
          </w:p>
        </w:tc>
      </w:tr>
    </w:tbl>
    <w:p w14:paraId="35929047" w14:textId="01378BFF" w:rsidR="00F932FC" w:rsidRDefault="00212359" w:rsidP="00F932FC">
      <w:pPr>
        <w:ind w:firstLine="480"/>
        <w:rPr>
          <w:rFonts w:ascii="宋体" w:hAnsi="宋体"/>
        </w:rPr>
      </w:pPr>
      <w:r>
        <w:rPr>
          <w:rFonts w:ascii="宋体" w:hAnsi="宋体" w:hint="eastAsia"/>
        </w:rPr>
        <w:lastRenderedPageBreak/>
        <w:t>其中，</w:t>
      </w:r>
      <w:bookmarkStart w:id="93" w:name="_Hlk189326967"/>
      <m:oMath>
        <m:sSub>
          <m:sSubPr>
            <m:ctrlPr>
              <w:rPr>
                <w:rFonts w:ascii="Cambria Math" w:hAnsi="Cambria Math"/>
                <w:i/>
              </w:rPr>
            </m:ctrlPr>
          </m:sSubPr>
          <m:e>
            <m:r>
              <w:rPr>
                <w:rFonts w:ascii="Cambria Math" w:hAnsi="Cambria Math"/>
              </w:rPr>
              <m:t>E</m:t>
            </m:r>
          </m:e>
          <m:sub>
            <m:r>
              <w:rPr>
                <w:rFonts w:ascii="Cambria Math" w:hAnsi="Cambria Math"/>
              </w:rPr>
              <m:t>p</m:t>
            </m:r>
          </m:sub>
        </m:sSub>
      </m:oMath>
      <w:bookmarkEnd w:id="93"/>
      <w:r>
        <w:rPr>
          <w:rFonts w:ascii="宋体" w:hAnsi="宋体" w:hint="eastAsia"/>
        </w:rPr>
        <w:t>和</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Pr>
          <w:rFonts w:ascii="宋体" w:hAnsi="宋体" w:hint="eastAsia"/>
        </w:rPr>
        <w:t>分别是词</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ascii="宋体" w:hAnsi="宋体" w:hint="eastAsia"/>
        </w:rPr>
        <w:t>在依赖关系三元组中的父节点和依赖关系的向量表示；</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ascii="宋体" w:hAnsi="宋体" w:hint="eastAsia"/>
        </w:rPr>
        <w:t>和</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r</m:t>
            </m:r>
          </m:sub>
        </m:sSub>
      </m:oMath>
      <w:r>
        <w:rPr>
          <w:rFonts w:ascii="宋体" w:hAnsi="宋体" w:hint="eastAsia"/>
        </w:rPr>
        <w:t>分别表示</w:t>
      </w:r>
      <w:r w:rsidRPr="00D55FC7">
        <w:t>parent</w:t>
      </w:r>
      <w:r>
        <w:rPr>
          <w:rFonts w:ascii="宋体" w:hAnsi="宋体" w:hint="eastAsia"/>
        </w:rPr>
        <w:t>嵌入层和</w:t>
      </w:r>
      <w:r w:rsidRPr="00D55FC7">
        <w:t>relation</w:t>
      </w:r>
      <w:r>
        <w:rPr>
          <w:rFonts w:ascii="宋体" w:hAnsi="宋体" w:hint="eastAsia"/>
        </w:rPr>
        <w:t>嵌入层。具体模型结构如</w:t>
      </w:r>
      <w:r w:rsidRPr="001E1408">
        <w:rPr>
          <w:rFonts w:hint="eastAsia"/>
        </w:rPr>
        <w:t>下图</w:t>
      </w:r>
      <w:r w:rsidRPr="001E1408">
        <w:rPr>
          <w:rFonts w:hint="eastAsia"/>
        </w:rPr>
        <w:t>4-3</w:t>
      </w:r>
      <w:r w:rsidRPr="001E1408">
        <w:rPr>
          <w:rFonts w:hint="eastAsia"/>
        </w:rPr>
        <w:t>所示</w:t>
      </w:r>
      <w:r>
        <w:rPr>
          <w:rFonts w:ascii="宋体" w:hAnsi="宋体" w:hint="eastAsia"/>
        </w:rPr>
        <w:t>。</w:t>
      </w:r>
    </w:p>
    <w:p w14:paraId="37719A46" w14:textId="6BF44838" w:rsidR="00212359" w:rsidRPr="00C94A36" w:rsidRDefault="00B131E0" w:rsidP="00951645">
      <w:pPr>
        <w:pStyle w:val="afb"/>
        <w:ind w:firstLineChars="0" w:firstLine="0"/>
      </w:pPr>
      <w:r>
        <w:rPr>
          <w:noProof/>
        </w:rPr>
        <w:drawing>
          <wp:inline distT="0" distB="0" distL="0" distR="0" wp14:anchorId="15837612" wp14:editId="1ADEAE25">
            <wp:extent cx="5363210" cy="2389505"/>
            <wp:effectExtent l="0" t="0" r="8890" b="0"/>
            <wp:docPr id="1994838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8590" name=""/>
                    <pic:cNvPicPr/>
                  </pic:nvPicPr>
                  <pic:blipFill>
                    <a:blip r:embed="rId63"/>
                    <a:stretch>
                      <a:fillRect/>
                    </a:stretch>
                  </pic:blipFill>
                  <pic:spPr>
                    <a:xfrm>
                      <a:off x="0" y="0"/>
                      <a:ext cx="5363210" cy="2389505"/>
                    </a:xfrm>
                    <a:prstGeom prst="rect">
                      <a:avLst/>
                    </a:prstGeom>
                  </pic:spPr>
                </pic:pic>
              </a:graphicData>
            </a:graphic>
          </wp:inline>
        </w:drawing>
      </w:r>
    </w:p>
    <w:p w14:paraId="1C384048" w14:textId="70D65CAC" w:rsidR="00212359" w:rsidRDefault="00440686" w:rsidP="00951645">
      <w:pPr>
        <w:pStyle w:val="afb"/>
        <w:ind w:firstLineChars="0" w:firstLine="0"/>
      </w:pPr>
      <w:bookmarkStart w:id="94" w:name="_Toc19513609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212359">
        <w:rPr>
          <w:rFonts w:hint="eastAsia"/>
        </w:rPr>
        <w:t>SSIS</w:t>
      </w:r>
      <w:r w:rsidR="00212359">
        <w:rPr>
          <w:rFonts w:hint="eastAsia"/>
        </w:rPr>
        <w:t>嵌入层结构图</w:t>
      </w:r>
      <w:bookmarkEnd w:id="94"/>
      <w:r w:rsidR="00212359">
        <w:rPr>
          <w:rFonts w:hint="eastAsia"/>
        </w:rPr>
        <w:t xml:space="preserve"> </w:t>
      </w:r>
    </w:p>
    <w:p w14:paraId="3506BD42" w14:textId="60068FD9" w:rsidR="00212359" w:rsidRPr="001F03DD" w:rsidRDefault="00B766FC" w:rsidP="00951645">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3</w:t>
        </w:r>
      </w:fldSimple>
      <w:r w:rsidR="00633483">
        <w:rPr>
          <w:rFonts w:hint="eastAsia"/>
        </w:rPr>
        <w:t xml:space="preserve"> </w:t>
      </w:r>
      <w:r w:rsidR="00212359" w:rsidRPr="002B38BE">
        <w:t xml:space="preserve">Structural </w:t>
      </w:r>
      <w:r w:rsidR="00212359">
        <w:rPr>
          <w:rFonts w:hint="eastAsia"/>
        </w:rPr>
        <w:t>d</w:t>
      </w:r>
      <w:r w:rsidR="00212359" w:rsidRPr="002B38BE">
        <w:t xml:space="preserve">iagram of the </w:t>
      </w:r>
      <w:r w:rsidR="00212359">
        <w:rPr>
          <w:rFonts w:hint="eastAsia"/>
        </w:rPr>
        <w:t>e</w:t>
      </w:r>
      <w:r w:rsidR="00212359" w:rsidRPr="002B38BE">
        <w:t xml:space="preserve">mbedding </w:t>
      </w:r>
      <w:r w:rsidR="00212359">
        <w:rPr>
          <w:rFonts w:hint="eastAsia"/>
        </w:rPr>
        <w:t>l</w:t>
      </w:r>
      <w:r w:rsidR="00212359" w:rsidRPr="002B38BE">
        <w:t>ayer in SSIS</w:t>
      </w:r>
    </w:p>
    <w:p w14:paraId="5E97622B" w14:textId="77777777" w:rsidR="00212359" w:rsidRPr="00270859" w:rsidRDefault="00212359" w:rsidP="00212359">
      <w:pPr>
        <w:pStyle w:val="3"/>
      </w:pPr>
      <w:bookmarkStart w:id="95" w:name="_Toc194845655"/>
      <w:r w:rsidRPr="00270859">
        <w:rPr>
          <w:rFonts w:hint="eastAsia"/>
        </w:rPr>
        <w:t>4.2.</w:t>
      </w:r>
      <w:r>
        <w:rPr>
          <w:rFonts w:hint="eastAsia"/>
        </w:rPr>
        <w:t>3</w:t>
      </w:r>
      <w:r>
        <w:rPr>
          <w:rFonts w:hint="eastAsia"/>
        </w:rPr>
        <w:t>解码层</w:t>
      </w:r>
      <w:bookmarkEnd w:id="95"/>
    </w:p>
    <w:p w14:paraId="709DF99D" w14:textId="47C5812D" w:rsidR="00212359" w:rsidRPr="009238A6" w:rsidRDefault="00212359" w:rsidP="00212359">
      <w:pPr>
        <w:ind w:firstLine="480"/>
      </w:pPr>
      <w:r>
        <w:rPr>
          <w:rFonts w:hint="eastAsia"/>
        </w:rPr>
        <w:t>解码层</w:t>
      </w:r>
      <w:r w:rsidRPr="00DB108F">
        <w:rPr>
          <w:rFonts w:hint="eastAsia"/>
        </w:rPr>
        <w:t>充分利用意图信息，深入考虑意图和</w:t>
      </w:r>
      <w:proofErr w:type="gramStart"/>
      <w:r w:rsidRPr="00DB108F">
        <w:rPr>
          <w:rFonts w:hint="eastAsia"/>
        </w:rPr>
        <w:t>槽位</w:t>
      </w:r>
      <w:proofErr w:type="gramEnd"/>
      <w:r w:rsidRPr="00DB108F">
        <w:rPr>
          <w:rFonts w:hint="eastAsia"/>
        </w:rPr>
        <w:t>之间的相关性。通过意图信息，有效限制槽位的可取值范围</w:t>
      </w:r>
      <w:r>
        <w:rPr>
          <w:rFonts w:hint="eastAsia"/>
        </w:rPr>
        <w:t>，缓解</w:t>
      </w:r>
      <w:r w:rsidRPr="00DB108F">
        <w:rPr>
          <w:rFonts w:hint="eastAsia"/>
        </w:rPr>
        <w:t>专属槽位与意图不匹配的问题，显著提高槽填充任务准确性。</w:t>
      </w:r>
      <w:r w:rsidRPr="009F73D2">
        <w:rPr>
          <w:rFonts w:hint="eastAsia"/>
          <w:szCs w:val="22"/>
        </w:rPr>
        <w:t>具体实现方式如下。</w:t>
      </w:r>
    </w:p>
    <w:p w14:paraId="777DEEBF" w14:textId="1FDEB7BE" w:rsidR="00212359" w:rsidRDefault="00212359" w:rsidP="00212359">
      <w:pPr>
        <w:ind w:firstLine="480"/>
      </w:pPr>
      <w:r w:rsidRPr="00CA3E4A">
        <w:t>Step1</w:t>
      </w:r>
      <w:r w:rsidRPr="00CA3E4A">
        <w:t>：</w:t>
      </w:r>
      <w:r>
        <w:rPr>
          <w:rFonts w:hint="eastAsia"/>
        </w:rPr>
        <w:t>转换意图分类任务为</w:t>
      </w:r>
      <w:r>
        <w:rPr>
          <w:rFonts w:hint="eastAsia"/>
        </w:rPr>
        <w:t>token</w:t>
      </w:r>
      <w:r>
        <w:rPr>
          <w:rFonts w:hint="eastAsia"/>
        </w:rPr>
        <w:t>级别</w:t>
      </w:r>
      <w:r w:rsidR="00001F2E">
        <w:rPr>
          <w:rFonts w:hint="eastAsia"/>
        </w:rPr>
        <w:t>的</w:t>
      </w:r>
      <w:r w:rsidR="0058380A">
        <w:rPr>
          <w:rFonts w:hint="eastAsia"/>
        </w:rPr>
        <w:t>分类</w:t>
      </w:r>
      <w:r>
        <w:rPr>
          <w:rFonts w:hint="eastAsia"/>
        </w:rPr>
        <w:t>任务，最终结果由投票决定。</w:t>
      </w:r>
      <w:r w:rsidRPr="00292039">
        <w:rPr>
          <w:rFonts w:hint="eastAsia"/>
        </w:rPr>
        <w:t>原始的意图检测可以看作是一个</w:t>
      </w:r>
      <w:proofErr w:type="gramStart"/>
      <w:r w:rsidR="008D29ED">
        <w:rPr>
          <w:rFonts w:hint="eastAsia"/>
        </w:rPr>
        <w:t>句子级</w:t>
      </w:r>
      <w:proofErr w:type="gramEnd"/>
      <w:r w:rsidRPr="00292039">
        <w:rPr>
          <w:rFonts w:hint="eastAsia"/>
        </w:rPr>
        <w:t>分类问题，用来确定一个句子的意图标签</w:t>
      </w:r>
      <w:r w:rsidRPr="00292039">
        <w:rPr>
          <w:rFonts w:hint="eastAsia"/>
        </w:rPr>
        <w:t>I</w:t>
      </w:r>
      <w:r w:rsidRPr="00292039">
        <w:rPr>
          <w:rFonts w:hint="eastAsia"/>
        </w:rPr>
        <w:t>。槽填充是一个序列标注任务，它映射一个输入词序列</w:t>
      </w: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292039">
        <w:rPr>
          <w:rFonts w:hint="eastAsia"/>
        </w:rPr>
        <w:t>到槽序列</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Pr="00292039">
        <w:rPr>
          <w:rFonts w:hint="eastAsia"/>
        </w:rPr>
        <w:t>。为了避免槽填充任务时引入错误意图信息时造成的级联错误，将意图分类转化为</w:t>
      </w:r>
      <w:r w:rsidRPr="00C969CB">
        <w:t>token</w:t>
      </w:r>
      <w:r w:rsidRPr="00292039">
        <w:rPr>
          <w:rFonts w:hint="eastAsia"/>
        </w:rPr>
        <w:t>级别的</w:t>
      </w:r>
      <w:r w:rsidR="0058380A">
        <w:rPr>
          <w:rFonts w:hint="eastAsia"/>
        </w:rPr>
        <w:t>分类</w:t>
      </w:r>
      <w:r w:rsidRPr="00292039">
        <w:rPr>
          <w:rFonts w:hint="eastAsia"/>
        </w:rPr>
        <w:t>任务，预测每一个</w:t>
      </w:r>
      <w:r w:rsidRPr="006035DA">
        <w:t>token</w:t>
      </w:r>
      <w:r w:rsidRPr="00292039">
        <w:rPr>
          <w:rFonts w:hint="eastAsia"/>
        </w:rPr>
        <w:t>对应的意图</w:t>
      </w:r>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n</m:t>
            </m:r>
          </m:sub>
        </m:sSub>
        <m:r>
          <w:rPr>
            <w:rFonts w:ascii="Cambria Math" w:hAnsi="Cambria Math"/>
          </w:rPr>
          <m:t>]</m:t>
        </m:r>
      </m:oMath>
      <w:r w:rsidRPr="00292039">
        <w:rPr>
          <w:rFonts w:hint="eastAsia"/>
        </w:rPr>
        <w:t>，</w:t>
      </w:r>
      <w:r>
        <w:rPr>
          <w:rFonts w:hint="eastAsia"/>
        </w:rPr>
        <w:t>最终</w:t>
      </w:r>
      <w:r w:rsidRPr="00292039">
        <w:rPr>
          <w:rFonts w:hint="eastAsia"/>
        </w:rPr>
        <w:t>语句意图通过投票</w:t>
      </w:r>
      <w:r>
        <w:rPr>
          <w:rFonts w:hint="eastAsia"/>
        </w:rPr>
        <w:t>决定</w:t>
      </w:r>
      <m:oMath>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=argmax(</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Pr>
          <w:rFonts w:hint="eastAsia"/>
        </w:rPr>
        <w:t>。</w:t>
      </w:r>
      <w:r w:rsidRPr="00DB108F">
        <w:rPr>
          <w:rFonts w:hint="eastAsia"/>
        </w:rPr>
        <w:t>这种细粒度的处理方式，不仅能为槽填充提供更精准的指导，还能有效减少由于意图识别错误而导致的槽级联错误的影响。</w:t>
      </w:r>
    </w:p>
    <w:p w14:paraId="353D1930" w14:textId="46352D5B" w:rsidR="00212359" w:rsidRPr="00C969CB" w:rsidRDefault="00212359" w:rsidP="00212359">
      <w:pPr>
        <w:ind w:firstLine="480"/>
      </w:pPr>
      <w:r w:rsidRPr="006035DA">
        <w:t>Step2</w:t>
      </w:r>
      <w:r w:rsidRPr="006035DA">
        <w:t>：</w:t>
      </w:r>
      <w:r>
        <w:rPr>
          <w:rFonts w:hint="eastAsia"/>
        </w:rPr>
        <w:t>融合意图识别结果，指导槽填充任务。</w:t>
      </w:r>
      <w:r w:rsidRPr="00DB108F">
        <w:rPr>
          <w:rFonts w:hint="eastAsia"/>
        </w:rPr>
        <w:t>在实际应用中发现，</w:t>
      </w:r>
      <w:r>
        <w:rPr>
          <w:rFonts w:hint="eastAsia"/>
        </w:rPr>
        <w:t>未见指标项</w:t>
      </w:r>
      <w:r w:rsidRPr="00DB108F">
        <w:rPr>
          <w:rFonts w:hint="eastAsia"/>
        </w:rPr>
        <w:t>问题的意图识别准确率通常远高于槽填充任务准确率。基于这一情况，</w:t>
      </w:r>
      <w:r>
        <w:rPr>
          <w:rFonts w:hint="eastAsia"/>
        </w:rPr>
        <w:t>解码</w:t>
      </w:r>
      <w:r w:rsidRPr="00DB108F">
        <w:rPr>
          <w:rFonts w:hint="eastAsia"/>
        </w:rPr>
        <w:t>层</w:t>
      </w:r>
      <w:r w:rsidRPr="00DB108F">
        <w:rPr>
          <w:rFonts w:hint="eastAsia"/>
        </w:rPr>
        <w:lastRenderedPageBreak/>
        <w:t>将意图状态和</w:t>
      </w:r>
      <w:proofErr w:type="gramStart"/>
      <w:r w:rsidRPr="00DB108F">
        <w:rPr>
          <w:rFonts w:hint="eastAsia"/>
        </w:rPr>
        <w:t>槽</w:t>
      </w:r>
      <w:r w:rsidR="00D4647B">
        <w:rPr>
          <w:rFonts w:hint="eastAsia"/>
        </w:rPr>
        <w:t>信息</w:t>
      </w:r>
      <w:proofErr w:type="gramEnd"/>
      <w:r w:rsidRPr="00DB108F">
        <w:rPr>
          <w:rFonts w:hint="eastAsia"/>
        </w:rPr>
        <w:t>并连，共同作为槽填充任务的输入</w:t>
      </w:r>
      <w:r>
        <w:rPr>
          <w:rFonts w:hint="eastAsia"/>
        </w:rPr>
        <w:t>，利用意图信息指导槽填充任务</w:t>
      </w:r>
      <w:r w:rsidRPr="00DB108F">
        <w:rPr>
          <w:rFonts w:hint="eastAsia"/>
        </w:rPr>
        <w:t>。这种方式既能充分利用意图信息，又避免了在其他环节可能引入的干扰。</w:t>
      </w:r>
      <w:r>
        <w:rPr>
          <w:rFonts w:hint="eastAsia"/>
        </w:rPr>
        <w:t>将</w:t>
      </w:r>
      <w:r w:rsidRPr="00292039">
        <w:rPr>
          <w:rFonts w:hint="eastAsia"/>
        </w:rPr>
        <w:t>意图识别结果和最后一层</w:t>
      </w:r>
      <w:r w:rsidRPr="004C645B">
        <w:rPr>
          <w:rFonts w:hint="eastAsia"/>
        </w:rPr>
        <w:t>t</w:t>
      </w:r>
      <w:r w:rsidRPr="004C645B">
        <w:t>oken</w:t>
      </w:r>
      <w:r w:rsidRPr="00292039">
        <w:rPr>
          <w:rFonts w:hint="eastAsia"/>
        </w:rPr>
        <w:t>级输出结果进行并连</w:t>
      </w:r>
      <w:r>
        <w:rPr>
          <w:rFonts w:hint="eastAsia"/>
        </w:rPr>
        <w:t>操作，</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=Concat(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Pr="00292039">
        <w:rPr>
          <w:rFonts w:hint="eastAsia"/>
        </w:rPr>
        <w:t>，得到具有意图信息的隐藏层状态，联合了意图的状态信息能更好的限制槽填充任务中专属槽的识别情况。</w:t>
      </w:r>
      <w:r>
        <w:rPr>
          <w:rFonts w:hint="eastAsia"/>
        </w:rPr>
        <w:t>意图</w:t>
      </w:r>
      <w:r>
        <w:rPr>
          <w:rFonts w:hint="eastAsia"/>
        </w:rPr>
        <w:t>-</w:t>
      </w:r>
      <w:proofErr w:type="gramStart"/>
      <w:r>
        <w:rPr>
          <w:rFonts w:hint="eastAsia"/>
        </w:rPr>
        <w:t>槽联合</w:t>
      </w:r>
      <w:proofErr w:type="gramEnd"/>
      <w:r w:rsidR="002E195C">
        <w:rPr>
          <w:rFonts w:hint="eastAsia"/>
        </w:rPr>
        <w:t>层级</w:t>
      </w:r>
      <w:r>
        <w:rPr>
          <w:rFonts w:hint="eastAsia"/>
        </w:rPr>
        <w:t>结构图如下图</w:t>
      </w:r>
      <w:r>
        <w:rPr>
          <w:rFonts w:hint="eastAsia"/>
        </w:rPr>
        <w:t>4-4</w:t>
      </w:r>
      <w:r>
        <w:rPr>
          <w:rFonts w:hint="eastAsia"/>
        </w:rPr>
        <w:t>所示。</w:t>
      </w:r>
    </w:p>
    <w:p w14:paraId="03FC0D66" w14:textId="3CE1CB9D" w:rsidR="00212359" w:rsidRPr="00C94A36" w:rsidRDefault="00F95473" w:rsidP="00951645">
      <w:pPr>
        <w:pStyle w:val="afb"/>
        <w:ind w:firstLineChars="0" w:firstLine="0"/>
      </w:pPr>
      <w:r>
        <w:rPr>
          <w:noProof/>
        </w:rPr>
        <w:drawing>
          <wp:inline distT="0" distB="0" distL="0" distR="0" wp14:anchorId="3D4D1F33" wp14:editId="04C030A6">
            <wp:extent cx="5363210" cy="2242820"/>
            <wp:effectExtent l="0" t="0" r="8890" b="5080"/>
            <wp:docPr id="1352724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4777" name=""/>
                    <pic:cNvPicPr/>
                  </pic:nvPicPr>
                  <pic:blipFill>
                    <a:blip r:embed="rId64"/>
                    <a:stretch>
                      <a:fillRect/>
                    </a:stretch>
                  </pic:blipFill>
                  <pic:spPr>
                    <a:xfrm>
                      <a:off x="0" y="0"/>
                      <a:ext cx="5363210" cy="2242820"/>
                    </a:xfrm>
                    <a:prstGeom prst="rect">
                      <a:avLst/>
                    </a:prstGeom>
                  </pic:spPr>
                </pic:pic>
              </a:graphicData>
            </a:graphic>
          </wp:inline>
        </w:drawing>
      </w:r>
    </w:p>
    <w:p w14:paraId="779AB60D" w14:textId="06DA5D30" w:rsidR="00212359" w:rsidRDefault="00440686" w:rsidP="00951645">
      <w:pPr>
        <w:pStyle w:val="afb"/>
        <w:ind w:firstLineChars="0" w:firstLine="0"/>
      </w:pPr>
      <w:bookmarkStart w:id="96" w:name="_Toc19513609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sidRPr="00C94A36">
        <w:rPr>
          <w:rFonts w:hint="eastAsia"/>
        </w:rPr>
        <w:t>意图</w:t>
      </w:r>
      <w:r w:rsidR="00212359" w:rsidRPr="00C94A36">
        <w:rPr>
          <w:rFonts w:hint="eastAsia"/>
        </w:rPr>
        <w:t>-</w:t>
      </w:r>
      <w:proofErr w:type="gramStart"/>
      <w:r w:rsidR="00212359" w:rsidRPr="00C94A36">
        <w:rPr>
          <w:rFonts w:hint="eastAsia"/>
        </w:rPr>
        <w:t>槽联合</w:t>
      </w:r>
      <w:proofErr w:type="gramEnd"/>
      <w:r w:rsidR="00212359" w:rsidRPr="00C94A36">
        <w:rPr>
          <w:rFonts w:hint="eastAsia"/>
        </w:rPr>
        <w:t>层级结构图</w:t>
      </w:r>
      <w:bookmarkEnd w:id="96"/>
    </w:p>
    <w:p w14:paraId="0547132D" w14:textId="47A8CD6F" w:rsidR="00212359" w:rsidRPr="005F0D1C" w:rsidRDefault="00B766FC" w:rsidP="00951645">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4</w:t>
        </w:r>
      </w:fldSimple>
      <w:r w:rsidR="00C94A36">
        <w:rPr>
          <w:rFonts w:hint="eastAsia"/>
        </w:rPr>
        <w:t xml:space="preserve"> </w:t>
      </w:r>
      <w:r w:rsidR="00212359" w:rsidRPr="005F0D1C">
        <w:t xml:space="preserve">Structure </w:t>
      </w:r>
      <w:r w:rsidR="00212359">
        <w:rPr>
          <w:rFonts w:hint="eastAsia"/>
        </w:rPr>
        <w:t>d</w:t>
      </w:r>
      <w:r w:rsidR="00212359" w:rsidRPr="005F0D1C">
        <w:t>iagram</w:t>
      </w:r>
      <w:r w:rsidR="00212359">
        <w:rPr>
          <w:rFonts w:hint="eastAsia"/>
        </w:rPr>
        <w:t xml:space="preserve"> of </w:t>
      </w:r>
      <w:r w:rsidR="00212359" w:rsidRPr="005F0D1C">
        <w:t xml:space="preserve">Intention </w:t>
      </w:r>
      <w:r w:rsidR="00212359">
        <w:rPr>
          <w:rFonts w:hint="eastAsia"/>
        </w:rPr>
        <w:t>s</w:t>
      </w:r>
      <w:r w:rsidR="00212359" w:rsidRPr="005F0D1C">
        <w:t xml:space="preserve">lot </w:t>
      </w:r>
      <w:r w:rsidR="00212359">
        <w:rPr>
          <w:rFonts w:hint="eastAsia"/>
        </w:rPr>
        <w:t>j</w:t>
      </w:r>
      <w:r w:rsidR="00212359" w:rsidRPr="005F0D1C">
        <w:t xml:space="preserve">oint </w:t>
      </w:r>
      <w:r w:rsidR="00212359">
        <w:rPr>
          <w:rFonts w:hint="eastAsia"/>
        </w:rPr>
        <w:t>h</w:t>
      </w:r>
      <w:r w:rsidR="00212359" w:rsidRPr="005F0D1C">
        <w:t>ierarchical</w:t>
      </w:r>
    </w:p>
    <w:p w14:paraId="75DB6904" w14:textId="6F2DD900" w:rsidR="008B69B8" w:rsidRDefault="00212359" w:rsidP="00E33259">
      <w:pPr>
        <w:ind w:firstLine="480"/>
      </w:pPr>
      <w:r w:rsidRPr="008D037C">
        <w:t>Step</w:t>
      </w:r>
      <w:r>
        <w:rPr>
          <w:rFonts w:hint="eastAsia"/>
        </w:rPr>
        <w:t>3</w:t>
      </w:r>
      <w:r>
        <w:rPr>
          <w:rFonts w:hint="eastAsia"/>
        </w:rPr>
        <w:t>：</w:t>
      </w:r>
      <w:r w:rsidR="00E33259" w:rsidRPr="00292039">
        <w:t>为</w:t>
      </w:r>
      <w:r w:rsidR="00E33259">
        <w:rPr>
          <w:rFonts w:hint="eastAsia"/>
        </w:rPr>
        <w:t>了</w:t>
      </w:r>
      <w:r w:rsidR="00E33259" w:rsidRPr="00292039">
        <w:t>确保自然语言理解任务中模型识别的意图与槽位之间达到完全一致，避免意图</w:t>
      </w:r>
      <w:r w:rsidR="00E33259" w:rsidRPr="00292039">
        <w:t>-</w:t>
      </w:r>
      <w:proofErr w:type="gramStart"/>
      <w:r w:rsidR="00E33259" w:rsidRPr="00292039">
        <w:t>槽不匹配</w:t>
      </w:r>
      <w:proofErr w:type="gramEnd"/>
      <w:r w:rsidR="00E33259" w:rsidRPr="00292039">
        <w:t>的问题，</w:t>
      </w:r>
      <w:r w:rsidR="00E33259">
        <w:rPr>
          <w:rFonts w:hint="eastAsia"/>
        </w:rPr>
        <w:t>本文采用</w:t>
      </w:r>
      <w:r w:rsidR="00E33259" w:rsidRPr="00292039">
        <w:t>解码后的后处理策略</w:t>
      </w:r>
      <w:r w:rsidR="00E33259">
        <w:rPr>
          <w:rFonts w:hint="eastAsia"/>
        </w:rPr>
        <w:t>，以</w:t>
      </w:r>
      <w:r w:rsidR="00E33259" w:rsidRPr="00292039">
        <w:t>进一步优化和校正模型的输出结果。</w:t>
      </w:r>
      <w:r w:rsidR="00E33259">
        <w:rPr>
          <w:rFonts w:hint="eastAsia"/>
        </w:rPr>
        <w:t>该策略首先通过</w:t>
      </w:r>
      <w:r w:rsidR="00E33259" w:rsidRPr="00292039">
        <w:t>公式</w:t>
      </w:r>
      <w:r w:rsidR="00E33259">
        <w:rPr>
          <w:rFonts w:hint="eastAsia"/>
        </w:rPr>
        <w:t>4-3</w:t>
      </w:r>
      <w:r w:rsidR="00E33259" w:rsidRPr="00292039">
        <w:t>所示</w:t>
      </w:r>
      <w:r w:rsidR="00E33259">
        <w:rPr>
          <w:rFonts w:hint="eastAsia"/>
        </w:rPr>
        <w:t>的操作，</w:t>
      </w:r>
      <w:r w:rsidR="00E33259" w:rsidRPr="00292039">
        <w:t>根据每个</w:t>
      </w:r>
      <w:r w:rsidR="00E33259" w:rsidRPr="004C645B">
        <w:t>token</w:t>
      </w:r>
      <w:r w:rsidR="00E33259" w:rsidRPr="00292039">
        <w:t>的</w:t>
      </w:r>
      <w:r w:rsidR="00E33259" w:rsidRPr="004C645B">
        <w:t>logits</w:t>
      </w:r>
      <w:r w:rsidR="00E33259" w:rsidRPr="00292039">
        <w:t>进行排序</w:t>
      </w:r>
      <w:r w:rsidR="00E33259">
        <w:rPr>
          <w:rFonts w:hint="eastAsia"/>
        </w:rPr>
        <w:t>，其中</w:t>
      </w:r>
      <w:r w:rsidR="00E33259" w:rsidRPr="00E33259">
        <w:rPr>
          <w:rFonts w:asciiTheme="majorBidi" w:hAnsiTheme="majorBidi" w:cstheme="majorBidi"/>
        </w:rPr>
        <w:t>lo</w:t>
      </w:r>
      <w:r w:rsidR="00E33259" w:rsidRPr="004C645B">
        <w:t>gits</w:t>
      </w:r>
      <w:r w:rsidR="00E33259" w:rsidRPr="00292039">
        <w:t>是模型输出的原始分数，代表模型对每个</w:t>
      </w:r>
      <w:r w:rsidR="00E33259" w:rsidRPr="004C645B">
        <w:t>token</w:t>
      </w:r>
      <w:r w:rsidR="00E33259" w:rsidRPr="00292039">
        <w:t>属于各个类别的初步判断</w:t>
      </w:r>
      <w:r w:rsidR="00E33259" w:rsidRPr="00292039">
        <w:rPr>
          <w:rFonts w:hint="eastAsia"/>
        </w:rPr>
        <w:t>，</w:t>
      </w:r>
      <w:r w:rsidR="00E33259" w:rsidRPr="00292039">
        <w:t>通过排序获得一个优先级列表。</w:t>
      </w:r>
      <w:r w:rsidR="00E33259">
        <w:rPr>
          <w:rFonts w:hint="eastAsia"/>
        </w:rPr>
        <w:t>紧接着该策略</w:t>
      </w:r>
      <w:r w:rsidR="00E33259" w:rsidRPr="00292039">
        <w:t>利用排序结果，依次检查每个槽位</w:t>
      </w:r>
      <m:oMath>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i</m:t>
            </m:r>
          </m:sub>
        </m:sSub>
      </m:oMath>
      <w:r w:rsidR="00E33259" w:rsidRPr="00292039">
        <w:t>的识别结果</w:t>
      </w:r>
      <w:r w:rsidR="00E33259" w:rsidRPr="00292039">
        <w:rPr>
          <w:rFonts w:hint="eastAsia"/>
        </w:rPr>
        <w:t>，</w:t>
      </w:r>
      <w:r w:rsidR="00E33259" w:rsidRPr="00292039">
        <w:t>逐一判断其是否与识别出的意图相匹配</w:t>
      </w:r>
      <w:r w:rsidR="00E33259" w:rsidRPr="00292039">
        <w:rPr>
          <w:rFonts w:hint="eastAsia"/>
        </w:rPr>
        <w:t>，</w:t>
      </w:r>
      <w:r w:rsidR="00E33259" w:rsidRPr="00292039">
        <w:t>以确保其与意图的一致性</w:t>
      </w:r>
      <w:r w:rsidR="00E33259">
        <w:rPr>
          <w:rFonts w:hint="eastAsia"/>
        </w:rPr>
        <w:t>，</w:t>
      </w:r>
      <w:r w:rsidR="00E33259" w:rsidRPr="00292039">
        <w:t>如果在匹配过程中发现了不匹配的槽位，</w:t>
      </w:r>
      <w:r w:rsidR="00E33259" w:rsidRPr="00292039">
        <w:rPr>
          <w:rFonts w:hint="eastAsia"/>
        </w:rPr>
        <w:t>则继续判别下一可能</w:t>
      </w:r>
      <w:r w:rsidR="00E33259" w:rsidRPr="00292039">
        <w:t>槽位，直到找到与意图相匹配的槽位。</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2812"/>
      </w:tblGrid>
      <w:tr w:rsidR="00AC6855" w14:paraId="7BA184DE" w14:textId="77777777" w:rsidTr="00AC6855">
        <w:tc>
          <w:tcPr>
            <w:tcW w:w="2812" w:type="dxa"/>
          </w:tcPr>
          <w:p w14:paraId="7EDFE4C6" w14:textId="77777777" w:rsidR="00AC6855" w:rsidRDefault="00AC6855" w:rsidP="00AC6855">
            <w:pPr>
              <w:ind w:firstLineChars="0" w:firstLine="0"/>
            </w:pPr>
          </w:p>
        </w:tc>
        <w:tc>
          <w:tcPr>
            <w:tcW w:w="2812" w:type="dxa"/>
          </w:tcPr>
          <w:p w14:paraId="6E5881DA" w14:textId="32BC1D1D" w:rsidR="00AC6855" w:rsidRDefault="00000000" w:rsidP="00AC6855">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=argsort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tc>
        <w:tc>
          <w:tcPr>
            <w:tcW w:w="2812" w:type="dxa"/>
          </w:tcPr>
          <w:p w14:paraId="547A8733" w14:textId="102EABA2" w:rsidR="00AC6855" w:rsidRPr="00AC6855" w:rsidRDefault="00000000" w:rsidP="00AC6855">
            <w:pPr>
              <w:ind w:firstLineChars="0" w:firstLine="0"/>
            </w:pPr>
            <m:oMathPara>
              <m:oMathParaPr>
                <m:jc m:val="right"/>
              </m:oMathParaPr>
              <m:oMath>
                <m:d>
                  <m:dPr>
                    <m:ctrlPr>
                      <w:rPr>
                        <w:rFonts w:ascii="Cambria Math" w:hAnsi="Cambria Math"/>
                        <w:i/>
                      </w:rPr>
                    </m:ctrlPr>
                  </m:dPr>
                  <m:e>
                    <m:r>
                      <w:rPr>
                        <w:rFonts w:ascii="Cambria Math" w:hAnsi="Cambria Math"/>
                      </w:rPr>
                      <m:t>4-3</m:t>
                    </m:r>
                  </m:e>
                </m:d>
              </m:oMath>
            </m:oMathPara>
          </w:p>
        </w:tc>
      </w:tr>
    </w:tbl>
    <w:p w14:paraId="56588834" w14:textId="33C42D27" w:rsidR="00212359" w:rsidRPr="00270859" w:rsidRDefault="00212359" w:rsidP="00212359">
      <w:pPr>
        <w:pStyle w:val="2"/>
      </w:pPr>
      <w:bookmarkStart w:id="97" w:name="_Toc194845656"/>
      <w:r w:rsidRPr="00270859">
        <w:rPr>
          <w:rFonts w:hint="eastAsia"/>
        </w:rPr>
        <w:lastRenderedPageBreak/>
        <w:t>4.3</w:t>
      </w:r>
      <w:r w:rsidRPr="00270859">
        <w:rPr>
          <w:rFonts w:hint="eastAsia"/>
        </w:rPr>
        <w:t>基于大语言模型迭代数据增强的</w:t>
      </w:r>
      <w:r w:rsidR="009160AB">
        <w:rPr>
          <w:rFonts w:hint="eastAsia"/>
        </w:rPr>
        <w:t>NLU</w:t>
      </w:r>
      <w:r w:rsidRPr="00270859">
        <w:rPr>
          <w:rFonts w:hint="eastAsia"/>
        </w:rPr>
        <w:t>模型</w:t>
      </w:r>
      <w:bookmarkEnd w:id="97"/>
    </w:p>
    <w:p w14:paraId="7BA725F4" w14:textId="6D72625B" w:rsidR="008B3774" w:rsidRDefault="00212359" w:rsidP="007F5072">
      <w:pPr>
        <w:pStyle w:val="3"/>
      </w:pPr>
      <w:bookmarkStart w:id="98" w:name="_Toc194845657"/>
      <w:commentRangeStart w:id="34"/>
      <w:r w:rsidRPr="00270859">
        <w:rPr>
          <w:rFonts w:hint="eastAsia"/>
        </w:rPr>
        <w:t>4.3.1</w:t>
      </w:r>
      <w:r w:rsidRPr="00270859">
        <w:rPr>
          <w:rFonts w:hint="eastAsia"/>
        </w:rPr>
        <w:t>整体框架</w:t>
      </w:r>
      <w:commentRangeEnd w:id="34"/>
      <w:r>
        <w:rPr>
          <w:rStyle w:val="CommentReference"/>
        </w:rPr>
        <w:commentReference w:id="34"/>
      </w:r>
      <w:bookmarkEnd w:id="98"/>
    </w:p>
    <w:p w14:paraId="553FA789" w14:textId="313AC844" w:rsidR="00C8322B" w:rsidRDefault="00C8322B" w:rsidP="00C8322B">
      <w:pPr>
        <w:ind w:firstLine="480"/>
        <w:rPr>
          <w:color w:val="000000" w:themeColor="text1"/>
        </w:rPr>
      </w:pPr>
      <w:r>
        <w:rPr>
          <w:rFonts w:hint="eastAsia"/>
          <w:color w:val="000000" w:themeColor="text1"/>
        </w:rPr>
        <w:t>虽然</w:t>
      </w:r>
      <w:r w:rsidRPr="00C8322B">
        <w:rPr>
          <w:rFonts w:hint="eastAsia"/>
          <w:color w:val="000000" w:themeColor="text1"/>
        </w:rPr>
        <w:t>基于</w:t>
      </w:r>
      <w:r w:rsidRPr="00C8322B">
        <w:rPr>
          <w:rFonts w:hint="eastAsia"/>
          <w:color w:val="000000" w:themeColor="text1"/>
        </w:rPr>
        <w:t>Spacy</w:t>
      </w:r>
      <w:r w:rsidRPr="00C8322B">
        <w:rPr>
          <w:rFonts w:hint="eastAsia"/>
          <w:color w:val="000000" w:themeColor="text1"/>
        </w:rPr>
        <w:t>句法分析树的联合建模框架在未见指标项解析任务中</w:t>
      </w:r>
      <w:r>
        <w:rPr>
          <w:rFonts w:hint="eastAsia"/>
          <w:color w:val="000000" w:themeColor="text1"/>
        </w:rPr>
        <w:t>具有良好的性能</w:t>
      </w:r>
      <w:r w:rsidRPr="00C8322B">
        <w:rPr>
          <w:rFonts w:hint="eastAsia"/>
          <w:color w:val="000000" w:themeColor="text1"/>
        </w:rPr>
        <w:t>，但其在复杂语言变体处理方面仍存在局限性。</w:t>
      </w:r>
      <w:r>
        <w:rPr>
          <w:rFonts w:hint="eastAsia"/>
          <w:color w:val="000000" w:themeColor="text1"/>
        </w:rPr>
        <w:t>由于</w:t>
      </w:r>
      <w:r w:rsidRPr="00B5706B">
        <w:rPr>
          <w:rFonts w:hint="eastAsia"/>
          <w:color w:val="000000" w:themeColor="text1"/>
        </w:rPr>
        <w:t>现有</w:t>
      </w:r>
      <w:proofErr w:type="gramStart"/>
      <w:r w:rsidRPr="00B5706B">
        <w:rPr>
          <w:rFonts w:hint="eastAsia"/>
          <w:color w:val="000000" w:themeColor="text1"/>
        </w:rPr>
        <w:t>范式受</w:t>
      </w:r>
      <w:proofErr w:type="gramEnd"/>
      <w:r w:rsidRPr="00B5706B">
        <w:rPr>
          <w:rFonts w:hint="eastAsia"/>
          <w:color w:val="000000" w:themeColor="text1"/>
        </w:rPr>
        <w:t>限于模板驱动的样本生成机制，</w:t>
      </w:r>
      <w:r w:rsidR="00B36324">
        <w:rPr>
          <w:rFonts w:hint="eastAsia"/>
          <w:color w:val="000000" w:themeColor="text1"/>
        </w:rPr>
        <w:t>生成的样本句式单一</w:t>
      </w:r>
      <w:r w:rsidRPr="00B5706B">
        <w:rPr>
          <w:rFonts w:hint="eastAsia"/>
          <w:color w:val="000000" w:themeColor="text1"/>
        </w:rPr>
        <w:t>，难以适应实际场景中句法结构的多变需求。</w:t>
      </w:r>
      <w:r w:rsidRPr="00C8322B">
        <w:rPr>
          <w:rFonts w:hint="eastAsia"/>
          <w:color w:val="000000" w:themeColor="text1"/>
        </w:rPr>
        <w:t>针对这一问题，本研究提出基于大语言模型迭代数据增强的自然语言理解模型</w:t>
      </w:r>
      <w:r>
        <w:rPr>
          <w:rFonts w:hint="eastAsia"/>
          <w:color w:val="000000" w:themeColor="text1"/>
        </w:rPr>
        <w:t>，</w:t>
      </w:r>
      <w:r w:rsidR="0006760E" w:rsidRPr="00B5706B">
        <w:rPr>
          <w:rFonts w:hint="eastAsia"/>
          <w:color w:val="000000" w:themeColor="text1"/>
        </w:rPr>
        <w:t>通过</w:t>
      </w:r>
      <w:r w:rsidR="0006760E" w:rsidRPr="00B5706B">
        <w:rPr>
          <w:rFonts w:hint="eastAsia"/>
          <w:color w:val="000000" w:themeColor="text1"/>
        </w:rPr>
        <w:t>LLM</w:t>
      </w:r>
      <w:r w:rsidR="0006760E" w:rsidRPr="00B5706B">
        <w:rPr>
          <w:rFonts w:hint="eastAsia"/>
          <w:color w:val="000000" w:themeColor="text1"/>
        </w:rPr>
        <w:t>的语义生成优势扩展目标模型的训练边界</w:t>
      </w:r>
      <w:r w:rsidRPr="00C8322B">
        <w:rPr>
          <w:rFonts w:hint="eastAsia"/>
          <w:color w:val="000000" w:themeColor="text1"/>
        </w:rPr>
        <w:t>。</w:t>
      </w:r>
      <w:r>
        <w:rPr>
          <w:rFonts w:hint="eastAsia"/>
          <w:color w:val="000000" w:themeColor="text1"/>
        </w:rPr>
        <w:t>在实际应用中</w:t>
      </w:r>
      <w:r>
        <w:rPr>
          <w:rFonts w:hint="eastAsia"/>
          <w:color w:val="000000" w:themeColor="text1"/>
        </w:rPr>
        <w:t>LLM</w:t>
      </w:r>
      <w:r w:rsidRPr="00B5706B">
        <w:rPr>
          <w:color w:val="000000" w:themeColor="text1"/>
        </w:rPr>
        <w:t>可以生成大量具有丰富语义和复杂结构的句子，这些句子涵盖了各种潜在的语义关系和句法规则</w:t>
      </w:r>
      <w:r w:rsidR="00B36324">
        <w:rPr>
          <w:rFonts w:hint="eastAsia"/>
          <w:color w:val="000000" w:themeColor="text1"/>
        </w:rPr>
        <w:t>，通过</w:t>
      </w:r>
      <w:r w:rsidRPr="00B5706B">
        <w:rPr>
          <w:color w:val="000000" w:themeColor="text1"/>
        </w:rPr>
        <w:t>将这些生成的句子作为训练数据提供给</w:t>
      </w:r>
      <w:r>
        <w:rPr>
          <w:rFonts w:hint="eastAsia"/>
          <w:color w:val="000000" w:themeColor="text1"/>
        </w:rPr>
        <w:t>基座</w:t>
      </w:r>
      <w:r w:rsidRPr="00B5706B">
        <w:rPr>
          <w:color w:val="000000" w:themeColor="text1"/>
        </w:rPr>
        <w:t>模型，</w:t>
      </w:r>
      <w:r>
        <w:rPr>
          <w:rFonts w:hint="eastAsia"/>
          <w:color w:val="000000" w:themeColor="text1"/>
        </w:rPr>
        <w:t>可以使得模型</w:t>
      </w:r>
      <w:r w:rsidRPr="00B5706B">
        <w:rPr>
          <w:color w:val="000000" w:themeColor="text1"/>
        </w:rPr>
        <w:t>在训练过程中能够学习到更多样化的语言模式和结构，从而在面对实际应用中的复杂句式时，表现出更高的识别准确率和鲁棒性。</w:t>
      </w:r>
    </w:p>
    <w:p w14:paraId="1830A832" w14:textId="77777777" w:rsidR="00B36324" w:rsidRPr="00B36324" w:rsidRDefault="00B36324" w:rsidP="00B36324">
      <w:pPr>
        <w:ind w:firstLine="480"/>
        <w:rPr>
          <w:color w:val="000000" w:themeColor="text1"/>
        </w:rPr>
      </w:pPr>
      <w:r w:rsidRPr="00B36324">
        <w:rPr>
          <w:rFonts w:hint="eastAsia"/>
          <w:color w:val="000000" w:themeColor="text1"/>
        </w:rPr>
        <w:t>本文提出的基于大语言模型迭代数据增强的自然语言理解模型框架如下图</w:t>
      </w:r>
      <w:r w:rsidRPr="00B36324">
        <w:rPr>
          <w:rFonts w:hint="eastAsia"/>
          <w:color w:val="000000" w:themeColor="text1"/>
        </w:rPr>
        <w:t>4-5</w:t>
      </w:r>
      <w:r w:rsidRPr="00B36324">
        <w:rPr>
          <w:rFonts w:hint="eastAsia"/>
          <w:color w:val="000000" w:themeColor="text1"/>
        </w:rPr>
        <w:t>所示，该模型采用螺旋上升式多阶段训练过程，借助大语言模型进行数据增强，进而辅助基座模型开展迭代训练。每个训练阶段涵盖以下三个关键步骤。</w:t>
      </w:r>
    </w:p>
    <w:p w14:paraId="6C9988E7" w14:textId="1CF89E54" w:rsidR="004848B4" w:rsidRDefault="00B36324" w:rsidP="00B36324">
      <w:pPr>
        <w:ind w:firstLine="480"/>
        <w:rPr>
          <w:color w:val="000000" w:themeColor="text1"/>
        </w:rPr>
      </w:pPr>
      <w:r w:rsidRPr="00B36324">
        <w:rPr>
          <w:rFonts w:hint="eastAsia"/>
          <w:color w:val="000000" w:themeColor="text1"/>
        </w:rPr>
        <w:t>第一步是大语言模型的二段式数据增强。该阶段使用</w:t>
      </w:r>
      <w:r w:rsidRPr="00B36324">
        <w:rPr>
          <w:rFonts w:hint="eastAsia"/>
          <w:color w:val="000000" w:themeColor="text1"/>
        </w:rPr>
        <w:t>Qwen1.5-72B</w:t>
      </w:r>
      <w:r w:rsidRPr="00B36324">
        <w:rPr>
          <w:rFonts w:hint="eastAsia"/>
          <w:color w:val="000000" w:themeColor="text1"/>
        </w:rPr>
        <w:t>模型生成句式丰富多样的训练样本，</w:t>
      </w:r>
      <w:r w:rsidRPr="00B36324">
        <w:rPr>
          <w:rFonts w:hint="eastAsia"/>
          <w:color w:val="000000" w:themeColor="text1"/>
        </w:rPr>
        <w:t>Qwen1.5-72B</w:t>
      </w:r>
      <w:r w:rsidRPr="00B36324">
        <w:rPr>
          <w:rFonts w:hint="eastAsia"/>
          <w:color w:val="000000" w:themeColor="text1"/>
        </w:rPr>
        <w:t>模型凭借其卓越的语言理解与生成能力，生成的训练样本在句式与表达方式上具有较高的多样性，有助于基座模型学习更广泛的语言模式。第二步为动态适配性样本筛选。该阶段利用小模型基于自身的判断机制，对大模型生成的训练样本进行细致筛选，进而挑选出小模型认为正确的样本。这种动态适配的筛选方式确保了进入后续训练的样本质量，减少了噪声数据的干扰。第三步是模型微调。该阶段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w:t>
      </w:r>
      <w:r w:rsidRPr="00B36324">
        <w:rPr>
          <w:rFonts w:hint="eastAsia"/>
          <w:color w:val="000000" w:themeColor="text1"/>
        </w:rPr>
        <w:t>LLM</w:t>
      </w:r>
      <w:r w:rsidRPr="00B36324">
        <w:rPr>
          <w:rFonts w:hint="eastAsia"/>
          <w:color w:val="000000" w:themeColor="text1"/>
        </w:rPr>
        <w:t>的辅助下，能够实现性能的逐步提升与优化。</w:t>
      </w:r>
    </w:p>
    <w:p w14:paraId="2F726DC8" w14:textId="04A9D24B" w:rsidR="00212359" w:rsidRPr="00C94A36" w:rsidRDefault="00F95473" w:rsidP="00951645">
      <w:pPr>
        <w:pStyle w:val="afb"/>
        <w:ind w:firstLineChars="0" w:firstLine="0"/>
      </w:pPr>
      <w:r>
        <w:rPr>
          <w:noProof/>
        </w:rPr>
        <w:lastRenderedPageBreak/>
        <w:drawing>
          <wp:inline distT="0" distB="0" distL="0" distR="0" wp14:anchorId="01F54358" wp14:editId="5F096728">
            <wp:extent cx="5363210" cy="2299335"/>
            <wp:effectExtent l="0" t="0" r="8890" b="5715"/>
            <wp:docPr id="1793245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45898" name=""/>
                    <pic:cNvPicPr/>
                  </pic:nvPicPr>
                  <pic:blipFill>
                    <a:blip r:embed="rId65"/>
                    <a:stretch>
                      <a:fillRect/>
                    </a:stretch>
                  </pic:blipFill>
                  <pic:spPr>
                    <a:xfrm>
                      <a:off x="0" y="0"/>
                      <a:ext cx="5363210" cy="2299335"/>
                    </a:xfrm>
                    <a:prstGeom prst="rect">
                      <a:avLst/>
                    </a:prstGeom>
                  </pic:spPr>
                </pic:pic>
              </a:graphicData>
            </a:graphic>
          </wp:inline>
        </w:drawing>
      </w:r>
    </w:p>
    <w:p w14:paraId="53EA4D13" w14:textId="7619847C" w:rsidR="00212359" w:rsidRDefault="00440686" w:rsidP="00951645">
      <w:pPr>
        <w:pStyle w:val="afb"/>
        <w:ind w:firstLineChars="0" w:firstLine="0"/>
      </w:pPr>
      <w:bookmarkStart w:id="99" w:name="_Toc19513609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基于大语言模型迭代数据增强的</w:t>
      </w:r>
      <w:r w:rsidR="00212359">
        <w:rPr>
          <w:rFonts w:hint="eastAsia"/>
        </w:rPr>
        <w:t>NLU</w:t>
      </w:r>
      <w:r w:rsidR="00212359">
        <w:rPr>
          <w:rFonts w:hint="eastAsia"/>
        </w:rPr>
        <w:t>模型框架</w:t>
      </w:r>
      <w:bookmarkEnd w:id="99"/>
    </w:p>
    <w:p w14:paraId="5E9BAD50" w14:textId="2EEC07B1" w:rsidR="00212359" w:rsidRPr="00775CCA" w:rsidRDefault="00B766FC" w:rsidP="00951645">
      <w:pPr>
        <w:pStyle w:val="afb"/>
        <w:ind w:firstLineChars="0" w:firstLine="0"/>
      </w:pPr>
      <w:r>
        <w:t xml:space="preserve">Fig </w:t>
      </w:r>
      <w:r w:rsidR="00C94A36">
        <w:rPr>
          <w:rFonts w:hint="eastAsia"/>
        </w:rPr>
        <w:t>4</w:t>
      </w:r>
      <w:r w:rsidR="00363B00">
        <w:noBreakHyphen/>
      </w:r>
      <w:fldSimple w:instr=" SEQ Fig \* ARABIC \s 1 ">
        <w:r w:rsidR="00363B00">
          <w:rPr>
            <w:noProof/>
          </w:rPr>
          <w:t>5</w:t>
        </w:r>
      </w:fldSimple>
      <w:r w:rsidR="00C94A36">
        <w:rPr>
          <w:rFonts w:hint="eastAsia"/>
        </w:rPr>
        <w:t xml:space="preserve"> </w:t>
      </w:r>
      <w:r w:rsidR="00212359" w:rsidRPr="0082635E">
        <w:t>NLU model framework based on big language model iterative data augmentation</w:t>
      </w:r>
    </w:p>
    <w:p w14:paraId="1BF7B4B7" w14:textId="3DE1D2BA" w:rsidR="0078780F" w:rsidRDefault="00212359" w:rsidP="001A5069">
      <w:pPr>
        <w:pStyle w:val="3"/>
      </w:pPr>
      <w:bookmarkStart w:id="100" w:name="_Toc194845658"/>
      <w:commentRangeStart w:id="35"/>
      <w:r w:rsidRPr="00270859">
        <w:rPr>
          <w:rFonts w:hint="eastAsia"/>
        </w:rPr>
        <w:t>4.</w:t>
      </w:r>
      <w:r>
        <w:rPr>
          <w:rFonts w:hint="eastAsia"/>
        </w:rPr>
        <w:t>3</w:t>
      </w:r>
      <w:r w:rsidRPr="00270859">
        <w:rPr>
          <w:rFonts w:hint="eastAsia"/>
        </w:rPr>
        <w:t>.</w:t>
      </w:r>
      <w:r>
        <w:rPr>
          <w:rFonts w:hint="eastAsia"/>
        </w:rPr>
        <w:t>2</w:t>
      </w:r>
      <w:r w:rsidRPr="00270859">
        <w:rPr>
          <w:rFonts w:hint="eastAsia"/>
        </w:rPr>
        <w:t>大语言模型</w:t>
      </w:r>
      <w:r>
        <w:rPr>
          <w:rFonts w:hint="eastAsia"/>
        </w:rPr>
        <w:t>二段式</w:t>
      </w:r>
      <w:r w:rsidRPr="00270859">
        <w:rPr>
          <w:rFonts w:hint="eastAsia"/>
        </w:rPr>
        <w:t>数据增强</w:t>
      </w:r>
      <w:commentRangeEnd w:id="35"/>
      <w:r>
        <w:rPr>
          <w:rStyle w:val="CommentReference"/>
        </w:rPr>
        <w:commentReference w:id="35"/>
      </w:r>
      <w:bookmarkEnd w:id="100"/>
    </w:p>
    <w:p w14:paraId="123BEF55" w14:textId="23ACF939" w:rsidR="0078780F" w:rsidRPr="001A5069" w:rsidRDefault="0078780F" w:rsidP="0078780F">
      <w:pPr>
        <w:ind w:firstLine="480"/>
        <w:rPr>
          <w:color w:val="000000" w:themeColor="text1"/>
        </w:rPr>
      </w:pPr>
      <w:r w:rsidRPr="001A5069">
        <w:rPr>
          <w:rFonts w:hint="eastAsia"/>
          <w:color w:val="000000" w:themeColor="text1"/>
        </w:rPr>
        <w:t>在面向大语言模型的数据增强过程中，本研究采用</w:t>
      </w:r>
      <w:proofErr w:type="gramStart"/>
      <w:r w:rsidRPr="001A5069">
        <w:rPr>
          <w:rFonts w:hint="eastAsia"/>
          <w:color w:val="000000" w:themeColor="text1"/>
        </w:rPr>
        <w:t>通义千问</w:t>
      </w:r>
      <w:proofErr w:type="gramEnd"/>
      <w:r w:rsidRPr="001A5069">
        <w:rPr>
          <w:rFonts w:hint="eastAsia"/>
          <w:color w:val="000000" w:themeColor="text1"/>
        </w:rPr>
        <w:t>Qwen1.5-72B</w:t>
      </w:r>
      <w:r w:rsidRPr="001A5069">
        <w:rPr>
          <w:rFonts w:hint="eastAsia"/>
          <w:color w:val="000000" w:themeColor="text1"/>
        </w:rPr>
        <w:t>模型实施结构化数据生成策略，每</w:t>
      </w:r>
      <w:r w:rsidR="001A5069" w:rsidRPr="001A5069">
        <w:rPr>
          <w:rFonts w:hint="eastAsia"/>
          <w:color w:val="000000" w:themeColor="text1"/>
        </w:rPr>
        <w:t>个</w:t>
      </w:r>
      <w:r w:rsidRPr="001A5069">
        <w:rPr>
          <w:rFonts w:hint="eastAsia"/>
          <w:color w:val="000000" w:themeColor="text1"/>
        </w:rPr>
        <w:t>迭代阶段生成</w:t>
      </w:r>
      <w:r w:rsidRPr="001A5069">
        <w:rPr>
          <w:rFonts w:hint="eastAsia"/>
          <w:color w:val="000000" w:themeColor="text1"/>
        </w:rPr>
        <w:t>1000</w:t>
      </w:r>
      <w:r w:rsidRPr="001A5069">
        <w:rPr>
          <w:rFonts w:hint="eastAsia"/>
          <w:color w:val="000000" w:themeColor="text1"/>
        </w:rPr>
        <w:t>条数据。然而，</w:t>
      </w:r>
      <w:r w:rsidRPr="001A5069">
        <w:rPr>
          <w:color w:val="000000" w:themeColor="text1"/>
        </w:rPr>
        <w:t>LLM</w:t>
      </w:r>
      <w:r w:rsidRPr="001A5069">
        <w:rPr>
          <w:rFonts w:hint="eastAsia"/>
          <w:color w:val="000000" w:themeColor="text1"/>
        </w:rPr>
        <w:t>存在输出格式不稳定的问题，转化难度较大，准确率较低</w:t>
      </w:r>
      <w:r w:rsidR="00D552ED" w:rsidRPr="001A5069">
        <w:rPr>
          <w:rFonts w:hint="eastAsia"/>
          <w:color w:val="000000" w:themeColor="text1"/>
        </w:rPr>
        <w:t>等问题</w:t>
      </w:r>
      <w:r w:rsidRPr="001A5069">
        <w:rPr>
          <w:rFonts w:hint="eastAsia"/>
          <w:color w:val="000000" w:themeColor="text1"/>
        </w:rPr>
        <w:t>。为平衡生成样本的多样性与格式规范性，本文建立两阶段控制机制：</w:t>
      </w:r>
    </w:p>
    <w:p w14:paraId="74647FD9" w14:textId="6F17D629" w:rsidR="0078780F" w:rsidRDefault="0078780F" w:rsidP="0078780F">
      <w:pPr>
        <w:ind w:firstLine="480"/>
        <w:rPr>
          <w:color w:val="000000" w:themeColor="text1"/>
        </w:rPr>
      </w:pPr>
      <w:r w:rsidRPr="001A5069">
        <w:rPr>
          <w:color w:val="000000" w:themeColor="text1"/>
        </w:rPr>
        <w:t>Step1</w:t>
      </w:r>
      <w:r w:rsidRPr="001A5069">
        <w:rPr>
          <w:rFonts w:hint="eastAsia"/>
          <w:color w:val="000000" w:themeColor="text1"/>
        </w:rPr>
        <w:t>：</w:t>
      </w:r>
      <w:r w:rsidR="001A5069" w:rsidRPr="001A5069">
        <w:rPr>
          <w:rFonts w:hint="eastAsia"/>
          <w:color w:val="000000" w:themeColor="text1"/>
        </w:rPr>
        <w:t>在第</w:t>
      </w:r>
      <w:r w:rsidR="001A5069" w:rsidRPr="001A5069">
        <w:rPr>
          <w:rFonts w:hint="eastAsia"/>
          <w:color w:val="000000" w:themeColor="text1"/>
        </w:rPr>
        <w:t>0</w:t>
      </w:r>
      <w:r w:rsidR="001A5069" w:rsidRPr="001A5069">
        <w:rPr>
          <w:rFonts w:hint="eastAsia"/>
          <w:color w:val="000000" w:themeColor="text1"/>
        </w:rPr>
        <w:t>阶段结束后的每个训练阶段</w:t>
      </w:r>
      <m:oMath>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t&gt;0</m:t>
            </m:r>
          </m:e>
        </m:d>
      </m:oMath>
      <w:r w:rsidRPr="001A5069">
        <w:rPr>
          <w:rFonts w:hint="eastAsia"/>
          <w:color w:val="000000" w:themeColor="text1"/>
        </w:rPr>
        <w:t>，利用</w:t>
      </w:r>
      <w:r w:rsidRPr="001A5069">
        <w:rPr>
          <w:rFonts w:hint="eastAsia"/>
          <w:color w:val="000000" w:themeColor="text1"/>
        </w:rPr>
        <w:t>LLM</w:t>
      </w:r>
      <w:r w:rsidRPr="001A5069">
        <w:rPr>
          <w:rFonts w:hint="eastAsia"/>
          <w:color w:val="000000" w:themeColor="text1"/>
        </w:rPr>
        <w:t>稳定输出文本和</w:t>
      </w:r>
      <w:proofErr w:type="gramStart"/>
      <w:r w:rsidRPr="001A5069">
        <w:rPr>
          <w:rFonts w:hint="eastAsia"/>
          <w:color w:val="000000" w:themeColor="text1"/>
        </w:rPr>
        <w:t>槽位</w:t>
      </w:r>
      <w:proofErr w:type="gramEnd"/>
      <w:r w:rsidRPr="001A5069">
        <w:rPr>
          <w:rFonts w:hint="eastAsia"/>
          <w:color w:val="000000" w:themeColor="text1"/>
        </w:rPr>
        <w:t>信息。为实现这一目标，设计了统一的提示模板，具体如表</w:t>
      </w:r>
      <w:r w:rsidRPr="001A5069">
        <w:rPr>
          <w:rFonts w:hint="eastAsia"/>
          <w:color w:val="000000" w:themeColor="text1"/>
        </w:rPr>
        <w:t>4-1</w:t>
      </w:r>
      <w:r w:rsidRPr="001A5069">
        <w:rPr>
          <w:rFonts w:hint="eastAsia"/>
          <w:color w:val="000000" w:themeColor="text1"/>
        </w:rPr>
        <w:t>所示，该模板为</w:t>
      </w:r>
      <w:r w:rsidRPr="001A5069">
        <w:rPr>
          <w:rFonts w:hint="eastAsia"/>
          <w:color w:val="000000" w:themeColor="text1"/>
        </w:rPr>
        <w:t>LLM</w:t>
      </w:r>
      <w:r w:rsidRPr="001A5069">
        <w:rPr>
          <w:rFonts w:hint="eastAsia"/>
          <w:color w:val="000000" w:themeColor="text1"/>
        </w:rPr>
        <w:t>的输出提供了基本的框架和指引，有效引导</w:t>
      </w:r>
      <w:r w:rsidRPr="001A5069">
        <w:rPr>
          <w:rFonts w:hint="eastAsia"/>
          <w:color w:val="000000" w:themeColor="text1"/>
        </w:rPr>
        <w:t>LLM</w:t>
      </w:r>
      <w:r w:rsidRPr="001A5069">
        <w:rPr>
          <w:rFonts w:hint="eastAsia"/>
          <w:color w:val="000000" w:themeColor="text1"/>
        </w:rPr>
        <w:t>生成符合特定要求的查询疑问句和引用槽值。接着，根据不同的意图，向模板中注入相应的知识，从而生成针对不同意图的提示语。通过这种方式，引导</w:t>
      </w:r>
      <w:r w:rsidRPr="001A5069">
        <w:rPr>
          <w:rFonts w:hint="eastAsia"/>
          <w:color w:val="000000" w:themeColor="text1"/>
        </w:rPr>
        <w:t>LLM</w:t>
      </w:r>
      <w:r w:rsidRPr="001A5069">
        <w:rPr>
          <w:rFonts w:hint="eastAsia"/>
          <w:color w:val="000000" w:themeColor="text1"/>
        </w:rPr>
        <w:t>生成符合特定意图且稳定的文本和</w:t>
      </w:r>
      <w:proofErr w:type="gramStart"/>
      <w:r w:rsidRPr="001A5069">
        <w:rPr>
          <w:rFonts w:hint="eastAsia"/>
          <w:color w:val="000000" w:themeColor="text1"/>
        </w:rPr>
        <w:t>槽位</w:t>
      </w:r>
      <w:proofErr w:type="gramEnd"/>
      <w:r w:rsidRPr="001A5069">
        <w:rPr>
          <w:rFonts w:hint="eastAsia"/>
          <w:color w:val="000000" w:themeColor="text1"/>
        </w:rPr>
        <w:t>输出。</w:t>
      </w:r>
    </w:p>
    <w:p w14:paraId="70105161" w14:textId="198E1790" w:rsidR="002F3A0D" w:rsidRPr="002F3A0D" w:rsidRDefault="002F3A0D" w:rsidP="0089569D">
      <w:pPr>
        <w:ind w:firstLine="480"/>
        <w:rPr>
          <w:color w:val="000000" w:themeColor="text1"/>
        </w:rPr>
      </w:pPr>
      <w:r w:rsidRPr="00441F56">
        <w:rPr>
          <w:rFonts w:hint="eastAsia"/>
          <w:color w:val="000000" w:themeColor="text1"/>
        </w:rPr>
        <w:t>首先，根据不同的意图范畴进行知识注入，明确指定意图范畴内存在两类词语：可选词语集合</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和必选词语集合</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。其中，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中的词语可以根据实际情况由</w:t>
      </w:r>
      <w:r w:rsidRPr="00441F56">
        <w:rPr>
          <w:rFonts w:hint="eastAsia"/>
          <w:color w:val="000000" w:themeColor="text1"/>
        </w:rPr>
        <w:t>LLM</w:t>
      </w:r>
      <w:r w:rsidRPr="00441F56">
        <w:rPr>
          <w:rFonts w:hint="eastAsia"/>
          <w:color w:val="000000" w:themeColor="text1"/>
        </w:rPr>
        <w:t>进行选择，而</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 xml:space="preserve"> </w:t>
      </w:r>
      <w:r w:rsidRPr="00441F56">
        <w:rPr>
          <w:rFonts w:hint="eastAsia"/>
          <w:color w:val="000000" w:themeColor="text1"/>
        </w:rPr>
        <w:t>中的词语则必须被使用。在可选词语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中随机选择</w:t>
      </w:r>
      <w:r w:rsidRPr="00441F56">
        <w:rPr>
          <w:rFonts w:hint="eastAsia"/>
          <w:color w:val="000000" w:themeColor="text1"/>
        </w:rPr>
        <w:t>0</w:t>
      </w:r>
      <w:r w:rsidRPr="00441F56">
        <w:rPr>
          <w:rFonts w:hint="eastAsia"/>
          <w:color w:val="000000" w:themeColor="text1"/>
        </w:rPr>
        <w:t>到</w:t>
      </w:r>
      <w:r w:rsidRPr="00441F56">
        <w:rPr>
          <w:rFonts w:hint="eastAsia"/>
          <w:color w:val="000000" w:themeColor="text1"/>
        </w:rPr>
        <w:t>4</w:t>
      </w:r>
      <w:r w:rsidRPr="00441F56">
        <w:rPr>
          <w:rFonts w:hint="eastAsia"/>
          <w:color w:val="000000" w:themeColor="text1"/>
        </w:rPr>
        <w:t>个词语，并与</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结合，构成</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Pr="00441F56">
        <w:rPr>
          <w:rFonts w:hint="eastAsia"/>
          <w:color w:val="000000" w:themeColor="text1"/>
        </w:rPr>
        <w:t>集合，作为</w:t>
      </w:r>
      <w:r w:rsidRPr="00441F56">
        <w:rPr>
          <w:rFonts w:hint="eastAsia"/>
          <w:color w:val="000000" w:themeColor="text1"/>
        </w:rPr>
        <w:t>LLM</w:t>
      </w:r>
      <w:r w:rsidRPr="00441F56">
        <w:rPr>
          <w:rFonts w:hint="eastAsia"/>
          <w:color w:val="000000" w:themeColor="text1"/>
        </w:rPr>
        <w:t>输出槽</w:t>
      </w:r>
      <w:proofErr w:type="gramStart"/>
      <w:r w:rsidRPr="00441F56">
        <w:rPr>
          <w:rFonts w:hint="eastAsia"/>
          <w:color w:val="000000" w:themeColor="text1"/>
        </w:rPr>
        <w:t>位结果</w:t>
      </w:r>
      <w:proofErr w:type="gramEnd"/>
      <w:r w:rsidRPr="00441F56">
        <w:rPr>
          <w:rFonts w:hint="eastAsia"/>
          <w:color w:val="000000" w:themeColor="text1"/>
        </w:rPr>
        <w:t>和文本构造的依据。</w:t>
      </w:r>
    </w:p>
    <w:p w14:paraId="3176A1A4" w14:textId="4BC6F083" w:rsidR="00212359" w:rsidRDefault="00440686" w:rsidP="00951645">
      <w:pPr>
        <w:pStyle w:val="afb"/>
        <w:ind w:firstLineChars="0" w:firstLine="0"/>
      </w:pPr>
      <w:bookmarkStart w:id="101" w:name="_Toc195136123"/>
      <w:commentRangeStart w:id="7"/>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212359">
        <w:rPr>
          <w:rFonts w:hint="eastAsia"/>
        </w:rPr>
        <w:t>生成多样化样本的提示</w:t>
      </w:r>
      <w:commentRangeEnd w:id="7"/>
      <w:r>
        <w:rPr>
          <w:rStyle w:val="CommentReference"/>
        </w:rPr>
        <w:commentReference w:id="7"/>
      </w:r>
      <w:bookmarkEnd w:id="101"/>
    </w:p>
    <w:p w14:paraId="2F23D8CF" w14:textId="79177C35" w:rsidR="00212359" w:rsidRPr="00C94A36" w:rsidRDefault="003E6F0E" w:rsidP="00951645">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1</w:t>
        </w:r>
      </w:fldSimple>
      <w:r w:rsidR="00212359" w:rsidRPr="00C94A36">
        <w:t xml:space="preserve"> </w:t>
      </w:r>
      <w:r w:rsidR="00212359" w:rsidRPr="00C94A36">
        <w:rPr>
          <w:rFonts w:hint="eastAsia"/>
        </w:rPr>
        <w:t>Prompts of generating diverse samples</w:t>
      </w:r>
    </w:p>
    <w:tbl>
      <w:tblPr>
        <w:tblStyle w:val="af"/>
        <w:tblW w:w="0" w:type="auto"/>
        <w:tblBorders>
          <w:left w:val="none" w:sz="0" w:space="0" w:color="auto"/>
          <w:right w:val="none" w:sz="0" w:space="0" w:color="auto"/>
        </w:tblBorders>
        <w:tblLook w:val="04A0" w:firstRow="1" w:lastRow="0" w:firstColumn="1" w:lastColumn="0" w:noHBand="0" w:noVBand="1"/>
      </w:tblPr>
      <w:tblGrid>
        <w:gridCol w:w="8446"/>
      </w:tblGrid>
      <w:tr w:rsidR="00212359" w:rsidRPr="00EA29A4" w14:paraId="1F4A6595" w14:textId="77777777" w:rsidTr="00CA566E">
        <w:tc>
          <w:tcPr>
            <w:tcW w:w="8720" w:type="dxa"/>
            <w:tcBorders>
              <w:top w:val="single" w:sz="12" w:space="0" w:color="auto"/>
            </w:tcBorders>
          </w:tcPr>
          <w:p w14:paraId="0D415AF0" w14:textId="77777777" w:rsidR="00212359" w:rsidRPr="00EA29A4" w:rsidRDefault="00212359" w:rsidP="00951645">
            <w:pPr>
              <w:pStyle w:val="HTML"/>
              <w:tabs>
                <w:tab w:val="left" w:pos="495"/>
              </w:tabs>
              <w:spacing w:line="240" w:lineRule="auto"/>
              <w:ind w:firstLineChars="0" w:firstLine="0"/>
              <w:jc w:val="center"/>
              <w:rPr>
                <w:rFonts w:cs="Times New Roman"/>
                <w:kern w:val="2"/>
                <w:sz w:val="18"/>
                <w:szCs w:val="18"/>
              </w:rPr>
            </w:pPr>
            <w:r w:rsidRPr="00EA29A4">
              <w:rPr>
                <w:rFonts w:cs="Times New Roman" w:hint="eastAsia"/>
                <w:kern w:val="2"/>
                <w:sz w:val="18"/>
                <w:szCs w:val="18"/>
              </w:rPr>
              <w:t>生成训练样本prompt模板</w:t>
            </w:r>
          </w:p>
        </w:tc>
      </w:tr>
      <w:tr w:rsidR="00212359" w:rsidRPr="00EA29A4" w14:paraId="00DFEDC4" w14:textId="77777777" w:rsidTr="00CA566E">
        <w:tc>
          <w:tcPr>
            <w:tcW w:w="8720" w:type="dxa"/>
            <w:tcBorders>
              <w:bottom w:val="single" w:sz="12" w:space="0" w:color="auto"/>
            </w:tcBorders>
          </w:tcPr>
          <w:p w14:paraId="0427C80B"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kern w:val="2"/>
                <w:sz w:val="18"/>
                <w:szCs w:val="18"/>
              </w:rPr>
              <w:t>prompt =</w:t>
            </w:r>
            <w:r w:rsidRPr="00EA29A4">
              <w:rPr>
                <w:rFonts w:ascii="Times New Roman" w:hAnsi="Times New Roman" w:cs="Times New Roman" w:hint="eastAsia"/>
                <w:kern w:val="2"/>
                <w:sz w:val="18"/>
                <w:szCs w:val="18"/>
              </w:rPr>
              <w:t>"""</w:t>
            </w:r>
          </w:p>
          <w:p w14:paraId="05320958"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w:t>
            </w: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中是可选词语</w:t>
            </w:r>
          </w:p>
          <w:p w14:paraId="6B9D230C"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kern w:val="2"/>
                <w:sz w:val="18"/>
                <w:szCs w:val="18"/>
              </w:rPr>
              <w:t>required slots:{required slots}</w:t>
            </w:r>
            <w:r w:rsidRPr="00EA29A4">
              <w:rPr>
                <w:rFonts w:ascii="Times New Roman" w:hAnsi="Times New Roman" w:cs="Times New Roman" w:hint="eastAsia"/>
                <w:kern w:val="2"/>
                <w:sz w:val="18"/>
                <w:szCs w:val="18"/>
              </w:rPr>
              <w:t>中是必选词语，</w:t>
            </w:r>
          </w:p>
          <w:p w14:paraId="06567867" w14:textId="77777777" w:rsidR="00212359" w:rsidRPr="00EA29A4" w:rsidRDefault="00212359" w:rsidP="00951645">
            <w:pPr>
              <w:pStyle w:val="HTML"/>
              <w:tabs>
                <w:tab w:val="left" w:pos="495"/>
              </w:tabs>
              <w:spacing w:line="240" w:lineRule="auto"/>
              <w:ind w:leftChars="100" w:left="240"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请在以上可选词语中，抽取</w:t>
            </w:r>
            <w:r w:rsidRPr="00EA29A4">
              <w:rPr>
                <w:rFonts w:ascii="Times New Roman" w:hAnsi="Times New Roman" w:cs="Times New Roman" w:hint="eastAsia"/>
                <w:kern w:val="2"/>
                <w:sz w:val="18"/>
                <w:szCs w:val="18"/>
              </w:rPr>
              <w:t>0-4</w:t>
            </w:r>
            <w:r w:rsidRPr="00EA29A4">
              <w:rPr>
                <w:rFonts w:ascii="Times New Roman" w:hAnsi="Times New Roman" w:cs="Times New Roman" w:hint="eastAsia"/>
                <w:kern w:val="2"/>
                <w:sz w:val="18"/>
                <w:szCs w:val="18"/>
              </w:rPr>
              <w:t>个词语，与必选词语一起放到一个集合</w:t>
            </w:r>
            <w:r w:rsidRPr="00EA29A4">
              <w:rPr>
                <w:rFonts w:ascii="Times New Roman" w:hAnsi="Times New Roman" w:cs="Times New Roman"/>
                <w:kern w:val="2"/>
                <w:sz w:val="18"/>
                <w:szCs w:val="18"/>
              </w:rPr>
              <w:t>tem_slots</w:t>
            </w:r>
            <w:r w:rsidRPr="00EA29A4">
              <w:rPr>
                <w:rFonts w:ascii="Times New Roman" w:hAnsi="Times New Roman" w:cs="Times New Roman" w:hint="eastAsia"/>
                <w:kern w:val="2"/>
                <w:sz w:val="18"/>
                <w:szCs w:val="18"/>
              </w:rPr>
              <w:t>中，例如</w:t>
            </w:r>
            <w:r w:rsidRPr="00EA29A4">
              <w:rPr>
                <w:rFonts w:ascii="Times New Roman" w:hAnsi="Times New Roman" w:cs="Times New Roman" w:hint="eastAsia"/>
                <w:kern w:val="2"/>
                <w:sz w:val="18"/>
                <w:szCs w:val="18"/>
              </w:rPr>
              <w:t>tem_slots:{"time":"</w:t>
            </w:r>
            <w:r w:rsidRPr="00EA29A4">
              <w:rPr>
                <w:rFonts w:ascii="Times New Roman" w:hAnsi="Times New Roman" w:cs="Times New Roman" w:hint="eastAsia"/>
                <w:kern w:val="2"/>
                <w:sz w:val="18"/>
                <w:szCs w:val="18"/>
              </w:rPr>
              <w:t>今年</w:t>
            </w:r>
            <w:r w:rsidRPr="00EA29A4">
              <w:rPr>
                <w:rFonts w:ascii="Times New Roman" w:hAnsi="Times New Roman" w:cs="Times New Roman" w:hint="eastAsia"/>
                <w:kern w:val="2"/>
                <w:sz w:val="18"/>
                <w:szCs w:val="18"/>
              </w:rPr>
              <w:t>","org":"</w:t>
            </w:r>
            <w:r w:rsidRPr="00EA29A4">
              <w:rPr>
                <w:rFonts w:ascii="Times New Roman" w:hAnsi="Times New Roman" w:cs="Times New Roman" w:hint="eastAsia"/>
                <w:kern w:val="2"/>
                <w:sz w:val="18"/>
                <w:szCs w:val="18"/>
              </w:rPr>
              <w:t>石家庄</w:t>
            </w:r>
            <w:r w:rsidRPr="00EA29A4">
              <w:rPr>
                <w:rFonts w:ascii="Times New Roman" w:hAnsi="Times New Roman" w:cs="Times New Roman" w:hint="eastAsia"/>
                <w:kern w:val="2"/>
                <w:sz w:val="18"/>
                <w:szCs w:val="18"/>
              </w:rPr>
              <w:t>"}</w:t>
            </w:r>
            <w:r w:rsidRPr="00EA29A4">
              <w:rPr>
                <w:rFonts w:ascii="Times New Roman" w:hAnsi="Times New Roman" w:cs="Times New Roman" w:hint="eastAsia"/>
                <w:kern w:val="2"/>
                <w:sz w:val="18"/>
                <w:szCs w:val="18"/>
              </w:rPr>
              <w:t>。</w:t>
            </w:r>
          </w:p>
          <w:p w14:paraId="3E55B067" w14:textId="6F9AB87D" w:rsidR="00212359" w:rsidRPr="00EA29A4" w:rsidRDefault="00212359" w:rsidP="00951645">
            <w:pPr>
              <w:pStyle w:val="HTML"/>
              <w:tabs>
                <w:tab w:val="left" w:pos="495"/>
              </w:tabs>
              <w:spacing w:line="240" w:lineRule="auto"/>
              <w:ind w:leftChars="100" w:left="240"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接下来，利用</w:t>
            </w:r>
            <w:r w:rsidRPr="00EA29A4">
              <w:rPr>
                <w:rFonts w:ascii="Times New Roman" w:hAnsi="Times New Roman" w:cs="Times New Roman" w:hint="eastAsia"/>
                <w:kern w:val="2"/>
                <w:sz w:val="18"/>
                <w:szCs w:val="18"/>
              </w:rPr>
              <w:t>tem_slots</w:t>
            </w:r>
            <w:r w:rsidRPr="00EA29A4">
              <w:rPr>
                <w:rFonts w:ascii="Times New Roman" w:hAnsi="Times New Roman" w:cs="Times New Roman" w:hint="eastAsia"/>
                <w:kern w:val="2"/>
                <w:sz w:val="18"/>
                <w:szCs w:val="18"/>
              </w:rPr>
              <w:t>中的全部词语造个查询疑问句</w:t>
            </w:r>
            <w:r w:rsidRPr="00EA29A4">
              <w:rPr>
                <w:rFonts w:ascii="Times New Roman" w:hAnsi="Times New Roman" w:cs="Times New Roman" w:hint="eastAsia"/>
                <w:kern w:val="2"/>
                <w:sz w:val="18"/>
                <w:szCs w:val="18"/>
              </w:rPr>
              <w:t>tem_text</w:t>
            </w:r>
            <w:r w:rsidRPr="00EA29A4">
              <w:rPr>
                <w:rFonts w:ascii="Times New Roman" w:hAnsi="Times New Roman" w:cs="Times New Roman" w:hint="eastAsia"/>
                <w:kern w:val="2"/>
                <w:sz w:val="18"/>
                <w:szCs w:val="18"/>
              </w:rPr>
              <w:t>，例如：今年石家庄售电量是</w:t>
            </w:r>
            <w:r w:rsidR="0031691D">
              <w:rPr>
                <w:rFonts w:ascii="Times New Roman" w:hAnsi="Times New Roman" w:cs="Times New Roman" w:hint="eastAsia"/>
                <w:kern w:val="2"/>
                <w:sz w:val="18"/>
                <w:szCs w:val="18"/>
              </w:rPr>
              <w:t>多</w:t>
            </w:r>
            <w:r w:rsidRPr="00EA29A4">
              <w:rPr>
                <w:rFonts w:ascii="Times New Roman" w:hAnsi="Times New Roman" w:cs="Times New Roman" w:hint="eastAsia"/>
                <w:kern w:val="2"/>
                <w:sz w:val="18"/>
                <w:szCs w:val="18"/>
              </w:rPr>
              <w:t>少</w:t>
            </w:r>
          </w:p>
          <w:p w14:paraId="785D46F7"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最终输出格式如下</w:t>
            </w:r>
            <w:r w:rsidRPr="00EA29A4">
              <w:rPr>
                <w:rFonts w:ascii="Times New Roman" w:hAnsi="Times New Roman" w:cs="Times New Roman" w:hint="eastAsia"/>
                <w:kern w:val="2"/>
                <w:sz w:val="18"/>
                <w:szCs w:val="18"/>
              </w:rPr>
              <w:t>:{"text</w:t>
            </w:r>
            <w:proofErr w:type="gram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_text," slots</w:t>
            </w:r>
            <w:proofErr w:type="gram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_slots}</w:t>
            </w:r>
          </w:p>
          <w:p w14:paraId="2D7872FC" w14:textId="77777777" w:rsidR="00212359" w:rsidRPr="00EA29A4" w:rsidRDefault="00212359" w:rsidP="00951645">
            <w:pPr>
              <w:pStyle w:val="HTML"/>
              <w:tabs>
                <w:tab w:val="left" w:pos="495"/>
              </w:tabs>
              <w:spacing w:line="240" w:lineRule="auto"/>
              <w:ind w:firstLineChars="0" w:firstLine="0"/>
              <w:rPr>
                <w:rFonts w:ascii="Times New Roman" w:hAnsi="Times New Roman" w:cs="Times New Roman"/>
                <w:kern w:val="2"/>
                <w:sz w:val="18"/>
                <w:szCs w:val="18"/>
              </w:rPr>
            </w:pPr>
            <w:r w:rsidRPr="00EA29A4">
              <w:rPr>
                <w:rFonts w:ascii="Times New Roman" w:hAnsi="Times New Roman" w:cs="Times New Roman" w:hint="eastAsia"/>
                <w:kern w:val="2"/>
                <w:sz w:val="18"/>
                <w:szCs w:val="18"/>
              </w:rPr>
              <w:t>""</w:t>
            </w:r>
            <w:proofErr w:type="gramStart"/>
            <w:r w:rsidRPr="00EA29A4">
              <w:rPr>
                <w:rFonts w:ascii="Times New Roman" w:hAnsi="Times New Roman" w:cs="Times New Roman" w:hint="eastAsia"/>
                <w:kern w:val="2"/>
                <w:sz w:val="18"/>
                <w:szCs w:val="18"/>
              </w:rPr>
              <w:t>"</w:t>
            </w:r>
            <w:r w:rsidRPr="00EA29A4">
              <w:rPr>
                <w:rFonts w:ascii="Times New Roman" w:hAnsi="Times New Roman" w:cs="Times New Roman" w:hint="eastAsia"/>
                <w:i/>
                <w:iCs/>
                <w:kern w:val="2"/>
                <w:sz w:val="18"/>
                <w:szCs w:val="18"/>
              </w:rPr>
              <w:t>.format</w:t>
            </w:r>
            <w:proofErr w:type="gramEnd"/>
            <w:r w:rsidRPr="00EA29A4">
              <w:rPr>
                <w:rFonts w:ascii="Times New Roman" w:hAnsi="Times New Roman" w:cs="Times New Roman" w:hint="eastAsia"/>
                <w:i/>
                <w:iCs/>
                <w:kern w:val="2"/>
                <w:sz w:val="18"/>
                <w:szCs w:val="18"/>
              </w:rPr>
              <w:t xml:space="preserve">(optional slots=optional </w:t>
            </w:r>
            <w:proofErr w:type="gramStart"/>
            <w:r w:rsidRPr="00EA29A4">
              <w:rPr>
                <w:rFonts w:ascii="Times New Roman" w:hAnsi="Times New Roman" w:cs="Times New Roman" w:hint="eastAsia"/>
                <w:i/>
                <w:iCs/>
                <w:kern w:val="2"/>
                <w:sz w:val="18"/>
                <w:szCs w:val="18"/>
              </w:rPr>
              <w:t>slots,required</w:t>
            </w:r>
            <w:proofErr w:type="gramEnd"/>
            <w:r w:rsidRPr="00EA29A4">
              <w:rPr>
                <w:rFonts w:ascii="Times New Roman" w:hAnsi="Times New Roman" w:cs="Times New Roman" w:hint="eastAsia"/>
                <w:i/>
                <w:iCs/>
                <w:kern w:val="2"/>
                <w:sz w:val="18"/>
                <w:szCs w:val="18"/>
              </w:rPr>
              <w:t>_slots=required_slots)</w:t>
            </w:r>
          </w:p>
        </w:tc>
      </w:tr>
    </w:tbl>
    <w:p w14:paraId="303F3887" w14:textId="1D2C8E14" w:rsidR="008815C3" w:rsidRDefault="00FF39F5" w:rsidP="008815C3">
      <w:pPr>
        <w:ind w:firstLine="480"/>
        <w:rPr>
          <w:color w:val="000000" w:themeColor="text1"/>
        </w:rPr>
      </w:pPr>
      <w:r>
        <w:rPr>
          <w:rFonts w:hint="eastAsia"/>
          <w:color w:val="000000" w:themeColor="text1"/>
        </w:rPr>
        <w:t>紧接着</w:t>
      </w:r>
      <w:r w:rsidR="008815C3">
        <w:rPr>
          <w:rFonts w:hint="eastAsia"/>
          <w:color w:val="000000" w:themeColor="text1"/>
        </w:rPr>
        <w:t>该步骤</w:t>
      </w:r>
      <w:r>
        <w:rPr>
          <w:rFonts w:hint="eastAsia"/>
          <w:color w:val="000000" w:themeColor="text1"/>
        </w:rPr>
        <w:t>利用</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sidRPr="00441F56">
        <w:rPr>
          <w:rFonts w:hint="eastAsia"/>
          <w:color w:val="000000" w:themeColor="text1"/>
        </w:rPr>
        <w:t>集合中的全部词语构造查询文本</w:t>
      </w:r>
      <w:r w:rsidR="008815C3" w:rsidRPr="00441F56">
        <w:rPr>
          <w:color w:val="000000" w:themeColor="text1"/>
        </w:rPr>
        <w:t>text</w:t>
      </w:r>
      <m:oMath>
        <m:r>
          <w:rPr>
            <w:rFonts w:ascii="Cambria Math" w:hAnsi="Cambria Math" w:hint="eastAsia"/>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hint="eastAsia"/>
                <w:color w:val="000000" w:themeColor="text1"/>
              </w:rPr>
              <m:t>i</m:t>
            </m:r>
          </m:sub>
          <m:sup>
            <m:r>
              <w:rPr>
                <w:rFonts w:ascii="Cambria Math" w:hAnsi="Cambria Math"/>
                <w:color w:val="000000" w:themeColor="text1"/>
              </w:rPr>
              <m:t>t</m:t>
            </m:r>
          </m:sup>
        </m:sSubSup>
        <m:r>
          <w:rPr>
            <w:rFonts w:ascii="Cambria Math" w:hAnsi="Cambria Math" w:hint="eastAsia"/>
            <w:color w:val="000000" w:themeColor="text1"/>
          </w:rPr>
          <m:t>}</m:t>
        </m:r>
      </m:oMath>
      <w:r w:rsidR="008815C3">
        <w:rPr>
          <w:rFonts w:hint="eastAsia"/>
          <w:color w:val="000000" w:themeColor="text1"/>
        </w:rPr>
        <w:t>，例如</w:t>
      </w:r>
      <w:r w:rsidR="008815C3" w:rsidRPr="00441F56">
        <w:rPr>
          <w:rFonts w:hint="eastAsia"/>
          <w:color w:val="000000" w:themeColor="text1"/>
        </w:rPr>
        <w:t>若</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sidRPr="00441F56">
        <w:rPr>
          <w:rFonts w:hint="eastAsia"/>
          <w:color w:val="000000" w:themeColor="text1"/>
        </w:rPr>
        <w:t>集合为</w:t>
      </w:r>
      <w:r w:rsidR="008815C3" w:rsidRPr="00441F56">
        <w:rPr>
          <w:rFonts w:hint="eastAsia"/>
          <w:color w:val="000000" w:themeColor="text1"/>
        </w:rPr>
        <w:t>{"time":"</w:t>
      </w:r>
      <w:r w:rsidR="008815C3" w:rsidRPr="00441F56">
        <w:rPr>
          <w:rFonts w:hint="eastAsia"/>
          <w:color w:val="000000" w:themeColor="text1"/>
        </w:rPr>
        <w:t>今年</w:t>
      </w:r>
      <w:r w:rsidR="008815C3" w:rsidRPr="00441F56">
        <w:rPr>
          <w:rFonts w:hint="eastAsia"/>
          <w:color w:val="000000" w:themeColor="text1"/>
        </w:rPr>
        <w:t>","org":"</w:t>
      </w:r>
      <w:r w:rsidR="008815C3" w:rsidRPr="00441F56">
        <w:rPr>
          <w:rFonts w:hint="eastAsia"/>
          <w:color w:val="000000" w:themeColor="text1"/>
        </w:rPr>
        <w:t>石家庄</w:t>
      </w:r>
      <w:r w:rsidR="008815C3" w:rsidRPr="00441F56">
        <w:rPr>
          <w:rFonts w:hint="eastAsia"/>
          <w:color w:val="000000" w:themeColor="text1"/>
        </w:rPr>
        <w:t>"}</w:t>
      </w:r>
      <w:r w:rsidR="008815C3" w:rsidRPr="00441F56">
        <w:rPr>
          <w:rFonts w:hint="eastAsia"/>
          <w:color w:val="000000" w:themeColor="text1"/>
        </w:rPr>
        <w:t>，即可构造出“今年石家庄售电量是多少”这样的生成文本。</w:t>
      </w:r>
      <w:r w:rsidR="008815C3">
        <w:rPr>
          <w:rFonts w:hint="eastAsia"/>
          <w:color w:val="000000" w:themeColor="text1"/>
        </w:rPr>
        <w:t>最终该文本</w:t>
      </w:r>
      <w:proofErr w:type="gramStart"/>
      <w:r w:rsidR="008815C3">
        <w:rPr>
          <w:rFonts w:hint="eastAsia"/>
          <w:color w:val="000000" w:themeColor="text1"/>
        </w:rPr>
        <w:t>按照</w:t>
      </w:r>
      <w:r w:rsidR="008815C3" w:rsidRPr="001046C2">
        <w:rPr>
          <w:rFonts w:hint="eastAsia"/>
          <w:color w:val="000000" w:themeColor="text1"/>
        </w:rPr>
        <w:t>按照</w:t>
      </w:r>
      <w:proofErr w:type="gramEnd"/>
      <w:r w:rsidR="008815C3" w:rsidRPr="001046C2">
        <w:rPr>
          <w:rFonts w:hint="eastAsia"/>
          <w:color w:val="000000" w:themeColor="text1"/>
        </w:rPr>
        <w:t>格式输出文本及槽集合</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Pr>
          <w:rFonts w:hint="eastAsia"/>
          <w:color w:val="000000" w:themeColor="text1"/>
        </w:rPr>
        <w:t>，</w:t>
      </w:r>
      <w:r w:rsidR="008815C3" w:rsidRPr="001046C2">
        <w:rPr>
          <w:rFonts w:hint="eastAsia"/>
          <w:color w:val="000000" w:themeColor="text1"/>
        </w:rPr>
        <w:t>其中包含构造的文本和文本涉及的槽位</w:t>
      </w:r>
      <w:r w:rsidR="008815C3" w:rsidRPr="008815C3">
        <w:rPr>
          <w:rFonts w:hint="eastAsia"/>
          <w:color w:val="000000" w:themeColor="text1"/>
        </w:rPr>
        <w:t>。</w:t>
      </w:r>
    </w:p>
    <w:p w14:paraId="04B70698" w14:textId="2E738EB7" w:rsidR="008815C3" w:rsidRDefault="00847FE4" w:rsidP="008815C3">
      <w:pPr>
        <w:ind w:firstLine="480"/>
        <w:rPr>
          <w:color w:val="000000" w:themeColor="text1"/>
        </w:rPr>
      </w:pPr>
      <w:r w:rsidRPr="00F932FC">
        <w:rPr>
          <w:color w:val="000000" w:themeColor="text1"/>
        </w:rPr>
        <w:t>Step2</w:t>
      </w:r>
      <w:r w:rsidRPr="00F932FC">
        <w:rPr>
          <w:color w:val="000000" w:themeColor="text1"/>
        </w:rPr>
        <w:t>：</w:t>
      </w:r>
      <w:r w:rsidR="008815C3">
        <w:rPr>
          <w:rFonts w:hint="eastAsia"/>
          <w:color w:val="000000" w:themeColor="text1"/>
        </w:rPr>
        <w:t>该步骤</w:t>
      </w:r>
      <w:r w:rsidR="008815C3" w:rsidRPr="00F932FC">
        <w:rPr>
          <w:rFonts w:hint="eastAsia"/>
          <w:color w:val="000000" w:themeColor="text1"/>
        </w:rPr>
        <w:t>在获</w:t>
      </w:r>
      <w:r w:rsidR="008815C3" w:rsidRPr="001046C2">
        <w:rPr>
          <w:rFonts w:hint="eastAsia"/>
          <w:color w:val="000000" w:themeColor="text1"/>
        </w:rPr>
        <w:t>得</w:t>
      </w:r>
      <w:r w:rsidR="008815C3" w:rsidRPr="001046C2">
        <w:rPr>
          <w:rFonts w:hint="eastAsia"/>
          <w:color w:val="000000" w:themeColor="text1"/>
        </w:rPr>
        <w:t>LLM</w:t>
      </w:r>
      <w:r w:rsidR="008815C3" w:rsidRPr="001046C2">
        <w:rPr>
          <w:rFonts w:hint="eastAsia"/>
          <w:color w:val="000000" w:themeColor="text1"/>
        </w:rPr>
        <w:t>稳定的输出结果后，根据上一步骤中</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008815C3" w:rsidRPr="001046C2">
        <w:rPr>
          <w:rFonts w:hint="eastAsia"/>
          <w:color w:val="000000" w:themeColor="text1"/>
        </w:rPr>
        <w:t>的文本和</w:t>
      </w:r>
      <w:proofErr w:type="gramStart"/>
      <w:r w:rsidR="008815C3" w:rsidRPr="001046C2">
        <w:rPr>
          <w:rFonts w:hint="eastAsia"/>
          <w:color w:val="000000" w:themeColor="text1"/>
        </w:rPr>
        <w:t>槽位</w:t>
      </w:r>
      <w:proofErr w:type="gramEnd"/>
      <w:r w:rsidR="008815C3" w:rsidRPr="001046C2">
        <w:rPr>
          <w:rFonts w:hint="eastAsia"/>
          <w:color w:val="000000" w:themeColor="text1"/>
        </w:rPr>
        <w:t>内容，按照</w:t>
      </w:r>
      <w:r w:rsidR="008815C3" w:rsidRPr="001046C2">
        <w:rPr>
          <w:rFonts w:hint="eastAsia"/>
          <w:color w:val="000000" w:themeColor="text1"/>
        </w:rPr>
        <w:t>JSON</w:t>
      </w:r>
      <w:r w:rsidR="008815C3" w:rsidRPr="001046C2">
        <w:rPr>
          <w:rFonts w:hint="eastAsia"/>
          <w:color w:val="000000" w:themeColor="text1"/>
        </w:rPr>
        <w:t>格式的规范以及业务场景</w:t>
      </w:r>
      <w:r w:rsidR="008815C3" w:rsidRPr="001046C2">
        <w:rPr>
          <w:rFonts w:hint="eastAsia"/>
          <w:color w:val="000000" w:themeColor="text1"/>
        </w:rPr>
        <w:t>Domain</w:t>
      </w:r>
      <w:r w:rsidR="008815C3" w:rsidRPr="001046C2">
        <w:rPr>
          <w:rFonts w:hint="eastAsia"/>
          <w:color w:val="000000" w:themeColor="text1"/>
        </w:rPr>
        <w:t>、意图</w:t>
      </w:r>
      <w:r w:rsidR="008815C3" w:rsidRPr="001046C2">
        <w:rPr>
          <w:rFonts w:hint="eastAsia"/>
          <w:color w:val="000000" w:themeColor="text1"/>
        </w:rPr>
        <w:t>Intent</w:t>
      </w:r>
      <w:r w:rsidR="008815C3" w:rsidRPr="001046C2">
        <w:rPr>
          <w:rFonts w:hint="eastAsia"/>
          <w:color w:val="000000" w:themeColor="text1"/>
        </w:rPr>
        <w:t>进行整理和转换。</w:t>
      </w:r>
      <w:r w:rsidR="008815C3" w:rsidRPr="001046C2">
        <w:rPr>
          <w:rFonts w:hint="eastAsia"/>
          <w:color w:val="000000" w:themeColor="text1"/>
        </w:rPr>
        <w:t>JSON</w:t>
      </w:r>
      <w:r w:rsidR="008815C3" w:rsidRPr="001046C2">
        <w:rPr>
          <w:rFonts w:hint="eastAsia"/>
          <w:color w:val="000000" w:themeColor="text1"/>
        </w:rPr>
        <w:t>格式具有良好的结构化和通用性，便于后续进行样本筛选和模型微调。最后</w:t>
      </w:r>
      <w:r w:rsidR="008815C3">
        <w:rPr>
          <w:rFonts w:hint="eastAsia"/>
          <w:color w:val="000000" w:themeColor="text1"/>
        </w:rPr>
        <w:t>该策略</w:t>
      </w:r>
      <w:r w:rsidR="008815C3" w:rsidRPr="001046C2">
        <w:rPr>
          <w:rFonts w:hint="eastAsia"/>
          <w:color w:val="000000" w:themeColor="text1"/>
        </w:rPr>
        <w:t>利用这些转换后的</w:t>
      </w:r>
      <w:r w:rsidR="008815C3" w:rsidRPr="001046C2">
        <w:rPr>
          <w:rFonts w:hint="eastAsia"/>
          <w:color w:val="000000" w:themeColor="text1"/>
        </w:rPr>
        <w:t>JSON</w:t>
      </w:r>
      <w:r w:rsidR="008815C3" w:rsidRPr="001046C2">
        <w:rPr>
          <w:rFonts w:hint="eastAsia"/>
          <w:color w:val="000000" w:themeColor="text1"/>
        </w:rPr>
        <w:t>数据，批量生成适合小模型训练的样本</w:t>
      </w:r>
      <m:oMath>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t</m:t>
            </m:r>
          </m:sup>
        </m:sSubSup>
        <m:r>
          <w:rPr>
            <w:rFonts w:ascii="Cambria Math" w:hAnsi="Cambria Math"/>
            <w:color w:val="000000" w:themeColor="text1"/>
          </w:rPr>
          <m:t>}</m:t>
        </m:r>
      </m:oMath>
      <w:r w:rsidR="008815C3" w:rsidRPr="001046C2">
        <w:rPr>
          <w:rFonts w:hint="eastAsia"/>
          <w:color w:val="000000" w:themeColor="text1"/>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0"/>
        <w:gridCol w:w="2204"/>
      </w:tblGrid>
      <w:tr w:rsidR="008B69B8" w14:paraId="17CEECBA" w14:textId="77777777" w:rsidTr="008B69B8">
        <w:tc>
          <w:tcPr>
            <w:tcW w:w="2122" w:type="dxa"/>
          </w:tcPr>
          <w:p w14:paraId="40967E95" w14:textId="77777777" w:rsidR="008B69B8" w:rsidRDefault="008B69B8" w:rsidP="008B69B8">
            <w:pPr>
              <w:ind w:firstLineChars="0" w:firstLine="0"/>
              <w:rPr>
                <w:strike/>
                <w:color w:val="000000" w:themeColor="text1"/>
              </w:rPr>
            </w:pPr>
          </w:p>
        </w:tc>
        <w:tc>
          <w:tcPr>
            <w:tcW w:w="4110" w:type="dxa"/>
          </w:tcPr>
          <w:p w14:paraId="688302F4" w14:textId="35889A1A" w:rsidR="008B69B8" w:rsidRDefault="00000000" w:rsidP="008B69B8">
            <w:pPr>
              <w:ind w:firstLineChars="0" w:firstLine="0"/>
              <w:rPr>
                <w:strike/>
                <w:color w:val="000000" w:themeColor="text1"/>
              </w:rPr>
            </w:pPr>
            <m:oMathPara>
              <m:oMath>
                <m:sSubSup>
                  <m:sSubSupPr>
                    <m:ctrlPr>
                      <w:rPr>
                        <w:rFonts w:ascii="Cambria Math" w:hAnsi="Cambria Math"/>
                        <w:i/>
                      </w:rPr>
                    </m:ctrlPr>
                  </m:sSubSupPr>
                  <m:e>
                    <m:r>
                      <w:rPr>
                        <w:rFonts w:ascii="Cambria Math" w:hAnsi="Cambria Math" w:hint="eastAsia"/>
                      </w:rPr>
                      <m:t>{</m:t>
                    </m:r>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r>
                  <w:rPr>
                    <w:rFonts w:ascii="Cambria Math" w:hAnsi="Cambria Math" w:hint="eastAsia"/>
                  </w:rPr>
                  <m:t>{</m:t>
                </m:r>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sample</m:t>
                        </m:r>
                      </m:e>
                    </m:d>
                  </m:e>
                  <m:sub>
                    <m:r>
                      <w:rPr>
                        <w:rFonts w:ascii="Cambria Math" w:hAnsi="Cambria Math" w:hint="eastAsia"/>
                      </w:rPr>
                      <m:t>i</m:t>
                    </m:r>
                  </m:sub>
                  <m:sup>
                    <m:r>
                      <w:rPr>
                        <w:rFonts w:ascii="Cambria Math" w:hAnsi="Cambria Math"/>
                      </w:rPr>
                      <m:t>t</m:t>
                    </m:r>
                  </m:sup>
                </m:sSubSup>
                <m:r>
                  <w:rPr>
                    <w:rFonts w:ascii="Cambria Math" w:hAnsi="Cambria Math" w:hint="eastAsia"/>
                  </w:rPr>
                  <m:t>，</m:t>
                </m:r>
                <m:r>
                  <w:rPr>
                    <w:rFonts w:ascii="Cambria Math" w:hAnsi="Cambria Math"/>
                  </w:rPr>
                  <m:t>intent:Intent</m:t>
                </m:r>
                <m:r>
                  <w:rPr>
                    <w:rFonts w:ascii="Cambria Math" w:hAnsi="Cambria Math" w:hint="eastAsia"/>
                  </w:rPr>
                  <m:t>}</m:t>
                </m:r>
              </m:oMath>
            </m:oMathPara>
          </w:p>
        </w:tc>
        <w:tc>
          <w:tcPr>
            <w:tcW w:w="2204" w:type="dxa"/>
            <w:vAlign w:val="center"/>
          </w:tcPr>
          <w:p w14:paraId="051528E8" w14:textId="4FDCE147" w:rsidR="008B69B8" w:rsidRPr="008B69B8" w:rsidRDefault="00000000" w:rsidP="008B69B8">
            <w:pPr>
              <w:ind w:firstLineChars="0" w:firstLine="0"/>
              <w:jc w:val="center"/>
              <w:rPr>
                <w:strike/>
                <w:color w:val="000000" w:themeColor="text1"/>
              </w:rPr>
            </w:pPr>
            <m:oMathPara>
              <m:oMathParaPr>
                <m:jc m:val="right"/>
              </m:oMathParaPr>
              <m:oMath>
                <m:d>
                  <m:dPr>
                    <m:ctrlPr>
                      <w:rPr>
                        <w:rFonts w:ascii="Cambria Math" w:hAnsi="Cambria Math"/>
                        <w:i/>
                      </w:rPr>
                    </m:ctrlPr>
                  </m:dPr>
                  <m:e>
                    <m:r>
                      <w:rPr>
                        <w:rFonts w:ascii="Cambria Math" w:hAnsi="Cambria Math"/>
                      </w:rPr>
                      <m:t>4-4</m:t>
                    </m:r>
                  </m:e>
                </m:d>
              </m:oMath>
            </m:oMathPara>
          </w:p>
        </w:tc>
      </w:tr>
    </w:tbl>
    <w:p w14:paraId="456C6894" w14:textId="443DD6B0" w:rsidR="00B36324" w:rsidRDefault="00B36324" w:rsidP="00B36324">
      <w:pPr>
        <w:ind w:firstLine="480"/>
        <w:rPr>
          <w:color w:val="000000" w:themeColor="text1"/>
        </w:rPr>
      </w:pPr>
      <w:r w:rsidRPr="00B36324">
        <w:rPr>
          <w:rFonts w:hint="eastAsia"/>
          <w:color w:val="000000" w:themeColor="text1"/>
        </w:rPr>
        <w:t>该数据生成策略不仅充分发挥了</w:t>
      </w:r>
      <w:r w:rsidRPr="00B36324">
        <w:rPr>
          <w:rFonts w:hint="eastAsia"/>
          <w:color w:val="000000" w:themeColor="text1"/>
        </w:rPr>
        <w:t>LLM</w:t>
      </w:r>
      <w:r w:rsidRPr="00B36324">
        <w:rPr>
          <w:rFonts w:hint="eastAsia"/>
          <w:color w:val="000000" w:themeColor="text1"/>
        </w:rPr>
        <w:t>强大的生成优势，还可以克服其输出格式不稳定的难题。最终生成的迭代数据为基座模型提供了高质量、多样化的训练样本，保证基座模型在训练过程中不断提升性能。通过结构化和标准化的数据处理，基座模型能够更有效地学习和适应不同的应用场景，从而在实际应用中</w:t>
      </w:r>
      <w:r w:rsidRPr="00B36324">
        <w:rPr>
          <w:color w:val="000000" w:themeColor="text1"/>
        </w:rPr>
        <w:t>表现出更高的识别准确率</w:t>
      </w:r>
      <w:r w:rsidRPr="00B36324">
        <w:rPr>
          <w:rFonts w:hint="eastAsia"/>
          <w:color w:val="000000" w:themeColor="text1"/>
        </w:rPr>
        <w:t>。</w:t>
      </w:r>
    </w:p>
    <w:p w14:paraId="4D987501" w14:textId="77777777" w:rsidR="00212359" w:rsidRPr="00270859" w:rsidRDefault="00212359" w:rsidP="00212359">
      <w:pPr>
        <w:pStyle w:val="3"/>
      </w:pPr>
      <w:bookmarkStart w:id="102" w:name="_Toc194845659"/>
      <w:commentRangeStart w:id="36"/>
      <w:r w:rsidRPr="00270859">
        <w:rPr>
          <w:rFonts w:hint="eastAsia"/>
        </w:rPr>
        <w:t>4.3.3</w:t>
      </w:r>
      <w:r w:rsidRPr="00270859">
        <w:rPr>
          <w:rFonts w:hint="eastAsia"/>
        </w:rPr>
        <w:t>动态适配性样本筛选</w:t>
      </w:r>
      <w:commentRangeEnd w:id="36"/>
      <w:r>
        <w:rPr>
          <w:rStyle w:val="CommentReference"/>
        </w:rPr>
        <w:commentReference w:id="36"/>
      </w:r>
      <w:bookmarkEnd w:id="102"/>
    </w:p>
    <w:p w14:paraId="2F02B5B3" w14:textId="676776EA" w:rsidR="00811730" w:rsidRPr="00AB1FA8" w:rsidRDefault="00811730" w:rsidP="00212359">
      <w:pPr>
        <w:ind w:firstLine="480"/>
      </w:pPr>
      <w:r w:rsidRPr="00811730">
        <w:rPr>
          <w:rFonts w:hint="eastAsia"/>
        </w:rPr>
        <w:t>动态适配性样本筛选作为数据增强技术的关键环节，</w:t>
      </w:r>
      <w:r>
        <w:rPr>
          <w:rFonts w:hint="eastAsia"/>
        </w:rPr>
        <w:t>其核心目标是</w:t>
      </w:r>
      <w:r w:rsidRPr="00AB1FA8">
        <w:rPr>
          <w:rFonts w:hint="eastAsia"/>
        </w:rPr>
        <w:t>从大量的</w:t>
      </w:r>
      <w:r>
        <w:rPr>
          <w:rFonts w:hint="eastAsia"/>
        </w:rPr>
        <w:t>生成</w:t>
      </w:r>
      <w:r w:rsidRPr="00AB1FA8">
        <w:rPr>
          <w:rFonts w:hint="eastAsia"/>
        </w:rPr>
        <w:t>样本中精准挑选出高质量的训练数据，以提升模型的性能和泛化能力</w:t>
      </w:r>
      <w:r>
        <w:rPr>
          <w:rFonts w:hint="eastAsia"/>
        </w:rPr>
        <w:t>。</w:t>
      </w:r>
    </w:p>
    <w:p w14:paraId="2C44BB4A" w14:textId="72757FCA" w:rsidR="00212359" w:rsidRDefault="00212359" w:rsidP="00EF2CA5">
      <w:pPr>
        <w:ind w:firstLine="480"/>
      </w:pPr>
      <w:r w:rsidRPr="00AB1FA8">
        <w:rPr>
          <w:rFonts w:hint="eastAsia"/>
        </w:rPr>
        <w:lastRenderedPageBreak/>
        <w:t>借助前一阶段训练成熟的模型</w:t>
      </w:r>
      <w:r>
        <w:rPr>
          <w:rFonts w:hint="eastAsia"/>
        </w:rPr>
        <w:t>，</w:t>
      </w:r>
      <w:r w:rsidRPr="004E5A8D">
        <w:rPr>
          <w:rFonts w:hint="eastAsia"/>
        </w:rPr>
        <w:t>从</w:t>
      </w:r>
      <w:r w:rsidRPr="000E7E61">
        <w:rPr>
          <w:rFonts w:hint="eastAsia"/>
        </w:rPr>
        <w:t>LLM</w:t>
      </w:r>
      <w:r w:rsidRPr="004E5A8D">
        <w:rPr>
          <w:rFonts w:hint="eastAsia"/>
        </w:rPr>
        <w:t>生成的训练样本中选择模型预测结果和</w:t>
      </w:r>
      <w:r w:rsidRPr="000E7E61">
        <w:rPr>
          <w:rFonts w:hint="eastAsia"/>
        </w:rPr>
        <w:t>LLM</w:t>
      </w:r>
      <w:r w:rsidRPr="004E5A8D">
        <w:rPr>
          <w:rFonts w:hint="eastAsia"/>
        </w:rPr>
        <w:t>生成结果一致的样本作为正确的训练样本。具体而言，在每个阶段，采用前一阶段训练好的模型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r>
              <w:rPr>
                <w:rFonts w:ascii="Cambria Math" w:hAnsi="Cambria Math"/>
              </w:rPr>
              <m:t>-1</m:t>
            </m:r>
          </m:sup>
        </m:sSup>
      </m:oMath>
      <w:r w:rsidRPr="004E5A8D">
        <w:rPr>
          <w:rFonts w:hint="eastAsia"/>
        </w:rPr>
        <w:t>作为当前</w:t>
      </w:r>
      <w:r>
        <w:rPr>
          <w:rFonts w:hint="eastAsia"/>
        </w:rPr>
        <w:t>阶段的基线</w:t>
      </w:r>
      <w:r w:rsidRPr="004E5A8D">
        <w:rPr>
          <w:rFonts w:hint="eastAsia"/>
        </w:rPr>
        <w:t>模型。然后，</w:t>
      </w:r>
      <w:r>
        <w:rPr>
          <w:rFonts w:hint="eastAsia"/>
        </w:rPr>
        <w:t>提取</w:t>
      </w:r>
      <w:r w:rsidRPr="004E5A8D">
        <w:rPr>
          <w:rFonts w:hint="eastAsia"/>
        </w:rPr>
        <w:t>本阶段</w:t>
      </w:r>
      <w:r w:rsidRPr="002E7C4F">
        <w:t>LLM</w:t>
      </w:r>
      <w:r w:rsidRPr="004E5A8D">
        <w:rPr>
          <w:rFonts w:hint="eastAsia"/>
        </w:rPr>
        <w:t>生成的训练样本</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中的</w:t>
      </w:r>
      <w:r w:rsidRPr="00AA5E84">
        <w:t>text</w:t>
      </w:r>
      <w:r>
        <w:rPr>
          <w:rFonts w:hint="eastAsia"/>
        </w:rPr>
        <w:t>文本</w:t>
      </w:r>
      <m:oMath>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t</m:t>
            </m:r>
          </m:sup>
        </m:sSubSup>
        <m:r>
          <w:rPr>
            <w:rFonts w:ascii="Cambria Math" w:hAnsi="Cambria Math" w:hint="eastAsia"/>
          </w:rPr>
          <m:t>，</m:t>
        </m:r>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r>
          <w:rPr>
            <w:rFonts w:ascii="Cambria Math" w:hAnsi="Cambria Math" w:hint="eastAsia"/>
          </w:rPr>
          <m:t>}</m:t>
        </m:r>
      </m:oMath>
      <w:r>
        <w:rPr>
          <w:rFonts w:hint="eastAsia"/>
        </w:rPr>
        <w:t>，并将其输入</w:t>
      </w:r>
      <w:r w:rsidRPr="004E5A8D">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4E5A8D">
        <w:rPr>
          <w:rFonts w:hint="eastAsia"/>
        </w:rPr>
        <w:t>进行预测，获取预测结果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，如下所示</w:t>
      </w:r>
      <w:r w:rsidRPr="004E5A8D">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2"/>
        <w:gridCol w:w="2812"/>
        <w:gridCol w:w="2812"/>
      </w:tblGrid>
      <w:tr w:rsidR="002B436E" w14:paraId="3DD6BA5E" w14:textId="77777777" w:rsidTr="002B436E">
        <w:tc>
          <w:tcPr>
            <w:tcW w:w="2812" w:type="dxa"/>
          </w:tcPr>
          <w:p w14:paraId="1DCAED3C" w14:textId="77777777" w:rsidR="002B436E" w:rsidRDefault="002B436E" w:rsidP="002B436E">
            <w:pPr>
              <w:ind w:firstLineChars="0" w:firstLine="0"/>
            </w:pPr>
          </w:p>
        </w:tc>
        <w:tc>
          <w:tcPr>
            <w:tcW w:w="2812" w:type="dxa"/>
          </w:tcPr>
          <w:p w14:paraId="0CFBCE06" w14:textId="385E185C" w:rsidR="002B436E" w:rsidRDefault="00000000" w:rsidP="002B436E">
            <w:pPr>
              <w:ind w:firstLineChars="0" w:firstLine="0"/>
            </w:pPr>
            <m:oMathPara>
              <m:oMath>
                <m:sSub>
                  <m:sSubPr>
                    <m:ctrlPr>
                      <w:rPr>
                        <w:rFonts w:ascii="Cambria Math" w:hAnsi="Cambria Math"/>
                        <w:i/>
                      </w:rPr>
                    </m:ctrlPr>
                  </m:sSubPr>
                  <m:e>
                    <m:r>
                      <w:rPr>
                        <w:rFonts w:ascii="Cambria Math" w:hAnsi="Cambria Math"/>
                      </w:rPr>
                      <m:t>{</m:t>
                    </m:r>
                    <m:r>
                      <w:rPr>
                        <w:rFonts w:ascii="Cambria Math" w:hAnsi="Cambria Math" w:hint="eastAsia"/>
                      </w:rPr>
                      <m:t>p</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x</m:t>
                    </m:r>
                  </m:e>
                  <m:sub>
                    <m:r>
                      <w:rPr>
                        <w:rFonts w:ascii="Cambria Math" w:hAnsi="Cambria Math"/>
                      </w:rPr>
                      <m:t>i</m:t>
                    </m:r>
                  </m:sub>
                </m:sSub>
                <m:r>
                  <w:rPr>
                    <w:rFonts w:ascii="Cambria Math" w:hAnsi="Cambria Math"/>
                  </w:rPr>
                  <m:t>})</m:t>
                </m:r>
              </m:oMath>
            </m:oMathPara>
          </w:p>
        </w:tc>
        <w:tc>
          <w:tcPr>
            <w:tcW w:w="2812" w:type="dxa"/>
          </w:tcPr>
          <w:p w14:paraId="331B6AA3" w14:textId="465EECDF" w:rsidR="002B436E" w:rsidRPr="002B436E" w:rsidRDefault="00000000" w:rsidP="002B436E">
            <w:pPr>
              <w:ind w:firstLineChars="0" w:firstLine="0"/>
            </w:pPr>
            <m:oMathPara>
              <m:oMathParaPr>
                <m:jc m:val="right"/>
              </m:oMathParaPr>
              <m:oMath>
                <m:d>
                  <m:dPr>
                    <m:ctrlPr>
                      <w:rPr>
                        <w:rFonts w:ascii="Cambria Math" w:hAnsi="Cambria Math"/>
                        <w:i/>
                      </w:rPr>
                    </m:ctrlPr>
                  </m:dPr>
                  <m:e>
                    <m:r>
                      <w:rPr>
                        <w:rFonts w:ascii="Cambria Math" w:hAnsi="Cambria Math"/>
                      </w:rPr>
                      <m:t>4-5</m:t>
                    </m:r>
                  </m:e>
                </m:d>
              </m:oMath>
            </m:oMathPara>
          </w:p>
        </w:tc>
      </w:tr>
    </w:tbl>
    <w:p w14:paraId="05A02C76" w14:textId="77777777" w:rsidR="00212359" w:rsidRDefault="00212359" w:rsidP="00212359">
      <w:pPr>
        <w:ind w:firstLine="480"/>
      </w:pPr>
      <w:r>
        <w:rPr>
          <w:rFonts w:hint="eastAsia"/>
        </w:rPr>
        <w:t>若</w:t>
      </w:r>
      <w:r w:rsidRPr="00AB1FA8">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AB1FA8">
        <w:rPr>
          <w:rFonts w:hint="eastAsia"/>
        </w:rPr>
        <w:t>的预测结果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与</w:t>
      </w:r>
      <w:r w:rsidRPr="000E7E61">
        <w:t xml:space="preserve"> LLM</w:t>
      </w:r>
      <w:r w:rsidRPr="00AB1FA8">
        <w:rPr>
          <w:rFonts w:hint="eastAsia"/>
        </w:rPr>
        <w:t xml:space="preserve"> </w:t>
      </w:r>
      <w:r w:rsidRPr="00AB1FA8">
        <w:rPr>
          <w:rFonts w:hint="eastAsia"/>
        </w:rPr>
        <w:t>生成的结果</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比对</w:t>
      </w:r>
      <w:r>
        <w:rPr>
          <w:rFonts w:hint="eastAsia"/>
        </w:rPr>
        <w:t>一致，</w:t>
      </w:r>
      <w:r w:rsidRPr="00AB1FA8">
        <w:rPr>
          <w:rFonts w:hint="eastAsia"/>
        </w:rPr>
        <w:t>便</w:t>
      </w:r>
      <w:r>
        <w:rPr>
          <w:rFonts w:hint="eastAsia"/>
        </w:rPr>
        <w:t>暂可</w:t>
      </w:r>
      <w:r w:rsidRPr="00AB1FA8">
        <w:rPr>
          <w:rFonts w:hint="eastAsia"/>
        </w:rPr>
        <w:t>认定</w:t>
      </w:r>
      <w:r w:rsidRPr="000E7E61">
        <w:rPr>
          <w:rFonts w:hint="eastAsia"/>
        </w:rPr>
        <w:t xml:space="preserve"> LLM</w:t>
      </w:r>
      <w:r w:rsidRPr="00AB1FA8">
        <w:rPr>
          <w:rFonts w:hint="eastAsia"/>
        </w:rPr>
        <w:t xml:space="preserve"> </w:t>
      </w:r>
      <w:r w:rsidRPr="00AB1FA8">
        <w:rPr>
          <w:rFonts w:hint="eastAsia"/>
        </w:rPr>
        <w:t>生成的结果是准确可靠</w:t>
      </w:r>
      <w:r>
        <w:rPr>
          <w:rFonts w:hint="eastAsia"/>
        </w:rPr>
        <w:t>，得到适配样本集合</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w:t>
      </w:r>
    </w:p>
    <w:p w14:paraId="6CD656EC" w14:textId="4E9CBEDF" w:rsidR="00212359" w:rsidRPr="004E5A8D" w:rsidRDefault="00212359" w:rsidP="00212359">
      <w:pPr>
        <w:ind w:firstLine="480"/>
      </w:pPr>
      <w:r w:rsidRPr="00AB1FA8">
        <w:rPr>
          <w:rFonts w:hint="eastAsia"/>
        </w:rPr>
        <w:t>通过这种动态适配性的样本筛选方式，模型能够不断从优质样本中学习，逐步提升对不同文本的处理能力，从而在自然语言处理任务中表现得更加出色。</w:t>
      </w:r>
    </w:p>
    <w:p w14:paraId="75D19471" w14:textId="77777777" w:rsidR="00212359" w:rsidRPr="00270859" w:rsidRDefault="00212359" w:rsidP="00212359">
      <w:pPr>
        <w:pStyle w:val="3"/>
      </w:pPr>
      <w:bookmarkStart w:id="103" w:name="_Toc194845660"/>
      <w:commentRangeStart w:id="37"/>
      <w:r w:rsidRPr="00270859">
        <w:rPr>
          <w:rFonts w:hint="eastAsia"/>
        </w:rPr>
        <w:t>4.3.4</w:t>
      </w:r>
      <w:r w:rsidRPr="00270859">
        <w:rPr>
          <w:rFonts w:hint="eastAsia"/>
        </w:rPr>
        <w:t>模型微调</w:t>
      </w:r>
      <w:commentRangeEnd w:id="37"/>
      <w:r>
        <w:rPr>
          <w:rStyle w:val="CommentReference"/>
        </w:rPr>
        <w:commentReference w:id="37"/>
      </w:r>
      <w:bookmarkEnd w:id="103"/>
    </w:p>
    <w:p w14:paraId="0438A4DF" w14:textId="23A157BD" w:rsidR="00212359" w:rsidRDefault="00212359" w:rsidP="00212359">
      <w:pPr>
        <w:ind w:firstLine="480"/>
      </w:pPr>
      <w:r w:rsidRPr="00B00D2D">
        <w:rPr>
          <w:rFonts w:hint="eastAsia"/>
        </w:rPr>
        <w:t>将基于</w:t>
      </w:r>
      <w:r>
        <w:rPr>
          <w:rFonts w:hint="eastAsia"/>
        </w:rPr>
        <w:t>动态适配性样本筛选后的训练数据集</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sidRPr="00B00D2D">
        <w:rPr>
          <w:rFonts w:hint="eastAsia"/>
        </w:rPr>
        <w:t>，</w:t>
      </w:r>
      <w:r>
        <w:rPr>
          <w:rFonts w:hint="eastAsia"/>
        </w:rPr>
        <w:t>与前一阶段</w:t>
      </w:r>
      <w:r w:rsidRPr="00FC039A">
        <w:t>（</w:t>
      </w:r>
      <m:oMath>
        <m:r>
          <w:rPr>
            <w:rFonts w:ascii="Cambria Math" w:hAnsi="Cambria Math"/>
          </w:rPr>
          <m:t>t-</m:t>
        </m:r>
        <m:r>
          <w:rPr>
            <w:rFonts w:ascii="Cambria Math" w:hAnsi="Cambria Math" w:hint="eastAsia"/>
          </w:rPr>
          <m:t>1</m:t>
        </m:r>
      </m:oMath>
      <w:r w:rsidRPr="00FC039A">
        <w:t>）</w:t>
      </w:r>
      <w:r w:rsidRPr="00AB1FA8">
        <w:rPr>
          <w:rFonts w:hint="eastAsia"/>
        </w:rPr>
        <w:t>训练集</w:t>
      </w:r>
      <m:oMath>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rain</m:t>
            </m:r>
          </m:e>
          <m:sup>
            <m:r>
              <w:rPr>
                <w:rFonts w:ascii="Cambria Math" w:hAnsi="Cambria Math" w:hint="eastAsia"/>
              </w:rPr>
              <m:t>t</m:t>
            </m:r>
            <m:r>
              <w:rPr>
                <w:rFonts w:ascii="Cambria Math" w:hAnsi="Cambria Math"/>
              </w:rPr>
              <m:t>-1</m:t>
            </m:r>
          </m:sup>
        </m:sSup>
        <m:r>
          <w:rPr>
            <w:rFonts w:ascii="Cambria Math" w:hAnsi="Cambria Math"/>
          </w:rPr>
          <m:t>}</m:t>
        </m:r>
      </m:oMath>
      <w:r>
        <w:rPr>
          <w:rFonts w:hint="eastAsia"/>
        </w:rPr>
        <w:t>合并</w:t>
      </w:r>
      <w:r w:rsidRPr="00B00D2D">
        <w:rPr>
          <w:rFonts w:hint="eastAsia"/>
        </w:rPr>
        <w:t>，</w:t>
      </w:r>
      <w:r>
        <w:rPr>
          <w:rFonts w:hint="eastAsia"/>
        </w:rPr>
        <w:t>如下所示</w:t>
      </w:r>
      <w:r w:rsidRPr="00AB1FA8">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828"/>
        <w:gridCol w:w="2345"/>
      </w:tblGrid>
      <w:tr w:rsidR="00351066" w14:paraId="518B1879" w14:textId="77777777" w:rsidTr="00351066">
        <w:tc>
          <w:tcPr>
            <w:tcW w:w="2263" w:type="dxa"/>
          </w:tcPr>
          <w:p w14:paraId="44C61BA9" w14:textId="77777777" w:rsidR="00351066" w:rsidRDefault="00351066" w:rsidP="00351066">
            <w:pPr>
              <w:ind w:firstLineChars="0" w:firstLine="0"/>
            </w:pPr>
          </w:p>
        </w:tc>
        <w:tc>
          <w:tcPr>
            <w:tcW w:w="3828" w:type="dxa"/>
          </w:tcPr>
          <w:p w14:paraId="7F1FECDF" w14:textId="4F356A75" w:rsidR="00351066" w:rsidRDefault="00351066" w:rsidP="00351066">
            <w:pPr>
              <w:ind w:firstLineChars="0" w:firstLine="0"/>
            </w:pPr>
            <m:oMathPara>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T</m:t>
                    </m:r>
                    <m:r>
                      <w:rPr>
                        <w:rFonts w:ascii="Cambria Math" w:hAnsi="Cambria Math" w:hint="eastAsia"/>
                      </w:rPr>
                      <m:t>rain</m:t>
                    </m:r>
                  </m:e>
                  <m:sub>
                    <m:r>
                      <w:rPr>
                        <w:rFonts w:ascii="Cambria Math" w:hAnsi="Cambria Math"/>
                      </w:rPr>
                      <m:t>i</m:t>
                    </m:r>
                  </m:sub>
                  <m:sup>
                    <m:r>
                      <w:rPr>
                        <w:rFonts w:ascii="Cambria Math" w:hAnsi="Cambria Math"/>
                      </w:rPr>
                      <m:t>t-1</m:t>
                    </m:r>
                  </m:sup>
                </m:sSubSup>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m:oMathPara>
          </w:p>
        </w:tc>
        <w:tc>
          <w:tcPr>
            <w:tcW w:w="2345" w:type="dxa"/>
          </w:tcPr>
          <w:p w14:paraId="06CF15FC" w14:textId="57D4C784" w:rsidR="00351066" w:rsidRPr="00351066" w:rsidRDefault="00000000" w:rsidP="00351066">
            <w:pPr>
              <w:ind w:firstLineChars="0" w:firstLine="0"/>
            </w:pPr>
            <m:oMathPara>
              <m:oMathParaPr>
                <m:jc m:val="right"/>
              </m:oMathParaPr>
              <m:oMath>
                <m:d>
                  <m:dPr>
                    <m:ctrlPr>
                      <w:rPr>
                        <w:rFonts w:ascii="Cambria Math" w:hAnsi="Cambria Math"/>
                        <w:i/>
                      </w:rPr>
                    </m:ctrlPr>
                  </m:dPr>
                  <m:e>
                    <m:r>
                      <w:rPr>
                        <w:rFonts w:ascii="Cambria Math" w:hAnsi="Cambria Math"/>
                      </w:rPr>
                      <m:t>4-6</m:t>
                    </m:r>
                  </m:e>
                </m:d>
              </m:oMath>
            </m:oMathPara>
          </w:p>
        </w:tc>
      </w:tr>
    </w:tbl>
    <w:p w14:paraId="5062BCC6" w14:textId="216BDC4D" w:rsidR="00212359" w:rsidRPr="007F00FC" w:rsidRDefault="00212359" w:rsidP="00212359">
      <w:pPr>
        <w:ind w:firstLine="480"/>
        <w:rPr>
          <w:rFonts w:ascii="宋体" w:hAnsi="宋体"/>
        </w:rPr>
      </w:pPr>
      <w:r>
        <w:rPr>
          <w:rFonts w:hint="eastAsia"/>
        </w:rPr>
        <w:t>将</w:t>
      </w:r>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作为全新训练数据集，</w:t>
      </w:r>
      <w:r w:rsidRPr="00B00D2D">
        <w:rPr>
          <w:rFonts w:hint="eastAsia"/>
        </w:rPr>
        <w:t>重头开始微调，进行模型训练</w:t>
      </w:r>
      <w:r>
        <w:rPr>
          <w:rFonts w:hint="eastAsia"/>
        </w:rPr>
        <w:t>，</w:t>
      </w:r>
      <w:proofErr w:type="gramStart"/>
      <w:r>
        <w:rPr>
          <w:rFonts w:hint="eastAsia"/>
        </w:rPr>
        <w:t>得到第</w:t>
      </w:r>
      <w:proofErr w:type="gramEnd"/>
      <w:r>
        <w:rPr>
          <w:rFonts w:hint="eastAsia"/>
        </w:rPr>
        <w:t>t</w:t>
      </w:r>
      <w:r>
        <w:rPr>
          <w:rFonts w:hint="eastAsia"/>
        </w:rPr>
        <w:t>阶段模型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sup>
        </m:sSup>
      </m:oMath>
      <w:r w:rsidRPr="00B00D2D">
        <w:rPr>
          <w:rFonts w:hint="eastAsia"/>
        </w:rPr>
        <w:t>，并作为</w:t>
      </w:r>
      <m:oMath>
        <m:r>
          <w:rPr>
            <w:rFonts w:ascii="Cambria Math" w:hAnsi="Cambria Math"/>
          </w:rPr>
          <m:t>t+1</m:t>
        </m:r>
      </m:oMath>
      <w:r>
        <w:rPr>
          <w:rFonts w:hint="eastAsia"/>
        </w:rPr>
        <w:t>阶段</w:t>
      </w:r>
      <w:r>
        <w:rPr>
          <w:rFonts w:ascii="宋体" w:hAnsi="宋体" w:hint="eastAsia"/>
        </w:rPr>
        <w:t>动态适配性样本筛选</w:t>
      </w:r>
      <w:r w:rsidRPr="00B00D2D">
        <w:rPr>
          <w:rFonts w:hint="eastAsia"/>
        </w:rPr>
        <w:t>的</w:t>
      </w:r>
      <w:r>
        <w:rPr>
          <w:rFonts w:hint="eastAsia"/>
        </w:rPr>
        <w:t>基</w:t>
      </w:r>
      <w:r w:rsidR="009D267B">
        <w:rPr>
          <w:rFonts w:hint="eastAsia"/>
        </w:rPr>
        <w:t>座</w:t>
      </w:r>
      <w:r w:rsidRPr="00B00D2D">
        <w:rPr>
          <w:rFonts w:hint="eastAsia"/>
        </w:rPr>
        <w:t>模型使用。重复以上迭代过程。</w:t>
      </w:r>
    </w:p>
    <w:p w14:paraId="76F0C6D3" w14:textId="77777777" w:rsidR="00212359" w:rsidRDefault="00212359" w:rsidP="00212359">
      <w:pPr>
        <w:pStyle w:val="2"/>
      </w:pPr>
      <w:bookmarkStart w:id="104" w:name="_Toc194845661"/>
      <w:r w:rsidRPr="00270859">
        <w:rPr>
          <w:rFonts w:hint="eastAsia"/>
        </w:rPr>
        <w:t>4.4</w:t>
      </w:r>
      <w:r w:rsidRPr="00270859">
        <w:rPr>
          <w:rFonts w:hint="eastAsia"/>
        </w:rPr>
        <w:t>实验结果与分析</w:t>
      </w:r>
      <w:bookmarkEnd w:id="104"/>
    </w:p>
    <w:p w14:paraId="0E089720" w14:textId="66AD8D2B" w:rsidR="00212359" w:rsidRPr="000C749A" w:rsidRDefault="00212359" w:rsidP="00212359">
      <w:pPr>
        <w:pStyle w:val="3"/>
      </w:pPr>
      <w:bookmarkStart w:id="105" w:name="_Toc194845662"/>
      <w:r w:rsidRPr="000C749A">
        <w:rPr>
          <w:rFonts w:hint="eastAsia"/>
        </w:rPr>
        <w:t>4.4.1</w:t>
      </w:r>
      <w:r w:rsidR="001B2970" w:rsidRPr="008A1727">
        <w:rPr>
          <w:rFonts w:hint="eastAsia"/>
        </w:rPr>
        <w:t>实验环境与参数配置</w:t>
      </w:r>
      <w:bookmarkEnd w:id="105"/>
    </w:p>
    <w:p w14:paraId="00468D14" w14:textId="3721988B" w:rsidR="001B2970" w:rsidRPr="002F5B7C" w:rsidRDefault="001B2970" w:rsidP="001B2970">
      <w:pPr>
        <w:ind w:firstLine="480"/>
        <w:rPr>
          <w:color w:val="000000" w:themeColor="text1"/>
        </w:rPr>
      </w:pPr>
      <w:r w:rsidRPr="002F5B7C">
        <w:rPr>
          <w:rFonts w:hint="eastAsia"/>
          <w:color w:val="000000" w:themeColor="text1"/>
        </w:rPr>
        <w:t>本节实验硬件环境与第三章相同，硬件环境为</w:t>
      </w:r>
      <w:r w:rsidRPr="002F5B7C">
        <w:rPr>
          <w:rFonts w:hint="eastAsia"/>
          <w:color w:val="000000" w:themeColor="text1"/>
        </w:rPr>
        <w:t>GPU</w:t>
      </w:r>
      <w:r w:rsidR="002F5B7C">
        <w:rPr>
          <w:rFonts w:hint="eastAsia"/>
          <w:color w:val="000000" w:themeColor="text1"/>
        </w:rPr>
        <w:t>集群</w:t>
      </w:r>
      <w:r w:rsidRPr="002F5B7C">
        <w:rPr>
          <w:rFonts w:hint="eastAsia"/>
          <w:color w:val="000000" w:themeColor="text1"/>
        </w:rPr>
        <w:t>服务器，在包含</w:t>
      </w:r>
      <w:r w:rsidRPr="002F5B7C">
        <w:rPr>
          <w:rFonts w:hint="eastAsia"/>
          <w:color w:val="000000" w:themeColor="text1"/>
        </w:rPr>
        <w:t>8</w:t>
      </w:r>
      <w:r w:rsidRPr="002F5B7C">
        <w:rPr>
          <w:rFonts w:hint="eastAsia"/>
          <w:color w:val="000000" w:themeColor="text1"/>
        </w:rPr>
        <w:t>个计算显卡的服务器集群上进行了对比实验。其中每个显卡为</w:t>
      </w:r>
      <w:r w:rsidRPr="002F5B7C">
        <w:rPr>
          <w:color w:val="000000" w:themeColor="text1"/>
        </w:rPr>
        <w:t>NVIDIA GeForce RTX 3090</w:t>
      </w:r>
      <w:r w:rsidRPr="002F5B7C">
        <w:rPr>
          <w:rFonts w:hint="eastAsia"/>
          <w:color w:val="000000" w:themeColor="text1"/>
        </w:rPr>
        <w:t>，内存为</w:t>
      </w:r>
      <w:r w:rsidRPr="002F5B7C">
        <w:rPr>
          <w:rFonts w:hint="eastAsia"/>
          <w:color w:val="000000" w:themeColor="text1"/>
        </w:rPr>
        <w:t>2</w:t>
      </w:r>
      <w:r w:rsidRPr="002F5B7C">
        <w:rPr>
          <w:color w:val="000000" w:themeColor="text1"/>
        </w:rPr>
        <w:t>4GB</w:t>
      </w:r>
      <w:r w:rsidRPr="002F5B7C">
        <w:rPr>
          <w:rFonts w:hint="eastAsia"/>
          <w:color w:val="000000" w:themeColor="text1"/>
        </w:rPr>
        <w:t>。代码的编译和解释通过</w:t>
      </w:r>
      <w:r w:rsidRPr="002F5B7C">
        <w:rPr>
          <w:rFonts w:hint="eastAsia"/>
          <w:color w:val="000000" w:themeColor="text1"/>
        </w:rPr>
        <w:t>GCC 7.8.1</w:t>
      </w:r>
      <w:r w:rsidRPr="002F5B7C">
        <w:rPr>
          <w:rFonts w:hint="eastAsia"/>
          <w:color w:val="000000" w:themeColor="text1"/>
        </w:rPr>
        <w:t>与</w:t>
      </w:r>
      <w:r w:rsidRPr="002F5B7C">
        <w:rPr>
          <w:rFonts w:hint="eastAsia"/>
          <w:color w:val="000000" w:themeColor="text1"/>
        </w:rPr>
        <w:t>Python 3.8.1</w:t>
      </w:r>
      <w:r w:rsidRPr="002F5B7C">
        <w:rPr>
          <w:rFonts w:hint="eastAsia"/>
          <w:color w:val="000000" w:themeColor="text1"/>
        </w:rPr>
        <w:t>完成。</w:t>
      </w:r>
    </w:p>
    <w:p w14:paraId="7A9A4D82" w14:textId="51374DAB" w:rsidR="00212359" w:rsidRPr="002F5B7C" w:rsidRDefault="009B315B" w:rsidP="002F5B7C">
      <w:pPr>
        <w:ind w:firstLine="480"/>
        <w:rPr>
          <w:color w:val="000000" w:themeColor="text1"/>
        </w:rPr>
      </w:pPr>
      <w:r w:rsidRPr="009B315B">
        <w:rPr>
          <w:color w:val="000000" w:themeColor="text1"/>
        </w:rPr>
        <w:t>研究采用</w:t>
      </w:r>
      <w:proofErr w:type="spellStart"/>
      <w:r w:rsidRPr="009B315B">
        <w:rPr>
          <w:color w:val="000000" w:themeColor="text1"/>
        </w:rPr>
        <w:t>Pytorch</w:t>
      </w:r>
      <w:proofErr w:type="spellEnd"/>
      <w:r w:rsidRPr="009B315B">
        <w:rPr>
          <w:color w:val="000000" w:themeColor="text1"/>
        </w:rPr>
        <w:t>深度学习框架构建模型，并选用了在中文文本任务中表现卓越的</w:t>
      </w:r>
      <w:r w:rsidRPr="009B315B">
        <w:rPr>
          <w:color w:val="000000" w:themeColor="text1"/>
        </w:rPr>
        <w:t>Chinese-BERT-</w:t>
      </w:r>
      <w:proofErr w:type="spellStart"/>
      <w:r w:rsidRPr="009B315B">
        <w:rPr>
          <w:color w:val="000000" w:themeColor="text1"/>
        </w:rPr>
        <w:t>wwm</w:t>
      </w:r>
      <w:proofErr w:type="spellEnd"/>
      <w:r w:rsidRPr="009B315B">
        <w:rPr>
          <w:color w:val="000000" w:themeColor="text1"/>
        </w:rPr>
        <w:t>-</w:t>
      </w:r>
      <w:proofErr w:type="spellStart"/>
      <w:r w:rsidRPr="009B315B">
        <w:rPr>
          <w:color w:val="000000" w:themeColor="text1"/>
        </w:rPr>
        <w:t>ext</w:t>
      </w:r>
      <w:proofErr w:type="spellEnd"/>
      <w:r w:rsidRPr="009B315B">
        <w:rPr>
          <w:color w:val="000000" w:themeColor="text1"/>
        </w:rPr>
        <w:t>作为基础模型。该模型的编码器由</w:t>
      </w:r>
      <w:proofErr w:type="gramStart"/>
      <w:r w:rsidRPr="009B315B">
        <w:rPr>
          <w:color w:val="000000" w:themeColor="text1"/>
        </w:rPr>
        <w:t>12</w:t>
      </w:r>
      <w:r w:rsidRPr="009B315B">
        <w:rPr>
          <w:color w:val="000000" w:themeColor="text1"/>
        </w:rPr>
        <w:t>层隐层组成</w:t>
      </w:r>
      <w:proofErr w:type="gramEnd"/>
      <w:r w:rsidRPr="009B315B">
        <w:rPr>
          <w:color w:val="000000" w:themeColor="text1"/>
        </w:rPr>
        <w:t>，</w:t>
      </w:r>
      <w:r w:rsidRPr="009B315B">
        <w:rPr>
          <w:color w:val="000000" w:themeColor="text1"/>
        </w:rPr>
        <w:lastRenderedPageBreak/>
        <w:t>配备</w:t>
      </w:r>
      <w:r w:rsidRPr="009B315B">
        <w:rPr>
          <w:color w:val="000000" w:themeColor="text1"/>
        </w:rPr>
        <w:t>12</w:t>
      </w:r>
      <w:r w:rsidRPr="009B315B">
        <w:rPr>
          <w:color w:val="000000" w:themeColor="text1"/>
        </w:rPr>
        <w:t>个自注意力头，采用</w:t>
      </w:r>
      <w:r w:rsidRPr="009B315B">
        <w:rPr>
          <w:color w:val="000000" w:themeColor="text1"/>
        </w:rPr>
        <w:t>768</w:t>
      </w:r>
      <w:r w:rsidRPr="009B315B">
        <w:rPr>
          <w:color w:val="000000" w:themeColor="text1"/>
        </w:rPr>
        <w:t>维张量进行特征表示。为了防止过拟合，模型设置了以下超参数：训练轮次为</w:t>
      </w:r>
      <w:r w:rsidRPr="009B315B">
        <w:rPr>
          <w:color w:val="000000" w:themeColor="text1"/>
        </w:rPr>
        <w:t>5</w:t>
      </w:r>
      <w:r w:rsidRPr="009B315B">
        <w:rPr>
          <w:color w:val="000000" w:themeColor="text1"/>
        </w:rPr>
        <w:t>，批处理大小为</w:t>
      </w:r>
      <w:r w:rsidRPr="009B315B">
        <w:rPr>
          <w:color w:val="000000" w:themeColor="text1"/>
        </w:rPr>
        <w:t>64</w:t>
      </w:r>
      <w:r w:rsidRPr="009B315B">
        <w:rPr>
          <w:color w:val="000000" w:themeColor="text1"/>
        </w:rPr>
        <w:t>，学习率为</w:t>
      </w:r>
      <w:r w:rsidRPr="009B315B">
        <w:rPr>
          <w:color w:val="000000" w:themeColor="text1"/>
        </w:rPr>
        <w:t>1e-5</w:t>
      </w:r>
      <w:r w:rsidRPr="009B315B">
        <w:rPr>
          <w:color w:val="000000" w:themeColor="text1"/>
        </w:rPr>
        <w:t>，序列最大长度限制为</w:t>
      </w:r>
      <w:r w:rsidRPr="009B315B">
        <w:rPr>
          <w:color w:val="000000" w:themeColor="text1"/>
        </w:rPr>
        <w:t>64</w:t>
      </w:r>
      <w:r w:rsidRPr="009B315B">
        <w:rPr>
          <w:color w:val="000000" w:themeColor="text1"/>
        </w:rPr>
        <w:t>，失活比率设为</w:t>
      </w:r>
      <w:r w:rsidRPr="009B315B">
        <w:rPr>
          <w:color w:val="000000" w:themeColor="text1"/>
        </w:rPr>
        <w:t>0.1</w:t>
      </w:r>
      <w:r w:rsidRPr="009B315B">
        <w:rPr>
          <w:color w:val="000000" w:themeColor="text1"/>
        </w:rPr>
        <w:t>。模型参数的优化通过</w:t>
      </w:r>
      <w:r w:rsidRPr="009B315B">
        <w:rPr>
          <w:color w:val="000000" w:themeColor="text1"/>
        </w:rPr>
        <w:t>Adam</w:t>
      </w:r>
      <w:r w:rsidRPr="009B315B">
        <w:rPr>
          <w:color w:val="000000" w:themeColor="text1"/>
        </w:rPr>
        <w:t>算法实现。</w:t>
      </w:r>
    </w:p>
    <w:p w14:paraId="6ABAFFCE" w14:textId="77777777" w:rsidR="00212359" w:rsidRPr="000C749A" w:rsidRDefault="00212359" w:rsidP="00212359">
      <w:pPr>
        <w:pStyle w:val="3"/>
      </w:pPr>
      <w:bookmarkStart w:id="106" w:name="_Toc194845663"/>
      <w:r w:rsidRPr="000C749A">
        <w:rPr>
          <w:rFonts w:hint="eastAsia"/>
        </w:rPr>
        <w:t>4.4.2</w:t>
      </w:r>
      <w:r w:rsidRPr="000C749A">
        <w:rPr>
          <w:rFonts w:hint="eastAsia"/>
        </w:rPr>
        <w:t>数据集</w:t>
      </w:r>
      <w:bookmarkEnd w:id="106"/>
    </w:p>
    <w:p w14:paraId="31DA3A47" w14:textId="78E0638C" w:rsidR="001B2970" w:rsidRPr="00BB0F2C" w:rsidRDefault="001B2970" w:rsidP="001E1408">
      <w:pPr>
        <w:ind w:firstLine="480"/>
      </w:pPr>
      <w:r w:rsidRPr="00BB0F2C">
        <w:rPr>
          <w:rFonts w:hint="eastAsia"/>
        </w:rPr>
        <w:t>本章使用的数据集源自电力领域的实际应用场景，分为常见问题数据集和数据增强数据集，分别用于验证基于</w:t>
      </w:r>
      <w:r w:rsidRPr="00BB0F2C">
        <w:rPr>
          <w:rFonts w:hint="eastAsia"/>
        </w:rPr>
        <w:t>Spacy</w:t>
      </w:r>
      <w:r w:rsidRPr="00BB0F2C">
        <w:rPr>
          <w:rFonts w:hint="eastAsia"/>
        </w:rPr>
        <w:t>句法分析树的意图</w:t>
      </w:r>
      <w:r w:rsidRPr="00BB0F2C">
        <w:rPr>
          <w:rFonts w:hint="eastAsia"/>
        </w:rPr>
        <w:t>-</w:t>
      </w:r>
      <w:proofErr w:type="gramStart"/>
      <w:r w:rsidRPr="00BB0F2C">
        <w:rPr>
          <w:rFonts w:hint="eastAsia"/>
        </w:rPr>
        <w:t>槽联合</w:t>
      </w:r>
      <w:proofErr w:type="gramEnd"/>
      <w:r w:rsidRPr="00BB0F2C">
        <w:rPr>
          <w:rFonts w:hint="eastAsia"/>
        </w:rPr>
        <w:t>模型和基于大语言模型迭代数据增强的自然语言理解模型。</w:t>
      </w:r>
    </w:p>
    <w:p w14:paraId="35E5ECDC" w14:textId="4549A11C" w:rsidR="001B2970" w:rsidRDefault="001B2970" w:rsidP="001E1408">
      <w:pPr>
        <w:ind w:firstLine="480"/>
      </w:pPr>
      <w:r w:rsidRPr="00BB0F2C">
        <w:rPr>
          <w:rFonts w:hint="eastAsia"/>
        </w:rPr>
        <w:t>常见问题</w:t>
      </w:r>
      <w:proofErr w:type="gramStart"/>
      <w:r w:rsidRPr="00BB0F2C">
        <w:rPr>
          <w:rFonts w:hint="eastAsia"/>
        </w:rPr>
        <w:t>数据集如表</w:t>
      </w:r>
      <w:proofErr w:type="gramEnd"/>
      <w:r w:rsidRPr="00BB0F2C">
        <w:rPr>
          <w:rFonts w:hint="eastAsia"/>
        </w:rPr>
        <w:t>4-</w:t>
      </w:r>
      <w:r w:rsidR="001A1E17">
        <w:rPr>
          <w:rFonts w:hint="eastAsia"/>
        </w:rPr>
        <w:t>2</w:t>
      </w:r>
      <w:r w:rsidRPr="00BB0F2C">
        <w:rPr>
          <w:rFonts w:hint="eastAsia"/>
        </w:rPr>
        <w:t>所示。由于未见指标项的问题不区分专业类别，因此仅在营销、运营和财务三个专业数据集上进行评估。训练集和验证</w:t>
      </w:r>
      <w:proofErr w:type="gramStart"/>
      <w:r w:rsidRPr="00BB0F2C">
        <w:rPr>
          <w:rFonts w:hint="eastAsia"/>
        </w:rPr>
        <w:t>集经过</w:t>
      </w:r>
      <w:proofErr w:type="gramEnd"/>
      <w:r w:rsidRPr="00BB0F2C">
        <w:rPr>
          <w:rFonts w:hint="eastAsia"/>
        </w:rPr>
        <w:t>整理和标注后批量生成，形成大规模数据集；测试集则从实际应用场景中采集，涵盖用户查询中未见指标项及句式复杂的句子，以全面评估模型的泛化能力和鲁棒性。</w:t>
      </w:r>
    </w:p>
    <w:p w14:paraId="13952F34" w14:textId="49959C93" w:rsidR="00212359" w:rsidRDefault="00440686" w:rsidP="00951645">
      <w:pPr>
        <w:pStyle w:val="afb"/>
        <w:ind w:firstLineChars="0" w:firstLine="0"/>
      </w:pPr>
      <w:bookmarkStart w:id="107" w:name="_Toc1951361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212359">
        <w:rPr>
          <w:rFonts w:hint="eastAsia"/>
        </w:rPr>
        <w:t>不同专业常见问题数据集</w:t>
      </w:r>
      <w:bookmarkEnd w:id="107"/>
    </w:p>
    <w:p w14:paraId="5D408993" w14:textId="31A26C99" w:rsidR="00212359" w:rsidRPr="00C94A36" w:rsidRDefault="003E6F0E" w:rsidP="00951645">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2</w:t>
        </w:r>
      </w:fldSimple>
      <w:r w:rsidR="00C94A36" w:rsidRPr="00C94A36">
        <w:rPr>
          <w:rFonts w:hint="eastAsia"/>
        </w:rPr>
        <w:t xml:space="preserve"> </w:t>
      </w:r>
      <w:r w:rsidR="00212359" w:rsidRPr="00C94A36">
        <w:t>Common problem datasets for various majors</w:t>
      </w:r>
    </w:p>
    <w:tbl>
      <w:tblPr>
        <w:tblStyle w:val="af"/>
        <w:tblW w:w="0" w:type="auto"/>
        <w:tblInd w:w="-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01"/>
        <w:gridCol w:w="1417"/>
        <w:gridCol w:w="1412"/>
        <w:gridCol w:w="1412"/>
        <w:gridCol w:w="1402"/>
        <w:gridCol w:w="1407"/>
      </w:tblGrid>
      <w:tr w:rsidR="00212359" w14:paraId="1A004602" w14:textId="77777777" w:rsidTr="00CA566E">
        <w:tc>
          <w:tcPr>
            <w:tcW w:w="1453" w:type="dxa"/>
            <w:tcBorders>
              <w:top w:val="single" w:sz="12" w:space="0" w:color="auto"/>
              <w:bottom w:val="single" w:sz="4" w:space="0" w:color="auto"/>
            </w:tcBorders>
          </w:tcPr>
          <w:p w14:paraId="0FEAA246"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sidRPr="00EA29A4">
              <w:rPr>
                <w:rFonts w:cs="Times New Roman" w:hint="eastAsia"/>
                <w:kern w:val="2"/>
                <w:sz w:val="21"/>
                <w:szCs w:val="21"/>
              </w:rPr>
              <w:t>数据集</w:t>
            </w:r>
          </w:p>
        </w:tc>
        <w:tc>
          <w:tcPr>
            <w:tcW w:w="1453" w:type="dxa"/>
            <w:tcBorders>
              <w:top w:val="single" w:sz="12" w:space="0" w:color="auto"/>
              <w:bottom w:val="single" w:sz="4" w:space="0" w:color="auto"/>
            </w:tcBorders>
          </w:tcPr>
          <w:p w14:paraId="3760110D"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训练集</w:t>
            </w:r>
          </w:p>
        </w:tc>
        <w:tc>
          <w:tcPr>
            <w:tcW w:w="1453" w:type="dxa"/>
            <w:tcBorders>
              <w:top w:val="single" w:sz="12" w:space="0" w:color="auto"/>
              <w:bottom w:val="single" w:sz="4" w:space="0" w:color="auto"/>
            </w:tcBorders>
          </w:tcPr>
          <w:p w14:paraId="7B7AED58"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验证集</w:t>
            </w:r>
          </w:p>
        </w:tc>
        <w:tc>
          <w:tcPr>
            <w:tcW w:w="1453" w:type="dxa"/>
            <w:tcBorders>
              <w:top w:val="single" w:sz="12" w:space="0" w:color="auto"/>
              <w:bottom w:val="single" w:sz="4" w:space="0" w:color="auto"/>
            </w:tcBorders>
          </w:tcPr>
          <w:p w14:paraId="35F05011"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测试集</w:t>
            </w:r>
          </w:p>
        </w:tc>
        <w:tc>
          <w:tcPr>
            <w:tcW w:w="1454" w:type="dxa"/>
            <w:tcBorders>
              <w:top w:val="single" w:sz="12" w:space="0" w:color="auto"/>
              <w:bottom w:val="single" w:sz="4" w:space="0" w:color="auto"/>
            </w:tcBorders>
          </w:tcPr>
          <w:p w14:paraId="5F3C62D5"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意图</w:t>
            </w:r>
          </w:p>
        </w:tc>
        <w:tc>
          <w:tcPr>
            <w:tcW w:w="1459" w:type="dxa"/>
            <w:tcBorders>
              <w:top w:val="single" w:sz="12" w:space="0" w:color="auto"/>
              <w:bottom w:val="single" w:sz="4" w:space="0" w:color="auto"/>
            </w:tcBorders>
          </w:tcPr>
          <w:p w14:paraId="2AA86A3C"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填充槽</w:t>
            </w:r>
          </w:p>
        </w:tc>
      </w:tr>
      <w:tr w:rsidR="00212359" w14:paraId="3215DAED" w14:textId="77777777" w:rsidTr="004E0EC7">
        <w:tc>
          <w:tcPr>
            <w:tcW w:w="1453" w:type="dxa"/>
            <w:tcBorders>
              <w:top w:val="single" w:sz="4" w:space="0" w:color="auto"/>
            </w:tcBorders>
          </w:tcPr>
          <w:p w14:paraId="178A75C6"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营销</w:t>
            </w:r>
          </w:p>
        </w:tc>
        <w:tc>
          <w:tcPr>
            <w:tcW w:w="1453" w:type="dxa"/>
            <w:tcBorders>
              <w:top w:val="single" w:sz="4" w:space="0" w:color="auto"/>
            </w:tcBorders>
          </w:tcPr>
          <w:p w14:paraId="35D4E580"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18754</w:t>
            </w:r>
          </w:p>
        </w:tc>
        <w:tc>
          <w:tcPr>
            <w:tcW w:w="1453" w:type="dxa"/>
            <w:tcBorders>
              <w:top w:val="single" w:sz="4" w:space="0" w:color="auto"/>
            </w:tcBorders>
          </w:tcPr>
          <w:p w14:paraId="43753EA9"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9377</w:t>
            </w:r>
          </w:p>
        </w:tc>
        <w:tc>
          <w:tcPr>
            <w:tcW w:w="1453" w:type="dxa"/>
            <w:tcBorders>
              <w:top w:val="single" w:sz="4" w:space="0" w:color="auto"/>
            </w:tcBorders>
          </w:tcPr>
          <w:p w14:paraId="03F1A719"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top w:val="single" w:sz="4" w:space="0" w:color="auto"/>
            </w:tcBorders>
          </w:tcPr>
          <w:p w14:paraId="68A42B6B"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Borders>
              <w:top w:val="single" w:sz="4" w:space="0" w:color="auto"/>
            </w:tcBorders>
          </w:tcPr>
          <w:p w14:paraId="7D2290B1"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26</w:t>
            </w:r>
          </w:p>
        </w:tc>
      </w:tr>
      <w:tr w:rsidR="00212359" w14:paraId="5F32EFC2" w14:textId="77777777" w:rsidTr="004E0EC7">
        <w:tc>
          <w:tcPr>
            <w:tcW w:w="1453" w:type="dxa"/>
          </w:tcPr>
          <w:p w14:paraId="0B7C7D0F"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运营</w:t>
            </w:r>
          </w:p>
        </w:tc>
        <w:tc>
          <w:tcPr>
            <w:tcW w:w="1453" w:type="dxa"/>
          </w:tcPr>
          <w:p w14:paraId="41D65C73"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18800</w:t>
            </w:r>
          </w:p>
        </w:tc>
        <w:tc>
          <w:tcPr>
            <w:tcW w:w="1453" w:type="dxa"/>
          </w:tcPr>
          <w:p w14:paraId="57A583DD"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9400</w:t>
            </w:r>
          </w:p>
        </w:tc>
        <w:tc>
          <w:tcPr>
            <w:tcW w:w="1453" w:type="dxa"/>
          </w:tcPr>
          <w:p w14:paraId="03C09832"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Pr>
          <w:p w14:paraId="0E9B60A7"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Pr>
          <w:p w14:paraId="79D799C4"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64</w:t>
            </w:r>
          </w:p>
        </w:tc>
      </w:tr>
      <w:tr w:rsidR="00212359" w14:paraId="686004CA" w14:textId="77777777" w:rsidTr="00CA566E">
        <w:tc>
          <w:tcPr>
            <w:tcW w:w="1453" w:type="dxa"/>
            <w:tcBorders>
              <w:bottom w:val="single" w:sz="12" w:space="0" w:color="auto"/>
            </w:tcBorders>
          </w:tcPr>
          <w:p w14:paraId="4024D38C"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财务</w:t>
            </w:r>
          </w:p>
        </w:tc>
        <w:tc>
          <w:tcPr>
            <w:tcW w:w="1453" w:type="dxa"/>
            <w:tcBorders>
              <w:bottom w:val="single" w:sz="12" w:space="0" w:color="auto"/>
            </w:tcBorders>
          </w:tcPr>
          <w:p w14:paraId="5FD4752E"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19000</w:t>
            </w:r>
          </w:p>
        </w:tc>
        <w:tc>
          <w:tcPr>
            <w:tcW w:w="1453" w:type="dxa"/>
            <w:tcBorders>
              <w:bottom w:val="single" w:sz="12" w:space="0" w:color="auto"/>
            </w:tcBorders>
          </w:tcPr>
          <w:p w14:paraId="74A03EF3"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9500</w:t>
            </w:r>
          </w:p>
        </w:tc>
        <w:tc>
          <w:tcPr>
            <w:tcW w:w="1453" w:type="dxa"/>
            <w:tcBorders>
              <w:bottom w:val="single" w:sz="12" w:space="0" w:color="auto"/>
            </w:tcBorders>
          </w:tcPr>
          <w:p w14:paraId="429BD6EE"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bottom w:val="single" w:sz="12" w:space="0" w:color="auto"/>
            </w:tcBorders>
          </w:tcPr>
          <w:p w14:paraId="6F913C9A"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4</w:t>
            </w:r>
          </w:p>
        </w:tc>
        <w:tc>
          <w:tcPr>
            <w:tcW w:w="1459" w:type="dxa"/>
            <w:tcBorders>
              <w:bottom w:val="single" w:sz="12" w:space="0" w:color="auto"/>
            </w:tcBorders>
          </w:tcPr>
          <w:p w14:paraId="31CEDF79" w14:textId="77777777" w:rsidR="00212359" w:rsidRPr="00EA29A4" w:rsidRDefault="00212359" w:rsidP="00951645">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7</w:t>
            </w:r>
          </w:p>
        </w:tc>
      </w:tr>
    </w:tbl>
    <w:p w14:paraId="46A49F6F" w14:textId="77777777" w:rsidR="00212359" w:rsidRPr="000C749A" w:rsidRDefault="00212359" w:rsidP="00212359">
      <w:pPr>
        <w:pStyle w:val="3"/>
      </w:pPr>
      <w:bookmarkStart w:id="108" w:name="_Toc194845664"/>
      <w:r w:rsidRPr="000C749A">
        <w:rPr>
          <w:rFonts w:hint="eastAsia"/>
        </w:rPr>
        <w:t>4.4.3</w:t>
      </w:r>
      <w:r w:rsidRPr="000C749A">
        <w:rPr>
          <w:rFonts w:hint="eastAsia"/>
        </w:rPr>
        <w:t>评估指标</w:t>
      </w:r>
      <w:bookmarkEnd w:id="108"/>
    </w:p>
    <w:p w14:paraId="2EAADD93" w14:textId="01A00D97" w:rsidR="007C5470" w:rsidRPr="00D00E97" w:rsidRDefault="00847B57" w:rsidP="007C5470">
      <w:pPr>
        <w:pStyle w:val="a8"/>
        <w:spacing w:line="360" w:lineRule="auto"/>
        <w:ind w:firstLineChars="0" w:firstLine="420"/>
        <w:rPr>
          <w:rFonts w:ascii="宋体" w:hAnsi="宋体"/>
          <w:color w:val="000000" w:themeColor="text1"/>
        </w:rPr>
      </w:pPr>
      <w:r w:rsidRPr="00D00E97">
        <w:rPr>
          <w:rFonts w:ascii="宋体" w:hAnsi="宋体" w:hint="eastAsia"/>
          <w:color w:val="000000" w:themeColor="text1"/>
        </w:rPr>
        <w:t>为了系统性评估本章提出的两种模型在电力领域自然语言理解任务中的性能表现，从五个关键指标进行评估：分词</w:t>
      </w:r>
      <w:r w:rsidR="001664C7">
        <w:rPr>
          <w:rFonts w:ascii="宋体" w:hAnsi="宋体" w:hint="eastAsia"/>
          <w:color w:val="000000" w:themeColor="text1"/>
        </w:rPr>
        <w:t>准确</w:t>
      </w:r>
      <w:r w:rsidRPr="00D00E97">
        <w:rPr>
          <w:rFonts w:ascii="宋体" w:hAnsi="宋体" w:hint="eastAsia"/>
          <w:color w:val="000000" w:themeColor="text1"/>
        </w:rPr>
        <w:t>率、</w:t>
      </w:r>
      <w:proofErr w:type="gramStart"/>
      <w:r w:rsidRPr="00D00E97">
        <w:rPr>
          <w:rFonts w:ascii="宋体" w:hAnsi="宋体" w:hint="eastAsia"/>
          <w:color w:val="000000" w:themeColor="text1"/>
        </w:rPr>
        <w:t>槽值</w:t>
      </w:r>
      <w:r w:rsidR="001664C7">
        <w:rPr>
          <w:rFonts w:ascii="宋体" w:hAnsi="宋体" w:hint="eastAsia"/>
          <w:color w:val="000000" w:themeColor="text1"/>
        </w:rPr>
        <w:t>独立</w:t>
      </w:r>
      <w:r w:rsidRPr="00D00E97">
        <w:rPr>
          <w:rFonts w:ascii="宋体" w:hAnsi="宋体" w:hint="eastAsia"/>
          <w:color w:val="000000" w:themeColor="text1"/>
        </w:rPr>
        <w:t>率</w:t>
      </w:r>
      <w:proofErr w:type="gramEnd"/>
      <w:r w:rsidRPr="00D00E97">
        <w:rPr>
          <w:rFonts w:ascii="宋体" w:hAnsi="宋体" w:hint="eastAsia"/>
          <w:color w:val="000000" w:themeColor="text1"/>
        </w:rPr>
        <w:t>、意图</w:t>
      </w:r>
      <w:r w:rsidR="001664C7">
        <w:rPr>
          <w:rFonts w:ascii="宋体" w:hAnsi="宋体" w:hint="eastAsia"/>
          <w:color w:val="000000" w:themeColor="text1"/>
        </w:rPr>
        <w:t>准确</w:t>
      </w:r>
      <w:r w:rsidRPr="00D00E97">
        <w:rPr>
          <w:rFonts w:ascii="宋体" w:hAnsi="宋体" w:hint="eastAsia"/>
          <w:color w:val="000000" w:themeColor="text1"/>
        </w:rPr>
        <w:t>率、意图</w:t>
      </w:r>
      <w:r w:rsidR="00DB4FCB">
        <w:rPr>
          <w:rFonts w:ascii="宋体" w:hAnsi="宋体" w:hint="eastAsia"/>
          <w:color w:val="000000" w:themeColor="text1"/>
        </w:rPr>
        <w:t>-</w:t>
      </w:r>
      <w:r w:rsidRPr="00D00E97">
        <w:rPr>
          <w:rFonts w:ascii="宋体" w:hAnsi="宋体" w:hint="eastAsia"/>
          <w:color w:val="000000" w:themeColor="text1"/>
        </w:rPr>
        <w:t>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oMath>
      <w:proofErr w:type="gramStart"/>
      <w:r w:rsidR="00292573" w:rsidRPr="00D00E97">
        <w:rPr>
          <w:rFonts w:ascii="宋体" w:hAnsi="宋体" w:hint="eastAsia"/>
          <w:color w:val="000000" w:themeColor="text1"/>
        </w:rPr>
        <w:t>表示总测试</w:t>
      </w:r>
      <w:proofErr w:type="gramEnd"/>
      <w:r w:rsidR="00292573" w:rsidRPr="00D00E97">
        <w:rPr>
          <w:rFonts w:ascii="宋体" w:hAnsi="宋体" w:hint="eastAsia"/>
          <w:color w:val="000000" w:themeColor="text1"/>
        </w:rPr>
        <w:t>句子数量，</w:t>
      </w:r>
      <w:r w:rsidR="007C5470" w:rsidRPr="00D00E97">
        <w:rPr>
          <w:rFonts w:ascii="宋体" w:hAnsi="宋体" w:hint="eastAsia"/>
          <w:color w:val="000000" w:themeColor="text1"/>
        </w:rPr>
        <w:t>各指标定义及计算方法如下：</w:t>
      </w:r>
    </w:p>
    <w:p w14:paraId="643ED3E6" w14:textId="61D279A9" w:rsidR="007C5470" w:rsidRDefault="007C5470" w:rsidP="007C5470">
      <w:pPr>
        <w:pStyle w:val="a8"/>
        <w:spacing w:line="360" w:lineRule="auto"/>
        <w:ind w:firstLineChars="0" w:firstLine="420"/>
        <w:rPr>
          <w:color w:val="000000" w:themeColor="text1"/>
        </w:rPr>
      </w:pPr>
      <w:r w:rsidRPr="00EA086C">
        <w:rPr>
          <w:rFonts w:hint="eastAsia"/>
          <w:color w:val="000000" w:themeColor="text1"/>
        </w:rPr>
        <w:t>分词准确率</w:t>
      </w:r>
      <w:r w:rsidRPr="00EA086C">
        <w:rPr>
          <w:color w:val="000000" w:themeColor="text1"/>
        </w:rPr>
        <w:t>（</w:t>
      </w:r>
      <w:r w:rsidRPr="00EA086C">
        <w:rPr>
          <w:color w:val="000000" w:themeColor="text1"/>
        </w:rPr>
        <w:t xml:space="preserve">Word Segmentation </w:t>
      </w:r>
      <w:r w:rsidRPr="00EA086C">
        <w:rPr>
          <w:rFonts w:hint="eastAsia"/>
          <w:color w:val="000000" w:themeColor="text1"/>
        </w:rPr>
        <w:t>Correct</w:t>
      </w:r>
      <w:r w:rsidRPr="00EA086C">
        <w:rPr>
          <w:color w:val="000000" w:themeColor="text1"/>
        </w:rPr>
        <w:t xml:space="preserve"> Rate</w:t>
      </w:r>
      <w:r w:rsidR="000907B0">
        <w:rPr>
          <w:rFonts w:hint="eastAsia"/>
          <w:color w:val="000000" w:themeColor="text1"/>
        </w:rPr>
        <w:t>，</w:t>
      </w:r>
      <w:r w:rsidRPr="00EA086C">
        <w:rPr>
          <w:color w:val="000000" w:themeColor="text1"/>
        </w:rPr>
        <w:t>WS</w:t>
      </w:r>
      <w:r w:rsidRPr="00EA086C">
        <w:rPr>
          <w:rFonts w:hint="eastAsia"/>
          <w:color w:val="000000" w:themeColor="text1"/>
        </w:rPr>
        <w:t>C</w:t>
      </w:r>
      <w:r w:rsidRPr="00EA086C">
        <w:rPr>
          <w:color w:val="000000" w:themeColor="text1"/>
        </w:rPr>
        <w:t>R</w:t>
      </w:r>
      <w:r w:rsidRPr="00EA086C">
        <w:rPr>
          <w:color w:val="000000" w:themeColor="text1"/>
        </w:rPr>
        <w:t>）衡量模型</w:t>
      </w:r>
      <w:r w:rsidRPr="00EA086C">
        <w:rPr>
          <w:rFonts w:hint="eastAsia"/>
          <w:color w:val="000000" w:themeColor="text1"/>
        </w:rPr>
        <w:t>对于未见指标项</w:t>
      </w:r>
      <w:r w:rsidRPr="00EA086C">
        <w:rPr>
          <w:color w:val="000000" w:themeColor="text1"/>
        </w:rPr>
        <w:t>分词的准确性，</w:t>
      </w:r>
      <w:r w:rsidR="00292573" w:rsidRPr="00EA086C">
        <w:rPr>
          <w:rFonts w:hint="eastAsia"/>
          <w:color w:val="000000" w:themeColor="text1"/>
        </w:rPr>
        <w:t>其</w:t>
      </w:r>
      <w:r w:rsidRPr="00EA086C">
        <w:rPr>
          <w:rFonts w:hint="eastAsia"/>
          <w:color w:val="000000" w:themeColor="text1"/>
        </w:rPr>
        <w:t>通过统计测试集中正确完成分词的句子数量，</w:t>
      </w:r>
      <w:r w:rsidR="00292573" w:rsidRPr="00EA086C">
        <w:rPr>
          <w:rFonts w:hint="eastAsia"/>
          <w:color w:val="000000" w:themeColor="text1"/>
        </w:rPr>
        <w:t>计算可由公式</w:t>
      </w:r>
      <w:r w:rsidR="00292573" w:rsidRPr="00EA086C">
        <w:rPr>
          <w:rFonts w:hint="eastAsia"/>
          <w:color w:val="000000" w:themeColor="text1"/>
        </w:rPr>
        <w:t>4-7</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oMath>
      <w:r w:rsidR="00292573" w:rsidRPr="00EA086C">
        <w:rPr>
          <w:rFonts w:hint="eastAsia"/>
          <w:color w:val="000000" w:themeColor="text1"/>
        </w:rPr>
        <w:t>表示正确分词的句子数。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828"/>
        <w:gridCol w:w="2345"/>
      </w:tblGrid>
      <w:tr w:rsidR="00CE55CD" w14:paraId="2FC6C758" w14:textId="77777777" w:rsidTr="00CE55CD">
        <w:tc>
          <w:tcPr>
            <w:tcW w:w="2263" w:type="dxa"/>
          </w:tcPr>
          <w:p w14:paraId="07D70393" w14:textId="77777777" w:rsidR="00CE55CD" w:rsidRDefault="00CE55CD" w:rsidP="00CE55CD">
            <w:pPr>
              <w:pStyle w:val="a8"/>
              <w:spacing w:line="360" w:lineRule="auto"/>
              <w:ind w:firstLineChars="0" w:firstLine="0"/>
              <w:rPr>
                <w:color w:val="000000" w:themeColor="text1"/>
              </w:rPr>
            </w:pPr>
          </w:p>
        </w:tc>
        <w:tc>
          <w:tcPr>
            <w:tcW w:w="3828" w:type="dxa"/>
          </w:tcPr>
          <w:p w14:paraId="5EB0C9C9" w14:textId="6C5F4A0E" w:rsidR="00CE55CD" w:rsidRDefault="00CE55CD" w:rsidP="00CE55CD">
            <w:pPr>
              <w:pStyle w:val="a8"/>
              <w:spacing w:line="360" w:lineRule="auto"/>
              <w:ind w:firstLineChars="0" w:firstLine="0"/>
              <w:rPr>
                <w:color w:val="000000" w:themeColor="text1"/>
              </w:rPr>
            </w:pPr>
            <m:oMathPara>
              <m:oMath>
                <m:r>
                  <w:rPr>
                    <w:rFonts w:ascii="Cambria Math" w:hAnsi="Cambria Math" w:hint="eastAsia"/>
                    <w:color w:val="000000" w:themeColor="text1"/>
                  </w:rPr>
                  <m:t>WSCR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345" w:type="dxa"/>
            <w:vAlign w:val="center"/>
          </w:tcPr>
          <w:p w14:paraId="3F3A0461" w14:textId="1D101613" w:rsidR="00CE55CD" w:rsidRPr="00CE55CD" w:rsidRDefault="00000000" w:rsidP="00CE55CD">
            <w:pPr>
              <w:pStyle w:val="a8"/>
              <w:spacing w:line="360" w:lineRule="auto"/>
              <w:ind w:firstLineChars="0" w:firstLine="0"/>
              <w:jc w:val="center"/>
              <w:rPr>
                <w:color w:val="000000" w:themeColor="text1"/>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4-7</m:t>
                    </m:r>
                  </m:e>
                </m:d>
              </m:oMath>
            </m:oMathPara>
          </w:p>
        </w:tc>
      </w:tr>
    </w:tbl>
    <w:p w14:paraId="07AE1B21" w14:textId="340C0CAE" w:rsidR="00292573" w:rsidRDefault="00986796" w:rsidP="007C5470">
      <w:pPr>
        <w:pStyle w:val="a8"/>
        <w:spacing w:line="360" w:lineRule="auto"/>
        <w:ind w:firstLineChars="0" w:firstLine="0"/>
        <w:rPr>
          <w:color w:val="000000" w:themeColor="text1"/>
        </w:rPr>
      </w:pPr>
      <w:r w:rsidRPr="00EA086C">
        <w:rPr>
          <w:color w:val="000000" w:themeColor="text1"/>
        </w:rPr>
        <w:lastRenderedPageBreak/>
        <w:tab/>
      </w:r>
      <w:r w:rsidR="001E1408">
        <w:rPr>
          <w:rFonts w:hint="eastAsia"/>
          <w:color w:val="000000" w:themeColor="text1"/>
        </w:rPr>
        <w:t xml:space="preserve">   </w:t>
      </w:r>
      <w:r w:rsidR="001E1408">
        <w:rPr>
          <w:color w:val="000000" w:themeColor="text1"/>
        </w:rPr>
        <w:t xml:space="preserve"> </w:t>
      </w:r>
      <w:proofErr w:type="gramStart"/>
      <w:r w:rsidRPr="00EA086C">
        <w:rPr>
          <w:rFonts w:hint="eastAsia"/>
          <w:color w:val="000000" w:themeColor="text1"/>
        </w:rPr>
        <w:t>槽值独立率</w:t>
      </w:r>
      <w:proofErr w:type="gramEnd"/>
      <w:r w:rsidRPr="00EA086C">
        <w:rPr>
          <w:rFonts w:hint="eastAsia"/>
          <w:color w:val="000000" w:themeColor="text1"/>
        </w:rPr>
        <w:t>（</w:t>
      </w:r>
      <w:r w:rsidRPr="00EA086C">
        <w:rPr>
          <w:rFonts w:hint="eastAsia"/>
          <w:color w:val="000000" w:themeColor="text1"/>
        </w:rPr>
        <w:t xml:space="preserve">Slot Value </w:t>
      </w:r>
      <w:r w:rsidR="00D00E97" w:rsidRPr="00EA086C">
        <w:rPr>
          <w:rFonts w:hint="eastAsia"/>
          <w:color w:val="000000" w:themeColor="text1"/>
        </w:rPr>
        <w:t>D</w:t>
      </w:r>
      <w:r w:rsidRPr="00EA086C">
        <w:rPr>
          <w:rFonts w:hint="eastAsia"/>
          <w:color w:val="000000" w:themeColor="text1"/>
        </w:rPr>
        <w:t>epend Rate</w:t>
      </w:r>
      <w:r w:rsidR="000907B0">
        <w:rPr>
          <w:rFonts w:hint="eastAsia"/>
          <w:color w:val="000000" w:themeColor="text1"/>
        </w:rPr>
        <w:t>，</w:t>
      </w:r>
      <w:r w:rsidRPr="00EA086C">
        <w:rPr>
          <w:rFonts w:hint="eastAsia"/>
          <w:color w:val="000000" w:themeColor="text1"/>
        </w:rPr>
        <w:t>SV</w:t>
      </w:r>
      <w:r w:rsidR="00D00E97" w:rsidRPr="00EA086C">
        <w:rPr>
          <w:rFonts w:hint="eastAsia"/>
          <w:color w:val="000000" w:themeColor="text1"/>
        </w:rPr>
        <w:t>D</w:t>
      </w:r>
      <w:r w:rsidRPr="00EA086C">
        <w:rPr>
          <w:rFonts w:hint="eastAsia"/>
          <w:color w:val="000000" w:themeColor="text1"/>
        </w:rPr>
        <w:t>R</w:t>
      </w:r>
      <w:r w:rsidRPr="00EA086C">
        <w:rPr>
          <w:rFonts w:hint="eastAsia"/>
          <w:color w:val="000000" w:themeColor="text1"/>
        </w:rPr>
        <w:t>）衡量在分词正确的情况下，</w:t>
      </w:r>
      <w:r w:rsidR="00D00E97" w:rsidRPr="00EA086C">
        <w:rPr>
          <w:rFonts w:hint="eastAsia"/>
          <w:color w:val="000000" w:themeColor="text1"/>
        </w:rPr>
        <w:t>未出现</w:t>
      </w:r>
      <w:r w:rsidRPr="00EA086C">
        <w:rPr>
          <w:rFonts w:hint="eastAsia"/>
          <w:color w:val="000000" w:themeColor="text1"/>
        </w:rPr>
        <w:t>将</w:t>
      </w:r>
      <w:r w:rsidR="00D00E97" w:rsidRPr="00EA086C">
        <w:rPr>
          <w:rFonts w:hint="eastAsia"/>
          <w:color w:val="000000" w:themeColor="text1"/>
        </w:rPr>
        <w:t>不同</w:t>
      </w:r>
      <w:r w:rsidRPr="00EA086C">
        <w:rPr>
          <w:rFonts w:hint="eastAsia"/>
          <w:color w:val="000000" w:themeColor="text1"/>
        </w:rPr>
        <w:t>槽位</w:t>
      </w:r>
      <w:proofErr w:type="gramStart"/>
      <w:r w:rsidRPr="00EA086C">
        <w:rPr>
          <w:rFonts w:hint="eastAsia"/>
          <w:color w:val="000000" w:themeColor="text1"/>
        </w:rPr>
        <w:t>槽值错误</w:t>
      </w:r>
      <w:proofErr w:type="gramEnd"/>
      <w:r w:rsidRPr="00EA086C">
        <w:rPr>
          <w:rFonts w:hint="eastAsia"/>
          <w:color w:val="000000" w:themeColor="text1"/>
        </w:rPr>
        <w:t>识别为同一槽位的</w:t>
      </w:r>
      <w:r w:rsidR="00D00E97" w:rsidRPr="00EA086C">
        <w:rPr>
          <w:rFonts w:hint="eastAsia"/>
          <w:color w:val="000000" w:themeColor="text1"/>
        </w:rPr>
        <w:t>现象</w:t>
      </w:r>
      <w:r w:rsidR="00292573" w:rsidRPr="00EA086C">
        <w:rPr>
          <w:rFonts w:hint="eastAsia"/>
          <w:color w:val="000000" w:themeColor="text1"/>
        </w:rPr>
        <w:t>，</w:t>
      </w:r>
      <w:r w:rsidRPr="00EA086C">
        <w:rPr>
          <w:rFonts w:hint="eastAsia"/>
          <w:color w:val="000000" w:themeColor="text1"/>
        </w:rPr>
        <w:t>计算</w:t>
      </w:r>
      <w:r w:rsidR="00292573" w:rsidRPr="00EA086C">
        <w:rPr>
          <w:rFonts w:hint="eastAsia"/>
          <w:color w:val="000000" w:themeColor="text1"/>
        </w:rPr>
        <w:t>可由</w:t>
      </w:r>
      <w:r w:rsidRPr="00EA086C">
        <w:rPr>
          <w:rFonts w:hint="eastAsia"/>
          <w:color w:val="000000" w:themeColor="text1"/>
        </w:rPr>
        <w:t>公式</w:t>
      </w:r>
      <w:r w:rsidRPr="00EA086C">
        <w:rPr>
          <w:rFonts w:hint="eastAsia"/>
          <w:color w:val="000000" w:themeColor="text1"/>
        </w:rPr>
        <w:t>4-8</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hint="eastAsia"/>
                <w:color w:val="000000" w:themeColor="text1"/>
              </w:rPr>
              <m:t>correct</m:t>
            </m:r>
            <m:r>
              <m:rPr>
                <m:lit/>
              </m:rPr>
              <w:rPr>
                <w:rFonts w:ascii="Cambria Math" w:hAnsi="Cambria Math"/>
                <w:color w:val="000000" w:themeColor="text1"/>
              </w:rPr>
              <m:t>_</m:t>
            </m:r>
            <m:r>
              <w:rPr>
                <w:rFonts w:ascii="Cambria Math" w:hAnsi="Cambria Math"/>
                <w:color w:val="000000" w:themeColor="text1"/>
              </w:rPr>
              <m:t>depend</m:t>
            </m:r>
          </m:sub>
        </m:sSub>
      </m:oMath>
      <w:r w:rsidR="00292573" w:rsidRPr="00EA086C">
        <w:rPr>
          <w:rFonts w:hint="eastAsia"/>
          <w:color w:val="000000" w:themeColor="text1"/>
        </w:rPr>
        <w:t>表示</w:t>
      </w:r>
      <w:r w:rsidR="00D00E97" w:rsidRPr="00EA086C">
        <w:rPr>
          <w:rFonts w:hint="eastAsia"/>
          <w:color w:val="000000" w:themeColor="text1"/>
        </w:rPr>
        <w:t>未</w:t>
      </w:r>
      <w:proofErr w:type="gramStart"/>
      <w:r w:rsidR="00D00E97" w:rsidRPr="00EA086C">
        <w:rPr>
          <w:rFonts w:hint="eastAsia"/>
          <w:color w:val="000000" w:themeColor="text1"/>
        </w:rPr>
        <w:t>出现槽值合并</w:t>
      </w:r>
      <w:proofErr w:type="gramEnd"/>
      <w:r w:rsidR="00292573" w:rsidRPr="00EA086C">
        <w:rPr>
          <w:rFonts w:hint="eastAsia"/>
          <w:color w:val="000000" w:themeColor="text1"/>
        </w:rPr>
        <w:t>的句子数。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0"/>
        <w:gridCol w:w="2204"/>
      </w:tblGrid>
      <w:tr w:rsidR="00CE55CD" w14:paraId="7FCAAABC" w14:textId="77777777" w:rsidTr="00CE55CD">
        <w:tc>
          <w:tcPr>
            <w:tcW w:w="2122" w:type="dxa"/>
          </w:tcPr>
          <w:p w14:paraId="20A4E7C4" w14:textId="77777777" w:rsidR="00CE55CD" w:rsidRDefault="00CE55CD" w:rsidP="007C5470">
            <w:pPr>
              <w:pStyle w:val="a8"/>
              <w:spacing w:line="360" w:lineRule="auto"/>
              <w:ind w:firstLineChars="0" w:firstLine="0"/>
              <w:rPr>
                <w:color w:val="000000" w:themeColor="text1"/>
              </w:rPr>
            </w:pPr>
          </w:p>
        </w:tc>
        <w:tc>
          <w:tcPr>
            <w:tcW w:w="4110" w:type="dxa"/>
          </w:tcPr>
          <w:p w14:paraId="715C004C" w14:textId="40E4C936" w:rsidR="00CE55CD" w:rsidRDefault="00CE55CD" w:rsidP="007C5470">
            <w:pPr>
              <w:pStyle w:val="a8"/>
              <w:spacing w:line="360" w:lineRule="auto"/>
              <w:ind w:firstLineChars="0" w:firstLine="0"/>
              <w:rPr>
                <w:color w:val="000000" w:themeColor="text1"/>
              </w:rPr>
            </w:pPr>
            <m:oMathPara>
              <m:oMath>
                <m:r>
                  <w:rPr>
                    <w:rFonts w:ascii="Cambria Math" w:hAnsi="Cambria Math" w:hint="eastAsia"/>
                    <w:color w:val="000000" w:themeColor="text1"/>
                  </w:rPr>
                  <m:t>SVDR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hint="eastAsia"/>
                            <w:color w:val="000000" w:themeColor="text1"/>
                          </w:rPr>
                          <m:t>depend</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204" w:type="dxa"/>
            <w:vAlign w:val="center"/>
          </w:tcPr>
          <w:p w14:paraId="7184695B" w14:textId="194671B6" w:rsidR="00CE55CD" w:rsidRPr="00CE55CD" w:rsidRDefault="00000000" w:rsidP="00CE55CD">
            <w:pPr>
              <w:pStyle w:val="a8"/>
              <w:spacing w:line="360" w:lineRule="auto"/>
              <w:ind w:firstLineChars="0" w:firstLine="0"/>
              <w:jc w:val="center"/>
              <w:rPr>
                <w:color w:val="000000" w:themeColor="text1"/>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4-8</m:t>
                    </m:r>
                  </m:e>
                </m:d>
              </m:oMath>
            </m:oMathPara>
          </w:p>
        </w:tc>
      </w:tr>
    </w:tbl>
    <w:p w14:paraId="3C1B0993" w14:textId="2EB2D8E5" w:rsidR="00292573" w:rsidRDefault="001E1408" w:rsidP="001E1408">
      <w:pPr>
        <w:ind w:firstLine="480"/>
      </w:pPr>
      <w:r w:rsidRPr="001E1408">
        <w:rPr>
          <w:rFonts w:hint="eastAsia"/>
        </w:rPr>
        <w:t>意图准确率（</w:t>
      </w:r>
      <w:r w:rsidRPr="001E1408">
        <w:rPr>
          <w:rFonts w:hint="eastAsia"/>
        </w:rPr>
        <w:t>Intent Correct Rate</w:t>
      </w:r>
      <w:r w:rsidRPr="001E1408">
        <w:rPr>
          <w:rFonts w:hint="eastAsia"/>
        </w:rPr>
        <w:t>，</w:t>
      </w:r>
      <w:r w:rsidRPr="001E1408">
        <w:rPr>
          <w:rFonts w:hint="eastAsia"/>
        </w:rPr>
        <w:t>ICR</w:t>
      </w:r>
      <w:r w:rsidRPr="001E1408">
        <w:rPr>
          <w:rFonts w:hint="eastAsia"/>
        </w:rPr>
        <w:t>）评估模型在意图识别任务中的准确性，计算公式可由公式</w:t>
      </w:r>
      <w:r w:rsidRPr="001E1408">
        <w:rPr>
          <w:rFonts w:hint="eastAsia"/>
        </w:rPr>
        <w:t>4-9</w:t>
      </w:r>
      <w:r w:rsidRPr="001E1408">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correct</m:t>
            </m:r>
            <m:r>
              <m:rPr>
                <m:lit/>
              </m:rPr>
              <w:rPr>
                <w:rFonts w:ascii="Cambria Math" w:hAnsi="Cambria Math"/>
              </w:rPr>
              <m:t>_</m:t>
            </m:r>
            <m:r>
              <w:rPr>
                <w:rFonts w:ascii="Cambria Math" w:hAnsi="Cambria Math"/>
              </w:rPr>
              <m:t>intent</m:t>
            </m:r>
          </m:sub>
        </m:sSub>
      </m:oMath>
      <w:r w:rsidRPr="001E1408">
        <w:rPr>
          <w:rFonts w:hint="eastAsia"/>
        </w:rPr>
        <w:t>表示正确识别意图的句子数量。</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544"/>
        <w:gridCol w:w="2487"/>
      </w:tblGrid>
      <w:tr w:rsidR="00CE55CD" w14:paraId="1723EBB0" w14:textId="77777777" w:rsidTr="00CE55CD">
        <w:tc>
          <w:tcPr>
            <w:tcW w:w="2405" w:type="dxa"/>
          </w:tcPr>
          <w:p w14:paraId="7B4E8AFE" w14:textId="77777777" w:rsidR="00CE55CD" w:rsidRDefault="00CE55CD" w:rsidP="00CE55CD">
            <w:pPr>
              <w:ind w:firstLineChars="0" w:firstLine="0"/>
              <w:rPr>
                <w:color w:val="000000" w:themeColor="text1"/>
              </w:rPr>
            </w:pPr>
          </w:p>
        </w:tc>
        <w:tc>
          <w:tcPr>
            <w:tcW w:w="3544" w:type="dxa"/>
          </w:tcPr>
          <w:p w14:paraId="0F373CBF" w14:textId="200B54E0" w:rsidR="00CE55CD" w:rsidRDefault="00CE55CD" w:rsidP="00CE55CD">
            <w:pPr>
              <w:ind w:firstLineChars="0" w:firstLine="0"/>
              <w:rPr>
                <w:color w:val="000000" w:themeColor="text1"/>
              </w:rPr>
            </w:pPr>
            <m:oMathPara>
              <m:oMath>
                <m:r>
                  <w:rPr>
                    <w:rFonts w:ascii="Cambria Math" w:hAnsi="Cambria Math" w:hint="eastAsia"/>
                    <w:color w:val="000000" w:themeColor="text1"/>
                  </w:rPr>
                  <m:t>ICR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intent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487" w:type="dxa"/>
            <w:vAlign w:val="center"/>
          </w:tcPr>
          <w:p w14:paraId="55221246" w14:textId="7B78315E" w:rsidR="00CE55CD" w:rsidRPr="00CE55CD" w:rsidRDefault="00000000" w:rsidP="00CE55CD">
            <w:pPr>
              <w:ind w:firstLineChars="0" w:firstLine="0"/>
              <w:jc w:val="center"/>
              <w:rPr>
                <w:color w:val="000000" w:themeColor="text1"/>
              </w:rP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4-9</m:t>
                    </m:r>
                  </m:e>
                </m:d>
              </m:oMath>
            </m:oMathPara>
          </w:p>
        </w:tc>
      </w:tr>
    </w:tbl>
    <w:p w14:paraId="6C550B0D" w14:textId="25822500" w:rsidR="00292573" w:rsidRDefault="00986796" w:rsidP="001E1408">
      <w:pPr>
        <w:ind w:firstLine="480"/>
      </w:pPr>
      <w:r w:rsidRPr="00EA086C">
        <w:tab/>
      </w:r>
      <w:r w:rsidRPr="00EA086C">
        <w:rPr>
          <w:rFonts w:hint="eastAsia"/>
        </w:rPr>
        <w:t>意图</w:t>
      </w:r>
      <w:r w:rsidR="001664C7">
        <w:rPr>
          <w:rFonts w:hint="eastAsia"/>
        </w:rPr>
        <w:t>-</w:t>
      </w:r>
      <w:r w:rsidRPr="00EA086C">
        <w:rPr>
          <w:rFonts w:hint="eastAsia"/>
        </w:rPr>
        <w:t>槽匹配率（</w:t>
      </w:r>
      <w:r w:rsidRPr="00EA086C">
        <w:rPr>
          <w:rFonts w:hint="eastAsia"/>
        </w:rPr>
        <w:t>Intent-Slot Match Rate</w:t>
      </w:r>
      <w:r w:rsidR="000907B0">
        <w:rPr>
          <w:rFonts w:hint="eastAsia"/>
        </w:rPr>
        <w:t>，</w:t>
      </w:r>
      <w:r w:rsidRPr="00EA086C">
        <w:rPr>
          <w:rFonts w:hint="eastAsia"/>
        </w:rPr>
        <w:t>ISMR</w:t>
      </w:r>
      <w:r w:rsidRPr="00EA086C">
        <w:rPr>
          <w:rFonts w:hint="eastAsia"/>
        </w:rPr>
        <w:t>）衡量模型在处理意图与槽位之间匹配关系时的表现，具体</w:t>
      </w:r>
      <w:r w:rsidR="00292573" w:rsidRPr="00EA086C">
        <w:rPr>
          <w:rFonts w:hint="eastAsia"/>
        </w:rPr>
        <w:t>计算公式可由公式</w:t>
      </w:r>
      <w:r w:rsidR="00292573" w:rsidRPr="00EA086C">
        <w:rPr>
          <w:rFonts w:hint="eastAsia"/>
        </w:rPr>
        <w:t>4-10</w:t>
      </w:r>
      <w:r w:rsidR="00292573" w:rsidRPr="00EA086C">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intent</m:t>
            </m:r>
            <m:r>
              <m:rPr>
                <m:lit/>
              </m:rPr>
              <w:rPr>
                <w:rFonts w:ascii="Cambria Math" w:hAnsi="Cambria Math"/>
              </w:rPr>
              <m:t>_</m:t>
            </m:r>
            <m:r>
              <w:rPr>
                <w:rFonts w:ascii="Cambria Math" w:hAnsi="Cambria Math"/>
              </w:rPr>
              <m:t>slot</m:t>
            </m:r>
            <m:r>
              <m:rPr>
                <m:lit/>
              </m:rPr>
              <w:rPr>
                <w:rFonts w:ascii="Cambria Math" w:hAnsi="Cambria Math"/>
              </w:rPr>
              <m:t>_</m:t>
            </m:r>
            <m:r>
              <w:rPr>
                <w:rFonts w:ascii="Cambria Math" w:hAnsi="Cambria Math"/>
              </w:rPr>
              <m:t>match</m:t>
            </m:r>
          </m:sub>
        </m:sSub>
      </m:oMath>
      <w:r w:rsidR="00292573" w:rsidRPr="00EA086C">
        <w:rPr>
          <w:rFonts w:hint="eastAsia"/>
        </w:rPr>
        <w:t>表示</w:t>
      </w:r>
      <w:r w:rsidR="00483E55">
        <w:rPr>
          <w:rFonts w:hint="eastAsia"/>
        </w:rPr>
        <w:t>识别槽位与</w:t>
      </w:r>
      <w:r w:rsidR="00292573" w:rsidRPr="00EA086C">
        <w:rPr>
          <w:rFonts w:hint="eastAsia"/>
        </w:rPr>
        <w:t>意图</w:t>
      </w:r>
      <w:r w:rsidR="00483E55">
        <w:rPr>
          <w:rFonts w:hint="eastAsia"/>
        </w:rPr>
        <w:t>完全匹配的句子数量</w:t>
      </w:r>
      <w:r w:rsidR="00292573" w:rsidRPr="00EA086C">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828"/>
        <w:gridCol w:w="2345"/>
      </w:tblGrid>
      <w:tr w:rsidR="006928C1" w14:paraId="41BF175F" w14:textId="77777777" w:rsidTr="00561B23">
        <w:tc>
          <w:tcPr>
            <w:tcW w:w="2263" w:type="dxa"/>
          </w:tcPr>
          <w:p w14:paraId="5A0E835D" w14:textId="77777777" w:rsidR="006928C1" w:rsidRDefault="006928C1" w:rsidP="006928C1">
            <w:pPr>
              <w:ind w:firstLineChars="0" w:firstLine="0"/>
            </w:pPr>
          </w:p>
        </w:tc>
        <w:tc>
          <w:tcPr>
            <w:tcW w:w="3828" w:type="dxa"/>
          </w:tcPr>
          <w:p w14:paraId="79D26172" w14:textId="02B28A19" w:rsidR="006928C1" w:rsidRDefault="006928C1" w:rsidP="006928C1">
            <w:pPr>
              <w:ind w:firstLineChars="0" w:firstLine="0"/>
            </w:pPr>
            <m:oMathPara>
              <m:oMath>
                <m:r>
                  <w:rPr>
                    <w:rFonts w:ascii="Cambria Math" w:hAnsi="Cambria Math" w:hint="eastAsia"/>
                    <w:color w:val="000000" w:themeColor="text1"/>
                  </w:rPr>
                  <m:t>ISMR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intent</m:t>
                        </m:r>
                        <m:r>
                          <m:rPr>
                            <m:lit/>
                          </m:rPr>
                          <w:rPr>
                            <w:rFonts w:ascii="Cambria Math" w:hAnsi="Cambria Math"/>
                            <w:color w:val="000000" w:themeColor="text1"/>
                          </w:rPr>
                          <m:t>_</m:t>
                        </m:r>
                        <m:r>
                          <w:rPr>
                            <w:rFonts w:ascii="Cambria Math" w:hAnsi="Cambria Math"/>
                            <w:color w:val="000000" w:themeColor="text1"/>
                          </w:rPr>
                          <m:t>slot</m:t>
                        </m:r>
                        <m:r>
                          <m:rPr>
                            <m:lit/>
                          </m:rPr>
                          <w:rPr>
                            <w:rFonts w:ascii="Cambria Math" w:hAnsi="Cambria Math"/>
                            <w:color w:val="000000" w:themeColor="text1"/>
                          </w:rPr>
                          <m:t>_</m:t>
                        </m:r>
                        <m:r>
                          <w:rPr>
                            <w:rFonts w:ascii="Cambria Math" w:hAnsi="Cambria Math"/>
                            <w:color w:val="000000" w:themeColor="text1"/>
                          </w:rPr>
                          <m:t>match</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oMath>
            </m:oMathPara>
          </w:p>
        </w:tc>
        <w:tc>
          <w:tcPr>
            <w:tcW w:w="2345" w:type="dxa"/>
            <w:vAlign w:val="center"/>
          </w:tcPr>
          <w:p w14:paraId="16F14A61" w14:textId="658600FD" w:rsidR="006928C1" w:rsidRPr="00561B23" w:rsidRDefault="00000000" w:rsidP="00561B23">
            <w:pPr>
              <w:ind w:firstLineChars="0" w:firstLine="0"/>
              <w:jc w:val="center"/>
            </w:pPr>
            <m:oMathPara>
              <m:oMathParaPr>
                <m:jc m:val="right"/>
              </m:oMathParaPr>
              <m:oMath>
                <m:d>
                  <m:dPr>
                    <m:ctrlPr>
                      <w:rPr>
                        <w:rFonts w:ascii="Cambria Math" w:hAnsi="Cambria Math"/>
                        <w:i/>
                        <w:color w:val="000000" w:themeColor="text1"/>
                      </w:rPr>
                    </m:ctrlPr>
                  </m:dPr>
                  <m:e>
                    <m:r>
                      <w:rPr>
                        <w:rFonts w:ascii="Cambria Math" w:hAnsi="Cambria Math"/>
                        <w:color w:val="000000" w:themeColor="text1"/>
                      </w:rPr>
                      <m:t>4-10</m:t>
                    </m:r>
                  </m:e>
                </m:d>
              </m:oMath>
            </m:oMathPara>
          </w:p>
        </w:tc>
      </w:tr>
    </w:tbl>
    <w:p w14:paraId="57657453" w14:textId="6F16DCCD" w:rsidR="00986796" w:rsidRPr="00EA086C" w:rsidRDefault="00986796" w:rsidP="00EA086C">
      <w:pPr>
        <w:pStyle w:val="a8"/>
        <w:spacing w:line="360" w:lineRule="auto"/>
        <w:ind w:firstLineChars="0" w:firstLine="420"/>
        <w:rPr>
          <w:color w:val="000000" w:themeColor="text1"/>
        </w:rPr>
      </w:pPr>
      <w:r w:rsidRPr="00EA086C">
        <w:rPr>
          <w:rFonts w:hint="eastAsia"/>
          <w:color w:val="000000" w:themeColor="text1"/>
        </w:rPr>
        <w:t>语义准确率（</w:t>
      </w:r>
      <w:r w:rsidRPr="00EA086C">
        <w:rPr>
          <w:rFonts w:hint="eastAsia"/>
          <w:color w:val="000000" w:themeColor="text1"/>
        </w:rPr>
        <w:t>Semantic Accuracy Rate</w:t>
      </w:r>
      <w:r w:rsidR="000907B0">
        <w:rPr>
          <w:rFonts w:hint="eastAsia"/>
          <w:color w:val="000000" w:themeColor="text1"/>
        </w:rPr>
        <w:t>，</w:t>
      </w:r>
      <w:r w:rsidRPr="00EA086C">
        <w:rPr>
          <w:rFonts w:hint="eastAsia"/>
          <w:color w:val="000000" w:themeColor="text1"/>
        </w:rPr>
        <w:t>SA</w:t>
      </w:r>
      <w:r w:rsidRPr="00EA086C">
        <w:rPr>
          <w:rFonts w:hint="eastAsia"/>
          <w:color w:val="000000" w:themeColor="text1"/>
        </w:rPr>
        <w:t>）综合评估模型在理解用户查询语义时的整体表现，具体计算</w:t>
      </w:r>
      <w:r w:rsidR="00D75AA7" w:rsidRPr="00EA086C">
        <w:rPr>
          <w:rFonts w:hint="eastAsia"/>
          <w:color w:val="000000" w:themeColor="text1"/>
        </w:rPr>
        <w:t>公式可由公式</w:t>
      </w:r>
      <w:r w:rsidR="00D75AA7" w:rsidRPr="00EA086C">
        <w:rPr>
          <w:rFonts w:hint="eastAsia"/>
          <w:color w:val="000000" w:themeColor="text1"/>
        </w:rPr>
        <w:t>3-1</w:t>
      </w:r>
      <w:r w:rsidR="00C72A3A">
        <w:rPr>
          <w:rFonts w:hint="eastAsia"/>
          <w:color w:val="000000" w:themeColor="text1"/>
        </w:rPr>
        <w:t>4</w:t>
      </w:r>
      <w:r w:rsidR="00D75AA7" w:rsidRPr="00EA086C">
        <w:rPr>
          <w:rFonts w:hint="eastAsia"/>
          <w:color w:val="000000" w:themeColor="text1"/>
        </w:rPr>
        <w:t>表示，主要计算</w:t>
      </w:r>
      <w:r w:rsidRPr="00EA086C">
        <w:rPr>
          <w:rFonts w:hint="eastAsia"/>
          <w:color w:val="000000" w:themeColor="text1"/>
        </w:rPr>
        <w:t>模型在所有任务中识别</w:t>
      </w:r>
      <w:r w:rsidR="00DB067E">
        <w:rPr>
          <w:rFonts w:hint="eastAsia"/>
          <w:color w:val="000000" w:themeColor="text1"/>
        </w:rPr>
        <w:t>正确</w:t>
      </w:r>
      <w:r w:rsidRPr="00EA086C">
        <w:rPr>
          <w:rFonts w:hint="eastAsia"/>
          <w:color w:val="000000" w:themeColor="text1"/>
        </w:rPr>
        <w:t>的句子数量与总测试集句子数量的比值。</w:t>
      </w:r>
    </w:p>
    <w:p w14:paraId="7AA642BF" w14:textId="2B0DA582" w:rsidR="00212359" w:rsidRDefault="00212359" w:rsidP="00212359">
      <w:pPr>
        <w:pStyle w:val="3"/>
      </w:pPr>
      <w:bookmarkStart w:id="109" w:name="_Toc194845665"/>
      <w:r w:rsidRPr="000C749A">
        <w:rPr>
          <w:rFonts w:hint="eastAsia"/>
        </w:rPr>
        <w:t>4.4.4</w:t>
      </w:r>
      <w:r w:rsidRPr="000C749A">
        <w:rPr>
          <w:rFonts w:hint="eastAsia"/>
        </w:rPr>
        <w:t>实验结果与分析</w:t>
      </w:r>
      <w:bookmarkEnd w:id="109"/>
    </w:p>
    <w:p w14:paraId="4CC39E59" w14:textId="213B656D" w:rsidR="00D75AA7" w:rsidRDefault="00D75AA7" w:rsidP="006500B4">
      <w:pPr>
        <w:ind w:firstLine="480"/>
        <w:rPr>
          <w:color w:val="000000" w:themeColor="text1"/>
        </w:rPr>
      </w:pPr>
      <w:r w:rsidRPr="006500B4">
        <w:rPr>
          <w:rFonts w:hint="eastAsia"/>
          <w:color w:val="000000" w:themeColor="text1"/>
        </w:rPr>
        <w:t>表</w:t>
      </w:r>
      <w:r w:rsidRPr="006500B4">
        <w:rPr>
          <w:rFonts w:hint="eastAsia"/>
          <w:color w:val="000000" w:themeColor="text1"/>
        </w:rPr>
        <w:t>4-</w:t>
      </w:r>
      <w:r w:rsidR="00942B09">
        <w:rPr>
          <w:rFonts w:hint="eastAsia"/>
          <w:color w:val="000000" w:themeColor="text1"/>
        </w:rPr>
        <w:t>3</w:t>
      </w:r>
      <w:r w:rsidRPr="006500B4">
        <w:rPr>
          <w:rFonts w:hint="eastAsia"/>
          <w:color w:val="000000" w:themeColor="text1"/>
        </w:rPr>
        <w:t>展示了</w:t>
      </w:r>
      <w:r w:rsidR="0084708C" w:rsidRPr="006500B4">
        <w:rPr>
          <w:rFonts w:hint="eastAsia"/>
          <w:color w:val="000000" w:themeColor="text1"/>
        </w:rPr>
        <w:t>本文提出的基于</w:t>
      </w:r>
      <w:r w:rsidR="0084708C" w:rsidRPr="006500B4">
        <w:rPr>
          <w:rFonts w:hint="eastAsia"/>
          <w:color w:val="000000" w:themeColor="text1"/>
        </w:rPr>
        <w:t>Spacy</w:t>
      </w:r>
      <w:r w:rsidR="0084708C" w:rsidRPr="006500B4">
        <w:rPr>
          <w:rFonts w:hint="eastAsia"/>
          <w:color w:val="000000" w:themeColor="text1"/>
        </w:rPr>
        <w:t>句法分析树的意图</w:t>
      </w:r>
      <w:r w:rsidR="0084708C" w:rsidRPr="006500B4">
        <w:rPr>
          <w:rFonts w:hint="eastAsia"/>
          <w:color w:val="000000" w:themeColor="text1"/>
        </w:rPr>
        <w:t>-</w:t>
      </w:r>
      <w:proofErr w:type="gramStart"/>
      <w:r w:rsidR="0084708C" w:rsidRPr="006500B4">
        <w:rPr>
          <w:rFonts w:hint="eastAsia"/>
          <w:color w:val="000000" w:themeColor="text1"/>
        </w:rPr>
        <w:t>槽联合</w:t>
      </w:r>
      <w:proofErr w:type="gramEnd"/>
      <w:r w:rsidR="0084708C" w:rsidRPr="006500B4">
        <w:rPr>
          <w:rFonts w:hint="eastAsia"/>
          <w:color w:val="000000" w:themeColor="text1"/>
        </w:rPr>
        <w:t>SSIS</w:t>
      </w:r>
      <w:r w:rsidR="0084708C" w:rsidRPr="006500B4">
        <w:rPr>
          <w:rFonts w:hint="eastAsia"/>
          <w:color w:val="000000" w:themeColor="text1"/>
        </w:rPr>
        <w:t>、基线</w:t>
      </w:r>
      <w:r w:rsidR="00CA1E56">
        <w:rPr>
          <w:rFonts w:hint="eastAsia"/>
          <w:color w:val="000000" w:themeColor="text1"/>
        </w:rPr>
        <w:t>W</w:t>
      </w:r>
      <w:r w:rsidR="0084708C" w:rsidRPr="006500B4">
        <w:rPr>
          <w:rFonts w:hint="eastAsia"/>
          <w:color w:val="000000" w:themeColor="text1"/>
        </w:rPr>
        <w:t>Bert</w:t>
      </w:r>
      <w:r w:rsidR="0084708C" w:rsidRPr="006500B4">
        <w:rPr>
          <w:rFonts w:hint="eastAsia"/>
          <w:color w:val="000000" w:themeColor="text1"/>
        </w:rPr>
        <w:t>、</w:t>
      </w:r>
      <w:r w:rsidR="0084708C" w:rsidRPr="006500B4">
        <w:rPr>
          <w:rFonts w:hint="eastAsia"/>
          <w:color w:val="000000" w:themeColor="text1"/>
        </w:rPr>
        <w:t>PBert</w:t>
      </w:r>
      <w:r w:rsidR="0084708C" w:rsidRPr="006500B4">
        <w:rPr>
          <w:rFonts w:hint="eastAsia"/>
          <w:color w:val="000000" w:themeColor="text1"/>
        </w:rPr>
        <w:t>、</w:t>
      </w:r>
      <w:r w:rsidR="0084708C" w:rsidRPr="006500B4">
        <w:rPr>
          <w:rFonts w:hint="eastAsia"/>
          <w:color w:val="000000" w:themeColor="text1"/>
        </w:rPr>
        <w:t>WPF</w:t>
      </w:r>
      <w:r w:rsidR="00CA1E56">
        <w:rPr>
          <w:rFonts w:hint="eastAsia"/>
          <w:color w:val="000000" w:themeColor="text1"/>
        </w:rPr>
        <w:t>e</w:t>
      </w:r>
      <w:r w:rsidR="0084708C" w:rsidRPr="006500B4">
        <w:rPr>
          <w:rFonts w:hint="eastAsia"/>
          <w:color w:val="000000" w:themeColor="text1"/>
        </w:rPr>
        <w:t>和</w:t>
      </w:r>
      <w:r w:rsidR="0084708C" w:rsidRPr="006500B4">
        <w:rPr>
          <w:rFonts w:hint="eastAsia"/>
          <w:color w:val="000000" w:themeColor="text1"/>
        </w:rPr>
        <w:t>WPFd</w:t>
      </w:r>
      <w:r w:rsidRPr="006500B4">
        <w:rPr>
          <w:rFonts w:hint="eastAsia"/>
          <w:color w:val="000000" w:themeColor="text1"/>
        </w:rPr>
        <w:t>五个自然语言理解模型在</w:t>
      </w:r>
      <w:r w:rsidR="0084708C" w:rsidRPr="006500B4">
        <w:rPr>
          <w:rFonts w:hint="eastAsia"/>
          <w:color w:val="000000" w:themeColor="text1"/>
        </w:rPr>
        <w:t>三大数据</w:t>
      </w:r>
      <w:r w:rsidR="00CA1E56">
        <w:rPr>
          <w:rFonts w:hint="eastAsia"/>
          <w:color w:val="000000" w:themeColor="text1"/>
        </w:rPr>
        <w:t>集上面向</w:t>
      </w:r>
      <w:r w:rsidRPr="006500B4">
        <w:rPr>
          <w:rFonts w:hint="eastAsia"/>
          <w:color w:val="000000" w:themeColor="text1"/>
        </w:rPr>
        <w:t>未见</w:t>
      </w:r>
      <w:r w:rsidR="00CA1E56">
        <w:rPr>
          <w:rFonts w:hint="eastAsia"/>
          <w:color w:val="000000" w:themeColor="text1"/>
        </w:rPr>
        <w:t>指标项</w:t>
      </w:r>
      <w:r w:rsidRPr="006500B4">
        <w:rPr>
          <w:rFonts w:hint="eastAsia"/>
          <w:color w:val="000000" w:themeColor="text1"/>
        </w:rPr>
        <w:t>的性能表现</w:t>
      </w:r>
      <w:r w:rsidR="0084708C" w:rsidRPr="006500B4">
        <w:rPr>
          <w:rFonts w:hint="eastAsia"/>
          <w:color w:val="000000" w:themeColor="text1"/>
        </w:rPr>
        <w:t>，详细分析如下：</w:t>
      </w:r>
    </w:p>
    <w:p w14:paraId="0F1A80D1" w14:textId="1D8A5FFE" w:rsidR="00AC227A" w:rsidRDefault="00AC227A" w:rsidP="00AC227A">
      <w:pPr>
        <w:ind w:firstLineChars="0" w:firstLine="420"/>
        <w:rPr>
          <w:color w:val="000000" w:themeColor="text1"/>
        </w:rPr>
      </w:pPr>
      <w:r w:rsidRPr="00710545">
        <w:rPr>
          <w:rFonts w:hint="eastAsia"/>
          <w:color w:val="000000" w:themeColor="text1"/>
        </w:rPr>
        <w:t>实验结果表明，</w:t>
      </w:r>
      <w:r w:rsidRPr="00710545">
        <w:rPr>
          <w:rFonts w:hint="eastAsia"/>
          <w:color w:val="000000" w:themeColor="text1"/>
        </w:rPr>
        <w:t>SSIS</w:t>
      </w:r>
      <w:r w:rsidRPr="00710545">
        <w:rPr>
          <w:rFonts w:hint="eastAsia"/>
          <w:color w:val="000000" w:themeColor="text1"/>
        </w:rPr>
        <w:t>模型于营销、运营、财务数据集的关键指标均显著超越</w:t>
      </w:r>
      <w:r>
        <w:rPr>
          <w:rFonts w:hint="eastAsia"/>
          <w:color w:val="000000" w:themeColor="text1"/>
        </w:rPr>
        <w:t>W</w:t>
      </w:r>
      <w:r w:rsidRPr="00710545">
        <w:rPr>
          <w:rFonts w:hint="eastAsia"/>
          <w:color w:val="000000" w:themeColor="text1"/>
        </w:rPr>
        <w:t>B</w:t>
      </w:r>
      <w:r>
        <w:rPr>
          <w:rFonts w:hint="eastAsia"/>
          <w:color w:val="000000" w:themeColor="text1"/>
        </w:rPr>
        <w:t>ert</w:t>
      </w:r>
      <w:r w:rsidRPr="00710545">
        <w:rPr>
          <w:rFonts w:hint="eastAsia"/>
          <w:color w:val="000000" w:themeColor="text1"/>
        </w:rPr>
        <w:t>基线模型。</w:t>
      </w:r>
      <w:r>
        <w:rPr>
          <w:rFonts w:hint="eastAsia"/>
          <w:color w:val="000000" w:themeColor="text1"/>
        </w:rPr>
        <w:t>其中相较于</w:t>
      </w:r>
      <w:r>
        <w:rPr>
          <w:rFonts w:hint="eastAsia"/>
          <w:color w:val="000000" w:themeColor="text1"/>
        </w:rPr>
        <w:t>W</w:t>
      </w:r>
      <w:r w:rsidRPr="00710545">
        <w:rPr>
          <w:rFonts w:hint="eastAsia"/>
          <w:color w:val="000000" w:themeColor="text1"/>
        </w:rPr>
        <w:t>B</w:t>
      </w:r>
      <w:r>
        <w:rPr>
          <w:rFonts w:hint="eastAsia"/>
          <w:color w:val="000000" w:themeColor="text1"/>
        </w:rPr>
        <w:t>ert</w:t>
      </w:r>
      <w:r>
        <w:rPr>
          <w:rFonts w:hint="eastAsia"/>
          <w:color w:val="000000" w:themeColor="text1"/>
        </w:rPr>
        <w:t>模型，</w:t>
      </w:r>
      <w:r w:rsidRPr="00710545">
        <w:rPr>
          <w:rFonts w:hint="eastAsia"/>
          <w:color w:val="000000" w:themeColor="text1"/>
        </w:rPr>
        <w:t>SSIS</w:t>
      </w:r>
      <w:r>
        <w:rPr>
          <w:rFonts w:hint="eastAsia"/>
          <w:color w:val="000000" w:themeColor="text1"/>
        </w:rPr>
        <w:t>模型在</w:t>
      </w:r>
      <w:r w:rsidRPr="00710545">
        <w:rPr>
          <w:rFonts w:hint="eastAsia"/>
          <w:color w:val="000000" w:themeColor="text1"/>
        </w:rPr>
        <w:t>SA</w:t>
      </w:r>
      <w:r w:rsidRPr="00710545">
        <w:rPr>
          <w:rFonts w:hint="eastAsia"/>
          <w:color w:val="000000" w:themeColor="text1"/>
        </w:rPr>
        <w:t>提升</w:t>
      </w:r>
      <w:r w:rsidRPr="00710545">
        <w:rPr>
          <w:rFonts w:hint="eastAsia"/>
          <w:color w:val="000000" w:themeColor="text1"/>
        </w:rPr>
        <w:t>17.8%</w:t>
      </w:r>
      <w:r w:rsidRPr="00710545">
        <w:rPr>
          <w:rFonts w:hint="eastAsia"/>
          <w:color w:val="000000" w:themeColor="text1"/>
        </w:rPr>
        <w:t>，</w:t>
      </w:r>
      <w:r w:rsidRPr="00710545">
        <w:rPr>
          <w:rFonts w:hint="eastAsia"/>
          <w:color w:val="000000" w:themeColor="text1"/>
        </w:rPr>
        <w:t>WSCR</w:t>
      </w:r>
      <w:r w:rsidRPr="00710545">
        <w:rPr>
          <w:rFonts w:hint="eastAsia"/>
          <w:color w:val="000000" w:themeColor="text1"/>
        </w:rPr>
        <w:t>提升</w:t>
      </w:r>
      <w:r w:rsidRPr="00710545">
        <w:rPr>
          <w:rFonts w:hint="eastAsia"/>
          <w:color w:val="000000" w:themeColor="text1"/>
        </w:rPr>
        <w:t>13.3%</w:t>
      </w:r>
      <w:r w:rsidRPr="00710545">
        <w:rPr>
          <w:rFonts w:hint="eastAsia"/>
          <w:color w:val="000000" w:themeColor="text1"/>
        </w:rPr>
        <w:t>，</w:t>
      </w:r>
      <w:r w:rsidRPr="00710545">
        <w:rPr>
          <w:rFonts w:hint="eastAsia"/>
          <w:color w:val="000000" w:themeColor="text1"/>
        </w:rPr>
        <w:t>SVDR</w:t>
      </w:r>
      <w:r w:rsidRPr="00710545">
        <w:rPr>
          <w:rFonts w:hint="eastAsia"/>
          <w:color w:val="000000" w:themeColor="text1"/>
        </w:rPr>
        <w:t>提升</w:t>
      </w:r>
      <w:r w:rsidRPr="00710545">
        <w:rPr>
          <w:rFonts w:hint="eastAsia"/>
          <w:color w:val="000000" w:themeColor="text1"/>
        </w:rPr>
        <w:t>12.9%</w:t>
      </w:r>
      <w:r w:rsidRPr="00710545">
        <w:rPr>
          <w:rFonts w:hint="eastAsia"/>
          <w:color w:val="000000" w:themeColor="text1"/>
        </w:rPr>
        <w:t>，</w:t>
      </w:r>
      <w:r w:rsidRPr="00710545">
        <w:rPr>
          <w:rFonts w:hint="eastAsia"/>
          <w:color w:val="000000" w:themeColor="text1"/>
        </w:rPr>
        <w:t>ICR</w:t>
      </w:r>
      <w:r w:rsidRPr="00710545">
        <w:rPr>
          <w:rFonts w:hint="eastAsia"/>
          <w:color w:val="000000" w:themeColor="text1"/>
        </w:rPr>
        <w:t>提升</w:t>
      </w:r>
      <w:r w:rsidRPr="00710545">
        <w:rPr>
          <w:rFonts w:hint="eastAsia"/>
          <w:color w:val="000000" w:themeColor="text1"/>
        </w:rPr>
        <w:t>0.3%</w:t>
      </w:r>
      <w:r w:rsidRPr="00710545">
        <w:rPr>
          <w:rFonts w:hint="eastAsia"/>
          <w:color w:val="000000" w:themeColor="text1"/>
        </w:rPr>
        <w:t>，</w:t>
      </w:r>
      <w:r w:rsidRPr="00710545">
        <w:rPr>
          <w:rFonts w:hint="eastAsia"/>
          <w:color w:val="000000" w:themeColor="text1"/>
        </w:rPr>
        <w:t>ISMR</w:t>
      </w:r>
      <w:r w:rsidRPr="00710545">
        <w:rPr>
          <w:rFonts w:hint="eastAsia"/>
          <w:color w:val="000000" w:themeColor="text1"/>
        </w:rPr>
        <w:t>提升</w:t>
      </w:r>
      <w:r w:rsidRPr="00710545">
        <w:rPr>
          <w:rFonts w:hint="eastAsia"/>
          <w:color w:val="000000" w:themeColor="text1"/>
        </w:rPr>
        <w:t>10.9%</w:t>
      </w:r>
      <w:r>
        <w:rPr>
          <w:rFonts w:hint="eastAsia"/>
          <w:color w:val="000000" w:themeColor="text1"/>
        </w:rPr>
        <w:t>。</w:t>
      </w:r>
      <w:r w:rsidRPr="00710545">
        <w:rPr>
          <w:rFonts w:hint="eastAsia"/>
          <w:color w:val="000000" w:themeColor="text1"/>
        </w:rPr>
        <w:t>这验证了</w:t>
      </w:r>
      <w:r w:rsidRPr="00AC227A">
        <w:rPr>
          <w:rFonts w:hint="eastAsia"/>
          <w:color w:val="000000" w:themeColor="text1"/>
        </w:rPr>
        <w:t>该模型通过</w:t>
      </w:r>
      <w:r>
        <w:rPr>
          <w:rFonts w:hint="eastAsia"/>
          <w:color w:val="000000" w:themeColor="text1"/>
        </w:rPr>
        <w:t>结合</w:t>
      </w:r>
      <w:r w:rsidRPr="00710545">
        <w:rPr>
          <w:rFonts w:hint="eastAsia"/>
          <w:color w:val="000000" w:themeColor="text1"/>
        </w:rPr>
        <w:t>句法结构信息</w:t>
      </w:r>
      <w:r w:rsidRPr="00AC227A">
        <w:rPr>
          <w:rFonts w:hint="eastAsia"/>
          <w:color w:val="000000" w:themeColor="text1"/>
        </w:rPr>
        <w:t>与意图引导机制，在未见指标项的词语划分准确性以及意图</w:t>
      </w:r>
      <w:r w:rsidRPr="00AC227A">
        <w:rPr>
          <w:rFonts w:hint="eastAsia"/>
          <w:color w:val="000000" w:themeColor="text1"/>
        </w:rPr>
        <w:t>-</w:t>
      </w:r>
      <w:r w:rsidRPr="00AC227A">
        <w:rPr>
          <w:rFonts w:hint="eastAsia"/>
          <w:color w:val="000000" w:themeColor="text1"/>
        </w:rPr>
        <w:t>槽位匹配精度方面</w:t>
      </w:r>
      <w:r>
        <w:rPr>
          <w:rFonts w:hint="eastAsia"/>
          <w:color w:val="000000" w:themeColor="text1"/>
        </w:rPr>
        <w:t>均有</w:t>
      </w:r>
      <w:r w:rsidRPr="00710545">
        <w:rPr>
          <w:rFonts w:hint="eastAsia"/>
          <w:color w:val="000000" w:themeColor="text1"/>
        </w:rPr>
        <w:t>明显改善</w:t>
      </w:r>
      <w:r>
        <w:rPr>
          <w:rFonts w:hint="eastAsia"/>
          <w:color w:val="000000" w:themeColor="text1"/>
        </w:rPr>
        <w:t>。</w:t>
      </w:r>
      <w:r w:rsidR="007B653D">
        <w:rPr>
          <w:rFonts w:hint="eastAsia"/>
          <w:color w:val="000000" w:themeColor="text1"/>
        </w:rPr>
        <w:t>实验表明</w:t>
      </w:r>
      <w:r w:rsidR="007B653D" w:rsidRPr="00710545">
        <w:rPr>
          <w:rFonts w:hint="eastAsia"/>
          <w:color w:val="000000" w:themeColor="text1"/>
        </w:rPr>
        <w:t>SSIS</w:t>
      </w:r>
      <w:r w:rsidR="007B653D" w:rsidRPr="00710545">
        <w:rPr>
          <w:rFonts w:hint="eastAsia"/>
          <w:color w:val="000000" w:themeColor="text1"/>
        </w:rPr>
        <w:t>模型</w:t>
      </w:r>
      <w:r w:rsidR="007B653D" w:rsidRPr="007B653D">
        <w:rPr>
          <w:rFonts w:hint="eastAsia"/>
          <w:color w:val="000000" w:themeColor="text1"/>
        </w:rPr>
        <w:t>通过构建跨模态知识融合架构，有效提升了对用户多样化表达的语义解析能力，为实际业务场景提供可靠的语义理解支持。</w:t>
      </w:r>
    </w:p>
    <w:p w14:paraId="707083FA" w14:textId="34538040" w:rsidR="00212359" w:rsidRDefault="00440686" w:rsidP="00951645">
      <w:pPr>
        <w:pStyle w:val="afb"/>
        <w:ind w:firstLineChars="0" w:firstLine="0"/>
      </w:pPr>
      <w:bookmarkStart w:id="110" w:name="_Toc195136125"/>
      <w:commentRangeStart w:id="8"/>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212359">
        <w:rPr>
          <w:rFonts w:hint="eastAsia"/>
        </w:rPr>
        <w:t>不同模型在未见指标项测试集评估结果</w:t>
      </w:r>
      <w:commentRangeEnd w:id="8"/>
      <w:r>
        <w:rPr>
          <w:rStyle w:val="CommentReference"/>
        </w:rPr>
        <w:commentReference w:id="8"/>
      </w:r>
      <w:bookmarkEnd w:id="110"/>
    </w:p>
    <w:p w14:paraId="2784143E" w14:textId="6D0EABBC" w:rsidR="00212359" w:rsidRPr="00C94A36" w:rsidRDefault="003E6F0E" w:rsidP="00951645">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3</w:t>
        </w:r>
      </w:fldSimple>
      <w:r w:rsidR="00C94A36" w:rsidRPr="00C94A36">
        <w:rPr>
          <w:rFonts w:hint="eastAsia"/>
        </w:rPr>
        <w:t xml:space="preserve"> </w:t>
      </w:r>
      <w:r w:rsidR="00212359" w:rsidRPr="00C94A36">
        <w:t>Evaluation results of each model on the test set with</w:t>
      </w:r>
      <w:r w:rsidR="00212359" w:rsidRPr="00C94A36">
        <w:rPr>
          <w:rFonts w:hint="eastAsia"/>
        </w:rPr>
        <w:t xml:space="preserve"> zero-shot slot mentions</w:t>
      </w:r>
    </w:p>
    <w:tbl>
      <w:tblPr>
        <w:tblStyle w:val="af"/>
        <w:tblW w:w="0" w:type="auto"/>
        <w:tblBorders>
          <w:left w:val="none" w:sz="0" w:space="0" w:color="auto"/>
          <w:right w:val="none" w:sz="0" w:space="0" w:color="auto"/>
        </w:tblBorders>
        <w:tblLook w:val="04A0" w:firstRow="1" w:lastRow="0" w:firstColumn="1" w:lastColumn="0" w:noHBand="0" w:noVBand="1"/>
      </w:tblPr>
      <w:tblGrid>
        <w:gridCol w:w="1413"/>
        <w:gridCol w:w="1397"/>
        <w:gridCol w:w="1416"/>
        <w:gridCol w:w="1408"/>
        <w:gridCol w:w="1411"/>
        <w:gridCol w:w="1401"/>
      </w:tblGrid>
      <w:tr w:rsidR="00212359" w:rsidRPr="00214425" w14:paraId="1D57BED4" w14:textId="77777777" w:rsidTr="00B112AA">
        <w:tc>
          <w:tcPr>
            <w:tcW w:w="1413" w:type="dxa"/>
            <w:tcBorders>
              <w:top w:val="single" w:sz="12" w:space="0" w:color="auto"/>
            </w:tcBorders>
          </w:tcPr>
          <w:p w14:paraId="1109634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模型</w:t>
            </w:r>
          </w:p>
        </w:tc>
        <w:tc>
          <w:tcPr>
            <w:tcW w:w="1397" w:type="dxa"/>
            <w:tcBorders>
              <w:top w:val="single" w:sz="12" w:space="0" w:color="auto"/>
            </w:tcBorders>
          </w:tcPr>
          <w:p w14:paraId="30321241" w14:textId="744B488E" w:rsidR="00212359" w:rsidRPr="00214425" w:rsidRDefault="001406F4" w:rsidP="004E0EC7">
            <w:pPr>
              <w:spacing w:line="240" w:lineRule="auto"/>
              <w:ind w:firstLineChars="0" w:firstLine="0"/>
              <w:jc w:val="center"/>
              <w:rPr>
                <w:b/>
                <w:bCs/>
                <w:sz w:val="21"/>
                <w:szCs w:val="21"/>
              </w:rPr>
            </w:pPr>
            <w:r>
              <w:rPr>
                <w:rFonts w:hint="eastAsia"/>
                <w:b/>
                <w:bCs/>
                <w:sz w:val="21"/>
                <w:szCs w:val="21"/>
              </w:rPr>
              <w:t>W</w:t>
            </w:r>
            <w:r w:rsidR="00212359" w:rsidRPr="00214425">
              <w:rPr>
                <w:rFonts w:hint="eastAsia"/>
                <w:b/>
                <w:bCs/>
                <w:sz w:val="21"/>
                <w:szCs w:val="21"/>
              </w:rPr>
              <w:t>Bert</w:t>
            </w:r>
          </w:p>
        </w:tc>
        <w:tc>
          <w:tcPr>
            <w:tcW w:w="1416" w:type="dxa"/>
            <w:tcBorders>
              <w:top w:val="single" w:sz="12" w:space="0" w:color="auto"/>
            </w:tcBorders>
          </w:tcPr>
          <w:p w14:paraId="0BF30655" w14:textId="072B587D"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PBert</w:t>
            </w:r>
          </w:p>
        </w:tc>
        <w:tc>
          <w:tcPr>
            <w:tcW w:w="1408" w:type="dxa"/>
            <w:tcBorders>
              <w:top w:val="single" w:sz="12" w:space="0" w:color="auto"/>
            </w:tcBorders>
          </w:tcPr>
          <w:p w14:paraId="05469FA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WPFe</w:t>
            </w:r>
          </w:p>
        </w:tc>
        <w:tc>
          <w:tcPr>
            <w:tcW w:w="1411" w:type="dxa"/>
            <w:tcBorders>
              <w:top w:val="single" w:sz="12" w:space="0" w:color="auto"/>
            </w:tcBorders>
          </w:tcPr>
          <w:p w14:paraId="0166B88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WPFd</w:t>
            </w:r>
          </w:p>
        </w:tc>
        <w:tc>
          <w:tcPr>
            <w:tcW w:w="1401" w:type="dxa"/>
            <w:tcBorders>
              <w:top w:val="single" w:sz="12" w:space="0" w:color="auto"/>
            </w:tcBorders>
          </w:tcPr>
          <w:p w14:paraId="5CC2197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SSIS</w:t>
            </w:r>
          </w:p>
        </w:tc>
      </w:tr>
      <w:tr w:rsidR="00212359" w:rsidRPr="00214425" w14:paraId="2963A0E0" w14:textId="77777777" w:rsidTr="0084708C">
        <w:tc>
          <w:tcPr>
            <w:tcW w:w="8446" w:type="dxa"/>
            <w:gridSpan w:val="6"/>
          </w:tcPr>
          <w:p w14:paraId="4A408CB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营销</w:t>
            </w:r>
          </w:p>
        </w:tc>
      </w:tr>
      <w:tr w:rsidR="00212359" w:rsidRPr="00214425" w14:paraId="45E3B1C6" w14:textId="77777777" w:rsidTr="0084708C">
        <w:tc>
          <w:tcPr>
            <w:tcW w:w="1413" w:type="dxa"/>
          </w:tcPr>
          <w:p w14:paraId="6E1F7B07"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48BFAA9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62.3</w:t>
            </w:r>
          </w:p>
        </w:tc>
        <w:tc>
          <w:tcPr>
            <w:tcW w:w="1416" w:type="dxa"/>
          </w:tcPr>
          <w:p w14:paraId="7C001DD2" w14:textId="1FE4A6D4" w:rsidR="00212359" w:rsidRPr="00214425" w:rsidRDefault="008E1C0C" w:rsidP="004E0EC7">
            <w:pPr>
              <w:spacing w:line="240" w:lineRule="auto"/>
              <w:ind w:firstLineChars="0" w:firstLine="0"/>
              <w:jc w:val="center"/>
              <w:rPr>
                <w:sz w:val="21"/>
                <w:szCs w:val="21"/>
              </w:rPr>
            </w:pPr>
            <w:r>
              <w:rPr>
                <w:rFonts w:hint="eastAsia"/>
                <w:sz w:val="21"/>
                <w:szCs w:val="21"/>
              </w:rPr>
              <w:t>59</w:t>
            </w:r>
            <w:r w:rsidR="00212359" w:rsidRPr="00214425">
              <w:rPr>
                <w:rFonts w:hint="eastAsia"/>
                <w:sz w:val="21"/>
                <w:szCs w:val="21"/>
              </w:rPr>
              <w:t>.7</w:t>
            </w:r>
          </w:p>
        </w:tc>
        <w:tc>
          <w:tcPr>
            <w:tcW w:w="1408" w:type="dxa"/>
          </w:tcPr>
          <w:p w14:paraId="2B84FF9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70.1</w:t>
            </w:r>
          </w:p>
        </w:tc>
        <w:tc>
          <w:tcPr>
            <w:tcW w:w="1411" w:type="dxa"/>
          </w:tcPr>
          <w:p w14:paraId="284F33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74.0</w:t>
            </w:r>
          </w:p>
        </w:tc>
        <w:tc>
          <w:tcPr>
            <w:tcW w:w="1401" w:type="dxa"/>
          </w:tcPr>
          <w:p w14:paraId="01842748" w14:textId="77777777" w:rsidR="00212359" w:rsidRPr="00214425" w:rsidRDefault="00212359" w:rsidP="004E0EC7">
            <w:pPr>
              <w:spacing w:line="240" w:lineRule="auto"/>
              <w:ind w:firstLineChars="0" w:firstLine="0"/>
              <w:jc w:val="center"/>
              <w:rPr>
                <w:b/>
                <w:bCs/>
                <w:sz w:val="21"/>
                <w:szCs w:val="21"/>
              </w:rPr>
            </w:pPr>
            <w:r w:rsidRPr="00214425">
              <w:rPr>
                <w:rFonts w:hint="eastAsia"/>
                <w:b/>
                <w:bCs/>
                <w:color w:val="000000" w:themeColor="text1"/>
                <w:sz w:val="21"/>
                <w:szCs w:val="21"/>
              </w:rPr>
              <w:t>75.2</w:t>
            </w:r>
          </w:p>
        </w:tc>
      </w:tr>
      <w:tr w:rsidR="00212359" w:rsidRPr="00214425" w14:paraId="244045F2" w14:textId="77777777" w:rsidTr="0084708C">
        <w:tc>
          <w:tcPr>
            <w:tcW w:w="1413" w:type="dxa"/>
          </w:tcPr>
          <w:p w14:paraId="4B27D0BF" w14:textId="3B884DFB"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51801031" w14:textId="1567DC56"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0</w:t>
            </w:r>
            <w:r w:rsidR="00212359" w:rsidRPr="00214425">
              <w:rPr>
                <w:rFonts w:hint="eastAsia"/>
                <w:sz w:val="21"/>
                <w:szCs w:val="21"/>
              </w:rPr>
              <w:t>.5</w:t>
            </w:r>
          </w:p>
        </w:tc>
        <w:tc>
          <w:tcPr>
            <w:tcW w:w="1416" w:type="dxa"/>
          </w:tcPr>
          <w:p w14:paraId="38FA1BB7" w14:textId="749B3B76" w:rsidR="00212359" w:rsidRPr="00214425" w:rsidRDefault="008E1C0C" w:rsidP="004E0EC7">
            <w:pPr>
              <w:spacing w:line="240" w:lineRule="auto"/>
              <w:ind w:firstLineChars="0" w:firstLine="0"/>
              <w:jc w:val="center"/>
              <w:rPr>
                <w:sz w:val="21"/>
                <w:szCs w:val="21"/>
              </w:rPr>
            </w:pPr>
            <w:r>
              <w:rPr>
                <w:rFonts w:hint="eastAsia"/>
                <w:sz w:val="21"/>
                <w:szCs w:val="21"/>
              </w:rPr>
              <w:t>47</w:t>
            </w:r>
            <w:r w:rsidR="00212359" w:rsidRPr="00214425">
              <w:rPr>
                <w:rFonts w:hint="eastAsia"/>
                <w:sz w:val="21"/>
                <w:szCs w:val="21"/>
              </w:rPr>
              <w:t>.2</w:t>
            </w:r>
          </w:p>
        </w:tc>
        <w:tc>
          <w:tcPr>
            <w:tcW w:w="1408" w:type="dxa"/>
          </w:tcPr>
          <w:p w14:paraId="6E06153E" w14:textId="52D92D85"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0</w:t>
            </w:r>
            <w:r w:rsidR="00212359" w:rsidRPr="00214425">
              <w:rPr>
                <w:rFonts w:hint="eastAsia"/>
                <w:sz w:val="21"/>
                <w:szCs w:val="21"/>
              </w:rPr>
              <w:t>.8</w:t>
            </w:r>
          </w:p>
        </w:tc>
        <w:tc>
          <w:tcPr>
            <w:tcW w:w="1411" w:type="dxa"/>
          </w:tcPr>
          <w:p w14:paraId="7A69DC96" w14:textId="3637C03D"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2</w:t>
            </w:r>
            <w:r w:rsidR="00212359" w:rsidRPr="00214425">
              <w:rPr>
                <w:rFonts w:hint="eastAsia"/>
                <w:sz w:val="21"/>
                <w:szCs w:val="21"/>
              </w:rPr>
              <w:t>.2</w:t>
            </w:r>
          </w:p>
        </w:tc>
        <w:tc>
          <w:tcPr>
            <w:tcW w:w="1401" w:type="dxa"/>
          </w:tcPr>
          <w:p w14:paraId="4A406A71" w14:textId="6878BE5E" w:rsidR="00212359" w:rsidRPr="00214425" w:rsidRDefault="00F42B01"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3</w:t>
            </w:r>
            <w:r w:rsidR="00212359" w:rsidRPr="00214425">
              <w:rPr>
                <w:rFonts w:hint="eastAsia"/>
                <w:b/>
                <w:bCs/>
                <w:sz w:val="21"/>
                <w:szCs w:val="21"/>
              </w:rPr>
              <w:t>.0</w:t>
            </w:r>
          </w:p>
        </w:tc>
      </w:tr>
      <w:tr w:rsidR="00212359" w:rsidRPr="00214425" w14:paraId="4648192F" w14:textId="77777777" w:rsidTr="0084708C">
        <w:tc>
          <w:tcPr>
            <w:tcW w:w="1413" w:type="dxa"/>
          </w:tcPr>
          <w:p w14:paraId="50C8270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298E61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16" w:type="dxa"/>
          </w:tcPr>
          <w:p w14:paraId="563024AB" w14:textId="275DF913" w:rsidR="00212359" w:rsidRPr="00214425" w:rsidRDefault="00212359" w:rsidP="004E0EC7">
            <w:pPr>
              <w:spacing w:line="240" w:lineRule="auto"/>
              <w:ind w:firstLineChars="0" w:firstLine="0"/>
              <w:jc w:val="center"/>
              <w:rPr>
                <w:sz w:val="21"/>
                <w:szCs w:val="21"/>
              </w:rPr>
            </w:pPr>
            <w:r w:rsidRPr="00214425">
              <w:rPr>
                <w:rFonts w:hint="eastAsia"/>
                <w:sz w:val="21"/>
                <w:szCs w:val="21"/>
              </w:rPr>
              <w:t>9</w:t>
            </w:r>
            <w:r w:rsidR="00FF55D2">
              <w:rPr>
                <w:rFonts w:hint="eastAsia"/>
                <w:sz w:val="21"/>
                <w:szCs w:val="21"/>
              </w:rPr>
              <w:t>7</w:t>
            </w:r>
            <w:r w:rsidRPr="00214425">
              <w:rPr>
                <w:rFonts w:hint="eastAsia"/>
                <w:sz w:val="21"/>
                <w:szCs w:val="21"/>
              </w:rPr>
              <w:t>.0</w:t>
            </w:r>
          </w:p>
        </w:tc>
        <w:tc>
          <w:tcPr>
            <w:tcW w:w="1408" w:type="dxa"/>
          </w:tcPr>
          <w:p w14:paraId="0FFBA87D"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99.2</w:t>
            </w:r>
          </w:p>
        </w:tc>
        <w:tc>
          <w:tcPr>
            <w:tcW w:w="1411" w:type="dxa"/>
          </w:tcPr>
          <w:p w14:paraId="447B7A4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01" w:type="dxa"/>
          </w:tcPr>
          <w:p w14:paraId="500E0E5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99.6</w:t>
            </w:r>
          </w:p>
        </w:tc>
      </w:tr>
      <w:tr w:rsidR="00212359" w:rsidRPr="00214425" w14:paraId="0EF42ADB" w14:textId="77777777" w:rsidTr="0084708C">
        <w:tc>
          <w:tcPr>
            <w:tcW w:w="1413" w:type="dxa"/>
          </w:tcPr>
          <w:p w14:paraId="56FAFF28"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761B8EA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82.2</w:t>
            </w:r>
          </w:p>
        </w:tc>
        <w:tc>
          <w:tcPr>
            <w:tcW w:w="1416" w:type="dxa"/>
          </w:tcPr>
          <w:p w14:paraId="1A3B7BF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80.4</w:t>
            </w:r>
          </w:p>
        </w:tc>
        <w:tc>
          <w:tcPr>
            <w:tcW w:w="1408" w:type="dxa"/>
          </w:tcPr>
          <w:p w14:paraId="770EDB7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85.6</w:t>
            </w:r>
          </w:p>
        </w:tc>
        <w:tc>
          <w:tcPr>
            <w:tcW w:w="1411" w:type="dxa"/>
          </w:tcPr>
          <w:p w14:paraId="10054071"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82.6</w:t>
            </w:r>
          </w:p>
        </w:tc>
        <w:tc>
          <w:tcPr>
            <w:tcW w:w="1401" w:type="dxa"/>
          </w:tcPr>
          <w:p w14:paraId="3485E02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92.2</w:t>
            </w:r>
          </w:p>
        </w:tc>
      </w:tr>
      <w:tr w:rsidR="00212359" w:rsidRPr="00214425" w14:paraId="7BB27555" w14:textId="77777777" w:rsidTr="0084708C">
        <w:tc>
          <w:tcPr>
            <w:tcW w:w="1413" w:type="dxa"/>
          </w:tcPr>
          <w:p w14:paraId="481CD75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7F19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42.8</w:t>
            </w:r>
          </w:p>
        </w:tc>
        <w:tc>
          <w:tcPr>
            <w:tcW w:w="1416" w:type="dxa"/>
          </w:tcPr>
          <w:p w14:paraId="480BA41B" w14:textId="53374918"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FF55D2">
              <w:rPr>
                <w:rFonts w:hint="eastAsia"/>
                <w:sz w:val="21"/>
                <w:szCs w:val="21"/>
              </w:rPr>
              <w:t>0</w:t>
            </w:r>
            <w:r w:rsidRPr="00214425">
              <w:rPr>
                <w:rFonts w:hint="eastAsia"/>
                <w:sz w:val="21"/>
                <w:szCs w:val="21"/>
              </w:rPr>
              <w:t>.7</w:t>
            </w:r>
          </w:p>
        </w:tc>
        <w:tc>
          <w:tcPr>
            <w:tcW w:w="1408" w:type="dxa"/>
          </w:tcPr>
          <w:p w14:paraId="01A372F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52.1</w:t>
            </w:r>
          </w:p>
        </w:tc>
        <w:tc>
          <w:tcPr>
            <w:tcW w:w="1411" w:type="dxa"/>
          </w:tcPr>
          <w:p w14:paraId="767ED27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54.6</w:t>
            </w:r>
          </w:p>
        </w:tc>
        <w:tc>
          <w:tcPr>
            <w:tcW w:w="1401" w:type="dxa"/>
          </w:tcPr>
          <w:p w14:paraId="7A5DCDF0"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61.0</w:t>
            </w:r>
          </w:p>
        </w:tc>
      </w:tr>
      <w:tr w:rsidR="00212359" w:rsidRPr="00214425" w14:paraId="6EAECC1E" w14:textId="77777777" w:rsidTr="0084708C">
        <w:tc>
          <w:tcPr>
            <w:tcW w:w="8446" w:type="dxa"/>
            <w:gridSpan w:val="6"/>
          </w:tcPr>
          <w:p w14:paraId="084C358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运营</w:t>
            </w:r>
          </w:p>
        </w:tc>
      </w:tr>
      <w:tr w:rsidR="00212359" w:rsidRPr="00214425" w14:paraId="0C5DDF9B" w14:textId="77777777" w:rsidTr="0084708C">
        <w:tc>
          <w:tcPr>
            <w:tcW w:w="1413" w:type="dxa"/>
          </w:tcPr>
          <w:p w14:paraId="42D984B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2DC48CC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58.0</w:t>
            </w:r>
          </w:p>
        </w:tc>
        <w:tc>
          <w:tcPr>
            <w:tcW w:w="1416" w:type="dxa"/>
          </w:tcPr>
          <w:p w14:paraId="6859D8FA" w14:textId="7FEA73E4" w:rsidR="00212359" w:rsidRPr="00214425" w:rsidRDefault="00FF55D2" w:rsidP="004E0EC7">
            <w:pPr>
              <w:spacing w:line="240" w:lineRule="auto"/>
              <w:ind w:firstLineChars="0" w:firstLine="0"/>
              <w:jc w:val="center"/>
              <w:rPr>
                <w:sz w:val="21"/>
                <w:szCs w:val="21"/>
              </w:rPr>
            </w:pPr>
            <w:r>
              <w:rPr>
                <w:rFonts w:hint="eastAsia"/>
                <w:sz w:val="21"/>
                <w:szCs w:val="21"/>
              </w:rPr>
              <w:t>5</w:t>
            </w:r>
            <w:r w:rsidR="00212359" w:rsidRPr="00214425">
              <w:rPr>
                <w:rFonts w:hint="eastAsia"/>
                <w:sz w:val="21"/>
                <w:szCs w:val="21"/>
              </w:rPr>
              <w:t>5.4</w:t>
            </w:r>
          </w:p>
        </w:tc>
        <w:tc>
          <w:tcPr>
            <w:tcW w:w="1408" w:type="dxa"/>
          </w:tcPr>
          <w:p w14:paraId="59E5E67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67.6</w:t>
            </w:r>
          </w:p>
        </w:tc>
        <w:tc>
          <w:tcPr>
            <w:tcW w:w="1411" w:type="dxa"/>
          </w:tcPr>
          <w:p w14:paraId="63C7D99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70.2</w:t>
            </w:r>
          </w:p>
        </w:tc>
        <w:tc>
          <w:tcPr>
            <w:tcW w:w="1401" w:type="dxa"/>
          </w:tcPr>
          <w:p w14:paraId="04F37F0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73.8</w:t>
            </w:r>
          </w:p>
        </w:tc>
      </w:tr>
      <w:tr w:rsidR="00212359" w:rsidRPr="00214425" w14:paraId="1B143788" w14:textId="77777777" w:rsidTr="0084708C">
        <w:tc>
          <w:tcPr>
            <w:tcW w:w="1413" w:type="dxa"/>
          </w:tcPr>
          <w:p w14:paraId="0857F489" w14:textId="4CEA3C5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314CDA3A" w14:textId="31BC5BBB"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CF1B63" w:rsidRPr="00214425">
              <w:rPr>
                <w:rFonts w:hint="eastAsia"/>
                <w:sz w:val="21"/>
                <w:szCs w:val="21"/>
              </w:rPr>
              <w:t>5</w:t>
            </w:r>
            <w:r w:rsidR="00212359" w:rsidRPr="00214425">
              <w:rPr>
                <w:rFonts w:hint="eastAsia"/>
                <w:sz w:val="21"/>
                <w:szCs w:val="21"/>
              </w:rPr>
              <w:t>.9</w:t>
            </w:r>
          </w:p>
        </w:tc>
        <w:tc>
          <w:tcPr>
            <w:tcW w:w="1416" w:type="dxa"/>
          </w:tcPr>
          <w:p w14:paraId="6C5CAE39" w14:textId="47AB296B" w:rsidR="00212359" w:rsidRPr="00214425" w:rsidRDefault="00FF55D2" w:rsidP="004E0EC7">
            <w:pPr>
              <w:spacing w:line="240" w:lineRule="auto"/>
              <w:ind w:firstLineChars="0" w:firstLine="0"/>
              <w:jc w:val="center"/>
              <w:rPr>
                <w:sz w:val="21"/>
                <w:szCs w:val="21"/>
              </w:rPr>
            </w:pPr>
            <w:r>
              <w:rPr>
                <w:rFonts w:hint="eastAsia"/>
                <w:sz w:val="21"/>
                <w:szCs w:val="21"/>
              </w:rPr>
              <w:t>41</w:t>
            </w:r>
            <w:r w:rsidR="00212359" w:rsidRPr="00214425">
              <w:rPr>
                <w:rFonts w:hint="eastAsia"/>
                <w:sz w:val="21"/>
                <w:szCs w:val="21"/>
              </w:rPr>
              <w:t>.1</w:t>
            </w:r>
          </w:p>
        </w:tc>
        <w:tc>
          <w:tcPr>
            <w:tcW w:w="1408" w:type="dxa"/>
          </w:tcPr>
          <w:p w14:paraId="3A94A1AA" w14:textId="58D9F509" w:rsidR="00212359" w:rsidRPr="00214425" w:rsidRDefault="00CF1B63" w:rsidP="004E0EC7">
            <w:pPr>
              <w:spacing w:line="240" w:lineRule="auto"/>
              <w:ind w:firstLineChars="0" w:firstLine="0"/>
              <w:jc w:val="center"/>
              <w:rPr>
                <w:sz w:val="21"/>
                <w:szCs w:val="21"/>
              </w:rPr>
            </w:pPr>
            <w:r w:rsidRPr="00214425">
              <w:rPr>
                <w:rFonts w:hint="eastAsia"/>
                <w:sz w:val="21"/>
                <w:szCs w:val="21"/>
              </w:rPr>
              <w:t>53</w:t>
            </w:r>
            <w:r w:rsidR="00212359" w:rsidRPr="00214425">
              <w:rPr>
                <w:rFonts w:hint="eastAsia"/>
                <w:sz w:val="21"/>
                <w:szCs w:val="21"/>
              </w:rPr>
              <w:t>.4</w:t>
            </w:r>
          </w:p>
        </w:tc>
        <w:tc>
          <w:tcPr>
            <w:tcW w:w="1411" w:type="dxa"/>
          </w:tcPr>
          <w:p w14:paraId="730AD264" w14:textId="50D77941" w:rsidR="00212359" w:rsidRPr="00214425" w:rsidRDefault="00CF1B63" w:rsidP="004E0EC7">
            <w:pPr>
              <w:spacing w:line="240" w:lineRule="auto"/>
              <w:ind w:firstLineChars="0" w:firstLine="0"/>
              <w:jc w:val="center"/>
              <w:rPr>
                <w:sz w:val="21"/>
                <w:szCs w:val="21"/>
              </w:rPr>
            </w:pPr>
            <w:r w:rsidRPr="00214425">
              <w:rPr>
                <w:rFonts w:hint="eastAsia"/>
                <w:sz w:val="21"/>
                <w:szCs w:val="21"/>
              </w:rPr>
              <w:t>58</w:t>
            </w:r>
            <w:r w:rsidR="00212359" w:rsidRPr="00214425">
              <w:rPr>
                <w:rFonts w:hint="eastAsia"/>
                <w:sz w:val="21"/>
                <w:szCs w:val="21"/>
              </w:rPr>
              <w:t>.1</w:t>
            </w:r>
          </w:p>
        </w:tc>
        <w:tc>
          <w:tcPr>
            <w:tcW w:w="1401" w:type="dxa"/>
          </w:tcPr>
          <w:p w14:paraId="01364C27" w14:textId="666818F1"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1</w:t>
            </w:r>
            <w:r w:rsidR="00212359" w:rsidRPr="00214425">
              <w:rPr>
                <w:rFonts w:hint="eastAsia"/>
                <w:b/>
                <w:bCs/>
                <w:sz w:val="21"/>
                <w:szCs w:val="21"/>
              </w:rPr>
              <w:t>.5</w:t>
            </w:r>
          </w:p>
        </w:tc>
      </w:tr>
      <w:tr w:rsidR="00212359" w:rsidRPr="00214425" w14:paraId="2690EDD5" w14:textId="77777777" w:rsidTr="0084708C">
        <w:tc>
          <w:tcPr>
            <w:tcW w:w="1413" w:type="dxa"/>
          </w:tcPr>
          <w:p w14:paraId="71A31B3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19573A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97.9</w:t>
            </w:r>
          </w:p>
        </w:tc>
        <w:tc>
          <w:tcPr>
            <w:tcW w:w="1416" w:type="dxa"/>
          </w:tcPr>
          <w:p w14:paraId="4275911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97.4</w:t>
            </w:r>
          </w:p>
        </w:tc>
        <w:tc>
          <w:tcPr>
            <w:tcW w:w="1408" w:type="dxa"/>
          </w:tcPr>
          <w:p w14:paraId="334B37A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1" w:type="dxa"/>
          </w:tcPr>
          <w:p w14:paraId="67A2F2E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97.9</w:t>
            </w:r>
          </w:p>
        </w:tc>
        <w:tc>
          <w:tcPr>
            <w:tcW w:w="1401" w:type="dxa"/>
          </w:tcPr>
          <w:p w14:paraId="714CB38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97.8</w:t>
            </w:r>
          </w:p>
        </w:tc>
      </w:tr>
      <w:tr w:rsidR="00212359" w:rsidRPr="00214425" w14:paraId="2C04A7A3" w14:textId="77777777" w:rsidTr="0084708C">
        <w:tc>
          <w:tcPr>
            <w:tcW w:w="1413" w:type="dxa"/>
          </w:tcPr>
          <w:p w14:paraId="2100D47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37E42C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76.5</w:t>
            </w:r>
          </w:p>
        </w:tc>
        <w:tc>
          <w:tcPr>
            <w:tcW w:w="1416" w:type="dxa"/>
          </w:tcPr>
          <w:p w14:paraId="4798990E" w14:textId="76537460" w:rsidR="00212359" w:rsidRPr="00214425" w:rsidRDefault="00212359" w:rsidP="004E0EC7">
            <w:pPr>
              <w:spacing w:line="240" w:lineRule="auto"/>
              <w:ind w:firstLineChars="0" w:firstLine="0"/>
              <w:jc w:val="center"/>
              <w:rPr>
                <w:sz w:val="21"/>
                <w:szCs w:val="21"/>
              </w:rPr>
            </w:pPr>
            <w:r w:rsidRPr="00214425">
              <w:rPr>
                <w:rFonts w:hint="eastAsia"/>
                <w:sz w:val="21"/>
                <w:szCs w:val="21"/>
              </w:rPr>
              <w:t>7</w:t>
            </w:r>
            <w:r w:rsidR="00FF55D2">
              <w:rPr>
                <w:rFonts w:hint="eastAsia"/>
                <w:sz w:val="21"/>
                <w:szCs w:val="21"/>
              </w:rPr>
              <w:t>3</w:t>
            </w:r>
            <w:r w:rsidRPr="00214425">
              <w:rPr>
                <w:rFonts w:hint="eastAsia"/>
                <w:sz w:val="21"/>
                <w:szCs w:val="21"/>
              </w:rPr>
              <w:t>.3</w:t>
            </w:r>
          </w:p>
        </w:tc>
        <w:tc>
          <w:tcPr>
            <w:tcW w:w="1408" w:type="dxa"/>
          </w:tcPr>
          <w:p w14:paraId="443498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11" w:type="dxa"/>
          </w:tcPr>
          <w:p w14:paraId="30C4E47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01" w:type="dxa"/>
          </w:tcPr>
          <w:p w14:paraId="0C7CD504"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88.6</w:t>
            </w:r>
          </w:p>
        </w:tc>
      </w:tr>
      <w:tr w:rsidR="00212359" w:rsidRPr="00214425" w14:paraId="5BDA2676" w14:textId="77777777" w:rsidTr="0084708C">
        <w:tc>
          <w:tcPr>
            <w:tcW w:w="1413" w:type="dxa"/>
          </w:tcPr>
          <w:p w14:paraId="499FDFFF"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6113E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38.7</w:t>
            </w:r>
          </w:p>
        </w:tc>
        <w:tc>
          <w:tcPr>
            <w:tcW w:w="1416" w:type="dxa"/>
          </w:tcPr>
          <w:p w14:paraId="48464037" w14:textId="51483EFB" w:rsidR="00212359" w:rsidRPr="00214425" w:rsidRDefault="00FF55D2" w:rsidP="004E0EC7">
            <w:pPr>
              <w:spacing w:line="240" w:lineRule="auto"/>
              <w:ind w:firstLineChars="0" w:firstLine="0"/>
              <w:jc w:val="center"/>
              <w:rPr>
                <w:sz w:val="21"/>
                <w:szCs w:val="21"/>
              </w:rPr>
            </w:pPr>
            <w:r>
              <w:rPr>
                <w:rFonts w:hint="eastAsia"/>
                <w:sz w:val="21"/>
                <w:szCs w:val="21"/>
              </w:rPr>
              <w:t>35</w:t>
            </w:r>
            <w:r w:rsidR="00212359" w:rsidRPr="00214425">
              <w:rPr>
                <w:rFonts w:hint="eastAsia"/>
                <w:sz w:val="21"/>
                <w:szCs w:val="21"/>
              </w:rPr>
              <w:t>.2</w:t>
            </w:r>
          </w:p>
        </w:tc>
        <w:tc>
          <w:tcPr>
            <w:tcW w:w="1408" w:type="dxa"/>
          </w:tcPr>
          <w:p w14:paraId="4A1A650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48.3</w:t>
            </w:r>
          </w:p>
        </w:tc>
        <w:tc>
          <w:tcPr>
            <w:tcW w:w="1411" w:type="dxa"/>
          </w:tcPr>
          <w:p w14:paraId="71A1CE3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50.6</w:t>
            </w:r>
          </w:p>
        </w:tc>
        <w:tc>
          <w:tcPr>
            <w:tcW w:w="1401" w:type="dxa"/>
          </w:tcPr>
          <w:p w14:paraId="6770578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59.3</w:t>
            </w:r>
          </w:p>
        </w:tc>
      </w:tr>
      <w:tr w:rsidR="00212359" w:rsidRPr="00214425" w14:paraId="078DE3D9" w14:textId="77777777" w:rsidTr="0084708C">
        <w:tc>
          <w:tcPr>
            <w:tcW w:w="8446" w:type="dxa"/>
            <w:gridSpan w:val="6"/>
          </w:tcPr>
          <w:p w14:paraId="5B026FF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财务</w:t>
            </w:r>
          </w:p>
        </w:tc>
      </w:tr>
      <w:tr w:rsidR="00212359" w:rsidRPr="00214425" w14:paraId="45E38620" w14:textId="77777777" w:rsidTr="0084708C">
        <w:tc>
          <w:tcPr>
            <w:tcW w:w="1413" w:type="dxa"/>
          </w:tcPr>
          <w:p w14:paraId="696AA72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3B9AE97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60.5</w:t>
            </w:r>
          </w:p>
        </w:tc>
        <w:tc>
          <w:tcPr>
            <w:tcW w:w="1416" w:type="dxa"/>
          </w:tcPr>
          <w:p w14:paraId="40FB6E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57.4</w:t>
            </w:r>
          </w:p>
        </w:tc>
        <w:tc>
          <w:tcPr>
            <w:tcW w:w="1408" w:type="dxa"/>
          </w:tcPr>
          <w:p w14:paraId="08D73A0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68.4</w:t>
            </w:r>
          </w:p>
        </w:tc>
        <w:tc>
          <w:tcPr>
            <w:tcW w:w="1411" w:type="dxa"/>
          </w:tcPr>
          <w:p w14:paraId="43DA83F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72.8</w:t>
            </w:r>
          </w:p>
        </w:tc>
        <w:tc>
          <w:tcPr>
            <w:tcW w:w="1401" w:type="dxa"/>
          </w:tcPr>
          <w:p w14:paraId="3105C85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71.9</w:t>
            </w:r>
          </w:p>
        </w:tc>
      </w:tr>
      <w:tr w:rsidR="00212359" w:rsidRPr="00214425" w14:paraId="7749D637" w14:textId="77777777" w:rsidTr="0084708C">
        <w:tc>
          <w:tcPr>
            <w:tcW w:w="1413" w:type="dxa"/>
          </w:tcPr>
          <w:p w14:paraId="449D4F45" w14:textId="63E4DDA2"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61F6D525" w14:textId="0EF3B758"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9.6</w:t>
            </w:r>
          </w:p>
        </w:tc>
        <w:tc>
          <w:tcPr>
            <w:tcW w:w="1416" w:type="dxa"/>
          </w:tcPr>
          <w:p w14:paraId="555BC66E" w14:textId="7E3A3DC4"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8.2</w:t>
            </w:r>
          </w:p>
        </w:tc>
        <w:tc>
          <w:tcPr>
            <w:tcW w:w="1408" w:type="dxa"/>
          </w:tcPr>
          <w:p w14:paraId="3CD84992" w14:textId="12CC659E" w:rsidR="00212359" w:rsidRPr="00214425" w:rsidRDefault="006E5632" w:rsidP="004E0EC7">
            <w:pPr>
              <w:spacing w:line="240" w:lineRule="auto"/>
              <w:ind w:firstLineChars="0" w:firstLine="0"/>
              <w:jc w:val="center"/>
              <w:rPr>
                <w:sz w:val="21"/>
                <w:szCs w:val="21"/>
              </w:rPr>
            </w:pPr>
            <w:r w:rsidRPr="00214425">
              <w:rPr>
                <w:rFonts w:hint="eastAsia"/>
                <w:sz w:val="21"/>
                <w:szCs w:val="21"/>
              </w:rPr>
              <w:t>57</w:t>
            </w:r>
            <w:r w:rsidR="00212359" w:rsidRPr="00214425">
              <w:rPr>
                <w:rFonts w:hint="eastAsia"/>
                <w:sz w:val="21"/>
                <w:szCs w:val="21"/>
              </w:rPr>
              <w:t>.4</w:t>
            </w:r>
          </w:p>
        </w:tc>
        <w:tc>
          <w:tcPr>
            <w:tcW w:w="1411" w:type="dxa"/>
          </w:tcPr>
          <w:p w14:paraId="508B3730" w14:textId="08E17C94" w:rsidR="00212359" w:rsidRPr="00214425" w:rsidRDefault="006E5632" w:rsidP="004E0EC7">
            <w:pPr>
              <w:spacing w:line="240" w:lineRule="auto"/>
              <w:ind w:firstLineChars="0" w:firstLine="0"/>
              <w:jc w:val="center"/>
              <w:rPr>
                <w:sz w:val="21"/>
                <w:szCs w:val="21"/>
              </w:rPr>
            </w:pPr>
            <w:r w:rsidRPr="00214425">
              <w:rPr>
                <w:rFonts w:hint="eastAsia"/>
                <w:sz w:val="21"/>
                <w:szCs w:val="21"/>
              </w:rPr>
              <w:t>60</w:t>
            </w:r>
            <w:r w:rsidR="00212359" w:rsidRPr="00214425">
              <w:rPr>
                <w:rFonts w:hint="eastAsia"/>
                <w:sz w:val="21"/>
                <w:szCs w:val="21"/>
              </w:rPr>
              <w:t>.</w:t>
            </w:r>
            <w:r w:rsidR="00614FD4" w:rsidRPr="00214425">
              <w:rPr>
                <w:rFonts w:hint="eastAsia"/>
                <w:sz w:val="21"/>
                <w:szCs w:val="21"/>
              </w:rPr>
              <w:t>1</w:t>
            </w:r>
          </w:p>
        </w:tc>
        <w:tc>
          <w:tcPr>
            <w:tcW w:w="1401" w:type="dxa"/>
          </w:tcPr>
          <w:p w14:paraId="07D0FB6A" w14:textId="6EA86B75"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0</w:t>
            </w:r>
            <w:r w:rsidR="00212359" w:rsidRPr="00214425">
              <w:rPr>
                <w:rFonts w:hint="eastAsia"/>
                <w:b/>
                <w:bCs/>
                <w:sz w:val="21"/>
                <w:szCs w:val="21"/>
              </w:rPr>
              <w:t>.4</w:t>
            </w:r>
          </w:p>
        </w:tc>
      </w:tr>
      <w:tr w:rsidR="00212359" w:rsidRPr="00214425" w14:paraId="25BB80B1" w14:textId="77777777" w:rsidTr="0084708C">
        <w:tc>
          <w:tcPr>
            <w:tcW w:w="1413" w:type="dxa"/>
          </w:tcPr>
          <w:p w14:paraId="66ABEB7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6C756595"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6" w:type="dxa"/>
          </w:tcPr>
          <w:p w14:paraId="6EC7032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96.8</w:t>
            </w:r>
          </w:p>
        </w:tc>
        <w:tc>
          <w:tcPr>
            <w:tcW w:w="1408" w:type="dxa"/>
          </w:tcPr>
          <w:p w14:paraId="63D1037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97.5</w:t>
            </w:r>
          </w:p>
        </w:tc>
        <w:tc>
          <w:tcPr>
            <w:tcW w:w="1411" w:type="dxa"/>
          </w:tcPr>
          <w:p w14:paraId="647E3E9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01" w:type="dxa"/>
          </w:tcPr>
          <w:p w14:paraId="5A345C0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97.2</w:t>
            </w:r>
          </w:p>
        </w:tc>
      </w:tr>
      <w:tr w:rsidR="00212359" w:rsidRPr="00214425" w14:paraId="57919FEC" w14:textId="77777777" w:rsidTr="0084708C">
        <w:tc>
          <w:tcPr>
            <w:tcW w:w="1413" w:type="dxa"/>
          </w:tcPr>
          <w:p w14:paraId="2544BB5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58D4363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80.3</w:t>
            </w:r>
          </w:p>
        </w:tc>
        <w:tc>
          <w:tcPr>
            <w:tcW w:w="1416" w:type="dxa"/>
          </w:tcPr>
          <w:p w14:paraId="603204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80.6</w:t>
            </w:r>
          </w:p>
        </w:tc>
        <w:tc>
          <w:tcPr>
            <w:tcW w:w="1408" w:type="dxa"/>
          </w:tcPr>
          <w:p w14:paraId="79EFE8B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80.9</w:t>
            </w:r>
          </w:p>
        </w:tc>
        <w:tc>
          <w:tcPr>
            <w:tcW w:w="1411" w:type="dxa"/>
          </w:tcPr>
          <w:p w14:paraId="03C0B5E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80.8</w:t>
            </w:r>
          </w:p>
        </w:tc>
        <w:tc>
          <w:tcPr>
            <w:tcW w:w="1401" w:type="dxa"/>
          </w:tcPr>
          <w:p w14:paraId="130F934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91.1</w:t>
            </w:r>
          </w:p>
        </w:tc>
      </w:tr>
      <w:tr w:rsidR="00212359" w:rsidRPr="00214425" w14:paraId="724F8235" w14:textId="77777777" w:rsidTr="00B112AA">
        <w:tc>
          <w:tcPr>
            <w:tcW w:w="1413" w:type="dxa"/>
            <w:tcBorders>
              <w:bottom w:val="single" w:sz="12" w:space="0" w:color="auto"/>
            </w:tcBorders>
          </w:tcPr>
          <w:p w14:paraId="08B1031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Borders>
              <w:bottom w:val="single" w:sz="12" w:space="0" w:color="auto"/>
            </w:tcBorders>
          </w:tcPr>
          <w:p w14:paraId="09D15C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43.0</w:t>
            </w:r>
          </w:p>
        </w:tc>
        <w:tc>
          <w:tcPr>
            <w:tcW w:w="1416" w:type="dxa"/>
            <w:tcBorders>
              <w:bottom w:val="single" w:sz="12" w:space="0" w:color="auto"/>
            </w:tcBorders>
          </w:tcPr>
          <w:p w14:paraId="3FCFF8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40.4</w:t>
            </w:r>
          </w:p>
        </w:tc>
        <w:tc>
          <w:tcPr>
            <w:tcW w:w="1408" w:type="dxa"/>
            <w:tcBorders>
              <w:bottom w:val="single" w:sz="12" w:space="0" w:color="auto"/>
            </w:tcBorders>
          </w:tcPr>
          <w:p w14:paraId="2889AF97" w14:textId="1EFDF237"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6E5632" w:rsidRPr="00214425">
              <w:rPr>
                <w:rFonts w:hint="eastAsia"/>
                <w:sz w:val="21"/>
                <w:szCs w:val="21"/>
              </w:rPr>
              <w:t>9</w:t>
            </w:r>
            <w:r w:rsidRPr="00214425">
              <w:rPr>
                <w:rFonts w:hint="eastAsia"/>
                <w:sz w:val="21"/>
                <w:szCs w:val="21"/>
              </w:rPr>
              <w:t>.8</w:t>
            </w:r>
          </w:p>
        </w:tc>
        <w:tc>
          <w:tcPr>
            <w:tcW w:w="1411" w:type="dxa"/>
            <w:tcBorders>
              <w:bottom w:val="single" w:sz="12" w:space="0" w:color="auto"/>
            </w:tcBorders>
          </w:tcPr>
          <w:p w14:paraId="4521EDC6" w14:textId="2815CEE0" w:rsidR="00212359" w:rsidRPr="00214425" w:rsidRDefault="00212359"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Pr="00214425">
              <w:rPr>
                <w:rFonts w:hint="eastAsia"/>
                <w:sz w:val="21"/>
                <w:szCs w:val="21"/>
              </w:rPr>
              <w:t>.9</w:t>
            </w:r>
          </w:p>
        </w:tc>
        <w:tc>
          <w:tcPr>
            <w:tcW w:w="1401" w:type="dxa"/>
            <w:tcBorders>
              <w:bottom w:val="single" w:sz="12" w:space="0" w:color="auto"/>
            </w:tcBorders>
          </w:tcPr>
          <w:p w14:paraId="41ABAE6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57.8</w:t>
            </w:r>
          </w:p>
        </w:tc>
      </w:tr>
    </w:tbl>
    <w:p w14:paraId="5D4C96DE" w14:textId="16C8AED7" w:rsidR="0020524C" w:rsidRDefault="0084708C" w:rsidP="0020524C">
      <w:pPr>
        <w:ind w:firstLineChars="0" w:firstLine="420"/>
        <w:rPr>
          <w:color w:val="000000" w:themeColor="text1"/>
        </w:rPr>
      </w:pPr>
      <w:r w:rsidRPr="00233B4A">
        <w:rPr>
          <w:rFonts w:hint="eastAsia"/>
          <w:color w:val="000000" w:themeColor="text1"/>
        </w:rPr>
        <w:t>相较于编码优化类模型（</w:t>
      </w:r>
      <w:r w:rsidRPr="00233B4A">
        <w:rPr>
          <w:rFonts w:hint="eastAsia"/>
          <w:color w:val="000000" w:themeColor="text1"/>
        </w:rPr>
        <w:t>P</w:t>
      </w:r>
      <w:r w:rsidR="00614FD4" w:rsidRPr="00233B4A">
        <w:rPr>
          <w:rFonts w:hint="eastAsia"/>
          <w:color w:val="000000" w:themeColor="text1"/>
        </w:rPr>
        <w:t>Bert</w:t>
      </w:r>
      <w:r w:rsidRPr="00233B4A">
        <w:rPr>
          <w:rFonts w:hint="eastAsia"/>
          <w:color w:val="000000" w:themeColor="text1"/>
        </w:rPr>
        <w:t>、</w:t>
      </w:r>
      <w:r w:rsidRPr="00233B4A">
        <w:rPr>
          <w:rFonts w:hint="eastAsia"/>
          <w:color w:val="000000" w:themeColor="text1"/>
        </w:rPr>
        <w:t>WPFe</w:t>
      </w:r>
      <w:r w:rsidRPr="00233B4A">
        <w:rPr>
          <w:rFonts w:hint="eastAsia"/>
          <w:color w:val="000000" w:themeColor="text1"/>
        </w:rPr>
        <w:t>、</w:t>
      </w:r>
      <w:r w:rsidRPr="00233B4A">
        <w:rPr>
          <w:rFonts w:hint="eastAsia"/>
          <w:color w:val="000000" w:themeColor="text1"/>
        </w:rPr>
        <w:t>WPFd</w:t>
      </w:r>
      <w:r w:rsidRPr="00233B4A">
        <w:rPr>
          <w:rFonts w:hint="eastAsia"/>
          <w:color w:val="000000" w:themeColor="text1"/>
        </w:rPr>
        <w:t>），</w:t>
      </w:r>
      <w:r w:rsidR="00D31AB5" w:rsidRPr="00233B4A">
        <w:rPr>
          <w:rFonts w:hint="eastAsia"/>
          <w:color w:val="000000" w:themeColor="text1"/>
        </w:rPr>
        <w:t>SSIS</w:t>
      </w:r>
      <w:r w:rsidR="00D31AB5" w:rsidRPr="00233B4A">
        <w:rPr>
          <w:rFonts w:hint="eastAsia"/>
          <w:color w:val="000000" w:themeColor="text1"/>
        </w:rPr>
        <w:t>模型在</w:t>
      </w:r>
      <w:r w:rsidR="00D31AB5" w:rsidRPr="00233B4A">
        <w:rPr>
          <w:rFonts w:hint="eastAsia"/>
          <w:color w:val="000000" w:themeColor="text1"/>
        </w:rPr>
        <w:t>SA</w:t>
      </w:r>
      <w:r w:rsidR="00D31AB5" w:rsidRPr="00233B4A">
        <w:rPr>
          <w:rFonts w:hint="eastAsia"/>
          <w:color w:val="000000" w:themeColor="text1"/>
        </w:rPr>
        <w:t>、</w:t>
      </w:r>
      <w:r w:rsidR="00D31AB5" w:rsidRPr="00233B4A">
        <w:rPr>
          <w:rFonts w:hint="eastAsia"/>
          <w:color w:val="000000" w:themeColor="text1"/>
        </w:rPr>
        <w:t>WSCR</w:t>
      </w:r>
      <w:r w:rsidR="00D31AB5" w:rsidRPr="00233B4A">
        <w:rPr>
          <w:rFonts w:hint="eastAsia"/>
          <w:color w:val="000000" w:themeColor="text1"/>
        </w:rPr>
        <w:t>、</w:t>
      </w:r>
      <w:r w:rsidR="00D31AB5" w:rsidRPr="00233B4A">
        <w:rPr>
          <w:rFonts w:hint="eastAsia"/>
          <w:color w:val="000000" w:themeColor="text1"/>
        </w:rPr>
        <w:t>SV</w:t>
      </w:r>
      <w:r w:rsidR="00710545" w:rsidRPr="00233B4A">
        <w:rPr>
          <w:rFonts w:hint="eastAsia"/>
          <w:color w:val="000000" w:themeColor="text1"/>
        </w:rPr>
        <w:t>D</w:t>
      </w:r>
      <w:r w:rsidR="00D31AB5" w:rsidRPr="00233B4A">
        <w:rPr>
          <w:rFonts w:hint="eastAsia"/>
          <w:color w:val="000000" w:themeColor="text1"/>
        </w:rPr>
        <w:t>R</w:t>
      </w:r>
      <w:r w:rsidR="00D31AB5" w:rsidRPr="00233B4A">
        <w:rPr>
          <w:rFonts w:hint="eastAsia"/>
          <w:color w:val="000000" w:themeColor="text1"/>
        </w:rPr>
        <w:t>等关键指标项上</w:t>
      </w:r>
      <w:r w:rsidR="00E33259">
        <w:rPr>
          <w:rFonts w:hint="eastAsia"/>
          <w:color w:val="000000" w:themeColor="text1"/>
        </w:rPr>
        <w:t>均展现出显著优势。</w:t>
      </w:r>
      <w:r w:rsidR="0020524C">
        <w:rPr>
          <w:rFonts w:hint="eastAsia"/>
          <w:color w:val="000000" w:themeColor="text1"/>
        </w:rPr>
        <w:t>实验表明</w:t>
      </w:r>
      <w:r w:rsidR="0020524C" w:rsidRPr="00233B4A">
        <w:rPr>
          <w:rFonts w:hint="eastAsia"/>
          <w:color w:val="000000" w:themeColor="text1"/>
        </w:rPr>
        <w:t>SSIS</w:t>
      </w:r>
      <w:r w:rsidR="0020524C" w:rsidRPr="00233B4A">
        <w:rPr>
          <w:rFonts w:hint="eastAsia"/>
          <w:color w:val="000000" w:themeColor="text1"/>
        </w:rPr>
        <w:t>模型</w:t>
      </w:r>
      <w:r w:rsidR="0020524C">
        <w:rPr>
          <w:rFonts w:hint="eastAsia"/>
          <w:color w:val="000000" w:themeColor="text1"/>
        </w:rPr>
        <w:t>较</w:t>
      </w:r>
      <w:r w:rsidR="0020524C" w:rsidRPr="00233B4A">
        <w:rPr>
          <w:color w:val="000000" w:themeColor="text1"/>
        </w:rPr>
        <w:t>PBert</w:t>
      </w:r>
      <w:r w:rsidR="0020524C" w:rsidRPr="00233B4A">
        <w:rPr>
          <w:color w:val="000000" w:themeColor="text1"/>
        </w:rPr>
        <w:t>模型</w:t>
      </w:r>
      <w:r w:rsidR="0020524C" w:rsidRPr="00233B4A">
        <w:rPr>
          <w:rFonts w:hint="eastAsia"/>
          <w:color w:val="000000" w:themeColor="text1"/>
        </w:rPr>
        <w:t>SA</w:t>
      </w:r>
      <w:r w:rsidR="0020524C" w:rsidRPr="00233B4A">
        <w:rPr>
          <w:rFonts w:hint="eastAsia"/>
          <w:color w:val="000000" w:themeColor="text1"/>
        </w:rPr>
        <w:t>值</w:t>
      </w:r>
      <w:r w:rsidR="0020524C" w:rsidRPr="00233B4A">
        <w:rPr>
          <w:color w:val="000000" w:themeColor="text1"/>
        </w:rPr>
        <w:t>提升</w:t>
      </w:r>
      <w:r w:rsidR="0020524C" w:rsidRPr="00233B4A">
        <w:rPr>
          <w:rFonts w:hint="eastAsia"/>
          <w:color w:val="000000" w:themeColor="text1"/>
        </w:rPr>
        <w:t>16.9</w:t>
      </w:r>
      <w:r w:rsidR="0020524C" w:rsidRPr="00233B4A">
        <w:rPr>
          <w:color w:val="000000" w:themeColor="text1"/>
        </w:rPr>
        <w:t>%</w:t>
      </w:r>
      <w:r w:rsidR="0020524C">
        <w:rPr>
          <w:rFonts w:hint="eastAsia"/>
          <w:color w:val="000000" w:themeColor="text1"/>
        </w:rPr>
        <w:t>，较</w:t>
      </w:r>
      <w:r w:rsidR="0020524C" w:rsidRPr="00233B4A">
        <w:rPr>
          <w:color w:val="000000" w:themeColor="text1"/>
        </w:rPr>
        <w:t>WPFe</w:t>
      </w:r>
      <w:r w:rsidR="0020524C" w:rsidRPr="00233B4A">
        <w:rPr>
          <w:color w:val="000000" w:themeColor="text1"/>
        </w:rPr>
        <w:t>模型提升</w:t>
      </w:r>
      <w:r w:rsidR="0020524C" w:rsidRPr="00233B4A">
        <w:rPr>
          <w:rFonts w:hint="eastAsia"/>
          <w:color w:val="000000" w:themeColor="text1"/>
        </w:rPr>
        <w:t>9.9</w:t>
      </w:r>
      <w:r w:rsidR="0020524C" w:rsidRPr="00233B4A">
        <w:rPr>
          <w:color w:val="000000" w:themeColor="text1"/>
        </w:rPr>
        <w:t>%</w:t>
      </w:r>
      <w:r w:rsidR="0020524C">
        <w:rPr>
          <w:rFonts w:hint="eastAsia"/>
          <w:color w:val="000000" w:themeColor="text1"/>
        </w:rPr>
        <w:t>，较</w:t>
      </w:r>
      <w:r w:rsidR="0020524C" w:rsidRPr="00233B4A">
        <w:rPr>
          <w:color w:val="000000" w:themeColor="text1"/>
        </w:rPr>
        <w:t>WPFd</w:t>
      </w:r>
      <w:r w:rsidR="0020524C" w:rsidRPr="00233B4A">
        <w:rPr>
          <w:color w:val="000000" w:themeColor="text1"/>
        </w:rPr>
        <w:t>模型提升</w:t>
      </w:r>
      <w:r w:rsidR="0020524C" w:rsidRPr="00233B4A">
        <w:rPr>
          <w:rFonts w:hint="eastAsia"/>
          <w:color w:val="000000" w:themeColor="text1"/>
        </w:rPr>
        <w:t>6.7</w:t>
      </w:r>
      <w:r w:rsidR="0020524C" w:rsidRPr="00233B4A">
        <w:rPr>
          <w:color w:val="000000" w:themeColor="text1"/>
        </w:rPr>
        <w:t>%</w:t>
      </w:r>
      <w:r w:rsidR="0020524C">
        <w:rPr>
          <w:rFonts w:hint="eastAsia"/>
          <w:color w:val="000000" w:themeColor="text1"/>
        </w:rPr>
        <w:t>。</w:t>
      </w:r>
      <w:r w:rsidR="0020524C" w:rsidRPr="00233B4A">
        <w:rPr>
          <w:rFonts w:hint="eastAsia"/>
          <w:color w:val="000000" w:themeColor="text1"/>
        </w:rPr>
        <w:t>这表明</w:t>
      </w:r>
      <w:r w:rsidR="0020524C">
        <w:rPr>
          <w:rFonts w:hint="eastAsia"/>
          <w:color w:val="000000" w:themeColor="text1"/>
        </w:rPr>
        <w:t>通过</w:t>
      </w:r>
      <w:r w:rsidR="0020524C" w:rsidRPr="00233B4A">
        <w:rPr>
          <w:rFonts w:hint="eastAsia"/>
          <w:color w:val="000000" w:themeColor="text1"/>
        </w:rPr>
        <w:t>引入外部句法</w:t>
      </w:r>
      <w:r w:rsidR="00B36324">
        <w:rPr>
          <w:rFonts w:hint="eastAsia"/>
          <w:color w:val="000000" w:themeColor="text1"/>
        </w:rPr>
        <w:t>的</w:t>
      </w:r>
      <w:r w:rsidR="0020524C" w:rsidRPr="00233B4A">
        <w:rPr>
          <w:rFonts w:hint="eastAsia"/>
          <w:color w:val="000000" w:themeColor="text1"/>
        </w:rPr>
        <w:t>改进方案，</w:t>
      </w:r>
      <w:r w:rsidR="0020524C">
        <w:rPr>
          <w:rFonts w:hint="eastAsia"/>
          <w:color w:val="000000" w:themeColor="text1"/>
        </w:rPr>
        <w:t>模型</w:t>
      </w:r>
      <w:r w:rsidR="0020524C" w:rsidRPr="00233B4A">
        <w:rPr>
          <w:rFonts w:hint="eastAsia"/>
          <w:color w:val="000000" w:themeColor="text1"/>
        </w:rPr>
        <w:t>在未见指标</w:t>
      </w:r>
      <w:proofErr w:type="gramStart"/>
      <w:r w:rsidR="0020524C" w:rsidRPr="00233B4A">
        <w:rPr>
          <w:rFonts w:hint="eastAsia"/>
          <w:color w:val="000000" w:themeColor="text1"/>
        </w:rPr>
        <w:t>项理解</w:t>
      </w:r>
      <w:proofErr w:type="gramEnd"/>
      <w:r w:rsidR="0020524C" w:rsidRPr="00233B4A">
        <w:rPr>
          <w:rFonts w:hint="eastAsia"/>
          <w:color w:val="000000" w:themeColor="text1"/>
        </w:rPr>
        <w:t>任务中具有更优的语义理解能力。</w:t>
      </w:r>
    </w:p>
    <w:p w14:paraId="76800BF3" w14:textId="56FA78BA" w:rsidR="0020524C" w:rsidRDefault="0020524C" w:rsidP="0020524C">
      <w:pPr>
        <w:ind w:firstLineChars="0" w:firstLine="420"/>
        <w:rPr>
          <w:color w:val="000000" w:themeColor="text1"/>
        </w:rPr>
      </w:pPr>
      <w:r w:rsidRPr="0020524C">
        <w:rPr>
          <w:rFonts w:hint="eastAsia"/>
          <w:color w:val="000000" w:themeColor="text1"/>
        </w:rPr>
        <w:t>与此同时</w:t>
      </w:r>
      <w:r w:rsidR="00CE1F82">
        <w:rPr>
          <w:rFonts w:hint="eastAsia"/>
          <w:color w:val="000000" w:themeColor="text1"/>
        </w:rPr>
        <w:t>，</w:t>
      </w:r>
      <w:r>
        <w:rPr>
          <w:rFonts w:hint="eastAsia"/>
          <w:color w:val="000000" w:themeColor="text1"/>
        </w:rPr>
        <w:t>实验表明</w:t>
      </w:r>
      <w:r w:rsidRPr="0020524C">
        <w:rPr>
          <w:rFonts w:hint="eastAsia"/>
          <w:color w:val="000000" w:themeColor="text1"/>
        </w:rPr>
        <w:t>以字为基本单位的建模方式在未训练数据处理中表现出更强的鲁棒性</w:t>
      </w:r>
      <w:r>
        <w:rPr>
          <w:rFonts w:hint="eastAsia"/>
          <w:color w:val="000000" w:themeColor="text1"/>
        </w:rPr>
        <w:t>和准确性</w:t>
      </w:r>
      <w:r w:rsidR="00B36324">
        <w:rPr>
          <w:rFonts w:hint="eastAsia"/>
          <w:color w:val="000000" w:themeColor="text1"/>
        </w:rPr>
        <w:t>，</w:t>
      </w:r>
      <w:r>
        <w:rPr>
          <w:rFonts w:hint="eastAsia"/>
          <w:color w:val="000000" w:themeColor="text1"/>
        </w:rPr>
        <w:t>因为</w:t>
      </w:r>
      <w:r>
        <w:rPr>
          <w:rFonts w:ascii="Segoe UI" w:hAnsi="Segoe UI" w:cs="Segoe UI"/>
          <w:shd w:val="clear" w:color="auto" w:fill="FFFFFF"/>
        </w:rPr>
        <w:t>该方法通过保留词语的</w:t>
      </w:r>
      <w:proofErr w:type="gramStart"/>
      <w:r>
        <w:rPr>
          <w:rFonts w:ascii="Segoe UI" w:hAnsi="Segoe UI" w:cs="Segoe UI"/>
          <w:shd w:val="clear" w:color="auto" w:fill="FFFFFF"/>
        </w:rPr>
        <w:t>字符级</w:t>
      </w:r>
      <w:proofErr w:type="gramEnd"/>
      <w:r>
        <w:rPr>
          <w:rFonts w:ascii="Segoe UI" w:hAnsi="Segoe UI" w:cs="Segoe UI"/>
          <w:shd w:val="clear" w:color="auto" w:fill="FFFFFF"/>
        </w:rPr>
        <w:t>完整性，</w:t>
      </w:r>
      <w:r>
        <w:rPr>
          <w:rFonts w:ascii="Segoe UI" w:hAnsi="Segoe UI" w:cs="Segoe UI" w:hint="eastAsia"/>
          <w:shd w:val="clear" w:color="auto" w:fill="FFFFFF"/>
        </w:rPr>
        <w:t>可以有</w:t>
      </w:r>
      <w:r>
        <w:rPr>
          <w:rFonts w:ascii="Segoe UI" w:hAnsi="Segoe UI" w:cs="Segoe UI"/>
          <w:shd w:val="clear" w:color="auto" w:fill="FFFFFF"/>
        </w:rPr>
        <w:t>效规避传统词编码方式因分词错误导致的语义偏差问题</w:t>
      </w:r>
    </w:p>
    <w:p w14:paraId="1F307FEB" w14:textId="4C53E410" w:rsidR="00D31AB5" w:rsidRPr="00233B4A" w:rsidRDefault="00233B4A" w:rsidP="00481A0B">
      <w:pPr>
        <w:ind w:firstLine="480"/>
        <w:rPr>
          <w:color w:val="000000" w:themeColor="text1"/>
        </w:rPr>
      </w:pPr>
      <w:r w:rsidRPr="00233B4A">
        <w:rPr>
          <w:rFonts w:hint="eastAsia"/>
          <w:color w:val="000000" w:themeColor="text1"/>
        </w:rPr>
        <w:t>此外</w:t>
      </w:r>
      <w:r w:rsidR="00D31AB5" w:rsidRPr="00233B4A">
        <w:rPr>
          <w:rFonts w:hint="eastAsia"/>
          <w:color w:val="000000" w:themeColor="text1"/>
        </w:rPr>
        <w:t>本实验采用“常见问题</w:t>
      </w:r>
      <w:r w:rsidR="00D31AB5" w:rsidRPr="00233B4A">
        <w:rPr>
          <w:rFonts w:hint="eastAsia"/>
          <w:color w:val="000000" w:themeColor="text1"/>
        </w:rPr>
        <w:t>+</w:t>
      </w:r>
      <w:r w:rsidR="00D31AB5" w:rsidRPr="00233B4A">
        <w:rPr>
          <w:rFonts w:hint="eastAsia"/>
          <w:color w:val="000000" w:themeColor="text1"/>
        </w:rPr>
        <w:t>增强数据”的复合数据集，验证</w:t>
      </w:r>
      <w:r w:rsidR="0020524C">
        <w:rPr>
          <w:rFonts w:hint="eastAsia"/>
          <w:color w:val="000000" w:themeColor="text1"/>
        </w:rPr>
        <w:t>了</w:t>
      </w:r>
      <w:r w:rsidR="00D31AB5" w:rsidRPr="00233B4A">
        <w:rPr>
          <w:rFonts w:hint="eastAsia"/>
          <w:color w:val="000000" w:themeColor="text1"/>
        </w:rPr>
        <w:t>基于大模型迭代数据增强的</w:t>
      </w:r>
      <w:r w:rsidR="00D31AB5" w:rsidRPr="00233B4A">
        <w:rPr>
          <w:rFonts w:hint="eastAsia"/>
          <w:color w:val="000000" w:themeColor="text1"/>
        </w:rPr>
        <w:t>NLU</w:t>
      </w:r>
      <w:r w:rsidR="00D31AB5" w:rsidRPr="00233B4A">
        <w:rPr>
          <w:rFonts w:hint="eastAsia"/>
          <w:color w:val="000000" w:themeColor="text1"/>
        </w:rPr>
        <w:t>模型的评估效果。</w:t>
      </w:r>
      <w:r w:rsidR="00481A0B" w:rsidRPr="00233B4A">
        <w:rPr>
          <w:color w:val="000000" w:themeColor="text1"/>
        </w:rPr>
        <w:t>表</w:t>
      </w:r>
      <w:r w:rsidR="00481A0B" w:rsidRPr="00233B4A">
        <w:rPr>
          <w:color w:val="000000" w:themeColor="text1"/>
        </w:rPr>
        <w:t>4-</w:t>
      </w:r>
      <w:r w:rsidR="00942B09">
        <w:rPr>
          <w:rFonts w:hint="eastAsia"/>
          <w:color w:val="000000" w:themeColor="text1"/>
        </w:rPr>
        <w:t>4</w:t>
      </w:r>
      <w:r w:rsidR="00481A0B" w:rsidRPr="00233B4A">
        <w:rPr>
          <w:color w:val="000000" w:themeColor="text1"/>
        </w:rPr>
        <w:t>展示了模型在不同训练阶段的动态样本筛选准确率</w:t>
      </w:r>
      <w:r w:rsidR="00481A0B" w:rsidRPr="00233B4A">
        <w:rPr>
          <w:rFonts w:hint="eastAsia"/>
          <w:color w:val="000000" w:themeColor="text1"/>
        </w:rPr>
        <w:t>，可以看到其数值从</w:t>
      </w:r>
      <w:r w:rsidR="00481A0B" w:rsidRPr="00233B4A">
        <w:rPr>
          <w:rFonts w:hint="eastAsia"/>
          <w:color w:val="000000" w:themeColor="text1"/>
        </w:rPr>
        <w:t>Step1</w:t>
      </w:r>
      <w:r w:rsidR="00481A0B" w:rsidRPr="00233B4A">
        <w:rPr>
          <w:rFonts w:hint="eastAsia"/>
          <w:color w:val="000000" w:themeColor="text1"/>
        </w:rPr>
        <w:t>的</w:t>
      </w:r>
      <w:r w:rsidR="00481A0B" w:rsidRPr="00233B4A">
        <w:rPr>
          <w:rFonts w:hint="eastAsia"/>
          <w:color w:val="000000" w:themeColor="text1"/>
        </w:rPr>
        <w:t>23%</w:t>
      </w:r>
      <w:r w:rsidR="00481A0B" w:rsidRPr="00233B4A">
        <w:rPr>
          <w:rFonts w:hint="eastAsia"/>
          <w:color w:val="000000" w:themeColor="text1"/>
        </w:rPr>
        <w:t>持续提升至</w:t>
      </w:r>
      <w:r w:rsidR="00481A0B" w:rsidRPr="00233B4A">
        <w:rPr>
          <w:rFonts w:hint="eastAsia"/>
          <w:color w:val="000000" w:themeColor="text1"/>
        </w:rPr>
        <w:t>Step9</w:t>
      </w:r>
      <w:r w:rsidR="00481A0B" w:rsidRPr="00233B4A">
        <w:rPr>
          <w:rFonts w:hint="eastAsia"/>
          <w:color w:val="000000" w:themeColor="text1"/>
        </w:rPr>
        <w:t>的</w:t>
      </w:r>
      <w:r w:rsidR="00481A0B" w:rsidRPr="00233B4A">
        <w:rPr>
          <w:rFonts w:hint="eastAsia"/>
          <w:color w:val="000000" w:themeColor="text1"/>
        </w:rPr>
        <w:t>52%</w:t>
      </w:r>
      <w:r w:rsidR="00481A0B" w:rsidRPr="00233B4A">
        <w:rPr>
          <w:rFonts w:hint="eastAsia"/>
          <w:color w:val="000000" w:themeColor="text1"/>
        </w:rPr>
        <w:t>，增幅达</w:t>
      </w:r>
      <w:r w:rsidRPr="00233B4A">
        <w:rPr>
          <w:rFonts w:hint="eastAsia"/>
          <w:color w:val="000000" w:themeColor="text1"/>
        </w:rPr>
        <w:t>126</w:t>
      </w:r>
      <w:r w:rsidR="00EC5CD3">
        <w:rPr>
          <w:rFonts w:hint="eastAsia"/>
          <w:color w:val="000000" w:themeColor="text1"/>
        </w:rPr>
        <w:t>%</w:t>
      </w:r>
      <w:r w:rsidR="00481A0B" w:rsidRPr="00233B4A">
        <w:rPr>
          <w:rFonts w:hint="eastAsia"/>
          <w:color w:val="000000" w:themeColor="text1"/>
        </w:rPr>
        <w:t>。</w:t>
      </w:r>
      <w:r w:rsidR="00481A0B" w:rsidRPr="00233B4A">
        <w:rPr>
          <w:color w:val="000000" w:themeColor="text1"/>
        </w:rPr>
        <w:t>这一趋势表明，模型在处理多样化句式时的性能逐步提升，能够更准确地识别和筛选高质量的训练样本。</w:t>
      </w:r>
    </w:p>
    <w:p w14:paraId="69239453" w14:textId="46002E06" w:rsidR="00212359" w:rsidRDefault="00440686" w:rsidP="00951645">
      <w:pPr>
        <w:pStyle w:val="afb"/>
        <w:ind w:firstLineChars="0" w:firstLine="0"/>
      </w:pPr>
      <w:bookmarkStart w:id="111" w:name="_Toc19513612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不同阶段动态样本筛选准确率</w:t>
      </w:r>
      <w:bookmarkEnd w:id="111"/>
    </w:p>
    <w:p w14:paraId="14FE1F87" w14:textId="05577A37" w:rsidR="00212359" w:rsidRPr="002C006A" w:rsidRDefault="003E6F0E" w:rsidP="00951645">
      <w:pPr>
        <w:pStyle w:val="afb"/>
        <w:ind w:firstLineChars="0" w:firstLine="0"/>
        <w:rPr>
          <w:szCs w:val="21"/>
        </w:rPr>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4</w:t>
        </w:r>
      </w:fldSimple>
      <w:r w:rsidR="00C94A36" w:rsidRPr="00C94A36">
        <w:rPr>
          <w:rFonts w:hint="eastAsia"/>
        </w:rPr>
        <w:t xml:space="preserve"> </w:t>
      </w:r>
      <w:r w:rsidR="00212359" w:rsidRPr="00C94A36">
        <w:t>Accuracy of dynamic sam</w:t>
      </w:r>
      <w:r w:rsidR="00212359" w:rsidRPr="00EA57AA">
        <w:rPr>
          <w:szCs w:val="21"/>
        </w:rPr>
        <w:t>ple screening at each stage</w:t>
      </w:r>
    </w:p>
    <w:tbl>
      <w:tblPr>
        <w:tblStyle w:val="af"/>
        <w:tblW w:w="8652" w:type="dxa"/>
        <w:tblBorders>
          <w:left w:val="none" w:sz="0" w:space="0" w:color="auto"/>
          <w:right w:val="none" w:sz="0" w:space="0" w:color="auto"/>
          <w:insideV w:val="none" w:sz="0" w:space="0" w:color="auto"/>
        </w:tblBorders>
        <w:tblLook w:val="04A0" w:firstRow="1" w:lastRow="0" w:firstColumn="1" w:lastColumn="0" w:noHBand="0" w:noVBand="1"/>
      </w:tblPr>
      <w:tblGrid>
        <w:gridCol w:w="1271"/>
        <w:gridCol w:w="851"/>
        <w:gridCol w:w="850"/>
        <w:gridCol w:w="709"/>
        <w:gridCol w:w="850"/>
        <w:gridCol w:w="851"/>
        <w:gridCol w:w="850"/>
        <w:gridCol w:w="832"/>
        <w:gridCol w:w="794"/>
        <w:gridCol w:w="794"/>
      </w:tblGrid>
      <w:tr w:rsidR="00212359" w:rsidRPr="006B5004" w14:paraId="6BDC8D19" w14:textId="77777777" w:rsidTr="00DE19FA">
        <w:tc>
          <w:tcPr>
            <w:tcW w:w="1271" w:type="dxa"/>
            <w:tcBorders>
              <w:top w:val="single" w:sz="12" w:space="0" w:color="auto"/>
            </w:tcBorders>
          </w:tcPr>
          <w:p w14:paraId="740C3CAE" w14:textId="77777777" w:rsidR="00212359" w:rsidRPr="006B5004" w:rsidRDefault="00212359" w:rsidP="004E0EC7">
            <w:pPr>
              <w:spacing w:line="240" w:lineRule="auto"/>
              <w:ind w:firstLineChars="0" w:firstLine="0"/>
              <w:rPr>
                <w:sz w:val="21"/>
                <w:szCs w:val="21"/>
              </w:rPr>
            </w:pPr>
            <w:r w:rsidRPr="006B5004">
              <w:rPr>
                <w:rFonts w:hint="eastAsia"/>
                <w:sz w:val="21"/>
                <w:szCs w:val="21"/>
              </w:rPr>
              <w:t>阶段</w:t>
            </w:r>
          </w:p>
        </w:tc>
        <w:tc>
          <w:tcPr>
            <w:tcW w:w="851" w:type="dxa"/>
            <w:tcBorders>
              <w:top w:val="single" w:sz="12" w:space="0" w:color="auto"/>
            </w:tcBorders>
          </w:tcPr>
          <w:p w14:paraId="1480D9B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Step1</w:t>
            </w:r>
          </w:p>
        </w:tc>
        <w:tc>
          <w:tcPr>
            <w:tcW w:w="850" w:type="dxa"/>
            <w:tcBorders>
              <w:top w:val="single" w:sz="12" w:space="0" w:color="auto"/>
            </w:tcBorders>
          </w:tcPr>
          <w:p w14:paraId="2E2D411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Step2</w:t>
            </w:r>
          </w:p>
        </w:tc>
        <w:tc>
          <w:tcPr>
            <w:tcW w:w="709" w:type="dxa"/>
            <w:tcBorders>
              <w:top w:val="single" w:sz="12" w:space="0" w:color="auto"/>
            </w:tcBorders>
          </w:tcPr>
          <w:p w14:paraId="1926A94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Step3</w:t>
            </w:r>
          </w:p>
        </w:tc>
        <w:tc>
          <w:tcPr>
            <w:tcW w:w="850" w:type="dxa"/>
            <w:tcBorders>
              <w:top w:val="single" w:sz="12" w:space="0" w:color="auto"/>
            </w:tcBorders>
          </w:tcPr>
          <w:p w14:paraId="7B39032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Step4</w:t>
            </w:r>
          </w:p>
        </w:tc>
        <w:tc>
          <w:tcPr>
            <w:tcW w:w="851" w:type="dxa"/>
            <w:tcBorders>
              <w:top w:val="single" w:sz="12" w:space="0" w:color="auto"/>
            </w:tcBorders>
          </w:tcPr>
          <w:p w14:paraId="553ABA65"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Step5</w:t>
            </w:r>
          </w:p>
        </w:tc>
        <w:tc>
          <w:tcPr>
            <w:tcW w:w="850" w:type="dxa"/>
            <w:tcBorders>
              <w:top w:val="single" w:sz="12" w:space="0" w:color="auto"/>
            </w:tcBorders>
          </w:tcPr>
          <w:p w14:paraId="490D9C9E"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Step6</w:t>
            </w:r>
          </w:p>
        </w:tc>
        <w:tc>
          <w:tcPr>
            <w:tcW w:w="832" w:type="dxa"/>
            <w:tcBorders>
              <w:top w:val="single" w:sz="12" w:space="0" w:color="auto"/>
            </w:tcBorders>
          </w:tcPr>
          <w:p w14:paraId="2A3E30C4"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Step7</w:t>
            </w:r>
          </w:p>
        </w:tc>
        <w:tc>
          <w:tcPr>
            <w:tcW w:w="794" w:type="dxa"/>
            <w:tcBorders>
              <w:top w:val="single" w:sz="12" w:space="0" w:color="auto"/>
            </w:tcBorders>
          </w:tcPr>
          <w:p w14:paraId="2EE1A11A"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Step8</w:t>
            </w:r>
          </w:p>
        </w:tc>
        <w:tc>
          <w:tcPr>
            <w:tcW w:w="794" w:type="dxa"/>
            <w:tcBorders>
              <w:top w:val="single" w:sz="12" w:space="0" w:color="auto"/>
            </w:tcBorders>
          </w:tcPr>
          <w:p w14:paraId="20EE2A61"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Step9</w:t>
            </w:r>
          </w:p>
        </w:tc>
      </w:tr>
      <w:tr w:rsidR="00212359" w:rsidRPr="006B5004" w14:paraId="1EF7DEBE" w14:textId="77777777" w:rsidTr="00DE19FA">
        <w:tc>
          <w:tcPr>
            <w:tcW w:w="1271" w:type="dxa"/>
            <w:tcBorders>
              <w:bottom w:val="single" w:sz="12" w:space="0" w:color="auto"/>
            </w:tcBorders>
          </w:tcPr>
          <w:p w14:paraId="071DEB53" w14:textId="77777777" w:rsidR="00212359" w:rsidRPr="006B5004" w:rsidRDefault="00212359" w:rsidP="004E0EC7">
            <w:pPr>
              <w:spacing w:line="240" w:lineRule="auto"/>
              <w:ind w:firstLineChars="0" w:firstLine="0"/>
              <w:rPr>
                <w:sz w:val="21"/>
                <w:szCs w:val="21"/>
              </w:rPr>
            </w:pPr>
            <w:r>
              <w:rPr>
                <w:rFonts w:hint="eastAsia"/>
                <w:sz w:val="21"/>
                <w:szCs w:val="21"/>
              </w:rPr>
              <w:t>样本筛选率</w:t>
            </w:r>
          </w:p>
        </w:tc>
        <w:tc>
          <w:tcPr>
            <w:tcW w:w="851" w:type="dxa"/>
            <w:tcBorders>
              <w:bottom w:val="single" w:sz="12" w:space="0" w:color="auto"/>
            </w:tcBorders>
          </w:tcPr>
          <w:p w14:paraId="21D990B7" w14:textId="77777777" w:rsidR="00212359" w:rsidRPr="006B5004" w:rsidRDefault="00212359" w:rsidP="004E0EC7">
            <w:pPr>
              <w:spacing w:line="240" w:lineRule="auto"/>
              <w:ind w:firstLineChars="0" w:firstLine="0"/>
              <w:rPr>
                <w:sz w:val="21"/>
                <w:szCs w:val="21"/>
              </w:rPr>
            </w:pPr>
            <w:r w:rsidRPr="006B5004">
              <w:rPr>
                <w:rFonts w:hint="eastAsia"/>
                <w:sz w:val="21"/>
                <w:szCs w:val="21"/>
              </w:rPr>
              <w:t>23%</w:t>
            </w:r>
          </w:p>
        </w:tc>
        <w:tc>
          <w:tcPr>
            <w:tcW w:w="850" w:type="dxa"/>
            <w:tcBorders>
              <w:bottom w:val="single" w:sz="12" w:space="0" w:color="auto"/>
            </w:tcBorders>
          </w:tcPr>
          <w:p w14:paraId="329193D9" w14:textId="77777777" w:rsidR="00212359" w:rsidRPr="006B5004" w:rsidRDefault="00212359" w:rsidP="004E0EC7">
            <w:pPr>
              <w:spacing w:line="240" w:lineRule="auto"/>
              <w:ind w:firstLineChars="0" w:firstLine="0"/>
              <w:rPr>
                <w:sz w:val="21"/>
                <w:szCs w:val="21"/>
              </w:rPr>
            </w:pPr>
            <w:r w:rsidRPr="006B5004">
              <w:rPr>
                <w:rFonts w:hint="eastAsia"/>
                <w:sz w:val="21"/>
                <w:szCs w:val="21"/>
              </w:rPr>
              <w:t>28%</w:t>
            </w:r>
          </w:p>
        </w:tc>
        <w:tc>
          <w:tcPr>
            <w:tcW w:w="709" w:type="dxa"/>
            <w:tcBorders>
              <w:bottom w:val="single" w:sz="12" w:space="0" w:color="auto"/>
            </w:tcBorders>
          </w:tcPr>
          <w:p w14:paraId="15E1BDBB" w14:textId="77777777" w:rsidR="00212359" w:rsidRPr="006B5004" w:rsidRDefault="00212359" w:rsidP="004E0EC7">
            <w:pPr>
              <w:spacing w:line="240" w:lineRule="auto"/>
              <w:ind w:firstLineChars="0" w:firstLine="0"/>
              <w:rPr>
                <w:sz w:val="21"/>
                <w:szCs w:val="21"/>
              </w:rPr>
            </w:pPr>
            <w:r w:rsidRPr="006B5004">
              <w:rPr>
                <w:rFonts w:hint="eastAsia"/>
                <w:sz w:val="21"/>
                <w:szCs w:val="21"/>
              </w:rPr>
              <w:t>30%</w:t>
            </w:r>
          </w:p>
        </w:tc>
        <w:tc>
          <w:tcPr>
            <w:tcW w:w="850" w:type="dxa"/>
            <w:tcBorders>
              <w:bottom w:val="single" w:sz="12" w:space="0" w:color="auto"/>
            </w:tcBorders>
          </w:tcPr>
          <w:p w14:paraId="103876DE" w14:textId="77777777" w:rsidR="00212359" w:rsidRPr="006B5004" w:rsidRDefault="00212359" w:rsidP="004E0EC7">
            <w:pPr>
              <w:spacing w:line="240" w:lineRule="auto"/>
              <w:ind w:firstLineChars="0" w:firstLine="0"/>
              <w:rPr>
                <w:sz w:val="21"/>
                <w:szCs w:val="21"/>
              </w:rPr>
            </w:pPr>
            <w:r w:rsidRPr="006B5004">
              <w:rPr>
                <w:rFonts w:hint="eastAsia"/>
                <w:sz w:val="21"/>
                <w:szCs w:val="21"/>
              </w:rPr>
              <w:t>35%</w:t>
            </w:r>
          </w:p>
        </w:tc>
        <w:tc>
          <w:tcPr>
            <w:tcW w:w="851" w:type="dxa"/>
            <w:tcBorders>
              <w:bottom w:val="single" w:sz="12" w:space="0" w:color="auto"/>
            </w:tcBorders>
          </w:tcPr>
          <w:p w14:paraId="6134E482" w14:textId="77777777" w:rsidR="00212359" w:rsidRPr="006B5004" w:rsidRDefault="00212359" w:rsidP="004E0EC7">
            <w:pPr>
              <w:spacing w:line="240" w:lineRule="auto"/>
              <w:ind w:firstLineChars="0" w:firstLine="0"/>
              <w:rPr>
                <w:sz w:val="21"/>
                <w:szCs w:val="21"/>
              </w:rPr>
            </w:pPr>
            <w:r w:rsidRPr="006B5004">
              <w:rPr>
                <w:rFonts w:hint="eastAsia"/>
                <w:sz w:val="21"/>
                <w:szCs w:val="21"/>
              </w:rPr>
              <w:t>32%</w:t>
            </w:r>
          </w:p>
        </w:tc>
        <w:tc>
          <w:tcPr>
            <w:tcW w:w="850" w:type="dxa"/>
            <w:tcBorders>
              <w:bottom w:val="single" w:sz="12" w:space="0" w:color="auto"/>
            </w:tcBorders>
          </w:tcPr>
          <w:p w14:paraId="452F4277" w14:textId="77777777" w:rsidR="00212359" w:rsidRPr="006B5004" w:rsidRDefault="00212359" w:rsidP="004E0EC7">
            <w:pPr>
              <w:spacing w:line="240" w:lineRule="auto"/>
              <w:ind w:firstLineChars="0" w:firstLine="0"/>
              <w:rPr>
                <w:sz w:val="21"/>
                <w:szCs w:val="21"/>
              </w:rPr>
            </w:pPr>
            <w:r w:rsidRPr="006B5004">
              <w:rPr>
                <w:rFonts w:hint="eastAsia"/>
                <w:sz w:val="21"/>
                <w:szCs w:val="21"/>
              </w:rPr>
              <w:t>41%</w:t>
            </w:r>
          </w:p>
        </w:tc>
        <w:tc>
          <w:tcPr>
            <w:tcW w:w="832" w:type="dxa"/>
            <w:tcBorders>
              <w:bottom w:val="single" w:sz="12" w:space="0" w:color="auto"/>
            </w:tcBorders>
          </w:tcPr>
          <w:p w14:paraId="4115B702" w14:textId="77777777" w:rsidR="00212359" w:rsidRPr="006B5004" w:rsidRDefault="00212359" w:rsidP="004E0EC7">
            <w:pPr>
              <w:spacing w:line="240" w:lineRule="auto"/>
              <w:ind w:firstLineChars="0" w:firstLine="0"/>
              <w:rPr>
                <w:sz w:val="21"/>
                <w:szCs w:val="21"/>
              </w:rPr>
            </w:pPr>
            <w:r w:rsidRPr="006B5004">
              <w:rPr>
                <w:rFonts w:hint="eastAsia"/>
                <w:sz w:val="21"/>
                <w:szCs w:val="21"/>
              </w:rPr>
              <w:t>46%</w:t>
            </w:r>
          </w:p>
        </w:tc>
        <w:tc>
          <w:tcPr>
            <w:tcW w:w="794" w:type="dxa"/>
            <w:tcBorders>
              <w:bottom w:val="single" w:sz="12" w:space="0" w:color="auto"/>
            </w:tcBorders>
          </w:tcPr>
          <w:p w14:paraId="791A9127" w14:textId="77777777" w:rsidR="00212359" w:rsidRPr="006B5004" w:rsidRDefault="00212359" w:rsidP="004E0EC7">
            <w:pPr>
              <w:spacing w:line="240" w:lineRule="auto"/>
              <w:ind w:firstLineChars="0" w:firstLine="0"/>
              <w:rPr>
                <w:sz w:val="21"/>
                <w:szCs w:val="21"/>
              </w:rPr>
            </w:pPr>
            <w:r w:rsidRPr="006B5004">
              <w:rPr>
                <w:rFonts w:hint="eastAsia"/>
                <w:sz w:val="21"/>
                <w:szCs w:val="21"/>
              </w:rPr>
              <w:t>51%</w:t>
            </w:r>
          </w:p>
        </w:tc>
        <w:tc>
          <w:tcPr>
            <w:tcW w:w="794" w:type="dxa"/>
            <w:tcBorders>
              <w:bottom w:val="single" w:sz="12" w:space="0" w:color="auto"/>
            </w:tcBorders>
          </w:tcPr>
          <w:p w14:paraId="0B3F85AC" w14:textId="77777777" w:rsidR="00212359" w:rsidRPr="006B5004" w:rsidRDefault="00212359" w:rsidP="004E0EC7">
            <w:pPr>
              <w:spacing w:line="240" w:lineRule="auto"/>
              <w:ind w:firstLineChars="0" w:firstLine="0"/>
              <w:rPr>
                <w:sz w:val="21"/>
                <w:szCs w:val="21"/>
              </w:rPr>
            </w:pPr>
            <w:r w:rsidRPr="006B5004">
              <w:rPr>
                <w:rFonts w:hint="eastAsia"/>
                <w:sz w:val="21"/>
                <w:szCs w:val="21"/>
              </w:rPr>
              <w:t>52%</w:t>
            </w:r>
          </w:p>
        </w:tc>
      </w:tr>
    </w:tbl>
    <w:p w14:paraId="7009828C" w14:textId="676EDC8F" w:rsidR="00481A0B" w:rsidRPr="00B810EA" w:rsidRDefault="00481A0B" w:rsidP="00481A0B">
      <w:pPr>
        <w:ind w:firstLine="480"/>
        <w:rPr>
          <w:color w:val="000000" w:themeColor="text1"/>
        </w:rPr>
      </w:pPr>
      <w:r w:rsidRPr="00B810EA">
        <w:rPr>
          <w:rFonts w:hint="eastAsia"/>
          <w:color w:val="000000" w:themeColor="text1"/>
        </w:rPr>
        <w:t>实验数据表明，相较于单轮增强方案，</w:t>
      </w:r>
      <w:r w:rsidRPr="00B810EA">
        <w:rPr>
          <w:color w:val="000000" w:themeColor="text1"/>
        </w:rPr>
        <w:t>迭代增强通过多个循环逐步生成和增加数据，每一轮的数据</w:t>
      </w:r>
      <w:r w:rsidRPr="00B810EA">
        <w:rPr>
          <w:rFonts w:hint="eastAsia"/>
          <w:color w:val="000000" w:themeColor="text1"/>
        </w:rPr>
        <w:t>筛选</w:t>
      </w:r>
      <w:r w:rsidRPr="00B810EA">
        <w:rPr>
          <w:color w:val="000000" w:themeColor="text1"/>
        </w:rPr>
        <w:t>基于前一轮模型的学习结果进行优化和调整</w:t>
      </w:r>
      <w:r w:rsidRPr="00B810EA">
        <w:rPr>
          <w:rFonts w:hint="eastAsia"/>
          <w:color w:val="000000" w:themeColor="text1"/>
        </w:rPr>
        <w:t>，</w:t>
      </w:r>
      <w:r w:rsidRPr="00B810EA">
        <w:rPr>
          <w:color w:val="000000" w:themeColor="text1"/>
        </w:rPr>
        <w:t>在每一轮训练中逐步适应</w:t>
      </w:r>
      <w:r w:rsidRPr="00B810EA">
        <w:rPr>
          <w:rFonts w:hint="eastAsia"/>
          <w:color w:val="000000" w:themeColor="text1"/>
        </w:rPr>
        <w:t>LLM</w:t>
      </w:r>
      <w:r w:rsidRPr="00B810EA">
        <w:rPr>
          <w:color w:val="000000" w:themeColor="text1"/>
        </w:rPr>
        <w:t>新生成的数据，这种逐步学习的过程能够帮助模型更有效地调整参数和权重</w:t>
      </w:r>
      <w:r w:rsidRPr="00B810EA">
        <w:rPr>
          <w:rFonts w:hint="eastAsia"/>
          <w:color w:val="000000" w:themeColor="text1"/>
        </w:rPr>
        <w:t>，并且随着</w:t>
      </w:r>
      <w:r w:rsidRPr="00B810EA">
        <w:rPr>
          <w:color w:val="000000" w:themeColor="text1"/>
        </w:rPr>
        <w:t>模型的</w:t>
      </w:r>
      <w:r w:rsidRPr="00B810EA">
        <w:rPr>
          <w:rFonts w:hint="eastAsia"/>
          <w:color w:val="000000" w:themeColor="text1"/>
        </w:rPr>
        <w:t>迭代，</w:t>
      </w:r>
      <w:r w:rsidRPr="00B810EA">
        <w:rPr>
          <w:rFonts w:hint="eastAsia"/>
          <w:color w:val="000000" w:themeColor="text1"/>
        </w:rPr>
        <w:t>LLM</w:t>
      </w:r>
      <w:r w:rsidRPr="00B810EA">
        <w:rPr>
          <w:color w:val="000000" w:themeColor="text1"/>
        </w:rPr>
        <w:t>每一轮生成数据</w:t>
      </w:r>
      <w:r w:rsidRPr="00B810EA">
        <w:rPr>
          <w:rFonts w:hint="eastAsia"/>
          <w:color w:val="000000" w:themeColor="text1"/>
        </w:rPr>
        <w:t>的判别准确率</w:t>
      </w:r>
      <w:r w:rsidRPr="00B810EA">
        <w:rPr>
          <w:color w:val="000000" w:themeColor="text1"/>
        </w:rPr>
        <w:t>可以</w:t>
      </w:r>
      <w:r w:rsidRPr="00B810EA">
        <w:rPr>
          <w:rFonts w:hint="eastAsia"/>
          <w:color w:val="000000" w:themeColor="text1"/>
        </w:rPr>
        <w:t>逐步提高，验证了反馈</w:t>
      </w:r>
      <w:proofErr w:type="gramStart"/>
      <w:r w:rsidRPr="00B810EA">
        <w:rPr>
          <w:rFonts w:hint="eastAsia"/>
          <w:color w:val="000000" w:themeColor="text1"/>
        </w:rPr>
        <w:t>式增强</w:t>
      </w:r>
      <w:proofErr w:type="gramEnd"/>
      <w:r w:rsidRPr="00B810EA">
        <w:rPr>
          <w:rFonts w:hint="eastAsia"/>
          <w:color w:val="000000" w:themeColor="text1"/>
        </w:rPr>
        <w:t>的有效性。</w:t>
      </w:r>
    </w:p>
    <w:p w14:paraId="0B61B929" w14:textId="356E55F1" w:rsidR="00212359" w:rsidRDefault="00987FED" w:rsidP="00481A0B">
      <w:pPr>
        <w:ind w:firstLine="480"/>
      </w:pPr>
      <w:r>
        <w:rPr>
          <w:rFonts w:hint="eastAsia"/>
        </w:rPr>
        <w:t>下</w:t>
      </w:r>
      <w:r w:rsidR="00212359">
        <w:rPr>
          <w:rFonts w:hint="eastAsia"/>
        </w:rPr>
        <w:t>表</w:t>
      </w:r>
      <w:r w:rsidR="00212359">
        <w:rPr>
          <w:rFonts w:hint="eastAsia"/>
        </w:rPr>
        <w:t>4-</w:t>
      </w:r>
      <w:r w:rsidR="00942B09">
        <w:rPr>
          <w:rFonts w:hint="eastAsia"/>
        </w:rPr>
        <w:t>5</w:t>
      </w:r>
      <w:r w:rsidR="00212359">
        <w:rPr>
          <w:rFonts w:hint="eastAsia"/>
        </w:rPr>
        <w:t>展示了各阶段的基于大语言模型迭代数据增强的</w:t>
      </w:r>
      <w:r w:rsidR="00212359">
        <w:rPr>
          <w:rFonts w:hint="eastAsia"/>
        </w:rPr>
        <w:t>NLU</w:t>
      </w:r>
      <w:r w:rsidR="00212359">
        <w:rPr>
          <w:rFonts w:hint="eastAsia"/>
        </w:rPr>
        <w:t>模型和</w:t>
      </w:r>
      <w:r w:rsidR="00212359">
        <w:rPr>
          <w:rFonts w:hint="eastAsia"/>
        </w:rPr>
        <w:t>SSIS</w:t>
      </w:r>
      <w:r w:rsidR="00212359">
        <w:rPr>
          <w:rFonts w:hint="eastAsia"/>
        </w:rPr>
        <w:t>模型在三大数据集的性能表现</w:t>
      </w:r>
      <w:r w:rsidR="00ED57C5">
        <w:rPr>
          <w:rFonts w:hint="eastAsia"/>
        </w:rPr>
        <w:t>。</w:t>
      </w:r>
    </w:p>
    <w:p w14:paraId="3F0917EF" w14:textId="14C60083" w:rsidR="00212359" w:rsidRDefault="00440686" w:rsidP="00951645">
      <w:pPr>
        <w:pStyle w:val="afb"/>
        <w:ind w:firstLineChars="0" w:firstLine="0"/>
      </w:pPr>
      <w:bookmarkStart w:id="112" w:name="_Toc19513612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不同阶段数据增强模型和</w:t>
      </w:r>
      <w:r w:rsidR="00212359">
        <w:rPr>
          <w:rFonts w:hint="eastAsia"/>
        </w:rPr>
        <w:t>SSIS</w:t>
      </w:r>
      <w:r w:rsidR="00212359">
        <w:rPr>
          <w:rFonts w:hint="eastAsia"/>
        </w:rPr>
        <w:t>评估结果</w:t>
      </w:r>
      <w:bookmarkEnd w:id="112"/>
    </w:p>
    <w:p w14:paraId="5AE814F3" w14:textId="46A39942" w:rsidR="00212359" w:rsidRPr="00CA2BA9" w:rsidRDefault="003E6F0E" w:rsidP="00951645">
      <w:pPr>
        <w:pStyle w:val="afb"/>
        <w:ind w:firstLineChars="0" w:firstLine="0"/>
        <w:rPr>
          <w:szCs w:val="21"/>
        </w:rPr>
      </w:pPr>
      <w:commentRangeStart w:id="51"/>
      <w:r>
        <w:t xml:space="preserve">Table </w:t>
      </w:r>
      <w:r w:rsidR="00C94A36">
        <w:rPr>
          <w:rFonts w:hint="eastAsia"/>
        </w:rPr>
        <w:t>4</w:t>
      </w:r>
      <w:r w:rsidR="00363B00">
        <w:noBreakHyphen/>
      </w:r>
      <w:fldSimple w:instr=" SEQ Table \* ARABIC \s 1 ">
        <w:r w:rsidR="00363B00">
          <w:rPr>
            <w:noProof/>
          </w:rPr>
          <w:t>5</w:t>
        </w:r>
      </w:fldSimple>
      <w:r w:rsidR="00C94A36" w:rsidRPr="00C94A36">
        <w:rPr>
          <w:rFonts w:hint="eastAsia"/>
        </w:rPr>
        <w:t xml:space="preserve"> </w:t>
      </w:r>
      <w:r w:rsidR="00212359" w:rsidRPr="00C94A36">
        <w:t>Data augmentation</w:t>
      </w:r>
      <w:r w:rsidR="00212359" w:rsidRPr="00A36EEA">
        <w:rPr>
          <w:szCs w:val="21"/>
        </w:rPr>
        <w:t xml:space="preserve"> models and SSIS evaluation results for each stage</w:t>
      </w:r>
      <w:commentRangeEnd w:id="51"/>
      <w:r>
        <w:rPr>
          <w:rStyle w:val="CommentReference"/>
        </w:rPr>
        <w:commentReference w:id="51"/>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72"/>
        <w:gridCol w:w="754"/>
        <w:gridCol w:w="809"/>
        <w:gridCol w:w="754"/>
        <w:gridCol w:w="750"/>
        <w:gridCol w:w="750"/>
        <w:gridCol w:w="794"/>
        <w:gridCol w:w="751"/>
        <w:gridCol w:w="750"/>
        <w:gridCol w:w="685"/>
      </w:tblGrid>
      <w:tr w:rsidR="00212359" w:rsidRPr="00F3590C" w14:paraId="0B695F4D" w14:textId="77777777" w:rsidTr="00CA566E">
        <w:tc>
          <w:tcPr>
            <w:tcW w:w="988" w:type="dxa"/>
            <w:tcBorders>
              <w:top w:val="single" w:sz="12" w:space="0" w:color="auto"/>
              <w:bottom w:val="single" w:sz="4" w:space="0" w:color="auto"/>
            </w:tcBorders>
          </w:tcPr>
          <w:p w14:paraId="1478820D" w14:textId="77777777" w:rsidR="00212359" w:rsidRPr="00F3590C" w:rsidRDefault="00212359" w:rsidP="004E0EC7">
            <w:pPr>
              <w:spacing w:line="240" w:lineRule="auto"/>
              <w:ind w:firstLineChars="0" w:firstLine="0"/>
              <w:rPr>
                <w:sz w:val="21"/>
                <w:szCs w:val="21"/>
              </w:rPr>
            </w:pPr>
          </w:p>
        </w:tc>
        <w:tc>
          <w:tcPr>
            <w:tcW w:w="791" w:type="dxa"/>
            <w:tcBorders>
              <w:top w:val="single" w:sz="12" w:space="0" w:color="auto"/>
              <w:bottom w:val="single" w:sz="4" w:space="0" w:color="auto"/>
            </w:tcBorders>
          </w:tcPr>
          <w:p w14:paraId="6E21E30B"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Step1</w:t>
            </w:r>
          </w:p>
        </w:tc>
        <w:tc>
          <w:tcPr>
            <w:tcW w:w="768" w:type="dxa"/>
            <w:tcBorders>
              <w:top w:val="single" w:sz="12" w:space="0" w:color="auto"/>
              <w:bottom w:val="single" w:sz="4" w:space="0" w:color="auto"/>
            </w:tcBorders>
          </w:tcPr>
          <w:p w14:paraId="25101149"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Step2</w:t>
            </w:r>
          </w:p>
        </w:tc>
        <w:tc>
          <w:tcPr>
            <w:tcW w:w="837" w:type="dxa"/>
            <w:tcBorders>
              <w:top w:val="single" w:sz="12" w:space="0" w:color="auto"/>
              <w:bottom w:val="single" w:sz="4" w:space="0" w:color="auto"/>
            </w:tcBorders>
          </w:tcPr>
          <w:p w14:paraId="7473F3C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Step3</w:t>
            </w:r>
          </w:p>
        </w:tc>
        <w:tc>
          <w:tcPr>
            <w:tcW w:w="768" w:type="dxa"/>
            <w:tcBorders>
              <w:top w:val="single" w:sz="12" w:space="0" w:color="auto"/>
              <w:bottom w:val="single" w:sz="4" w:space="0" w:color="auto"/>
            </w:tcBorders>
          </w:tcPr>
          <w:p w14:paraId="1F5B5C4E"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Step4</w:t>
            </w:r>
          </w:p>
        </w:tc>
        <w:tc>
          <w:tcPr>
            <w:tcW w:w="763" w:type="dxa"/>
            <w:tcBorders>
              <w:top w:val="single" w:sz="12" w:space="0" w:color="auto"/>
              <w:bottom w:val="single" w:sz="4" w:space="0" w:color="auto"/>
            </w:tcBorders>
          </w:tcPr>
          <w:p w14:paraId="0EF0D58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Step5</w:t>
            </w:r>
          </w:p>
        </w:tc>
        <w:tc>
          <w:tcPr>
            <w:tcW w:w="763" w:type="dxa"/>
            <w:tcBorders>
              <w:top w:val="single" w:sz="12" w:space="0" w:color="auto"/>
              <w:bottom w:val="single" w:sz="4" w:space="0" w:color="auto"/>
            </w:tcBorders>
          </w:tcPr>
          <w:p w14:paraId="483BA668"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Step6</w:t>
            </w:r>
          </w:p>
        </w:tc>
        <w:tc>
          <w:tcPr>
            <w:tcW w:w="818" w:type="dxa"/>
            <w:tcBorders>
              <w:top w:val="single" w:sz="12" w:space="0" w:color="auto"/>
              <w:bottom w:val="single" w:sz="4" w:space="0" w:color="auto"/>
            </w:tcBorders>
          </w:tcPr>
          <w:p w14:paraId="336BB6E1"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Step7</w:t>
            </w:r>
          </w:p>
        </w:tc>
        <w:tc>
          <w:tcPr>
            <w:tcW w:w="764" w:type="dxa"/>
            <w:tcBorders>
              <w:top w:val="single" w:sz="12" w:space="0" w:color="auto"/>
              <w:bottom w:val="single" w:sz="4" w:space="0" w:color="auto"/>
            </w:tcBorders>
          </w:tcPr>
          <w:p w14:paraId="46539A13"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Step8</w:t>
            </w:r>
          </w:p>
        </w:tc>
        <w:tc>
          <w:tcPr>
            <w:tcW w:w="763" w:type="dxa"/>
            <w:tcBorders>
              <w:top w:val="single" w:sz="12" w:space="0" w:color="auto"/>
              <w:bottom w:val="single" w:sz="4" w:space="0" w:color="auto"/>
            </w:tcBorders>
          </w:tcPr>
          <w:p w14:paraId="104A978F"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Step9</w:t>
            </w:r>
          </w:p>
        </w:tc>
        <w:tc>
          <w:tcPr>
            <w:tcW w:w="697" w:type="dxa"/>
            <w:tcBorders>
              <w:top w:val="single" w:sz="12" w:space="0" w:color="auto"/>
              <w:bottom w:val="single" w:sz="4" w:space="0" w:color="auto"/>
            </w:tcBorders>
          </w:tcPr>
          <w:p w14:paraId="18A4F576" w14:textId="77777777" w:rsidR="00212359" w:rsidRPr="00F3590C" w:rsidRDefault="00212359" w:rsidP="004E0EC7">
            <w:pPr>
              <w:spacing w:line="240" w:lineRule="auto"/>
              <w:ind w:firstLineChars="0" w:firstLine="0"/>
              <w:rPr>
                <w:sz w:val="21"/>
                <w:szCs w:val="21"/>
              </w:rPr>
            </w:pPr>
            <w:r w:rsidRPr="00F3590C">
              <w:rPr>
                <w:rFonts w:hint="eastAsia"/>
                <w:sz w:val="21"/>
                <w:szCs w:val="21"/>
              </w:rPr>
              <w:t>SSIS</w:t>
            </w:r>
          </w:p>
        </w:tc>
      </w:tr>
      <w:tr w:rsidR="00212359" w:rsidRPr="00F3590C" w14:paraId="5F2C0163" w14:textId="77777777" w:rsidTr="004E0EC7">
        <w:tc>
          <w:tcPr>
            <w:tcW w:w="988" w:type="dxa"/>
            <w:tcBorders>
              <w:top w:val="single" w:sz="4" w:space="0" w:color="auto"/>
            </w:tcBorders>
          </w:tcPr>
          <w:p w14:paraId="6479BF9F" w14:textId="77777777" w:rsidR="00212359" w:rsidRPr="00F3590C" w:rsidRDefault="00212359" w:rsidP="004E0EC7">
            <w:pPr>
              <w:spacing w:line="240" w:lineRule="auto"/>
              <w:ind w:firstLineChars="0" w:firstLine="0"/>
              <w:rPr>
                <w:sz w:val="21"/>
                <w:szCs w:val="21"/>
              </w:rPr>
            </w:pPr>
            <w:r w:rsidRPr="00F3590C">
              <w:rPr>
                <w:rFonts w:hint="eastAsia"/>
                <w:sz w:val="21"/>
                <w:szCs w:val="21"/>
              </w:rPr>
              <w:t>营销</w:t>
            </w:r>
          </w:p>
        </w:tc>
        <w:tc>
          <w:tcPr>
            <w:tcW w:w="791" w:type="dxa"/>
            <w:tcBorders>
              <w:top w:val="single" w:sz="4" w:space="0" w:color="auto"/>
            </w:tcBorders>
          </w:tcPr>
          <w:p w14:paraId="2DB92EE0"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Borders>
              <w:top w:val="single" w:sz="4" w:space="0" w:color="auto"/>
            </w:tcBorders>
          </w:tcPr>
          <w:p w14:paraId="3448015F"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37" w:type="dxa"/>
            <w:tcBorders>
              <w:top w:val="single" w:sz="4" w:space="0" w:color="auto"/>
            </w:tcBorders>
          </w:tcPr>
          <w:p w14:paraId="4969639E" w14:textId="77777777" w:rsidR="00212359" w:rsidRPr="00F3590C" w:rsidRDefault="00212359" w:rsidP="004E0EC7">
            <w:pPr>
              <w:spacing w:line="240" w:lineRule="auto"/>
              <w:ind w:firstLineChars="0" w:firstLine="0"/>
              <w:rPr>
                <w:sz w:val="21"/>
                <w:szCs w:val="21"/>
              </w:rPr>
            </w:pPr>
            <w:r w:rsidRPr="00F3590C">
              <w:rPr>
                <w:rFonts w:hint="eastAsia"/>
                <w:sz w:val="21"/>
                <w:szCs w:val="21"/>
              </w:rPr>
              <w:t>63.6</w:t>
            </w:r>
          </w:p>
        </w:tc>
        <w:tc>
          <w:tcPr>
            <w:tcW w:w="768" w:type="dxa"/>
            <w:tcBorders>
              <w:top w:val="single" w:sz="4" w:space="0" w:color="auto"/>
            </w:tcBorders>
          </w:tcPr>
          <w:p w14:paraId="6B1F7086" w14:textId="77777777" w:rsidR="00212359" w:rsidRPr="00F3590C" w:rsidRDefault="00212359" w:rsidP="004E0EC7">
            <w:pPr>
              <w:spacing w:line="240" w:lineRule="auto"/>
              <w:ind w:firstLineChars="0" w:firstLine="0"/>
              <w:rPr>
                <w:sz w:val="21"/>
                <w:szCs w:val="21"/>
              </w:rPr>
            </w:pPr>
            <w:r w:rsidRPr="00F3590C">
              <w:rPr>
                <w:rFonts w:hint="eastAsia"/>
                <w:sz w:val="21"/>
                <w:szCs w:val="21"/>
              </w:rPr>
              <w:t>64.6</w:t>
            </w:r>
          </w:p>
        </w:tc>
        <w:tc>
          <w:tcPr>
            <w:tcW w:w="763" w:type="dxa"/>
            <w:tcBorders>
              <w:top w:val="single" w:sz="4" w:space="0" w:color="auto"/>
            </w:tcBorders>
          </w:tcPr>
          <w:p w14:paraId="302CB380" w14:textId="77777777" w:rsidR="00212359" w:rsidRPr="00F3590C" w:rsidRDefault="00212359" w:rsidP="004E0EC7">
            <w:pPr>
              <w:spacing w:line="240" w:lineRule="auto"/>
              <w:ind w:firstLineChars="0" w:firstLine="0"/>
              <w:rPr>
                <w:sz w:val="21"/>
                <w:szCs w:val="21"/>
              </w:rPr>
            </w:pPr>
            <w:r w:rsidRPr="00F3590C">
              <w:rPr>
                <w:rFonts w:hint="eastAsia"/>
                <w:sz w:val="21"/>
                <w:szCs w:val="21"/>
              </w:rPr>
              <w:t>66.3</w:t>
            </w:r>
          </w:p>
        </w:tc>
        <w:tc>
          <w:tcPr>
            <w:tcW w:w="763" w:type="dxa"/>
            <w:tcBorders>
              <w:top w:val="single" w:sz="4" w:space="0" w:color="auto"/>
            </w:tcBorders>
          </w:tcPr>
          <w:p w14:paraId="3DEF01DA" w14:textId="77777777" w:rsidR="00212359" w:rsidRPr="00F3590C" w:rsidRDefault="00212359" w:rsidP="004E0EC7">
            <w:pPr>
              <w:spacing w:line="240" w:lineRule="auto"/>
              <w:ind w:firstLineChars="0" w:firstLine="0"/>
              <w:rPr>
                <w:sz w:val="21"/>
                <w:szCs w:val="21"/>
              </w:rPr>
            </w:pPr>
            <w:r w:rsidRPr="00F3590C">
              <w:rPr>
                <w:rFonts w:hint="eastAsia"/>
                <w:sz w:val="21"/>
                <w:szCs w:val="21"/>
              </w:rPr>
              <w:t>68.1</w:t>
            </w:r>
          </w:p>
        </w:tc>
        <w:tc>
          <w:tcPr>
            <w:tcW w:w="818" w:type="dxa"/>
            <w:tcBorders>
              <w:top w:val="single" w:sz="4" w:space="0" w:color="auto"/>
            </w:tcBorders>
          </w:tcPr>
          <w:p w14:paraId="1526E58F" w14:textId="77777777" w:rsidR="00212359" w:rsidRPr="00F3590C" w:rsidRDefault="00212359" w:rsidP="004E0EC7">
            <w:pPr>
              <w:spacing w:line="240" w:lineRule="auto"/>
              <w:ind w:firstLineChars="0" w:firstLine="0"/>
              <w:rPr>
                <w:sz w:val="21"/>
                <w:szCs w:val="21"/>
              </w:rPr>
            </w:pPr>
            <w:r w:rsidRPr="00F3590C">
              <w:rPr>
                <w:rFonts w:hint="eastAsia"/>
                <w:sz w:val="21"/>
                <w:szCs w:val="21"/>
              </w:rPr>
              <w:t>69.2</w:t>
            </w:r>
          </w:p>
        </w:tc>
        <w:tc>
          <w:tcPr>
            <w:tcW w:w="764" w:type="dxa"/>
            <w:tcBorders>
              <w:top w:val="single" w:sz="4" w:space="0" w:color="auto"/>
            </w:tcBorders>
          </w:tcPr>
          <w:p w14:paraId="10415EDE" w14:textId="77777777" w:rsidR="00212359" w:rsidRPr="00F3590C" w:rsidRDefault="00212359" w:rsidP="004E0EC7">
            <w:pPr>
              <w:spacing w:line="240" w:lineRule="auto"/>
              <w:ind w:firstLineChars="0" w:firstLine="0"/>
              <w:rPr>
                <w:sz w:val="21"/>
                <w:szCs w:val="21"/>
              </w:rPr>
            </w:pPr>
            <w:r w:rsidRPr="00F3590C">
              <w:rPr>
                <w:rFonts w:hint="eastAsia"/>
                <w:sz w:val="21"/>
                <w:szCs w:val="21"/>
              </w:rPr>
              <w:t>70.8</w:t>
            </w:r>
          </w:p>
        </w:tc>
        <w:tc>
          <w:tcPr>
            <w:tcW w:w="763" w:type="dxa"/>
            <w:tcBorders>
              <w:top w:val="single" w:sz="4" w:space="0" w:color="auto"/>
            </w:tcBorders>
          </w:tcPr>
          <w:p w14:paraId="36E11BCD"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70.5</w:t>
            </w:r>
          </w:p>
        </w:tc>
        <w:tc>
          <w:tcPr>
            <w:tcW w:w="697" w:type="dxa"/>
            <w:tcBorders>
              <w:top w:val="single" w:sz="4" w:space="0" w:color="auto"/>
            </w:tcBorders>
          </w:tcPr>
          <w:p w14:paraId="74F4674E" w14:textId="77777777" w:rsidR="00212359" w:rsidRPr="00F3590C" w:rsidRDefault="00212359" w:rsidP="004E0EC7">
            <w:pPr>
              <w:spacing w:line="240" w:lineRule="auto"/>
              <w:ind w:firstLineChars="0" w:firstLine="0"/>
              <w:rPr>
                <w:sz w:val="21"/>
                <w:szCs w:val="21"/>
              </w:rPr>
            </w:pPr>
            <w:r w:rsidRPr="00F3590C">
              <w:rPr>
                <w:rFonts w:hint="eastAsia"/>
                <w:sz w:val="21"/>
                <w:szCs w:val="21"/>
              </w:rPr>
              <w:t>61.0</w:t>
            </w:r>
          </w:p>
        </w:tc>
      </w:tr>
      <w:tr w:rsidR="00212359" w:rsidRPr="00F3590C" w14:paraId="1D3169AA" w14:textId="77777777" w:rsidTr="004E0EC7">
        <w:tc>
          <w:tcPr>
            <w:tcW w:w="988" w:type="dxa"/>
          </w:tcPr>
          <w:p w14:paraId="363E1C17" w14:textId="77777777" w:rsidR="00212359" w:rsidRPr="00F3590C" w:rsidRDefault="00212359" w:rsidP="004E0EC7">
            <w:pPr>
              <w:spacing w:line="240" w:lineRule="auto"/>
              <w:ind w:firstLineChars="0" w:firstLine="0"/>
              <w:rPr>
                <w:sz w:val="21"/>
                <w:szCs w:val="21"/>
              </w:rPr>
            </w:pPr>
            <w:r w:rsidRPr="00F3590C">
              <w:rPr>
                <w:rFonts w:hint="eastAsia"/>
                <w:sz w:val="21"/>
                <w:szCs w:val="21"/>
              </w:rPr>
              <w:t>运营</w:t>
            </w:r>
          </w:p>
        </w:tc>
        <w:tc>
          <w:tcPr>
            <w:tcW w:w="791" w:type="dxa"/>
          </w:tcPr>
          <w:p w14:paraId="07C87221" w14:textId="77777777" w:rsidR="00212359" w:rsidRPr="00F3590C" w:rsidRDefault="00212359" w:rsidP="004E0EC7">
            <w:pPr>
              <w:spacing w:line="240" w:lineRule="auto"/>
              <w:ind w:firstLineChars="0" w:firstLine="0"/>
              <w:rPr>
                <w:sz w:val="21"/>
                <w:szCs w:val="21"/>
              </w:rPr>
            </w:pPr>
            <w:r w:rsidRPr="00F3590C">
              <w:rPr>
                <w:rFonts w:hint="eastAsia"/>
                <w:sz w:val="21"/>
                <w:szCs w:val="21"/>
              </w:rPr>
              <w:t>59.7</w:t>
            </w:r>
          </w:p>
        </w:tc>
        <w:tc>
          <w:tcPr>
            <w:tcW w:w="768" w:type="dxa"/>
          </w:tcPr>
          <w:p w14:paraId="2FCF1250" w14:textId="77777777" w:rsidR="00212359" w:rsidRPr="00F3590C" w:rsidRDefault="00212359" w:rsidP="004E0EC7">
            <w:pPr>
              <w:spacing w:line="240" w:lineRule="auto"/>
              <w:ind w:firstLineChars="0" w:firstLine="0"/>
              <w:rPr>
                <w:sz w:val="21"/>
                <w:szCs w:val="21"/>
              </w:rPr>
            </w:pPr>
            <w:r w:rsidRPr="00F3590C">
              <w:rPr>
                <w:rFonts w:hint="eastAsia"/>
                <w:sz w:val="21"/>
                <w:szCs w:val="21"/>
              </w:rPr>
              <w:t>60.2</w:t>
            </w:r>
          </w:p>
        </w:tc>
        <w:tc>
          <w:tcPr>
            <w:tcW w:w="837" w:type="dxa"/>
          </w:tcPr>
          <w:p w14:paraId="35FE54FD"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Pr>
          <w:p w14:paraId="790F4426" w14:textId="77777777" w:rsidR="00212359" w:rsidRPr="00F3590C" w:rsidRDefault="00212359" w:rsidP="004E0EC7">
            <w:pPr>
              <w:spacing w:line="240" w:lineRule="auto"/>
              <w:ind w:firstLineChars="0" w:firstLine="0"/>
              <w:rPr>
                <w:sz w:val="21"/>
                <w:szCs w:val="21"/>
              </w:rPr>
            </w:pPr>
            <w:r w:rsidRPr="00F3590C">
              <w:rPr>
                <w:rFonts w:hint="eastAsia"/>
                <w:sz w:val="21"/>
                <w:szCs w:val="21"/>
              </w:rPr>
              <w:t>62.9</w:t>
            </w:r>
          </w:p>
        </w:tc>
        <w:tc>
          <w:tcPr>
            <w:tcW w:w="763" w:type="dxa"/>
          </w:tcPr>
          <w:p w14:paraId="59B668A1" w14:textId="77777777" w:rsidR="00212359" w:rsidRPr="00F3590C" w:rsidRDefault="00212359" w:rsidP="004E0EC7">
            <w:pPr>
              <w:spacing w:line="240" w:lineRule="auto"/>
              <w:ind w:firstLineChars="0" w:firstLine="0"/>
              <w:rPr>
                <w:sz w:val="21"/>
                <w:szCs w:val="21"/>
              </w:rPr>
            </w:pPr>
            <w:r w:rsidRPr="00F3590C">
              <w:rPr>
                <w:rFonts w:hint="eastAsia"/>
                <w:sz w:val="21"/>
                <w:szCs w:val="21"/>
              </w:rPr>
              <w:t>62.4</w:t>
            </w:r>
          </w:p>
        </w:tc>
        <w:tc>
          <w:tcPr>
            <w:tcW w:w="763" w:type="dxa"/>
          </w:tcPr>
          <w:p w14:paraId="45D8C806" w14:textId="77777777" w:rsidR="00212359" w:rsidRPr="00F3590C" w:rsidRDefault="00212359" w:rsidP="004E0EC7">
            <w:pPr>
              <w:spacing w:line="240" w:lineRule="auto"/>
              <w:ind w:firstLineChars="0" w:firstLine="0"/>
              <w:rPr>
                <w:sz w:val="21"/>
                <w:szCs w:val="21"/>
              </w:rPr>
            </w:pPr>
            <w:r w:rsidRPr="00F3590C">
              <w:rPr>
                <w:rFonts w:hint="eastAsia"/>
                <w:sz w:val="21"/>
                <w:szCs w:val="21"/>
              </w:rPr>
              <w:t>63.9</w:t>
            </w:r>
          </w:p>
        </w:tc>
        <w:tc>
          <w:tcPr>
            <w:tcW w:w="818" w:type="dxa"/>
          </w:tcPr>
          <w:p w14:paraId="287E585C" w14:textId="77777777" w:rsidR="00212359" w:rsidRPr="00F3590C" w:rsidRDefault="00212359" w:rsidP="004E0EC7">
            <w:pPr>
              <w:spacing w:line="240" w:lineRule="auto"/>
              <w:ind w:firstLineChars="0" w:firstLine="0"/>
              <w:rPr>
                <w:sz w:val="21"/>
                <w:szCs w:val="21"/>
              </w:rPr>
            </w:pPr>
            <w:r w:rsidRPr="00F3590C">
              <w:rPr>
                <w:rFonts w:hint="eastAsia"/>
                <w:sz w:val="21"/>
                <w:szCs w:val="21"/>
              </w:rPr>
              <w:t>65.7</w:t>
            </w:r>
          </w:p>
        </w:tc>
        <w:tc>
          <w:tcPr>
            <w:tcW w:w="764" w:type="dxa"/>
          </w:tcPr>
          <w:p w14:paraId="12109485" w14:textId="77777777" w:rsidR="00212359" w:rsidRPr="00F3590C" w:rsidRDefault="00212359" w:rsidP="004E0EC7">
            <w:pPr>
              <w:spacing w:line="240" w:lineRule="auto"/>
              <w:ind w:firstLineChars="0" w:firstLine="0"/>
              <w:rPr>
                <w:sz w:val="21"/>
                <w:szCs w:val="21"/>
              </w:rPr>
            </w:pPr>
            <w:r w:rsidRPr="00F3590C">
              <w:rPr>
                <w:rFonts w:hint="eastAsia"/>
                <w:sz w:val="21"/>
                <w:szCs w:val="21"/>
              </w:rPr>
              <w:t>66.4</w:t>
            </w:r>
          </w:p>
        </w:tc>
        <w:tc>
          <w:tcPr>
            <w:tcW w:w="763" w:type="dxa"/>
          </w:tcPr>
          <w:p w14:paraId="211E76A7"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66.9</w:t>
            </w:r>
          </w:p>
        </w:tc>
        <w:tc>
          <w:tcPr>
            <w:tcW w:w="697" w:type="dxa"/>
          </w:tcPr>
          <w:p w14:paraId="28BAB152" w14:textId="77777777" w:rsidR="00212359" w:rsidRPr="00F3590C" w:rsidRDefault="00212359" w:rsidP="004E0EC7">
            <w:pPr>
              <w:spacing w:line="240" w:lineRule="auto"/>
              <w:ind w:firstLineChars="0" w:firstLine="0"/>
              <w:rPr>
                <w:sz w:val="21"/>
                <w:szCs w:val="21"/>
              </w:rPr>
            </w:pPr>
            <w:r w:rsidRPr="00F3590C">
              <w:rPr>
                <w:rFonts w:hint="eastAsia"/>
                <w:sz w:val="21"/>
                <w:szCs w:val="21"/>
              </w:rPr>
              <w:t>59.3</w:t>
            </w:r>
          </w:p>
        </w:tc>
      </w:tr>
      <w:tr w:rsidR="00212359" w:rsidRPr="00F3590C" w14:paraId="37DB62EB" w14:textId="77777777" w:rsidTr="00CA566E">
        <w:tc>
          <w:tcPr>
            <w:tcW w:w="988" w:type="dxa"/>
            <w:tcBorders>
              <w:bottom w:val="single" w:sz="12" w:space="0" w:color="auto"/>
            </w:tcBorders>
          </w:tcPr>
          <w:p w14:paraId="0BAF4E31" w14:textId="77777777" w:rsidR="00212359" w:rsidRPr="00F3590C" w:rsidRDefault="00212359" w:rsidP="004E0EC7">
            <w:pPr>
              <w:spacing w:line="240" w:lineRule="auto"/>
              <w:ind w:firstLineChars="0" w:firstLine="0"/>
              <w:rPr>
                <w:sz w:val="21"/>
                <w:szCs w:val="21"/>
              </w:rPr>
            </w:pPr>
            <w:r w:rsidRPr="00F3590C">
              <w:rPr>
                <w:rFonts w:hint="eastAsia"/>
                <w:sz w:val="21"/>
                <w:szCs w:val="21"/>
              </w:rPr>
              <w:t>财务</w:t>
            </w:r>
          </w:p>
        </w:tc>
        <w:tc>
          <w:tcPr>
            <w:tcW w:w="791" w:type="dxa"/>
            <w:tcBorders>
              <w:bottom w:val="single" w:sz="12" w:space="0" w:color="auto"/>
            </w:tcBorders>
          </w:tcPr>
          <w:p w14:paraId="5F576073" w14:textId="77777777" w:rsidR="00212359" w:rsidRPr="00F3590C" w:rsidRDefault="00212359" w:rsidP="004E0EC7">
            <w:pPr>
              <w:spacing w:line="240" w:lineRule="auto"/>
              <w:ind w:firstLineChars="0" w:firstLine="0"/>
              <w:rPr>
                <w:sz w:val="21"/>
                <w:szCs w:val="21"/>
              </w:rPr>
            </w:pPr>
            <w:r w:rsidRPr="00F3590C">
              <w:rPr>
                <w:rFonts w:hint="eastAsia"/>
                <w:sz w:val="21"/>
                <w:szCs w:val="21"/>
              </w:rPr>
              <w:t>58.4</w:t>
            </w:r>
          </w:p>
        </w:tc>
        <w:tc>
          <w:tcPr>
            <w:tcW w:w="768" w:type="dxa"/>
            <w:tcBorders>
              <w:bottom w:val="single" w:sz="12" w:space="0" w:color="auto"/>
            </w:tcBorders>
          </w:tcPr>
          <w:p w14:paraId="361C13E3" w14:textId="77777777" w:rsidR="00212359" w:rsidRPr="00F3590C" w:rsidRDefault="00212359" w:rsidP="004E0EC7">
            <w:pPr>
              <w:spacing w:line="240" w:lineRule="auto"/>
              <w:ind w:firstLineChars="0" w:firstLine="0"/>
              <w:rPr>
                <w:sz w:val="21"/>
                <w:szCs w:val="21"/>
              </w:rPr>
            </w:pPr>
            <w:r w:rsidRPr="00F3590C">
              <w:rPr>
                <w:rFonts w:hint="eastAsia"/>
                <w:sz w:val="21"/>
                <w:szCs w:val="21"/>
              </w:rPr>
              <w:t>57.9</w:t>
            </w:r>
          </w:p>
        </w:tc>
        <w:tc>
          <w:tcPr>
            <w:tcW w:w="837" w:type="dxa"/>
            <w:tcBorders>
              <w:bottom w:val="single" w:sz="12" w:space="0" w:color="auto"/>
            </w:tcBorders>
          </w:tcPr>
          <w:p w14:paraId="6E33CBD2" w14:textId="77777777" w:rsidR="00212359" w:rsidRPr="00F3590C" w:rsidRDefault="00212359" w:rsidP="004E0EC7">
            <w:pPr>
              <w:spacing w:line="240" w:lineRule="auto"/>
              <w:ind w:firstLineChars="0" w:firstLine="0"/>
              <w:rPr>
                <w:sz w:val="21"/>
                <w:szCs w:val="21"/>
              </w:rPr>
            </w:pPr>
            <w:r w:rsidRPr="00F3590C">
              <w:rPr>
                <w:rFonts w:hint="eastAsia"/>
                <w:sz w:val="21"/>
                <w:szCs w:val="21"/>
              </w:rPr>
              <w:t>59.5</w:t>
            </w:r>
          </w:p>
        </w:tc>
        <w:tc>
          <w:tcPr>
            <w:tcW w:w="768" w:type="dxa"/>
            <w:tcBorders>
              <w:bottom w:val="single" w:sz="12" w:space="0" w:color="auto"/>
            </w:tcBorders>
          </w:tcPr>
          <w:p w14:paraId="541F27C1" w14:textId="77777777" w:rsidR="00212359" w:rsidRPr="00F3590C" w:rsidRDefault="00212359" w:rsidP="004E0EC7">
            <w:pPr>
              <w:spacing w:line="240" w:lineRule="auto"/>
              <w:ind w:firstLineChars="0" w:firstLine="0"/>
              <w:rPr>
                <w:sz w:val="21"/>
                <w:szCs w:val="21"/>
              </w:rPr>
            </w:pPr>
            <w:r w:rsidRPr="00F3590C">
              <w:rPr>
                <w:rFonts w:hint="eastAsia"/>
                <w:sz w:val="21"/>
                <w:szCs w:val="21"/>
              </w:rPr>
              <w:t>60.0</w:t>
            </w:r>
          </w:p>
        </w:tc>
        <w:tc>
          <w:tcPr>
            <w:tcW w:w="763" w:type="dxa"/>
            <w:tcBorders>
              <w:bottom w:val="single" w:sz="12" w:space="0" w:color="auto"/>
            </w:tcBorders>
          </w:tcPr>
          <w:p w14:paraId="4A4509AE" w14:textId="77777777" w:rsidR="00212359" w:rsidRPr="00F3590C" w:rsidRDefault="00212359" w:rsidP="004E0EC7">
            <w:pPr>
              <w:spacing w:line="240" w:lineRule="auto"/>
              <w:ind w:firstLineChars="0" w:firstLine="0"/>
              <w:rPr>
                <w:sz w:val="21"/>
                <w:szCs w:val="21"/>
              </w:rPr>
            </w:pPr>
            <w:r w:rsidRPr="00F3590C">
              <w:rPr>
                <w:rFonts w:hint="eastAsia"/>
                <w:sz w:val="21"/>
                <w:szCs w:val="21"/>
              </w:rPr>
              <w:t>60.3</w:t>
            </w:r>
          </w:p>
        </w:tc>
        <w:tc>
          <w:tcPr>
            <w:tcW w:w="763" w:type="dxa"/>
            <w:tcBorders>
              <w:bottom w:val="single" w:sz="12" w:space="0" w:color="auto"/>
            </w:tcBorders>
          </w:tcPr>
          <w:p w14:paraId="559127A2"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18" w:type="dxa"/>
            <w:tcBorders>
              <w:bottom w:val="single" w:sz="12" w:space="0" w:color="auto"/>
            </w:tcBorders>
          </w:tcPr>
          <w:p w14:paraId="3CAA605F" w14:textId="77777777" w:rsidR="00212359" w:rsidRPr="00F3590C" w:rsidRDefault="00212359" w:rsidP="004E0EC7">
            <w:pPr>
              <w:spacing w:line="240" w:lineRule="auto"/>
              <w:ind w:firstLineChars="0" w:firstLine="0"/>
              <w:rPr>
                <w:sz w:val="21"/>
                <w:szCs w:val="21"/>
              </w:rPr>
            </w:pPr>
            <w:r w:rsidRPr="00F3590C">
              <w:rPr>
                <w:rFonts w:hint="eastAsia"/>
                <w:sz w:val="21"/>
                <w:szCs w:val="21"/>
              </w:rPr>
              <w:t>62.3</w:t>
            </w:r>
          </w:p>
        </w:tc>
        <w:tc>
          <w:tcPr>
            <w:tcW w:w="764" w:type="dxa"/>
            <w:tcBorders>
              <w:bottom w:val="single" w:sz="12" w:space="0" w:color="auto"/>
            </w:tcBorders>
          </w:tcPr>
          <w:p w14:paraId="6F3FF347" w14:textId="77777777" w:rsidR="00212359" w:rsidRPr="00F3590C" w:rsidRDefault="00212359" w:rsidP="004E0EC7">
            <w:pPr>
              <w:spacing w:line="240" w:lineRule="auto"/>
              <w:ind w:firstLineChars="0" w:firstLine="0"/>
              <w:rPr>
                <w:sz w:val="21"/>
                <w:szCs w:val="21"/>
              </w:rPr>
            </w:pPr>
            <w:r w:rsidRPr="00F3590C">
              <w:rPr>
                <w:rFonts w:hint="eastAsia"/>
                <w:sz w:val="21"/>
                <w:szCs w:val="21"/>
              </w:rPr>
              <w:t>62.7</w:t>
            </w:r>
          </w:p>
        </w:tc>
        <w:tc>
          <w:tcPr>
            <w:tcW w:w="763" w:type="dxa"/>
            <w:tcBorders>
              <w:bottom w:val="single" w:sz="12" w:space="0" w:color="auto"/>
            </w:tcBorders>
          </w:tcPr>
          <w:p w14:paraId="0364D1AC"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63.1</w:t>
            </w:r>
          </w:p>
        </w:tc>
        <w:tc>
          <w:tcPr>
            <w:tcW w:w="697" w:type="dxa"/>
            <w:tcBorders>
              <w:bottom w:val="single" w:sz="12" w:space="0" w:color="auto"/>
            </w:tcBorders>
          </w:tcPr>
          <w:p w14:paraId="4DCC7618" w14:textId="77777777" w:rsidR="00212359" w:rsidRPr="00F3590C" w:rsidRDefault="00212359" w:rsidP="004E0EC7">
            <w:pPr>
              <w:spacing w:line="240" w:lineRule="auto"/>
              <w:ind w:firstLineChars="0" w:firstLine="0"/>
              <w:rPr>
                <w:sz w:val="21"/>
                <w:szCs w:val="21"/>
              </w:rPr>
            </w:pPr>
            <w:r w:rsidRPr="00F3590C">
              <w:rPr>
                <w:rFonts w:hint="eastAsia"/>
                <w:sz w:val="21"/>
                <w:szCs w:val="21"/>
              </w:rPr>
              <w:t>57.8</w:t>
            </w:r>
          </w:p>
        </w:tc>
      </w:tr>
    </w:tbl>
    <w:p w14:paraId="766E8FEF" w14:textId="77777777" w:rsidR="00212359" w:rsidRDefault="00212359" w:rsidP="00AD21DF">
      <w:pPr>
        <w:ind w:firstLine="480"/>
      </w:pPr>
      <w:r>
        <w:tab/>
      </w:r>
      <w:r w:rsidRPr="00F4464E">
        <w:t>从上表可以看出，基于大语言模型迭代数据增强的</w:t>
      </w:r>
      <w:r w:rsidRPr="00F4464E">
        <w:t>NLU</w:t>
      </w:r>
      <w:r w:rsidRPr="00F4464E">
        <w:t>模型在经过</w:t>
      </w:r>
      <w:r w:rsidRPr="00F4464E">
        <w:t>10</w:t>
      </w:r>
      <w:r w:rsidRPr="00F4464E">
        <w:t>轮迭代训练后，其性能相较于</w:t>
      </w:r>
      <w:r w:rsidRPr="00F4464E">
        <w:t>SSIS</w:t>
      </w:r>
      <w:r w:rsidRPr="00F4464E">
        <w:t>模型有显著提升</w:t>
      </w:r>
      <w:r>
        <w:rPr>
          <w:rFonts w:hint="eastAsia"/>
        </w:rPr>
        <w:t>，平均涨幅</w:t>
      </w:r>
      <w:r>
        <w:rPr>
          <w:rFonts w:hint="eastAsia"/>
        </w:rPr>
        <w:t>7%</w:t>
      </w:r>
      <w:r w:rsidRPr="00F4464E">
        <w:t>。通过观测每一阶段的语义准确率增长趋势，可以发现</w:t>
      </w:r>
      <w:r w:rsidRPr="00F4464E">
        <w:t>SA</w:t>
      </w:r>
      <w:r w:rsidRPr="00F4464E">
        <w:t>值呈现出逐步上升的态势，这与迭代训练的特征相符。具体而言，</w:t>
      </w:r>
      <w:r w:rsidRPr="00F4464E">
        <w:t>SA</w:t>
      </w:r>
      <w:r w:rsidRPr="00F4464E">
        <w:t>值在前几轮迭代中稳步提升，并在第</w:t>
      </w:r>
      <w:r w:rsidRPr="00F4464E">
        <w:t>9</w:t>
      </w:r>
      <w:r w:rsidRPr="00F4464E">
        <w:t>至第</w:t>
      </w:r>
      <w:r w:rsidRPr="00F4464E">
        <w:t>10</w:t>
      </w:r>
      <w:r w:rsidRPr="00F4464E">
        <w:t>轮后逐渐趋于稳定。这一结果表明，迭代数据增强策略能够有效提升模型对多样化句式和未见指标项的理解能力，同时验证了模型在训练过程中的收敛性和稳定性。</w:t>
      </w:r>
    </w:p>
    <w:p w14:paraId="0A94B75E" w14:textId="77777777" w:rsidR="00212359" w:rsidRPr="00270859" w:rsidRDefault="00212359" w:rsidP="00212359">
      <w:pPr>
        <w:pStyle w:val="2"/>
      </w:pPr>
      <w:bookmarkStart w:id="113" w:name="_Toc194845666"/>
      <w:r w:rsidRPr="00270859">
        <w:rPr>
          <w:rFonts w:hint="eastAsia"/>
        </w:rPr>
        <w:t>4.5</w:t>
      </w:r>
      <w:r w:rsidRPr="00270859">
        <w:rPr>
          <w:rFonts w:hint="eastAsia"/>
        </w:rPr>
        <w:t>本章总结</w:t>
      </w:r>
      <w:bookmarkEnd w:id="113"/>
    </w:p>
    <w:p w14:paraId="514C0DBE" w14:textId="7C31F9E0" w:rsidR="00481A0B" w:rsidRPr="002A3C54" w:rsidRDefault="00481A0B" w:rsidP="00481A0B">
      <w:pPr>
        <w:ind w:firstLine="480"/>
        <w:rPr>
          <w:color w:val="000000" w:themeColor="text1"/>
        </w:rPr>
      </w:pPr>
      <w:r w:rsidRPr="002A3C54">
        <w:rPr>
          <w:rFonts w:hint="eastAsia"/>
          <w:color w:val="000000" w:themeColor="text1"/>
        </w:rPr>
        <w:t>本章聚焦于面向未见指标项的</w:t>
      </w:r>
      <w:r w:rsidR="00E47BE4" w:rsidRPr="002A3C54">
        <w:rPr>
          <w:rFonts w:hint="eastAsia"/>
          <w:color w:val="000000" w:themeColor="text1"/>
        </w:rPr>
        <w:t>NLU</w:t>
      </w:r>
      <w:r w:rsidRPr="002A3C54">
        <w:rPr>
          <w:rFonts w:hint="eastAsia"/>
          <w:color w:val="000000" w:themeColor="text1"/>
        </w:rPr>
        <w:t>模型设计与优化。针对</w:t>
      </w:r>
      <w:r w:rsidR="00E47BE4" w:rsidRPr="002A3C54">
        <w:rPr>
          <w:rFonts w:hint="eastAsia"/>
          <w:color w:val="000000" w:themeColor="text1"/>
        </w:rPr>
        <w:t>现有</w:t>
      </w:r>
      <w:r w:rsidRPr="002A3C54">
        <w:rPr>
          <w:rFonts w:hint="eastAsia"/>
          <w:color w:val="000000" w:themeColor="text1"/>
        </w:rPr>
        <w:t>模型在处理未见</w:t>
      </w:r>
      <w:proofErr w:type="gramStart"/>
      <w:r w:rsidRPr="002A3C54">
        <w:rPr>
          <w:rFonts w:hint="eastAsia"/>
          <w:color w:val="000000" w:themeColor="text1"/>
        </w:rPr>
        <w:t>槽指标项</w:t>
      </w:r>
      <w:proofErr w:type="gramEnd"/>
      <w:r w:rsidRPr="002A3C54">
        <w:rPr>
          <w:rFonts w:hint="eastAsia"/>
          <w:color w:val="000000" w:themeColor="text1"/>
        </w:rPr>
        <w:t>和复杂句式时的局限性，如槽填充任务识别错误以及意图与专</w:t>
      </w:r>
      <w:proofErr w:type="gramStart"/>
      <w:r w:rsidRPr="002A3C54">
        <w:rPr>
          <w:rFonts w:hint="eastAsia"/>
          <w:color w:val="000000" w:themeColor="text1"/>
        </w:rPr>
        <w:t>属槽不匹配</w:t>
      </w:r>
      <w:proofErr w:type="gramEnd"/>
      <w:r w:rsidRPr="002A3C54">
        <w:rPr>
          <w:rFonts w:hint="eastAsia"/>
          <w:color w:val="000000" w:themeColor="text1"/>
        </w:rPr>
        <w:t>等问题，首先设计了基于</w:t>
      </w:r>
      <w:r w:rsidRPr="002A3C54">
        <w:rPr>
          <w:rFonts w:hint="eastAsia"/>
          <w:color w:val="000000" w:themeColor="text1"/>
        </w:rPr>
        <w:t>Spacy</w:t>
      </w:r>
      <w:r w:rsidRPr="002A3C54">
        <w:rPr>
          <w:rFonts w:hint="eastAsia"/>
          <w:color w:val="000000" w:themeColor="text1"/>
        </w:rPr>
        <w:t>句法分析树的意图</w:t>
      </w:r>
      <w:r w:rsidRPr="002A3C54">
        <w:rPr>
          <w:rFonts w:hint="eastAsia"/>
          <w:color w:val="000000" w:themeColor="text1"/>
        </w:rPr>
        <w:t>-</w:t>
      </w:r>
      <w:proofErr w:type="gramStart"/>
      <w:r w:rsidRPr="002A3C54">
        <w:rPr>
          <w:rFonts w:hint="eastAsia"/>
          <w:color w:val="000000" w:themeColor="text1"/>
        </w:rPr>
        <w:t>槽联合</w:t>
      </w:r>
      <w:proofErr w:type="gramEnd"/>
      <w:r w:rsidRPr="002A3C54">
        <w:rPr>
          <w:rFonts w:hint="eastAsia"/>
          <w:color w:val="000000" w:themeColor="text1"/>
        </w:rPr>
        <w:t>模型。该模型在输入层引入句法结构信息，通过构建依赖知识三元组解决依赖树结构与</w:t>
      </w:r>
      <w:proofErr w:type="gramStart"/>
      <w:r w:rsidRPr="002A3C54">
        <w:rPr>
          <w:rFonts w:hint="eastAsia"/>
          <w:color w:val="000000" w:themeColor="text1"/>
        </w:rPr>
        <w:t>字级特征</w:t>
      </w:r>
      <w:proofErr w:type="gramEnd"/>
      <w:r w:rsidRPr="002A3C54">
        <w:rPr>
          <w:rFonts w:hint="eastAsia"/>
          <w:color w:val="000000" w:themeColor="text1"/>
        </w:rPr>
        <w:t>模</w:t>
      </w:r>
      <w:r w:rsidRPr="002A3C54">
        <w:rPr>
          <w:rFonts w:hint="eastAsia"/>
          <w:color w:val="000000" w:themeColor="text1"/>
        </w:rPr>
        <w:lastRenderedPageBreak/>
        <w:t>型的冲突；在解码层利用意图分类结果指导槽填充任务，显著提升了意图与槽位识别的一致性。其次，提出了基于大语言模型迭代数据增强的</w:t>
      </w:r>
      <w:r w:rsidRPr="002A3C54">
        <w:rPr>
          <w:rFonts w:hint="eastAsia"/>
          <w:color w:val="000000" w:themeColor="text1"/>
        </w:rPr>
        <w:t>NLU</w:t>
      </w:r>
      <w:r w:rsidRPr="002A3C54">
        <w:rPr>
          <w:rFonts w:hint="eastAsia"/>
          <w:color w:val="000000" w:themeColor="text1"/>
        </w:rPr>
        <w:t>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w:t>
      </w:r>
      <w:proofErr w:type="gramStart"/>
      <w:r w:rsidRPr="002A3C54">
        <w:rPr>
          <w:rFonts w:hint="eastAsia"/>
          <w:color w:val="000000" w:themeColor="text1"/>
        </w:rPr>
        <w:t>槽值独立率</w:t>
      </w:r>
      <w:proofErr w:type="gramEnd"/>
      <w:r w:rsidRPr="002A3C54">
        <w:rPr>
          <w:rFonts w:hint="eastAsia"/>
          <w:color w:val="000000" w:themeColor="text1"/>
        </w:rPr>
        <w:t>以及意图</w:t>
      </w:r>
      <w:r w:rsidRPr="002A3C54">
        <w:rPr>
          <w:rFonts w:hint="eastAsia"/>
          <w:color w:val="000000" w:themeColor="text1"/>
        </w:rPr>
        <w:t>-</w:t>
      </w:r>
      <w:r w:rsidRPr="002A3C54">
        <w:rPr>
          <w:rFonts w:hint="eastAsia"/>
          <w:color w:val="000000" w:themeColor="text1"/>
        </w:rPr>
        <w:t>槽匹配率等关键指标上均显著优于基线模型和对比模型。尤其在未见指标项和复杂句式任务中，基于大语言模型迭代数据增强的</w:t>
      </w:r>
      <w:r w:rsidRPr="002A3C54">
        <w:rPr>
          <w:rFonts w:hint="eastAsia"/>
          <w:color w:val="000000" w:themeColor="text1"/>
        </w:rPr>
        <w:t>NLU</w:t>
      </w:r>
      <w:r w:rsidRPr="002A3C54">
        <w:rPr>
          <w:rFonts w:hint="eastAsia"/>
          <w:color w:val="000000" w:themeColor="text1"/>
        </w:rPr>
        <w:t>模型在</w:t>
      </w:r>
      <w:r w:rsidRPr="002A3C54">
        <w:rPr>
          <w:rFonts w:hint="eastAsia"/>
          <w:color w:val="000000" w:themeColor="text1"/>
        </w:rPr>
        <w:t>10</w:t>
      </w:r>
      <w:r w:rsidRPr="002A3C54">
        <w:rPr>
          <w:rFonts w:hint="eastAsia"/>
          <w:color w:val="000000" w:themeColor="text1"/>
        </w:rPr>
        <w:t>轮迭代训练后，语义准确率较</w:t>
      </w:r>
      <w:r w:rsidRPr="002A3C54">
        <w:rPr>
          <w:rFonts w:hint="eastAsia"/>
          <w:color w:val="000000" w:themeColor="text1"/>
        </w:rPr>
        <w:t>SSIS</w:t>
      </w:r>
      <w:r w:rsidRPr="002A3C54">
        <w:rPr>
          <w:rFonts w:hint="eastAsia"/>
          <w:color w:val="000000" w:themeColor="text1"/>
        </w:rPr>
        <w:t>模型提升了</w:t>
      </w:r>
      <w:r w:rsidRPr="002A3C54">
        <w:rPr>
          <w:rFonts w:hint="eastAsia"/>
          <w:color w:val="000000" w:themeColor="text1"/>
        </w:rPr>
        <w:t>16.9%</w:t>
      </w:r>
      <w:r w:rsidRPr="002A3C54">
        <w:rPr>
          <w:rFonts w:hint="eastAsia"/>
          <w:color w:val="000000" w:themeColor="text1"/>
        </w:rPr>
        <w:t>，并在第</w:t>
      </w:r>
      <w:r w:rsidRPr="002A3C54">
        <w:rPr>
          <w:rFonts w:hint="eastAsia"/>
          <w:color w:val="000000" w:themeColor="text1"/>
        </w:rPr>
        <w:t>9</w:t>
      </w:r>
      <w:r w:rsidRPr="002A3C54">
        <w:rPr>
          <w:rFonts w:hint="eastAsia"/>
          <w:color w:val="000000" w:themeColor="text1"/>
        </w:rPr>
        <w:t>至第</w:t>
      </w:r>
      <w:r w:rsidRPr="002A3C54">
        <w:rPr>
          <w:rFonts w:hint="eastAsia"/>
          <w:color w:val="000000" w:themeColor="text1"/>
        </w:rPr>
        <w:t>10</w:t>
      </w:r>
      <w:r w:rsidRPr="002A3C54">
        <w:rPr>
          <w:rFonts w:hint="eastAsia"/>
          <w:color w:val="000000" w:themeColor="text1"/>
        </w:rPr>
        <w:t>轮后趋于稳定，</w:t>
      </w:r>
      <w:r w:rsidR="004778B7">
        <w:rPr>
          <w:rFonts w:hint="eastAsia"/>
          <w:color w:val="000000" w:themeColor="text1"/>
        </w:rPr>
        <w:t>充分</w:t>
      </w:r>
      <w:r w:rsidRPr="002A3C54">
        <w:rPr>
          <w:rFonts w:hint="eastAsia"/>
          <w:color w:val="000000" w:themeColor="text1"/>
        </w:rPr>
        <w:t>验证了模型的有效性。</w:t>
      </w:r>
    </w:p>
    <w:p w14:paraId="4F5C88B7" w14:textId="77777777" w:rsidR="00212359" w:rsidRDefault="00212359" w:rsidP="00212359">
      <w:pPr>
        <w:pStyle w:val="a8"/>
        <w:spacing w:line="360" w:lineRule="auto"/>
        <w:ind w:firstLineChars="0" w:firstLine="0"/>
        <w:sectPr w:rsidR="00212359" w:rsidSect="008F6394">
          <w:headerReference w:type="even" r:id="rId66"/>
          <w:headerReference w:type="default" r:id="rId67"/>
          <w:pgSz w:w="11906" w:h="16838"/>
          <w:pgMar w:top="1134" w:right="1588" w:bottom="1418" w:left="1588" w:header="1417" w:footer="1701" w:gutter="284"/>
          <w:cols w:space="425"/>
          <w:docGrid w:type="lines" w:linePitch="326"/>
        </w:sectPr>
      </w:pPr>
    </w:p>
    <w:p w14:paraId="5FDE9D19" w14:textId="335D64C1" w:rsidR="001A1E17" w:rsidRDefault="00EA7655" w:rsidP="001A1E17">
      <w:pPr>
        <w:pStyle w:val="1"/>
      </w:pPr>
      <w:r>
        <w:rPr>
          <w:rFonts w:hint="eastAsia"/>
        </w:rPr>
        <w:lastRenderedPageBreak/>
        <w:t xml:space="preserve"> </w:t>
      </w:r>
      <w:bookmarkStart w:id="114" w:name="_Toc194845667"/>
      <w:r w:rsidRPr="00A053F0">
        <w:rPr>
          <w:rFonts w:hint="eastAsia"/>
        </w:rPr>
        <w:t>NLU</w:t>
      </w:r>
      <w:r w:rsidRPr="00A053F0">
        <w:rPr>
          <w:rFonts w:hint="eastAsia"/>
        </w:rPr>
        <w:t>模型管理系统</w:t>
      </w:r>
      <w:bookmarkEnd w:id="114"/>
    </w:p>
    <w:p w14:paraId="7A3DBF71" w14:textId="2E3CE78D" w:rsidR="001A1E17" w:rsidRPr="00AE5049" w:rsidRDefault="00AE5049" w:rsidP="00AE5049">
      <w:pPr>
        <w:ind w:firstLine="480"/>
        <w:rPr>
          <w:color w:val="000000" w:themeColor="text1"/>
        </w:rPr>
      </w:pPr>
      <w:r w:rsidRPr="00AE5049">
        <w:rPr>
          <w:rFonts w:hint="eastAsia"/>
          <w:color w:val="000000" w:themeColor="text1"/>
        </w:rPr>
        <w:t>为了高效管理模型和测试样本，</w:t>
      </w:r>
      <w:r w:rsidRPr="00AE5049">
        <w:rPr>
          <w:color w:val="000000" w:themeColor="text1"/>
        </w:rPr>
        <w:t>本章</w:t>
      </w:r>
      <w:r w:rsidRPr="00AE5049">
        <w:rPr>
          <w:rFonts w:hint="eastAsia"/>
          <w:color w:val="000000" w:themeColor="text1"/>
        </w:rPr>
        <w:t>设计并实现了一套</w:t>
      </w:r>
      <w:r w:rsidRPr="00AE5049">
        <w:rPr>
          <w:color w:val="000000" w:themeColor="text1"/>
        </w:rPr>
        <w:t>可持续迭代的自动化语义解析系统</w:t>
      </w:r>
      <w:r w:rsidRPr="00AE5049">
        <w:rPr>
          <w:rFonts w:hint="eastAsia"/>
          <w:color w:val="000000" w:themeColor="text1"/>
        </w:rPr>
        <w:t>，该系统通过界面化的操作方式，覆盖了样本生成、模型训练和模型管理的全流程功能，</w:t>
      </w:r>
      <w:r w:rsidRPr="00AE5049">
        <w:rPr>
          <w:color w:val="000000" w:themeColor="text1"/>
        </w:rPr>
        <w:t>以</w:t>
      </w:r>
      <w:r w:rsidRPr="00AE5049">
        <w:rPr>
          <w:rFonts w:hint="eastAsia"/>
          <w:color w:val="000000" w:themeColor="text1"/>
        </w:rPr>
        <w:t>满足</w:t>
      </w:r>
      <w:r w:rsidRPr="00AE5049">
        <w:rPr>
          <w:color w:val="000000" w:themeColor="text1"/>
        </w:rPr>
        <w:t>实际应用场景</w:t>
      </w:r>
      <w:r w:rsidRPr="00AE5049">
        <w:rPr>
          <w:rFonts w:hint="eastAsia"/>
          <w:color w:val="000000" w:themeColor="text1"/>
        </w:rPr>
        <w:t>下</w:t>
      </w:r>
      <w:r w:rsidRPr="00AE5049">
        <w:rPr>
          <w:color w:val="000000" w:themeColor="text1"/>
        </w:rPr>
        <w:t>快速迭代的需求。</w:t>
      </w:r>
    </w:p>
    <w:p w14:paraId="2DE63974" w14:textId="77777777" w:rsidR="001A1E17" w:rsidRPr="00A053F0" w:rsidRDefault="001A1E17" w:rsidP="001A1E17">
      <w:pPr>
        <w:pStyle w:val="2"/>
      </w:pPr>
      <w:bookmarkStart w:id="115" w:name="_Toc190176094"/>
      <w:bookmarkStart w:id="116" w:name="_Toc194845668"/>
      <w:r w:rsidRPr="00A053F0">
        <w:rPr>
          <w:rFonts w:hint="eastAsia"/>
        </w:rPr>
        <w:t>5.1</w:t>
      </w:r>
      <w:r w:rsidRPr="00A053F0">
        <w:rPr>
          <w:rFonts w:hint="eastAsia"/>
        </w:rPr>
        <w:t>总体设计</w:t>
      </w:r>
      <w:bookmarkEnd w:id="115"/>
      <w:bookmarkEnd w:id="116"/>
    </w:p>
    <w:p w14:paraId="7436E417" w14:textId="77777777" w:rsidR="001A1E17" w:rsidRPr="0008619D" w:rsidRDefault="001A1E17" w:rsidP="001A1E17">
      <w:pPr>
        <w:pStyle w:val="3"/>
      </w:pPr>
      <w:bookmarkStart w:id="117" w:name="_Toc190176095"/>
      <w:bookmarkStart w:id="118" w:name="_Toc194845669"/>
      <w:commentRangeStart w:id="38"/>
      <w:r w:rsidRPr="0008619D">
        <w:rPr>
          <w:rFonts w:hint="eastAsia"/>
        </w:rPr>
        <w:t>5.1.1</w:t>
      </w:r>
      <w:r w:rsidRPr="0008619D">
        <w:rPr>
          <w:rFonts w:hint="eastAsia"/>
        </w:rPr>
        <w:t>设计目标</w:t>
      </w:r>
      <w:commentRangeEnd w:id="38"/>
      <w:r>
        <w:rPr>
          <w:rStyle w:val="CommentReference"/>
        </w:rPr>
        <w:commentReference w:id="38"/>
      </w:r>
      <w:bookmarkEnd w:id="117"/>
      <w:bookmarkEnd w:id="118"/>
    </w:p>
    <w:p w14:paraId="78D93519" w14:textId="69DC80C8" w:rsidR="001A1E17" w:rsidRPr="00AE5049" w:rsidRDefault="00AE5049" w:rsidP="00AE5049">
      <w:pPr>
        <w:ind w:firstLine="480"/>
        <w:rPr>
          <w:color w:val="000000" w:themeColor="text1"/>
        </w:rPr>
      </w:pPr>
      <w:r w:rsidRPr="00AE5049">
        <w:rPr>
          <w:rFonts w:hint="eastAsia"/>
          <w:color w:val="000000" w:themeColor="text1"/>
        </w:rPr>
        <w:t>语义解析模型作为自然语言理解系统的核心组件，其性能对智能应用的用户体验具有决定性影响。本系统旨在通过可视化的方式进行模型管理，实现模型的持续优化与迭代，进而提升模型的语义解析准确率与迭代效率。基于该目标，本系统需要实现的功能结构如下图</w:t>
      </w:r>
      <w:r w:rsidRPr="00AE5049">
        <w:rPr>
          <w:rFonts w:hint="eastAsia"/>
          <w:color w:val="000000" w:themeColor="text1"/>
        </w:rPr>
        <w:t>5-1</w:t>
      </w:r>
      <w:r w:rsidRPr="00AE5049">
        <w:rPr>
          <w:rFonts w:hint="eastAsia"/>
          <w:color w:val="000000" w:themeColor="text1"/>
        </w:rPr>
        <w:t>所示，主要包括</w:t>
      </w:r>
      <w:r w:rsidRPr="00AE5049">
        <w:rPr>
          <w:rFonts w:hint="eastAsia"/>
          <w:color w:val="000000" w:themeColor="text1"/>
        </w:rPr>
        <w:t>Bad-Case</w:t>
      </w:r>
      <w:r w:rsidRPr="00AE5049">
        <w:rPr>
          <w:rFonts w:hint="eastAsia"/>
          <w:color w:val="000000" w:themeColor="text1"/>
        </w:rPr>
        <w:t>管理、模型训练和模型版本管理三个核心模块，具体设计目标如下：</w:t>
      </w:r>
    </w:p>
    <w:p w14:paraId="3FD6EBC1" w14:textId="77777777" w:rsidR="001A1E17" w:rsidRPr="00C94A36" w:rsidRDefault="001A1E17" w:rsidP="00951645">
      <w:pPr>
        <w:pStyle w:val="afb"/>
        <w:ind w:firstLineChars="0" w:firstLine="0"/>
      </w:pPr>
      <w:r>
        <w:rPr>
          <w:noProof/>
        </w:rPr>
        <w:drawing>
          <wp:inline distT="0" distB="0" distL="0" distR="0" wp14:anchorId="3CF0A642" wp14:editId="76F800E8">
            <wp:extent cx="4557713" cy="2447488"/>
            <wp:effectExtent l="0" t="0" r="0" b="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pic:nvPicPr>
                  <pic:blipFill>
                    <a:blip r:embed="rId68"/>
                    <a:stretch>
                      <a:fillRect/>
                    </a:stretch>
                  </pic:blipFill>
                  <pic:spPr>
                    <a:xfrm>
                      <a:off x="0" y="0"/>
                      <a:ext cx="4613371" cy="2477376"/>
                    </a:xfrm>
                    <a:prstGeom prst="rect">
                      <a:avLst/>
                    </a:prstGeom>
                  </pic:spPr>
                </pic:pic>
              </a:graphicData>
            </a:graphic>
          </wp:inline>
        </w:drawing>
      </w:r>
    </w:p>
    <w:p w14:paraId="331F25B4" w14:textId="0B0EAE74" w:rsidR="001A1E17" w:rsidRDefault="00440686" w:rsidP="00951645">
      <w:pPr>
        <w:pStyle w:val="afb"/>
        <w:ind w:firstLineChars="0" w:firstLine="0"/>
      </w:pPr>
      <w:bookmarkStart w:id="119" w:name="_Toc19513609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1A1E17" w:rsidRPr="00C94A36">
        <w:rPr>
          <w:rFonts w:hint="eastAsia"/>
        </w:rPr>
        <w:t>NLU</w:t>
      </w:r>
      <w:r w:rsidR="001A1E17" w:rsidRPr="00C94A36">
        <w:rPr>
          <w:rFonts w:hint="eastAsia"/>
        </w:rPr>
        <w:t>模型管理系统功能结构图</w:t>
      </w:r>
      <w:bookmarkEnd w:id="119"/>
    </w:p>
    <w:p w14:paraId="4CF63505" w14:textId="4FFC7D09" w:rsidR="001A1E17" w:rsidRPr="00067DD0" w:rsidRDefault="003E6F0E" w:rsidP="00951645">
      <w:pPr>
        <w:pStyle w:val="afb"/>
        <w:ind w:firstLineChars="0" w:firstLine="0"/>
      </w:pPr>
      <w:r>
        <w:t xml:space="preserve">Fig </w:t>
      </w:r>
      <w:r w:rsidR="00633483">
        <w:rPr>
          <w:rFonts w:hint="eastAsia"/>
        </w:rPr>
        <w:t>5</w:t>
      </w:r>
      <w:r w:rsidR="00363B00">
        <w:noBreakHyphen/>
      </w:r>
      <w:fldSimple w:instr=" SEQ Fig \* ARABIC \s 1 ">
        <w:r w:rsidR="00363B00">
          <w:rPr>
            <w:noProof/>
          </w:rPr>
          <w:t>1</w:t>
        </w:r>
      </w:fldSimple>
      <w:r w:rsidR="00633483">
        <w:rPr>
          <w:rFonts w:hint="eastAsia"/>
        </w:rPr>
        <w:t xml:space="preserve"> </w:t>
      </w:r>
      <w:r w:rsidR="001A1E17" w:rsidRPr="005570A3">
        <w:t xml:space="preserve">Functional </w:t>
      </w:r>
      <w:r w:rsidR="001A1E17">
        <w:rPr>
          <w:rFonts w:hint="eastAsia"/>
        </w:rPr>
        <w:t>s</w:t>
      </w:r>
      <w:r w:rsidR="001A1E17" w:rsidRPr="005570A3">
        <w:t xml:space="preserve">tructure </w:t>
      </w:r>
      <w:r w:rsidR="001A1E17">
        <w:rPr>
          <w:rFonts w:hint="eastAsia"/>
        </w:rPr>
        <w:t>d</w:t>
      </w:r>
      <w:r w:rsidR="001A1E17" w:rsidRPr="005570A3">
        <w:t xml:space="preserve">iagram of NLU </w:t>
      </w:r>
      <w:r w:rsidR="001A1E17">
        <w:rPr>
          <w:rFonts w:hint="eastAsia"/>
        </w:rPr>
        <w:t>m</w:t>
      </w:r>
      <w:r w:rsidR="001A1E17" w:rsidRPr="005570A3">
        <w:t xml:space="preserve">odel </w:t>
      </w:r>
      <w:r w:rsidR="001A1E17" w:rsidRPr="00EF50AE">
        <w:t>management system</w:t>
      </w:r>
    </w:p>
    <w:p w14:paraId="30BEB665" w14:textId="74833DAA" w:rsidR="001A1E17" w:rsidRPr="00D66B59" w:rsidRDefault="00377294"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377294">
        <w:rPr>
          <w:rFonts w:cs="Times New Roman" w:hint="eastAsia"/>
          <w:color w:val="000000" w:themeColor="text1"/>
          <w:szCs w:val="24"/>
        </w:rPr>
        <w:t>Bad-Case</w:t>
      </w:r>
      <w:r w:rsidRPr="00377294">
        <w:rPr>
          <w:rFonts w:cs="Times New Roman" w:hint="eastAsia"/>
          <w:color w:val="000000" w:themeColor="text1"/>
          <w:szCs w:val="24"/>
        </w:rPr>
        <w:t>收集与数据管理。该模型采用批量导入的方式，定期将用户查询语句中语义解析错误的案例录入到问题模板和测试样本中，解决了传统人工</w:t>
      </w:r>
      <w:r w:rsidRPr="00377294">
        <w:rPr>
          <w:rFonts w:cs="Times New Roman" w:hint="eastAsia"/>
          <w:color w:val="000000" w:themeColor="text1"/>
          <w:szCs w:val="24"/>
        </w:rPr>
        <w:lastRenderedPageBreak/>
        <w:t>整理效率低下的问题。通过</w:t>
      </w:r>
      <w:r w:rsidRPr="00377294">
        <w:rPr>
          <w:rFonts w:cs="Times New Roman"/>
          <w:color w:val="000000" w:themeColor="text1"/>
          <w:szCs w:val="24"/>
        </w:rPr>
        <w:t>构建增量式</w:t>
      </w:r>
      <w:r w:rsidRPr="00377294">
        <w:rPr>
          <w:rFonts w:cs="Times New Roman" w:hint="eastAsia"/>
          <w:color w:val="000000" w:themeColor="text1"/>
          <w:szCs w:val="24"/>
        </w:rPr>
        <w:t>问题模版仓库</w:t>
      </w:r>
      <w:r w:rsidRPr="00377294">
        <w:rPr>
          <w:rFonts w:cs="Times New Roman"/>
          <w:color w:val="000000" w:themeColor="text1"/>
          <w:szCs w:val="24"/>
        </w:rPr>
        <w:t>，将筛选后的异常案例与</w:t>
      </w:r>
      <w:r w:rsidRPr="00377294">
        <w:rPr>
          <w:rFonts w:cs="Times New Roman" w:hint="eastAsia"/>
          <w:color w:val="000000" w:themeColor="text1"/>
          <w:szCs w:val="24"/>
        </w:rPr>
        <w:t>原始</w:t>
      </w:r>
      <w:r w:rsidRPr="00377294">
        <w:rPr>
          <w:rFonts w:cs="Times New Roman"/>
          <w:color w:val="000000" w:themeColor="text1"/>
          <w:szCs w:val="24"/>
        </w:rPr>
        <w:t>训练集进行动态融合，</w:t>
      </w:r>
      <w:r w:rsidRPr="00377294">
        <w:rPr>
          <w:rFonts w:cs="Times New Roman" w:hint="eastAsia"/>
          <w:color w:val="000000" w:themeColor="text1"/>
          <w:szCs w:val="24"/>
        </w:rPr>
        <w:t>本系统形成</w:t>
      </w:r>
      <w:r w:rsidRPr="00377294">
        <w:rPr>
          <w:rFonts w:cs="Times New Roman"/>
          <w:color w:val="000000" w:themeColor="text1"/>
          <w:szCs w:val="24"/>
        </w:rPr>
        <w:t>覆盖典型错误模式的多维训练</w:t>
      </w:r>
      <w:r w:rsidRPr="00377294">
        <w:rPr>
          <w:rFonts w:cs="Times New Roman" w:hint="eastAsia"/>
          <w:color w:val="000000" w:themeColor="text1"/>
          <w:szCs w:val="24"/>
        </w:rPr>
        <w:t>样本，该机制</w:t>
      </w:r>
      <w:r w:rsidRPr="00377294">
        <w:rPr>
          <w:rFonts w:cs="Times New Roman"/>
          <w:color w:val="000000" w:themeColor="text1"/>
          <w:szCs w:val="24"/>
        </w:rPr>
        <w:t>通过</w:t>
      </w:r>
      <w:r w:rsidRPr="00377294">
        <w:rPr>
          <w:rFonts w:cs="Times New Roman" w:hint="eastAsia"/>
          <w:color w:val="000000" w:themeColor="text1"/>
          <w:szCs w:val="24"/>
        </w:rPr>
        <w:t>不断扩展</w:t>
      </w:r>
      <w:r w:rsidRPr="00377294">
        <w:rPr>
          <w:rFonts w:cs="Times New Roman"/>
          <w:color w:val="000000" w:themeColor="text1"/>
          <w:szCs w:val="24"/>
        </w:rPr>
        <w:t>模型的语义表征空间，</w:t>
      </w:r>
      <w:r w:rsidRPr="00377294">
        <w:rPr>
          <w:rFonts w:cs="Times New Roman" w:hint="eastAsia"/>
          <w:color w:val="000000" w:themeColor="text1"/>
          <w:szCs w:val="24"/>
        </w:rPr>
        <w:t>可以有效</w:t>
      </w:r>
      <w:r w:rsidRPr="00377294">
        <w:rPr>
          <w:rFonts w:cs="Times New Roman"/>
          <w:color w:val="000000" w:themeColor="text1"/>
          <w:szCs w:val="24"/>
        </w:rPr>
        <w:t>增强其对语言表达多样性及上下文依赖关系的泛化能力</w:t>
      </w:r>
      <w:r w:rsidRPr="00377294">
        <w:rPr>
          <w:rFonts w:cs="Times New Roman" w:hint="eastAsia"/>
          <w:color w:val="000000" w:themeColor="text1"/>
          <w:szCs w:val="24"/>
        </w:rPr>
        <w:t>。</w:t>
      </w:r>
    </w:p>
    <w:p w14:paraId="1F680F98" w14:textId="0CD3D2DA" w:rsidR="001A1E17" w:rsidRPr="00D107A0" w:rsidRDefault="00D107A0"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D107A0">
        <w:rPr>
          <w:rFonts w:cs="Times New Roman" w:hint="eastAsia"/>
          <w:color w:val="000000" w:themeColor="text1"/>
          <w:szCs w:val="24"/>
        </w:rPr>
        <w:t>自动化模型训练。本模块基于</w:t>
      </w:r>
      <w:r w:rsidR="000C464A">
        <w:rPr>
          <w:rFonts w:cs="Times New Roman" w:hint="eastAsia"/>
          <w:color w:val="000000" w:themeColor="text1"/>
          <w:szCs w:val="24"/>
        </w:rPr>
        <w:t>NLU</w:t>
      </w:r>
      <w:r w:rsidRPr="00D107A0">
        <w:rPr>
          <w:rFonts w:cs="Times New Roman" w:hint="eastAsia"/>
          <w:color w:val="000000" w:themeColor="text1"/>
          <w:szCs w:val="24"/>
        </w:rPr>
        <w:t>模型构建了</w:t>
      </w:r>
      <w:proofErr w:type="gramStart"/>
      <w:r w:rsidRPr="00D107A0">
        <w:rPr>
          <w:rFonts w:cs="Times New Roman" w:hint="eastAsia"/>
          <w:color w:val="000000" w:themeColor="text1"/>
          <w:szCs w:val="24"/>
        </w:rPr>
        <w:t>一</w:t>
      </w:r>
      <w:proofErr w:type="gramEnd"/>
      <w:r w:rsidRPr="00D107A0">
        <w:rPr>
          <w:rFonts w:cs="Times New Roman" w:hint="eastAsia"/>
          <w:color w:val="000000" w:themeColor="text1"/>
          <w:szCs w:val="24"/>
        </w:rPr>
        <w:t>套包含样本生成、模型训练一体化流程，系统基于更新后样本进行迭代训练流程，并在训练完成后自动存储训练数据集、测试数据集、生成模型及性能评估结果进行存储，为后续的模型版本比对、参数分析和性能优化提供数据基础。</w:t>
      </w:r>
    </w:p>
    <w:p w14:paraId="762AF7F5" w14:textId="56E6FBDB" w:rsidR="001A1E17" w:rsidRPr="0039163A" w:rsidRDefault="0039163A" w:rsidP="0039163A">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39163A">
        <w:rPr>
          <w:rFonts w:cs="Times New Roman" w:hint="eastAsia"/>
          <w:color w:val="000000" w:themeColor="text1"/>
          <w:szCs w:val="24"/>
        </w:rPr>
        <w:t>模型版本管理与性能追踪。该模块基于分布式对象存储组件完整记录模型迭代过程的核心信息，包括不同训练阶段数据集、参数配置及模型二进制文件。通过系统化归档各训练模型数据，用户可以对比不同版本在训练参数优化和数据集调整前后的性能差异</w:t>
      </w:r>
      <w:r w:rsidR="00DB4FCB">
        <w:rPr>
          <w:rFonts w:cs="Times New Roman" w:hint="eastAsia"/>
          <w:color w:val="000000" w:themeColor="text1"/>
          <w:szCs w:val="24"/>
        </w:rPr>
        <w:t>，</w:t>
      </w:r>
      <w:r w:rsidRPr="0039163A">
        <w:rPr>
          <w:rFonts w:cs="Times New Roman" w:hint="eastAsia"/>
          <w:color w:val="000000" w:themeColor="text1"/>
          <w:szCs w:val="24"/>
        </w:rPr>
        <w:t>精确评估改进策略的有效性，支持模型的持续优化。</w:t>
      </w:r>
    </w:p>
    <w:p w14:paraId="6977659E" w14:textId="77777777" w:rsidR="001A1E17" w:rsidRPr="00AD656A" w:rsidRDefault="001A1E17" w:rsidP="001A1E17">
      <w:pPr>
        <w:pStyle w:val="3"/>
      </w:pPr>
      <w:bookmarkStart w:id="120" w:name="_Toc190176096"/>
      <w:bookmarkStart w:id="121" w:name="_Toc194845670"/>
      <w:commentRangeStart w:id="39"/>
      <w:r w:rsidRPr="00B63400">
        <w:rPr>
          <w:rFonts w:hint="eastAsia"/>
        </w:rPr>
        <w:t>5.1.2</w:t>
      </w:r>
      <w:r w:rsidRPr="00B63400">
        <w:rPr>
          <w:rFonts w:hint="eastAsia"/>
        </w:rPr>
        <w:t>总体架构</w:t>
      </w:r>
      <w:commentRangeEnd w:id="39"/>
      <w:r>
        <w:rPr>
          <w:rStyle w:val="CommentReference"/>
        </w:rPr>
        <w:commentReference w:id="39"/>
      </w:r>
      <w:bookmarkEnd w:id="120"/>
      <w:bookmarkEnd w:id="121"/>
    </w:p>
    <w:p w14:paraId="248242BB" w14:textId="48FFB2EB" w:rsidR="001A1E17" w:rsidRDefault="001A1E17" w:rsidP="001A1E17">
      <w:pPr>
        <w:ind w:firstLine="480"/>
        <w:rPr>
          <w:color w:val="FF0000"/>
        </w:rPr>
      </w:pPr>
      <w:r w:rsidRPr="00E356E0">
        <w:rPr>
          <w:rFonts w:hint="eastAsia"/>
          <w:color w:val="000000" w:themeColor="text1"/>
        </w:rPr>
        <w:t>针对上述设计目标，本文设计并实现了一套面向电力指标问答的</w:t>
      </w:r>
      <w:r w:rsidRPr="00E356E0">
        <w:rPr>
          <w:rFonts w:hint="eastAsia"/>
          <w:color w:val="000000" w:themeColor="text1"/>
        </w:rPr>
        <w:t>NLU</w:t>
      </w:r>
      <w:r w:rsidRPr="00E356E0">
        <w:rPr>
          <w:rFonts w:hint="eastAsia"/>
          <w:color w:val="000000" w:themeColor="text1"/>
        </w:rPr>
        <w:t>模型管理系统，通过模块化架构整合模型训练与管理功能</w:t>
      </w:r>
      <w:r w:rsidRPr="00A21097">
        <w:rPr>
          <w:rFonts w:hint="eastAsia"/>
          <w:color w:val="000000" w:themeColor="text1"/>
        </w:rPr>
        <w:t>，具备可扩展性强、鲁棒性高等特性。如</w:t>
      </w:r>
      <w:r w:rsidRPr="00E356E0">
        <w:rPr>
          <w:rFonts w:hint="eastAsia"/>
          <w:color w:val="000000" w:themeColor="text1"/>
        </w:rPr>
        <w:t>图</w:t>
      </w:r>
      <w:r w:rsidRPr="00E356E0">
        <w:rPr>
          <w:rFonts w:hint="eastAsia"/>
          <w:color w:val="000000" w:themeColor="text1"/>
        </w:rPr>
        <w:t>5-2</w:t>
      </w:r>
      <w:r w:rsidRPr="00E356E0">
        <w:rPr>
          <w:rFonts w:hint="eastAsia"/>
          <w:color w:val="000000" w:themeColor="text1"/>
        </w:rPr>
        <w:t>所示，</w:t>
      </w:r>
      <w:r w:rsidR="006A10F6">
        <w:rPr>
          <w:rFonts w:hint="eastAsia"/>
          <w:color w:val="000000" w:themeColor="text1"/>
        </w:rPr>
        <w:t>本</w:t>
      </w:r>
      <w:r w:rsidRPr="00E356E0">
        <w:rPr>
          <w:rFonts w:hint="eastAsia"/>
          <w:color w:val="000000" w:themeColor="text1"/>
        </w:rPr>
        <w:t>系统采用四层架构设计：</w:t>
      </w:r>
    </w:p>
    <w:p w14:paraId="3446BBBA" w14:textId="77777777" w:rsidR="001A1E17" w:rsidRPr="004E6C69" w:rsidRDefault="001A1E17" w:rsidP="001A1E17">
      <w:pPr>
        <w:ind w:firstLine="480"/>
        <w:rPr>
          <w:color w:val="000000" w:themeColor="text1"/>
        </w:rPr>
      </w:pPr>
      <w:r w:rsidRPr="004E6C69">
        <w:rPr>
          <w:rFonts w:hint="eastAsia"/>
          <w:color w:val="000000" w:themeColor="text1"/>
        </w:rPr>
        <w:t>接入层提供直观可视化的用户操作界面，负责发起用户对问题模板、测试样本和模型的管理请求，并将操作指令转发至视图层进行逻辑处理。</w:t>
      </w:r>
    </w:p>
    <w:p w14:paraId="189CA677" w14:textId="77777777" w:rsidR="001A1E17" w:rsidRPr="004E6C69" w:rsidRDefault="001A1E17" w:rsidP="001A1E17">
      <w:pPr>
        <w:ind w:firstLineChars="0" w:firstLine="420"/>
        <w:rPr>
          <w:color w:val="000000" w:themeColor="text1"/>
        </w:rPr>
      </w:pPr>
      <w:r w:rsidRPr="004E6C69">
        <w:rPr>
          <w:rFonts w:hint="eastAsia"/>
          <w:color w:val="000000" w:themeColor="text1"/>
        </w:rPr>
        <w:t>视图层基于领域驱动设计实现业务逻辑解耦，包含动态渲染模块及问题模板、测试样本和模型管理模块。渲染模块负责处理接入层调用的问题模块、测试样本和模型版本的展示操作。问题模版交互模块负责</w:t>
      </w:r>
      <w:r>
        <w:rPr>
          <w:rFonts w:hint="eastAsia"/>
          <w:color w:val="000000" w:themeColor="text1"/>
        </w:rPr>
        <w:t>处理接入层</w:t>
      </w:r>
      <w:r w:rsidRPr="004E6C69">
        <w:rPr>
          <w:rFonts w:hint="eastAsia"/>
          <w:color w:val="000000" w:themeColor="text1"/>
        </w:rPr>
        <w:t>维护模板语句</w:t>
      </w:r>
      <w:r>
        <w:rPr>
          <w:rFonts w:hint="eastAsia"/>
          <w:color w:val="000000" w:themeColor="text1"/>
        </w:rPr>
        <w:t>的基本操作</w:t>
      </w:r>
      <w:r w:rsidRPr="004E6C69">
        <w:rPr>
          <w:rFonts w:hint="eastAsia"/>
          <w:color w:val="000000" w:themeColor="text1"/>
        </w:rPr>
        <w:t>。测试样本交互模块负责</w:t>
      </w:r>
      <w:r>
        <w:rPr>
          <w:rFonts w:hint="eastAsia"/>
          <w:color w:val="000000" w:themeColor="text1"/>
        </w:rPr>
        <w:t>处理接入层</w:t>
      </w:r>
      <w:r w:rsidRPr="004E6C69">
        <w:rPr>
          <w:rFonts w:hint="eastAsia"/>
          <w:color w:val="000000" w:themeColor="text1"/>
        </w:rPr>
        <w:t>维护测试语句</w:t>
      </w:r>
      <w:r>
        <w:rPr>
          <w:rFonts w:hint="eastAsia"/>
          <w:color w:val="000000" w:themeColor="text1"/>
        </w:rPr>
        <w:t>的基本操作</w:t>
      </w:r>
      <w:r w:rsidRPr="004E6C69">
        <w:rPr>
          <w:rFonts w:hint="eastAsia"/>
          <w:color w:val="000000" w:themeColor="text1"/>
        </w:rPr>
        <w:t>。模型管理模块负责</w:t>
      </w:r>
      <w:r>
        <w:rPr>
          <w:rFonts w:hint="eastAsia"/>
          <w:color w:val="000000" w:themeColor="text1"/>
        </w:rPr>
        <w:t>处理接入</w:t>
      </w:r>
      <w:proofErr w:type="gramStart"/>
      <w:r>
        <w:rPr>
          <w:rFonts w:hint="eastAsia"/>
          <w:color w:val="000000" w:themeColor="text1"/>
        </w:rPr>
        <w:t>层</w:t>
      </w:r>
      <w:r w:rsidRPr="004E6C69">
        <w:rPr>
          <w:rFonts w:hint="eastAsia"/>
          <w:color w:val="000000" w:themeColor="text1"/>
        </w:rPr>
        <w:t>实现</w:t>
      </w:r>
      <w:proofErr w:type="gramEnd"/>
      <w:r w:rsidRPr="004E6C69">
        <w:rPr>
          <w:rFonts w:hint="eastAsia"/>
          <w:color w:val="000000" w:themeColor="text1"/>
        </w:rPr>
        <w:t>模型训练和模型版本信息</w:t>
      </w:r>
      <w:r>
        <w:rPr>
          <w:rFonts w:hint="eastAsia"/>
          <w:color w:val="000000" w:themeColor="text1"/>
        </w:rPr>
        <w:t>的维护</w:t>
      </w:r>
      <w:r w:rsidRPr="004E6C69">
        <w:rPr>
          <w:rFonts w:hint="eastAsia"/>
          <w:color w:val="000000" w:themeColor="text1"/>
        </w:rPr>
        <w:t>操作。</w:t>
      </w:r>
    </w:p>
    <w:p w14:paraId="4CAAD92E" w14:textId="1CC26E63" w:rsidR="001A1E17" w:rsidRPr="004E6C69" w:rsidRDefault="001A1E17" w:rsidP="001A1E17">
      <w:pPr>
        <w:ind w:firstLine="480"/>
        <w:rPr>
          <w:color w:val="000000" w:themeColor="text1"/>
        </w:rPr>
      </w:pPr>
      <w:r w:rsidRPr="004E6C69">
        <w:rPr>
          <w:rFonts w:hint="eastAsia"/>
          <w:color w:val="000000" w:themeColor="text1"/>
        </w:rPr>
        <w:t>平台层作为核心处理层，集成自动化问题模板和测试样本操作编排逻辑、训练流水线与模型版本控制机制。问题模板、测试样本模块集成了数据校验、数据筛选及数据存储等逻辑操作。模型训练模块集成了本文</w:t>
      </w:r>
      <w:r w:rsidR="001859E2">
        <w:rPr>
          <w:rFonts w:hint="eastAsia"/>
          <w:color w:val="000000" w:themeColor="text1"/>
        </w:rPr>
        <w:t>NLU</w:t>
      </w:r>
      <w:r w:rsidRPr="004E6C69">
        <w:rPr>
          <w:rFonts w:hint="eastAsia"/>
          <w:color w:val="000000" w:themeColor="text1"/>
        </w:rPr>
        <w:t>模型，主要过程包括</w:t>
      </w:r>
      <w:r w:rsidRPr="004E6C69">
        <w:rPr>
          <w:rFonts w:hint="eastAsia"/>
          <w:color w:val="000000" w:themeColor="text1"/>
        </w:rPr>
        <w:lastRenderedPageBreak/>
        <w:t>样本生成、配置文件创建、模型训练及评估。模型版本管理模块集成配置文件及评估结果预览、下载、删除等逻辑操作。</w:t>
      </w:r>
    </w:p>
    <w:p w14:paraId="43985773" w14:textId="45A3E74E" w:rsidR="00F95473" w:rsidRPr="00F95473" w:rsidRDefault="001A1E17" w:rsidP="00F95473">
      <w:pPr>
        <w:ind w:firstLineChars="0" w:firstLine="420"/>
        <w:rPr>
          <w:color w:val="000000" w:themeColor="text1"/>
        </w:rPr>
      </w:pPr>
      <w:r w:rsidRPr="00B36A06">
        <w:rPr>
          <w:rFonts w:hint="eastAsia"/>
          <w:color w:val="000000" w:themeColor="text1"/>
        </w:rPr>
        <w:t>基建层主要提供了该管理系统所依赖的基础设施和通用存储。为了实现高效且可靠的各版本模型的数据集、配置文件、测试结果数据及模型文件，本系统设计了分布式对象存储</w:t>
      </w:r>
      <w:proofErr w:type="spellStart"/>
      <w:r w:rsidRPr="00B36A06">
        <w:rPr>
          <w:rFonts w:hint="eastAsia"/>
          <w:color w:val="000000" w:themeColor="text1"/>
        </w:rPr>
        <w:t>Cpeh</w:t>
      </w:r>
      <w:proofErr w:type="spellEnd"/>
      <w:r w:rsidRPr="00B36A06">
        <w:rPr>
          <w:rFonts w:hint="eastAsia"/>
          <w:color w:val="000000" w:themeColor="text1"/>
        </w:rPr>
        <w:t>和</w:t>
      </w:r>
      <w:r w:rsidRPr="00B36A06">
        <w:rPr>
          <w:rFonts w:hint="eastAsia"/>
          <w:color w:val="000000" w:themeColor="text1"/>
        </w:rPr>
        <w:t>Linux</w:t>
      </w:r>
      <w:r w:rsidRPr="00B36A06">
        <w:rPr>
          <w:rFonts w:hint="eastAsia"/>
          <w:color w:val="000000" w:themeColor="text1"/>
        </w:rPr>
        <w:t>文件系统相结合的存储方式。具体来说，系统设计了利用</w:t>
      </w:r>
      <w:r w:rsidRPr="00B36A06">
        <w:rPr>
          <w:rFonts w:hint="eastAsia"/>
          <w:color w:val="000000" w:themeColor="text1"/>
        </w:rPr>
        <w:t xml:space="preserve"> Linux</w:t>
      </w:r>
      <w:r w:rsidRPr="00B36A06">
        <w:rPr>
          <w:rFonts w:hint="eastAsia"/>
          <w:color w:val="000000" w:themeColor="text1"/>
        </w:rPr>
        <w:t>文件系统进行初步存储管理，借助其高效的文件读写性能，实现对大量文件的快速存取。同时，系统通过</w:t>
      </w:r>
      <w:r w:rsidRPr="00B36A06">
        <w:rPr>
          <w:rFonts w:hint="eastAsia"/>
          <w:color w:val="000000" w:themeColor="text1"/>
        </w:rPr>
        <w:t>scheduler</w:t>
      </w:r>
      <w:r w:rsidRPr="00B36A06">
        <w:rPr>
          <w:rFonts w:hint="eastAsia"/>
          <w:color w:val="000000" w:themeColor="text1"/>
        </w:rPr>
        <w:t>组件定期将这些文件系统中的数据上传到分布式对象存储</w:t>
      </w:r>
      <w:proofErr w:type="spellStart"/>
      <w:r w:rsidRPr="00B36A06">
        <w:rPr>
          <w:rFonts w:hint="eastAsia"/>
          <w:color w:val="000000" w:themeColor="text1"/>
        </w:rPr>
        <w:t>Ceph</w:t>
      </w:r>
      <w:proofErr w:type="spellEnd"/>
      <w:r w:rsidRPr="00B36A06">
        <w:rPr>
          <w:rFonts w:hint="eastAsia"/>
          <w:color w:val="000000" w:themeColor="text1"/>
        </w:rPr>
        <w:t>。</w:t>
      </w:r>
      <w:proofErr w:type="spellStart"/>
      <w:r w:rsidRPr="00B36A06">
        <w:rPr>
          <w:rFonts w:hint="eastAsia"/>
          <w:color w:val="000000" w:themeColor="text1"/>
        </w:rPr>
        <w:t>Ceph</w:t>
      </w:r>
      <w:proofErr w:type="spellEnd"/>
      <w:r w:rsidRPr="00B36A06">
        <w:rPr>
          <w:rFonts w:hint="eastAsia"/>
          <w:color w:val="000000" w:themeColor="text1"/>
        </w:rPr>
        <w:t>不仅提供了分布式存储的高可用性和</w:t>
      </w:r>
      <w:proofErr w:type="gramStart"/>
      <w:r w:rsidRPr="00B36A06">
        <w:rPr>
          <w:rFonts w:hint="eastAsia"/>
          <w:color w:val="000000" w:themeColor="text1"/>
        </w:rPr>
        <w:t>可</w:t>
      </w:r>
      <w:proofErr w:type="gramEnd"/>
      <w:r w:rsidRPr="00B36A06">
        <w:rPr>
          <w:rFonts w:hint="eastAsia"/>
          <w:color w:val="000000" w:themeColor="text1"/>
        </w:rPr>
        <w:t>扩展性，还保障了数据的安全性和持久性。</w:t>
      </w:r>
    </w:p>
    <w:p w14:paraId="19996862" w14:textId="32F3873F" w:rsidR="001A1E17" w:rsidRDefault="001A1E17" w:rsidP="00951645">
      <w:pPr>
        <w:pStyle w:val="afb"/>
        <w:ind w:firstLineChars="0" w:firstLine="0"/>
      </w:pPr>
      <w:r>
        <w:rPr>
          <w:noProof/>
        </w:rPr>
        <w:drawing>
          <wp:inline distT="0" distB="0" distL="0" distR="0" wp14:anchorId="3036A003" wp14:editId="1A9F807A">
            <wp:extent cx="5416156" cy="3305175"/>
            <wp:effectExtent l="0" t="0" r="0" b="0"/>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pic:nvPicPr>
                  <pic:blipFill rotWithShape="1">
                    <a:blip r:embed="rId69"/>
                    <a:srcRect l="1695" r="1683"/>
                    <a:stretch/>
                  </pic:blipFill>
                  <pic:spPr bwMode="auto">
                    <a:xfrm>
                      <a:off x="0" y="0"/>
                      <a:ext cx="5521180" cy="3369265"/>
                    </a:xfrm>
                    <a:prstGeom prst="rect">
                      <a:avLst/>
                    </a:prstGeom>
                    <a:ln>
                      <a:noFill/>
                    </a:ln>
                    <a:extLst>
                      <a:ext uri="{53640926-AAD7-44D8-BBD7-CCE9431645EC}">
                        <a14:shadowObscured xmlns:a14="http://schemas.microsoft.com/office/drawing/2010/main"/>
                      </a:ext>
                    </a:extLst>
                  </pic:spPr>
                </pic:pic>
              </a:graphicData>
            </a:graphic>
          </wp:inline>
        </w:drawing>
      </w:r>
    </w:p>
    <w:p w14:paraId="2D462BD4" w14:textId="10AD7337" w:rsidR="001A1E17" w:rsidRDefault="00440686" w:rsidP="00951645">
      <w:pPr>
        <w:pStyle w:val="afb"/>
        <w:ind w:firstLineChars="0" w:firstLine="0"/>
      </w:pPr>
      <w:bookmarkStart w:id="122" w:name="_Toc19513609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1A1E17" w:rsidRPr="00C94A36">
        <w:rPr>
          <w:rFonts w:hint="eastAsia"/>
        </w:rPr>
        <w:t>NLU</w:t>
      </w:r>
      <w:r w:rsidR="001A1E17" w:rsidRPr="00C94A36">
        <w:rPr>
          <w:rFonts w:hint="eastAsia"/>
        </w:rPr>
        <w:t>模型管理系统总体架构图</w:t>
      </w:r>
      <w:bookmarkEnd w:id="122"/>
    </w:p>
    <w:p w14:paraId="780C2EA4" w14:textId="6929C052" w:rsidR="001A1E17" w:rsidRPr="00693E4C" w:rsidRDefault="003E6F0E" w:rsidP="00951645">
      <w:pPr>
        <w:pStyle w:val="afb"/>
        <w:ind w:firstLineChars="0" w:firstLine="0"/>
      </w:pPr>
      <w:r>
        <w:t xml:space="preserve">Fig </w:t>
      </w:r>
      <w:fldSimple w:instr=" STYLEREF 1 \s ">
        <w:r w:rsidR="00363B00">
          <w:rPr>
            <w:noProof/>
          </w:rPr>
          <w:t>5</w:t>
        </w:r>
      </w:fldSimple>
      <w:r w:rsidR="00363B00">
        <w:noBreakHyphen/>
      </w:r>
      <w:fldSimple w:instr=" SEQ Fig \* ARABIC \s 1 ">
        <w:r w:rsidR="00363B00">
          <w:rPr>
            <w:noProof/>
          </w:rPr>
          <w:t>2</w:t>
        </w:r>
      </w:fldSimple>
      <w:r w:rsidR="001A1E17">
        <w:rPr>
          <w:rFonts w:hint="eastAsia"/>
        </w:rPr>
        <w:t xml:space="preserve"> </w:t>
      </w:r>
      <w:r w:rsidR="001A1E17" w:rsidRPr="00EF50AE">
        <w:t>Overall architecture diagram of NLU model management system</w:t>
      </w:r>
    </w:p>
    <w:p w14:paraId="0666467D" w14:textId="41FC3D59" w:rsidR="001A1E17" w:rsidRPr="00E743F7" w:rsidRDefault="001A1E17" w:rsidP="001A1E17">
      <w:pPr>
        <w:ind w:firstLine="480"/>
        <w:rPr>
          <w:color w:val="000000" w:themeColor="text1"/>
        </w:rPr>
      </w:pPr>
      <w:r w:rsidRPr="00E743F7">
        <w:rPr>
          <w:rFonts w:hint="eastAsia"/>
          <w:color w:val="000000" w:themeColor="text1"/>
        </w:rPr>
        <w:t>本系统关键环境配置与存储如表</w:t>
      </w:r>
      <w:r w:rsidRPr="00E743F7">
        <w:rPr>
          <w:rFonts w:hint="eastAsia"/>
          <w:color w:val="000000" w:themeColor="text1"/>
        </w:rPr>
        <w:t>5-1</w:t>
      </w:r>
      <w:r w:rsidRPr="00E743F7">
        <w:rPr>
          <w:rFonts w:hint="eastAsia"/>
          <w:color w:val="000000" w:themeColor="text1"/>
        </w:rPr>
        <w:t>所示。后端逻辑开发采用</w:t>
      </w:r>
      <w:r w:rsidRPr="00E743F7">
        <w:rPr>
          <w:rFonts w:hint="eastAsia"/>
          <w:color w:val="000000" w:themeColor="text1"/>
        </w:rPr>
        <w:t>Python3</w:t>
      </w:r>
      <w:r w:rsidRPr="00E743F7">
        <w:rPr>
          <w:rFonts w:hint="eastAsia"/>
          <w:color w:val="000000" w:themeColor="text1"/>
        </w:rPr>
        <w:t>编程语言实现，基于</w:t>
      </w:r>
      <w:r w:rsidRPr="00E743F7">
        <w:rPr>
          <w:rFonts w:hint="eastAsia"/>
          <w:color w:val="000000" w:themeColor="text1"/>
        </w:rPr>
        <w:t>Django</w:t>
      </w:r>
      <w:r w:rsidRPr="00E743F7">
        <w:rPr>
          <w:rFonts w:hint="eastAsia"/>
          <w:color w:val="000000" w:themeColor="text1"/>
        </w:rPr>
        <w:t>框架构建服务架构，通过内置</w:t>
      </w:r>
      <w:r w:rsidRPr="00E743F7">
        <w:rPr>
          <w:rFonts w:hint="eastAsia"/>
          <w:color w:val="000000" w:themeColor="text1"/>
        </w:rPr>
        <w:t>ORM</w:t>
      </w:r>
      <w:r w:rsidRPr="00E743F7">
        <w:rPr>
          <w:rFonts w:hint="eastAsia"/>
          <w:color w:val="000000" w:themeColor="text1"/>
        </w:rPr>
        <w:t>组件实现与</w:t>
      </w:r>
      <w:r w:rsidRPr="00E743F7">
        <w:rPr>
          <w:rFonts w:hint="eastAsia"/>
          <w:color w:val="000000" w:themeColor="text1"/>
        </w:rPr>
        <w:t>MySQL</w:t>
      </w:r>
      <w:r w:rsidRPr="00E743F7">
        <w:rPr>
          <w:rFonts w:hint="eastAsia"/>
          <w:color w:val="000000" w:themeColor="text1"/>
        </w:rPr>
        <w:t>数据库的高效数据交互，有效简化数据库操作流程。前端界面采用</w:t>
      </w:r>
      <w:r w:rsidRPr="00E743F7">
        <w:rPr>
          <w:rFonts w:hint="eastAsia"/>
          <w:color w:val="000000" w:themeColor="text1"/>
        </w:rPr>
        <w:t>JavaScript</w:t>
      </w:r>
      <w:r w:rsidRPr="00E743F7">
        <w:rPr>
          <w:rFonts w:hint="eastAsia"/>
          <w:color w:val="000000" w:themeColor="text1"/>
        </w:rPr>
        <w:t>语言结合</w:t>
      </w:r>
      <w:r w:rsidRPr="00E743F7">
        <w:rPr>
          <w:rFonts w:hint="eastAsia"/>
          <w:color w:val="000000" w:themeColor="text1"/>
        </w:rPr>
        <w:t>Bootstrap</w:t>
      </w:r>
      <w:r w:rsidRPr="00E743F7">
        <w:rPr>
          <w:rFonts w:hint="eastAsia"/>
          <w:color w:val="000000" w:themeColor="text1"/>
        </w:rPr>
        <w:t>框架进行响应式开发，确保界面组件风格统一且适配多终端显示。模型训练体系基于</w:t>
      </w:r>
      <w:proofErr w:type="spellStart"/>
      <w:r w:rsidRPr="00E743F7">
        <w:rPr>
          <w:rFonts w:hint="eastAsia"/>
          <w:color w:val="000000" w:themeColor="text1"/>
        </w:rPr>
        <w:t>PyTorch</w:t>
      </w:r>
      <w:proofErr w:type="spellEnd"/>
      <w:r w:rsidRPr="00E743F7">
        <w:rPr>
          <w:rFonts w:hint="eastAsia"/>
          <w:color w:val="000000" w:themeColor="text1"/>
        </w:rPr>
        <w:t>深度学习框架构建，支持从模型训练</w:t>
      </w:r>
      <w:proofErr w:type="gramStart"/>
      <w:r w:rsidRPr="00E743F7">
        <w:rPr>
          <w:rFonts w:hint="eastAsia"/>
          <w:color w:val="000000" w:themeColor="text1"/>
        </w:rPr>
        <w:t>到部署</w:t>
      </w:r>
      <w:proofErr w:type="gramEnd"/>
      <w:r w:rsidRPr="00E743F7">
        <w:rPr>
          <w:rFonts w:hint="eastAsia"/>
          <w:color w:val="000000" w:themeColor="text1"/>
        </w:rPr>
        <w:t>的全流程实现，训练完成的模型文件通过</w:t>
      </w:r>
      <w:r w:rsidRPr="00E743F7">
        <w:rPr>
          <w:rFonts w:hint="eastAsia"/>
          <w:color w:val="000000" w:themeColor="text1"/>
        </w:rPr>
        <w:t>Linux</w:t>
      </w:r>
      <w:r w:rsidRPr="00E743F7">
        <w:rPr>
          <w:rFonts w:hint="eastAsia"/>
          <w:color w:val="000000" w:themeColor="text1"/>
        </w:rPr>
        <w:t>文件系统实现本地化存储，并依托</w:t>
      </w:r>
      <w:proofErr w:type="spellStart"/>
      <w:r w:rsidRPr="00E743F7">
        <w:rPr>
          <w:rFonts w:hint="eastAsia"/>
          <w:color w:val="000000" w:themeColor="text1"/>
        </w:rPr>
        <w:t>Ceph</w:t>
      </w:r>
      <w:proofErr w:type="spellEnd"/>
      <w:r w:rsidRPr="00E743F7">
        <w:rPr>
          <w:rFonts w:hint="eastAsia"/>
          <w:color w:val="000000" w:themeColor="text1"/>
        </w:rPr>
        <w:t>分</w:t>
      </w:r>
      <w:r w:rsidRPr="00E743F7">
        <w:rPr>
          <w:rFonts w:hint="eastAsia"/>
          <w:color w:val="000000" w:themeColor="text1"/>
        </w:rPr>
        <w:lastRenderedPageBreak/>
        <w:t>布式对象存储系统进行版本化管理。</w:t>
      </w:r>
    </w:p>
    <w:p w14:paraId="1CAAD519" w14:textId="0FF7FF9B" w:rsidR="001A1E17" w:rsidRDefault="00440686" w:rsidP="00951645">
      <w:pPr>
        <w:pStyle w:val="afb"/>
        <w:ind w:firstLineChars="0" w:firstLine="0"/>
      </w:pPr>
      <w:bookmarkStart w:id="123" w:name="_Toc19513612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1A1E17">
        <w:rPr>
          <w:rFonts w:hint="eastAsia"/>
        </w:rPr>
        <w:t>不同模块基本信息表</w:t>
      </w:r>
      <w:bookmarkEnd w:id="123"/>
    </w:p>
    <w:p w14:paraId="60BDCF96" w14:textId="64A11A40" w:rsidR="001A1E17" w:rsidRPr="00C94A36" w:rsidRDefault="003E6F0E" w:rsidP="00951645">
      <w:pPr>
        <w:pStyle w:val="afb"/>
        <w:ind w:firstLineChars="0" w:firstLine="0"/>
      </w:pPr>
      <w:commentRangeStart w:id="52"/>
      <w:r>
        <w:t xml:space="preserve">Table </w:t>
      </w:r>
      <w:r w:rsidR="00633483">
        <w:rPr>
          <w:rFonts w:hint="eastAsia"/>
        </w:rPr>
        <w:t>5</w:t>
      </w:r>
      <w:r w:rsidR="00363B00">
        <w:noBreakHyphen/>
      </w:r>
      <w:fldSimple w:instr=" SEQ Table \* ARABIC \s 1 ">
        <w:r w:rsidR="00363B00">
          <w:rPr>
            <w:noProof/>
          </w:rPr>
          <w:t>1</w:t>
        </w:r>
      </w:fldSimple>
      <w:r w:rsidR="00633483" w:rsidRPr="00C94A36">
        <w:rPr>
          <w:rFonts w:hint="eastAsia"/>
        </w:rPr>
        <w:t xml:space="preserve"> </w:t>
      </w:r>
      <w:r w:rsidR="001A1E17" w:rsidRPr="00C94A36">
        <w:rPr>
          <w:rFonts w:hint="eastAsia"/>
        </w:rPr>
        <w:t>Basic information sheet for each module</w:t>
      </w:r>
      <w:commentRangeEnd w:id="52"/>
      <w:r>
        <w:rPr>
          <w:rStyle w:val="CommentReference"/>
        </w:rPr>
        <w:commentReference w:id="52"/>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1936"/>
        <w:gridCol w:w="2606"/>
        <w:gridCol w:w="2407"/>
      </w:tblGrid>
      <w:tr w:rsidR="001A1E17" w14:paraId="717BFA59" w14:textId="77777777" w:rsidTr="00CA566E">
        <w:trPr>
          <w:jc w:val="center"/>
        </w:trPr>
        <w:tc>
          <w:tcPr>
            <w:tcW w:w="1560" w:type="dxa"/>
            <w:tcBorders>
              <w:top w:val="single" w:sz="12" w:space="0" w:color="auto"/>
              <w:bottom w:val="single" w:sz="4" w:space="0" w:color="auto"/>
            </w:tcBorders>
          </w:tcPr>
          <w:p w14:paraId="6CD18D79"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模块</w:t>
            </w:r>
          </w:p>
        </w:tc>
        <w:tc>
          <w:tcPr>
            <w:tcW w:w="1984" w:type="dxa"/>
            <w:tcBorders>
              <w:top w:val="single" w:sz="12" w:space="0" w:color="auto"/>
              <w:bottom w:val="single" w:sz="4" w:space="0" w:color="auto"/>
            </w:tcBorders>
          </w:tcPr>
          <w:p w14:paraId="3E2D4EF2"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开发语言</w:t>
            </w:r>
          </w:p>
        </w:tc>
        <w:tc>
          <w:tcPr>
            <w:tcW w:w="2693" w:type="dxa"/>
            <w:tcBorders>
              <w:top w:val="single" w:sz="12" w:space="0" w:color="auto"/>
              <w:bottom w:val="single" w:sz="4" w:space="0" w:color="auto"/>
            </w:tcBorders>
          </w:tcPr>
          <w:p w14:paraId="6B3A7AA5"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辅助框架</w:t>
            </w:r>
          </w:p>
        </w:tc>
        <w:tc>
          <w:tcPr>
            <w:tcW w:w="2483" w:type="dxa"/>
            <w:tcBorders>
              <w:top w:val="single" w:sz="12" w:space="0" w:color="auto"/>
              <w:bottom w:val="single" w:sz="4" w:space="0" w:color="auto"/>
            </w:tcBorders>
          </w:tcPr>
          <w:p w14:paraId="3D7FF8E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数据存储</w:t>
            </w:r>
          </w:p>
        </w:tc>
      </w:tr>
      <w:tr w:rsidR="001A1E17" w14:paraId="7296772A" w14:textId="77777777" w:rsidTr="002E22A6">
        <w:trPr>
          <w:jc w:val="center"/>
        </w:trPr>
        <w:tc>
          <w:tcPr>
            <w:tcW w:w="1560" w:type="dxa"/>
            <w:tcBorders>
              <w:top w:val="single" w:sz="4" w:space="0" w:color="auto"/>
            </w:tcBorders>
          </w:tcPr>
          <w:p w14:paraId="3C40190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问题模板管理</w:t>
            </w:r>
          </w:p>
        </w:tc>
        <w:tc>
          <w:tcPr>
            <w:tcW w:w="1984" w:type="dxa"/>
            <w:tcBorders>
              <w:top w:val="single" w:sz="4" w:space="0" w:color="auto"/>
            </w:tcBorders>
          </w:tcPr>
          <w:p w14:paraId="020CDC3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top w:val="single" w:sz="4" w:space="0" w:color="auto"/>
            </w:tcBorders>
          </w:tcPr>
          <w:p w14:paraId="4268E61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Borders>
              <w:top w:val="single" w:sz="4" w:space="0" w:color="auto"/>
            </w:tcBorders>
          </w:tcPr>
          <w:p w14:paraId="4D4F344E"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2B0E5D70" w14:textId="77777777" w:rsidTr="002E22A6">
        <w:trPr>
          <w:jc w:val="center"/>
        </w:trPr>
        <w:tc>
          <w:tcPr>
            <w:tcW w:w="1560" w:type="dxa"/>
          </w:tcPr>
          <w:p w14:paraId="11667681"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测试样本管理</w:t>
            </w:r>
          </w:p>
        </w:tc>
        <w:tc>
          <w:tcPr>
            <w:tcW w:w="1984" w:type="dxa"/>
          </w:tcPr>
          <w:p w14:paraId="22DCEA1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Pr>
          <w:p w14:paraId="100D22D0"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Pr>
          <w:p w14:paraId="62FD50B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1CB4EB08" w14:textId="77777777" w:rsidTr="003D3B8B">
        <w:trPr>
          <w:jc w:val="center"/>
        </w:trPr>
        <w:tc>
          <w:tcPr>
            <w:tcW w:w="1560" w:type="dxa"/>
            <w:tcBorders>
              <w:bottom w:val="single" w:sz="12" w:space="0" w:color="auto"/>
            </w:tcBorders>
          </w:tcPr>
          <w:p w14:paraId="61236D2C"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模型训练</w:t>
            </w:r>
          </w:p>
        </w:tc>
        <w:tc>
          <w:tcPr>
            <w:tcW w:w="1984" w:type="dxa"/>
            <w:tcBorders>
              <w:bottom w:val="single" w:sz="12" w:space="0" w:color="auto"/>
            </w:tcBorders>
          </w:tcPr>
          <w:p w14:paraId="272028DF"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bottom w:val="single" w:sz="12" w:space="0" w:color="auto"/>
            </w:tcBorders>
          </w:tcPr>
          <w:p w14:paraId="17CCBE78" w14:textId="77777777" w:rsidR="001A1E17" w:rsidRPr="00C03023" w:rsidRDefault="001A1E17" w:rsidP="00672091">
            <w:pPr>
              <w:pStyle w:val="a8"/>
              <w:spacing w:line="240" w:lineRule="auto"/>
              <w:ind w:firstLineChars="0" w:firstLine="0"/>
              <w:rPr>
                <w:sz w:val="21"/>
                <w:szCs w:val="21"/>
              </w:rPr>
            </w:pPr>
            <w:proofErr w:type="spellStart"/>
            <w:r w:rsidRPr="00C03023">
              <w:rPr>
                <w:rFonts w:hint="eastAsia"/>
                <w:sz w:val="21"/>
                <w:szCs w:val="21"/>
              </w:rPr>
              <w:t>PyTorch</w:t>
            </w:r>
            <w:proofErr w:type="spellEnd"/>
            <w:r w:rsidRPr="00C03023">
              <w:rPr>
                <w:rFonts w:hint="eastAsia"/>
                <w:sz w:val="21"/>
                <w:szCs w:val="21"/>
              </w:rPr>
              <w:t>、</w:t>
            </w: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w:t>
            </w:r>
            <w:r>
              <w:rPr>
                <w:rFonts w:hint="eastAsia"/>
                <w:sz w:val="21"/>
                <w:szCs w:val="21"/>
              </w:rPr>
              <w:t>t</w:t>
            </w:r>
            <w:r w:rsidRPr="00C03023">
              <w:rPr>
                <w:rFonts w:hint="eastAsia"/>
                <w:sz w:val="21"/>
                <w:szCs w:val="21"/>
              </w:rPr>
              <w:t>rap</w:t>
            </w:r>
            <w:proofErr w:type="spellEnd"/>
          </w:p>
        </w:tc>
        <w:tc>
          <w:tcPr>
            <w:tcW w:w="2483" w:type="dxa"/>
            <w:tcBorders>
              <w:bottom w:val="single" w:sz="12" w:space="0" w:color="auto"/>
            </w:tcBorders>
          </w:tcPr>
          <w:p w14:paraId="24B3B1B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r>
              <w:rPr>
                <w:rFonts w:hint="eastAsia"/>
                <w:sz w:val="21"/>
                <w:szCs w:val="21"/>
              </w:rPr>
              <w:t>、</w:t>
            </w:r>
            <w:r w:rsidRPr="00C03023">
              <w:rPr>
                <w:rFonts w:hint="eastAsia"/>
                <w:sz w:val="21"/>
                <w:szCs w:val="21"/>
              </w:rPr>
              <w:t>Linux</w:t>
            </w:r>
            <w:r>
              <w:rPr>
                <w:rFonts w:hint="eastAsia"/>
                <w:sz w:val="21"/>
                <w:szCs w:val="21"/>
              </w:rPr>
              <w:t>、</w:t>
            </w:r>
            <w:proofErr w:type="spellStart"/>
            <w:r>
              <w:rPr>
                <w:rFonts w:hint="eastAsia"/>
                <w:sz w:val="21"/>
                <w:szCs w:val="21"/>
              </w:rPr>
              <w:t>Ceph</w:t>
            </w:r>
            <w:proofErr w:type="spellEnd"/>
          </w:p>
        </w:tc>
      </w:tr>
    </w:tbl>
    <w:p w14:paraId="63A964ED" w14:textId="77777777" w:rsidR="001A1E17" w:rsidRDefault="001A1E17" w:rsidP="001A1E17">
      <w:pPr>
        <w:pStyle w:val="2"/>
      </w:pPr>
      <w:bookmarkStart w:id="124" w:name="_Toc190176097"/>
      <w:bookmarkStart w:id="125" w:name="_Toc194845671"/>
      <w:r w:rsidRPr="00B63400">
        <w:rPr>
          <w:rFonts w:hint="eastAsia"/>
        </w:rPr>
        <w:t>5.2</w:t>
      </w:r>
      <w:r w:rsidRPr="00B63400">
        <w:rPr>
          <w:rFonts w:hint="eastAsia"/>
        </w:rPr>
        <w:t>问题模板管理</w:t>
      </w:r>
      <w:bookmarkEnd w:id="124"/>
      <w:bookmarkEnd w:id="125"/>
    </w:p>
    <w:p w14:paraId="0ACD3059" w14:textId="2D519585" w:rsidR="001A1E17" w:rsidRPr="005B0C4E" w:rsidRDefault="001A1E17" w:rsidP="00451F19">
      <w:pPr>
        <w:ind w:firstLine="480"/>
        <w:rPr>
          <w:rFonts w:ascii="宋体" w:hAnsi="宋体"/>
          <w:color w:val="000000" w:themeColor="text1"/>
        </w:rPr>
      </w:pPr>
      <w:r w:rsidRPr="00C34623">
        <w:rPr>
          <w:rFonts w:hint="eastAsia"/>
          <w:color w:val="000000" w:themeColor="text1"/>
        </w:rPr>
        <w:t>问题模板管理模块作为系统的核心功能单元，致力于实现问题模板的高效组织与维护。该模块集成新增、导入、修改等核心功能，各功能相互配合，确保模板库的准确性、有序性和管理效能。</w:t>
      </w:r>
    </w:p>
    <w:p w14:paraId="7CC46FD7" w14:textId="77777777" w:rsidR="001A1E17" w:rsidRPr="00F21AFF" w:rsidRDefault="001A1E17" w:rsidP="001A1E17">
      <w:pPr>
        <w:ind w:firstLine="480"/>
        <w:rPr>
          <w:color w:val="000000" w:themeColor="text1"/>
        </w:rPr>
      </w:pPr>
      <w:r w:rsidRPr="00F21AFF">
        <w:rPr>
          <w:rFonts w:hint="eastAsia"/>
          <w:color w:val="000000" w:themeColor="text1"/>
        </w:rPr>
        <w:t>系统采用</w:t>
      </w:r>
      <w:r w:rsidRPr="00F21AFF">
        <w:rPr>
          <w:rFonts w:hint="eastAsia"/>
          <w:color w:val="000000" w:themeColor="text1"/>
        </w:rPr>
        <w:t>Django ORM</w:t>
      </w:r>
      <w:r w:rsidRPr="00F21AFF">
        <w:rPr>
          <w:rFonts w:hint="eastAsia"/>
          <w:color w:val="000000" w:themeColor="text1"/>
        </w:rPr>
        <w:t>框架实现业务逻辑与数据层的解耦，基于</w:t>
      </w:r>
      <w:r w:rsidRPr="00F21AFF">
        <w:rPr>
          <w:rFonts w:hint="eastAsia"/>
          <w:color w:val="000000" w:themeColor="text1"/>
        </w:rPr>
        <w:t>py2sql</w:t>
      </w:r>
      <w:r w:rsidRPr="00F21AFF">
        <w:rPr>
          <w:rFonts w:hint="eastAsia"/>
          <w:color w:val="000000" w:themeColor="text1"/>
        </w:rPr>
        <w:t>建立数据库连接，所有模板全部存储在</w:t>
      </w:r>
      <w:r w:rsidRPr="00F21AFF">
        <w:rPr>
          <w:color w:val="000000" w:themeColor="text1"/>
        </w:rPr>
        <w:t>MySQL</w:t>
      </w:r>
      <w:r w:rsidRPr="00F21AFF">
        <w:rPr>
          <w:rFonts w:hint="eastAsia"/>
          <w:color w:val="000000" w:themeColor="text1"/>
        </w:rPr>
        <w:t>数据库中</w:t>
      </w:r>
      <w:proofErr w:type="spellStart"/>
      <w:r w:rsidRPr="00F21AFF">
        <w:rPr>
          <w:color w:val="000000" w:themeColor="text1"/>
        </w:rPr>
        <w:t>question_sample</w:t>
      </w:r>
      <w:r w:rsidRPr="00F21AFF">
        <w:rPr>
          <w:rFonts w:hint="eastAsia"/>
          <w:color w:val="000000" w:themeColor="text1"/>
        </w:rPr>
        <w:t>s</w:t>
      </w:r>
      <w:proofErr w:type="spellEnd"/>
      <w:r w:rsidRPr="00F21AFF">
        <w:rPr>
          <w:rFonts w:hint="eastAsia"/>
          <w:color w:val="000000" w:themeColor="text1"/>
        </w:rPr>
        <w:t>表中，主要涉及字段如下表</w:t>
      </w:r>
      <w:r w:rsidRPr="00F21AFF">
        <w:rPr>
          <w:rFonts w:hint="eastAsia"/>
          <w:color w:val="000000" w:themeColor="text1"/>
        </w:rPr>
        <w:t>5-2</w:t>
      </w:r>
      <w:r w:rsidRPr="00F21AFF">
        <w:rPr>
          <w:rFonts w:hint="eastAsia"/>
          <w:color w:val="000000" w:themeColor="text1"/>
        </w:rPr>
        <w:t>所示。</w:t>
      </w:r>
    </w:p>
    <w:p w14:paraId="17037D13" w14:textId="443F2C5A" w:rsidR="001A1E17" w:rsidRDefault="00440686" w:rsidP="00951645">
      <w:pPr>
        <w:pStyle w:val="afb"/>
        <w:ind w:firstLineChars="0" w:firstLine="0"/>
      </w:pPr>
      <w:bookmarkStart w:id="126" w:name="_Toc19513612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1A1E17">
        <w:rPr>
          <w:rFonts w:hint="eastAsia"/>
        </w:rPr>
        <w:t>问题模板管理模块数据存储表</w:t>
      </w:r>
      <w:bookmarkEnd w:id="126"/>
    </w:p>
    <w:p w14:paraId="7BE20004" w14:textId="0302EDEC" w:rsidR="001A1E17" w:rsidRPr="00C94A36" w:rsidRDefault="003E6F0E" w:rsidP="00951645">
      <w:pPr>
        <w:pStyle w:val="afb"/>
        <w:ind w:firstLineChars="0" w:firstLine="0"/>
      </w:pPr>
      <w:r>
        <w:t xml:space="preserve">Table </w:t>
      </w:r>
      <w:fldSimple w:instr=" STYLEREF 1 \s ">
        <w:r w:rsidR="00363B00">
          <w:rPr>
            <w:noProof/>
            <w:cs/>
          </w:rPr>
          <w:t>‎</w:t>
        </w:r>
        <w:r w:rsidR="00363B00">
          <w:rPr>
            <w:noProof/>
          </w:rPr>
          <w:t>5</w:t>
        </w:r>
      </w:fldSimple>
      <w:r w:rsidR="00363B00">
        <w:noBreakHyphen/>
      </w:r>
      <w:fldSimple w:instr=" SEQ Table \* ARABIC \s 1 ">
        <w:r w:rsidR="00363B00">
          <w:rPr>
            <w:noProof/>
          </w:rPr>
          <w:t>2</w:t>
        </w:r>
      </w:fldSimple>
      <w:r w:rsidR="001A1E17" w:rsidRPr="00C94A36">
        <w:rPr>
          <w:rFonts w:hint="eastAsia"/>
        </w:rPr>
        <w:t xml:space="preserve"> Data storage fields of problem template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1877"/>
        <w:gridCol w:w="2012"/>
        <w:gridCol w:w="1914"/>
      </w:tblGrid>
      <w:tr w:rsidR="001A1E17" w:rsidRPr="00006EBD" w14:paraId="0F667886" w14:textId="77777777" w:rsidTr="00CA566E">
        <w:tc>
          <w:tcPr>
            <w:tcW w:w="2211" w:type="dxa"/>
            <w:tcBorders>
              <w:top w:val="single" w:sz="12" w:space="0" w:color="auto"/>
              <w:bottom w:val="single" w:sz="4" w:space="0" w:color="auto"/>
            </w:tcBorders>
          </w:tcPr>
          <w:p w14:paraId="2827898C"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字段名</w:t>
            </w:r>
          </w:p>
        </w:tc>
        <w:tc>
          <w:tcPr>
            <w:tcW w:w="2172" w:type="dxa"/>
            <w:tcBorders>
              <w:top w:val="single" w:sz="12" w:space="0" w:color="auto"/>
              <w:bottom w:val="single" w:sz="4" w:space="0" w:color="auto"/>
            </w:tcBorders>
          </w:tcPr>
          <w:p w14:paraId="0FD48F83"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字段含义</w:t>
            </w:r>
          </w:p>
        </w:tc>
        <w:tc>
          <w:tcPr>
            <w:tcW w:w="2174" w:type="dxa"/>
            <w:tcBorders>
              <w:top w:val="single" w:sz="12" w:space="0" w:color="auto"/>
              <w:bottom w:val="single" w:sz="4" w:space="0" w:color="auto"/>
            </w:tcBorders>
          </w:tcPr>
          <w:p w14:paraId="68924B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类型</w:t>
            </w:r>
          </w:p>
        </w:tc>
        <w:tc>
          <w:tcPr>
            <w:tcW w:w="2173" w:type="dxa"/>
            <w:tcBorders>
              <w:top w:val="single" w:sz="12" w:space="0" w:color="auto"/>
              <w:bottom w:val="single" w:sz="4" w:space="0" w:color="auto"/>
            </w:tcBorders>
          </w:tcPr>
          <w:p w14:paraId="4F5F20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长度</w:t>
            </w:r>
          </w:p>
        </w:tc>
      </w:tr>
      <w:tr w:rsidR="001A1E17" w:rsidRPr="00006EBD" w14:paraId="6F4F617E" w14:textId="77777777" w:rsidTr="00F07E70">
        <w:tc>
          <w:tcPr>
            <w:tcW w:w="2211" w:type="dxa"/>
            <w:tcBorders>
              <w:top w:val="single" w:sz="4" w:space="0" w:color="auto"/>
            </w:tcBorders>
          </w:tcPr>
          <w:p w14:paraId="692A64A6"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QUESTION_SAMPLES_ID</w:t>
            </w:r>
          </w:p>
        </w:tc>
        <w:tc>
          <w:tcPr>
            <w:tcW w:w="2172" w:type="dxa"/>
            <w:tcBorders>
              <w:top w:val="single" w:sz="4" w:space="0" w:color="auto"/>
            </w:tcBorders>
          </w:tcPr>
          <w:p w14:paraId="1A64287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74" w:type="dxa"/>
            <w:tcBorders>
              <w:top w:val="single" w:sz="4" w:space="0" w:color="auto"/>
            </w:tcBorders>
          </w:tcPr>
          <w:p w14:paraId="0F7065B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Borders>
              <w:top w:val="single" w:sz="4" w:space="0" w:color="auto"/>
            </w:tcBorders>
          </w:tcPr>
          <w:p w14:paraId="65FB288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4022F4BB" w14:textId="77777777" w:rsidTr="002E22A6">
        <w:tc>
          <w:tcPr>
            <w:tcW w:w="2211" w:type="dxa"/>
          </w:tcPr>
          <w:p w14:paraId="535C086C" w14:textId="77777777" w:rsidR="001A1E17" w:rsidRPr="00A21BA1" w:rsidRDefault="001A1E17" w:rsidP="00D73FCE">
            <w:pPr>
              <w:pStyle w:val="a8"/>
              <w:spacing w:line="240" w:lineRule="auto"/>
              <w:ind w:firstLineChars="0" w:firstLine="0"/>
              <w:rPr>
                <w:sz w:val="21"/>
                <w:szCs w:val="21"/>
              </w:rPr>
            </w:pPr>
            <w:r w:rsidRPr="00A21BA1">
              <w:rPr>
                <w:sz w:val="21"/>
                <w:szCs w:val="21"/>
              </w:rPr>
              <w:t>FIELD</w:t>
            </w:r>
          </w:p>
        </w:tc>
        <w:tc>
          <w:tcPr>
            <w:tcW w:w="2172" w:type="dxa"/>
          </w:tcPr>
          <w:p w14:paraId="0CBBF56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专业</w:t>
            </w:r>
          </w:p>
        </w:tc>
        <w:tc>
          <w:tcPr>
            <w:tcW w:w="2174" w:type="dxa"/>
          </w:tcPr>
          <w:p w14:paraId="21C2F013"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80D973"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254C79A6" w14:textId="77777777" w:rsidTr="002E22A6">
        <w:tc>
          <w:tcPr>
            <w:tcW w:w="2211" w:type="dxa"/>
          </w:tcPr>
          <w:p w14:paraId="18138F9D" w14:textId="77777777" w:rsidR="001A1E17" w:rsidRPr="00A21BA1" w:rsidRDefault="001A1E17" w:rsidP="00D73FCE">
            <w:pPr>
              <w:pStyle w:val="a8"/>
              <w:spacing w:line="240" w:lineRule="auto"/>
              <w:ind w:firstLineChars="0" w:firstLine="0"/>
              <w:rPr>
                <w:sz w:val="21"/>
                <w:szCs w:val="21"/>
              </w:rPr>
            </w:pPr>
            <w:r w:rsidRPr="00A21BA1">
              <w:rPr>
                <w:sz w:val="21"/>
                <w:szCs w:val="21"/>
              </w:rPr>
              <w:t>DOMAIN</w:t>
            </w:r>
          </w:p>
        </w:tc>
        <w:tc>
          <w:tcPr>
            <w:tcW w:w="2172" w:type="dxa"/>
          </w:tcPr>
          <w:p w14:paraId="4179402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业务场景</w:t>
            </w:r>
          </w:p>
        </w:tc>
        <w:tc>
          <w:tcPr>
            <w:tcW w:w="2174" w:type="dxa"/>
          </w:tcPr>
          <w:p w14:paraId="639F8C0F"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7ACCFE80"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5A0BF23" w14:textId="77777777" w:rsidTr="002E22A6">
        <w:tc>
          <w:tcPr>
            <w:tcW w:w="2211" w:type="dxa"/>
          </w:tcPr>
          <w:p w14:paraId="01E3A69B" w14:textId="77777777" w:rsidR="001A1E17" w:rsidRPr="00A21BA1" w:rsidRDefault="001A1E17" w:rsidP="00D73FCE">
            <w:pPr>
              <w:pStyle w:val="a8"/>
              <w:spacing w:line="240" w:lineRule="auto"/>
              <w:ind w:firstLineChars="0" w:firstLine="0"/>
              <w:rPr>
                <w:sz w:val="21"/>
                <w:szCs w:val="21"/>
              </w:rPr>
            </w:pPr>
            <w:r w:rsidRPr="00A21BA1">
              <w:rPr>
                <w:sz w:val="21"/>
                <w:szCs w:val="21"/>
              </w:rPr>
              <w:t>INTENT</w:t>
            </w:r>
          </w:p>
        </w:tc>
        <w:tc>
          <w:tcPr>
            <w:tcW w:w="2172" w:type="dxa"/>
          </w:tcPr>
          <w:p w14:paraId="157B3ED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意图</w:t>
            </w:r>
          </w:p>
        </w:tc>
        <w:tc>
          <w:tcPr>
            <w:tcW w:w="2174" w:type="dxa"/>
          </w:tcPr>
          <w:p w14:paraId="34273A64"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5FF7EF3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0BA412D7" w14:textId="77777777" w:rsidTr="002E22A6">
        <w:tc>
          <w:tcPr>
            <w:tcW w:w="2211" w:type="dxa"/>
          </w:tcPr>
          <w:p w14:paraId="42D1775C" w14:textId="77777777" w:rsidR="001A1E17" w:rsidRPr="00A21BA1" w:rsidRDefault="001A1E17" w:rsidP="00D73FCE">
            <w:pPr>
              <w:pStyle w:val="a8"/>
              <w:spacing w:line="240" w:lineRule="auto"/>
              <w:ind w:firstLineChars="0" w:firstLine="0"/>
              <w:rPr>
                <w:sz w:val="21"/>
                <w:szCs w:val="21"/>
              </w:rPr>
            </w:pPr>
            <w:r w:rsidRPr="00A21BA1">
              <w:rPr>
                <w:sz w:val="21"/>
                <w:szCs w:val="21"/>
              </w:rPr>
              <w:t>SENTENCE_EXPANSION</w:t>
            </w:r>
          </w:p>
        </w:tc>
        <w:tc>
          <w:tcPr>
            <w:tcW w:w="2172" w:type="dxa"/>
          </w:tcPr>
          <w:p w14:paraId="78DCCF7F"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扩充句</w:t>
            </w:r>
          </w:p>
        </w:tc>
        <w:tc>
          <w:tcPr>
            <w:tcW w:w="2174" w:type="dxa"/>
          </w:tcPr>
          <w:p w14:paraId="4A113B7D"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12240A19"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6A5DFE8A" w14:textId="77777777" w:rsidTr="002E22A6">
        <w:tc>
          <w:tcPr>
            <w:tcW w:w="2211" w:type="dxa"/>
          </w:tcPr>
          <w:p w14:paraId="30736699"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w:t>
            </w:r>
          </w:p>
        </w:tc>
        <w:tc>
          <w:tcPr>
            <w:tcW w:w="2172" w:type="dxa"/>
          </w:tcPr>
          <w:p w14:paraId="5633C0A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问题模板</w:t>
            </w:r>
          </w:p>
        </w:tc>
        <w:tc>
          <w:tcPr>
            <w:tcW w:w="2174" w:type="dxa"/>
          </w:tcPr>
          <w:p w14:paraId="1A7325BB"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7B46F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ABE776C" w14:textId="77777777" w:rsidTr="002E22A6">
        <w:tc>
          <w:tcPr>
            <w:tcW w:w="2211" w:type="dxa"/>
          </w:tcPr>
          <w:p w14:paraId="32FAF6A9" w14:textId="77777777" w:rsidR="001A1E17" w:rsidRPr="00A21BA1" w:rsidRDefault="001A1E17" w:rsidP="00D73FCE">
            <w:pPr>
              <w:pStyle w:val="a8"/>
              <w:spacing w:line="240" w:lineRule="auto"/>
              <w:ind w:firstLineChars="0" w:firstLine="0"/>
              <w:rPr>
                <w:sz w:val="21"/>
                <w:szCs w:val="21"/>
              </w:rPr>
            </w:pPr>
            <w:r w:rsidRPr="00A21BA1">
              <w:rPr>
                <w:sz w:val="21"/>
                <w:szCs w:val="21"/>
              </w:rPr>
              <w:t>TEMPLATE</w:t>
            </w:r>
          </w:p>
        </w:tc>
        <w:tc>
          <w:tcPr>
            <w:tcW w:w="2172" w:type="dxa"/>
          </w:tcPr>
          <w:p w14:paraId="60D574E7"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模板标识</w:t>
            </w:r>
          </w:p>
        </w:tc>
        <w:tc>
          <w:tcPr>
            <w:tcW w:w="2174" w:type="dxa"/>
          </w:tcPr>
          <w:p w14:paraId="77F2B501"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3516E791"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19F0B851" w14:textId="77777777" w:rsidTr="002E22A6">
        <w:tc>
          <w:tcPr>
            <w:tcW w:w="2211" w:type="dxa"/>
          </w:tcPr>
          <w:p w14:paraId="07F84A99" w14:textId="77777777" w:rsidR="001A1E17" w:rsidRPr="00A21BA1" w:rsidRDefault="001A1E17" w:rsidP="00D73FCE">
            <w:pPr>
              <w:pStyle w:val="a8"/>
              <w:spacing w:line="240" w:lineRule="auto"/>
              <w:ind w:firstLineChars="0" w:firstLine="0"/>
              <w:rPr>
                <w:sz w:val="21"/>
                <w:szCs w:val="21"/>
              </w:rPr>
            </w:pPr>
            <w:r w:rsidRPr="00A21BA1">
              <w:rPr>
                <w:sz w:val="21"/>
                <w:szCs w:val="21"/>
              </w:rPr>
              <w:t>SAMPLE_NUMBER</w:t>
            </w:r>
          </w:p>
        </w:tc>
        <w:tc>
          <w:tcPr>
            <w:tcW w:w="2172" w:type="dxa"/>
          </w:tcPr>
          <w:p w14:paraId="5B52735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样本数量</w:t>
            </w:r>
          </w:p>
        </w:tc>
        <w:tc>
          <w:tcPr>
            <w:tcW w:w="2174" w:type="dxa"/>
          </w:tcPr>
          <w:p w14:paraId="051F034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Pr>
          <w:p w14:paraId="11CDA99D"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608665B3" w14:textId="77777777" w:rsidTr="002E22A6">
        <w:tc>
          <w:tcPr>
            <w:tcW w:w="2211" w:type="dxa"/>
            <w:tcBorders>
              <w:bottom w:val="single" w:sz="12" w:space="0" w:color="auto"/>
            </w:tcBorders>
          </w:tcPr>
          <w:p w14:paraId="42DBAB74" w14:textId="77777777" w:rsidR="001A1E17" w:rsidRPr="00A21BA1" w:rsidRDefault="001A1E17" w:rsidP="00D73FCE">
            <w:pPr>
              <w:pStyle w:val="a8"/>
              <w:spacing w:line="240" w:lineRule="auto"/>
              <w:ind w:firstLineChars="0" w:firstLine="0"/>
              <w:rPr>
                <w:sz w:val="21"/>
                <w:szCs w:val="21"/>
              </w:rPr>
            </w:pPr>
            <w:r w:rsidRPr="00A21BA1">
              <w:rPr>
                <w:sz w:val="21"/>
                <w:szCs w:val="21"/>
              </w:rPr>
              <w:t>REPLACE_VALUE</w:t>
            </w:r>
          </w:p>
        </w:tc>
        <w:tc>
          <w:tcPr>
            <w:tcW w:w="2172" w:type="dxa"/>
            <w:tcBorders>
              <w:bottom w:val="single" w:sz="12" w:space="0" w:color="auto"/>
            </w:tcBorders>
          </w:tcPr>
          <w:p w14:paraId="004D6B8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可替换值</w:t>
            </w:r>
          </w:p>
        </w:tc>
        <w:tc>
          <w:tcPr>
            <w:tcW w:w="2174" w:type="dxa"/>
            <w:tcBorders>
              <w:bottom w:val="single" w:sz="12" w:space="0" w:color="auto"/>
            </w:tcBorders>
          </w:tcPr>
          <w:p w14:paraId="35236447"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Borders>
              <w:bottom w:val="single" w:sz="12" w:space="0" w:color="auto"/>
            </w:tcBorders>
          </w:tcPr>
          <w:p w14:paraId="29CAB4C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1000</w:t>
            </w:r>
          </w:p>
        </w:tc>
      </w:tr>
    </w:tbl>
    <w:p w14:paraId="3A7AB0B5" w14:textId="0B4B3ECA" w:rsidR="006149B9" w:rsidRPr="006149B9" w:rsidRDefault="001A1E17" w:rsidP="006149B9">
      <w:pPr>
        <w:pStyle w:val="3"/>
      </w:pPr>
      <w:bookmarkStart w:id="127" w:name="_Toc190176098"/>
      <w:bookmarkStart w:id="128" w:name="_Toc194845672"/>
      <w:commentRangeStart w:id="40"/>
      <w:r w:rsidRPr="009E208A">
        <w:rPr>
          <w:rFonts w:hint="eastAsia"/>
        </w:rPr>
        <w:t>5.2.1</w:t>
      </w:r>
      <w:r w:rsidRPr="009E208A">
        <w:rPr>
          <w:rFonts w:hint="eastAsia"/>
        </w:rPr>
        <w:t>优化样本标注规则模块</w:t>
      </w:r>
      <w:commentRangeEnd w:id="40"/>
      <w:r>
        <w:rPr>
          <w:rStyle w:val="CommentReference"/>
        </w:rPr>
        <w:commentReference w:id="40"/>
      </w:r>
      <w:bookmarkEnd w:id="127"/>
      <w:bookmarkEnd w:id="128"/>
    </w:p>
    <w:p w14:paraId="0FD9E3D4" w14:textId="2A6D00AB" w:rsidR="001A1E17" w:rsidRPr="006149B9" w:rsidRDefault="006149B9" w:rsidP="001A1E17">
      <w:pPr>
        <w:ind w:firstLine="480"/>
        <w:rPr>
          <w:color w:val="000000" w:themeColor="text1"/>
        </w:rPr>
      </w:pPr>
      <w:r w:rsidRPr="006149B9">
        <w:rPr>
          <w:rFonts w:hint="eastAsia"/>
          <w:color w:val="000000" w:themeColor="text1"/>
        </w:rPr>
        <w:t>在语义槽位映射过程中，</w:t>
      </w:r>
      <w:proofErr w:type="gramStart"/>
      <w:r w:rsidRPr="006149B9">
        <w:rPr>
          <w:rFonts w:hint="eastAsia"/>
          <w:color w:val="000000" w:themeColor="text1"/>
        </w:rPr>
        <w:t>当相同</w:t>
      </w:r>
      <w:proofErr w:type="gramEnd"/>
      <w:r w:rsidRPr="006149B9">
        <w:rPr>
          <w:rFonts w:hint="eastAsia"/>
          <w:color w:val="000000" w:themeColor="text1"/>
        </w:rPr>
        <w:t>文本内容被映射至不同语义槽位时，模型易出现特征混淆问题，进而导致训练准确率显著下降。针对标注过程中的标准不一致问题，本研究建立了统一的语义标注规范，通过依据模型的识别效果和深入分</w:t>
      </w:r>
      <w:r w:rsidRPr="006149B9">
        <w:rPr>
          <w:rFonts w:hint="eastAsia"/>
          <w:color w:val="000000" w:themeColor="text1"/>
        </w:rPr>
        <w:lastRenderedPageBreak/>
        <w:t>析错误成因，并针对性地修改样本标注规则，可以有效提升标注结果的可靠性与可复用性。例如</w:t>
      </w:r>
      <w:r w:rsidRPr="006149B9">
        <w:rPr>
          <w:rFonts w:hint="eastAsia"/>
          <w:color w:val="000000" w:themeColor="text1"/>
        </w:rPr>
        <w:t>[line]</w:t>
      </w:r>
      <w:r w:rsidRPr="006149B9">
        <w:rPr>
          <w:rFonts w:hint="eastAsia"/>
          <w:color w:val="000000" w:themeColor="text1"/>
        </w:rPr>
        <w:t>槽</w:t>
      </w:r>
      <w:proofErr w:type="gramStart"/>
      <w:r w:rsidRPr="006149B9">
        <w:rPr>
          <w:rFonts w:hint="eastAsia"/>
          <w:color w:val="000000" w:themeColor="text1"/>
        </w:rPr>
        <w:t>的槽值一般</w:t>
      </w:r>
      <w:proofErr w:type="gramEnd"/>
      <w:r w:rsidRPr="006149B9">
        <w:rPr>
          <w:rFonts w:hint="eastAsia"/>
          <w:color w:val="000000" w:themeColor="text1"/>
        </w:rPr>
        <w:t>由电压等级和线路名称构成，其中电压等级已被定义为</w:t>
      </w:r>
      <w:r w:rsidRPr="006149B9">
        <w:rPr>
          <w:rFonts w:hint="eastAsia"/>
          <w:color w:val="000000" w:themeColor="text1"/>
        </w:rPr>
        <w:t>[</w:t>
      </w:r>
      <w:proofErr w:type="spellStart"/>
      <w:r w:rsidRPr="006149B9">
        <w:rPr>
          <w:rFonts w:hint="eastAsia"/>
          <w:color w:val="000000" w:themeColor="text1"/>
        </w:rPr>
        <w:t>voltType</w:t>
      </w:r>
      <w:proofErr w:type="spellEnd"/>
      <w:r w:rsidRPr="006149B9">
        <w:rPr>
          <w:rFonts w:hint="eastAsia"/>
          <w:color w:val="000000" w:themeColor="text1"/>
        </w:rPr>
        <w:t>]</w:t>
      </w:r>
      <w:r w:rsidRPr="006149B9">
        <w:rPr>
          <w:rFonts w:hint="eastAsia"/>
          <w:color w:val="000000" w:themeColor="text1"/>
        </w:rPr>
        <w:t>槽，因此在定义</w:t>
      </w:r>
      <w:r w:rsidRPr="006149B9">
        <w:rPr>
          <w:rFonts w:hint="eastAsia"/>
          <w:color w:val="000000" w:themeColor="text1"/>
        </w:rPr>
        <w:t>[line]</w:t>
      </w:r>
      <w:r w:rsidRPr="006149B9">
        <w:rPr>
          <w:rFonts w:hint="eastAsia"/>
          <w:color w:val="000000" w:themeColor="text1"/>
        </w:rPr>
        <w:t>标注规则时，将电压等级和线路名称分别进行定义，实现语义要素的精准分离。以营销专业为例，模型实施统一的槽位标准化策略后，识别准确率由</w:t>
      </w:r>
      <w:r w:rsidRPr="006149B9">
        <w:rPr>
          <w:rFonts w:hint="eastAsia"/>
          <w:color w:val="000000" w:themeColor="text1"/>
        </w:rPr>
        <w:t>89.6%</w:t>
      </w:r>
      <w:r w:rsidRPr="006149B9">
        <w:rPr>
          <w:rFonts w:hint="eastAsia"/>
          <w:color w:val="000000" w:themeColor="text1"/>
        </w:rPr>
        <w:t>提升至</w:t>
      </w:r>
      <w:r w:rsidRPr="006149B9">
        <w:rPr>
          <w:rFonts w:hint="eastAsia"/>
          <w:color w:val="000000" w:themeColor="text1"/>
        </w:rPr>
        <w:t>93.7%</w:t>
      </w:r>
      <w:r w:rsidRPr="006149B9">
        <w:rPr>
          <w:rFonts w:hint="eastAsia"/>
          <w:color w:val="000000" w:themeColor="text1"/>
        </w:rPr>
        <w:t>。</w:t>
      </w:r>
    </w:p>
    <w:p w14:paraId="3505E7DA" w14:textId="77777777" w:rsidR="001A1E17" w:rsidRDefault="001A1E17" w:rsidP="001A1E17">
      <w:pPr>
        <w:pStyle w:val="3"/>
      </w:pPr>
      <w:bookmarkStart w:id="129" w:name="_Toc190176099"/>
      <w:bookmarkStart w:id="130" w:name="_Toc194845673"/>
      <w:commentRangeStart w:id="41"/>
      <w:r w:rsidRPr="007A511D">
        <w:rPr>
          <w:rFonts w:hint="eastAsia"/>
        </w:rPr>
        <w:t>5.2.2</w:t>
      </w:r>
      <w:r w:rsidRPr="007A511D">
        <w:rPr>
          <w:rFonts w:hint="eastAsia"/>
        </w:rPr>
        <w:t>问题模板展示模块</w:t>
      </w:r>
      <w:commentRangeEnd w:id="41"/>
      <w:r>
        <w:rPr>
          <w:rStyle w:val="CommentReference"/>
        </w:rPr>
        <w:commentReference w:id="41"/>
      </w:r>
      <w:bookmarkEnd w:id="129"/>
      <w:bookmarkEnd w:id="130"/>
    </w:p>
    <w:p w14:paraId="3E9C53A3" w14:textId="77777777" w:rsidR="001A1E17" w:rsidRPr="006E5D37" w:rsidRDefault="001A1E17" w:rsidP="001A1E17">
      <w:pPr>
        <w:ind w:firstLine="480"/>
        <w:rPr>
          <w:color w:val="000000" w:themeColor="text1"/>
        </w:rPr>
      </w:pPr>
      <w:r w:rsidRPr="0071796B">
        <w:rPr>
          <w:rFonts w:hint="eastAsia"/>
          <w:color w:val="000000" w:themeColor="text1"/>
        </w:rPr>
        <w:t>问题模板可视化模块基于</w:t>
      </w:r>
      <w:r w:rsidRPr="0071796B">
        <w:rPr>
          <w:rFonts w:hint="eastAsia"/>
          <w:color w:val="000000" w:themeColor="text1"/>
        </w:rPr>
        <w:t>Bootstrap</w:t>
      </w:r>
      <w:r w:rsidRPr="0071796B">
        <w:rPr>
          <w:rFonts w:hint="eastAsia"/>
          <w:color w:val="000000" w:themeColor="text1"/>
        </w:rPr>
        <w:t>框架结合</w:t>
      </w:r>
      <w:r w:rsidRPr="0071796B">
        <w:rPr>
          <w:rFonts w:hint="eastAsia"/>
          <w:color w:val="000000" w:themeColor="text1"/>
        </w:rPr>
        <w:t>HTML/CSS</w:t>
      </w:r>
      <w:r w:rsidRPr="0071796B">
        <w:rPr>
          <w:rFonts w:hint="eastAsia"/>
          <w:color w:val="000000" w:themeColor="text1"/>
        </w:rPr>
        <w:t>技术构建</w:t>
      </w:r>
      <w:r w:rsidRPr="0071796B">
        <w:rPr>
          <w:rFonts w:hint="eastAsia"/>
          <w:color w:val="000000" w:themeColor="text1"/>
        </w:rPr>
        <w:t>Web</w:t>
      </w:r>
      <w:r w:rsidRPr="0071796B">
        <w:rPr>
          <w:rFonts w:hint="eastAsia"/>
          <w:color w:val="000000" w:themeColor="text1"/>
        </w:rPr>
        <w:t>端交互界面，实现数据库模板数据的动态渲染与可视化呈现。如图</w:t>
      </w:r>
      <w:r w:rsidRPr="0071796B">
        <w:rPr>
          <w:rFonts w:hint="eastAsia"/>
          <w:color w:val="000000" w:themeColor="text1"/>
        </w:rPr>
        <w:t>5-3</w:t>
      </w:r>
      <w:r w:rsidRPr="0071796B">
        <w:rPr>
          <w:rFonts w:hint="eastAsia"/>
          <w:color w:val="000000" w:themeColor="text1"/>
        </w:rPr>
        <w:t>所示，系统采用表单化与表格化结构对问题模板元数据进行多维展示，包括专业属性、业务场景、意图、问题模版、可替换值等核心字段。通过响应式布局设计与组件</w:t>
      </w:r>
      <w:proofErr w:type="gramStart"/>
      <w:r w:rsidRPr="0071796B">
        <w:rPr>
          <w:rFonts w:hint="eastAsia"/>
          <w:color w:val="000000" w:themeColor="text1"/>
        </w:rPr>
        <w:t>化开发</w:t>
      </w:r>
      <w:proofErr w:type="gramEnd"/>
      <w:r w:rsidRPr="0071796B">
        <w:rPr>
          <w:rFonts w:hint="eastAsia"/>
          <w:color w:val="000000" w:themeColor="text1"/>
        </w:rPr>
        <w:t>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14:textId="77777777" w:rsidR="001A1E17" w:rsidRDefault="001A1E17" w:rsidP="00951645">
      <w:pPr>
        <w:pStyle w:val="a8"/>
        <w:spacing w:line="240" w:lineRule="auto"/>
        <w:ind w:firstLineChars="0" w:firstLine="0"/>
        <w:jc w:val="center"/>
      </w:pPr>
      <w:r w:rsidRPr="00D64F71">
        <w:rPr>
          <w:rFonts w:ascii="宋体" w:hAnsi="宋体"/>
          <w:noProof/>
          <w:kern w:val="0"/>
        </w:rPr>
        <w:drawing>
          <wp:inline distT="0" distB="0" distL="114300" distR="114300" wp14:anchorId="766502BC" wp14:editId="56EF49A5">
            <wp:extent cx="5271135" cy="1902798"/>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rotWithShape="1">
                    <a:blip r:embed="rId70"/>
                    <a:srcRect b="7084"/>
                    <a:stretch/>
                  </pic:blipFill>
                  <pic:spPr bwMode="auto">
                    <a:xfrm>
                      <a:off x="0" y="0"/>
                      <a:ext cx="5271135" cy="1902798"/>
                    </a:xfrm>
                    <a:prstGeom prst="rect">
                      <a:avLst/>
                    </a:prstGeom>
                    <a:noFill/>
                    <a:ln>
                      <a:noFill/>
                    </a:ln>
                    <a:extLst>
                      <a:ext uri="{53640926-AAD7-44D8-BBD7-CCE9431645EC}">
                        <a14:shadowObscured xmlns:a14="http://schemas.microsoft.com/office/drawing/2010/main"/>
                      </a:ext>
                    </a:extLst>
                  </pic:spPr>
                </pic:pic>
              </a:graphicData>
            </a:graphic>
          </wp:inline>
        </w:drawing>
      </w:r>
    </w:p>
    <w:p w14:paraId="7ED76460" w14:textId="615EC4F8" w:rsidR="001A1E17" w:rsidRDefault="00440686" w:rsidP="00951645">
      <w:pPr>
        <w:pStyle w:val="afb"/>
        <w:ind w:firstLineChars="0" w:firstLine="0"/>
      </w:pPr>
      <w:bookmarkStart w:id="131" w:name="_Toc19513610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1A1E17" w:rsidRPr="00C94A36">
        <w:rPr>
          <w:rFonts w:hint="eastAsia"/>
        </w:rPr>
        <w:t>问题模板管理页面</w:t>
      </w:r>
      <w:bookmarkEnd w:id="131"/>
    </w:p>
    <w:p w14:paraId="2832B6EE" w14:textId="678DA856" w:rsidR="001A1E17" w:rsidRPr="00900661" w:rsidRDefault="003E6F0E" w:rsidP="00951645">
      <w:pPr>
        <w:pStyle w:val="afb"/>
        <w:ind w:firstLineChars="0" w:firstLine="0"/>
      </w:pPr>
      <w:r>
        <w:t xml:space="preserve">Fig </w:t>
      </w:r>
      <w:r w:rsidR="00633483">
        <w:rPr>
          <w:rFonts w:hint="eastAsia"/>
        </w:rPr>
        <w:t>5</w:t>
      </w:r>
      <w:r>
        <w:noBreakHyphen/>
      </w:r>
      <w:fldSimple w:instr=" SEQ Fig \* ARABIC \s 1 ">
        <w:r w:rsidR="00363B00">
          <w:rPr>
            <w:noProof/>
          </w:rPr>
          <w:t>3</w:t>
        </w:r>
      </w:fldSimple>
      <w:r w:rsidR="001A1E17">
        <w:rPr>
          <w:rFonts w:hint="eastAsia"/>
        </w:rPr>
        <w:t xml:space="preserve"> The page of p</w:t>
      </w:r>
      <w:r w:rsidR="001A1E17" w:rsidRPr="00C229B9">
        <w:t xml:space="preserve">roblem </w:t>
      </w:r>
      <w:r w:rsidR="001A1E17">
        <w:rPr>
          <w:rFonts w:hint="eastAsia"/>
        </w:rPr>
        <w:t>t</w:t>
      </w:r>
      <w:r w:rsidR="001A1E17" w:rsidRPr="00C229B9">
        <w:t xml:space="preserve">emplate </w:t>
      </w:r>
      <w:r w:rsidR="001A1E17">
        <w:rPr>
          <w:rFonts w:hint="eastAsia"/>
        </w:rPr>
        <w:t>m</w:t>
      </w:r>
      <w:r w:rsidR="001A1E17" w:rsidRPr="00C229B9">
        <w:t xml:space="preserve">anagement </w:t>
      </w:r>
    </w:p>
    <w:p w14:paraId="3CA08C46" w14:textId="1F1DC232" w:rsidR="001A1E17" w:rsidRPr="000D7D22" w:rsidRDefault="001A1E17" w:rsidP="001A1E17">
      <w:pPr>
        <w:pStyle w:val="3"/>
      </w:pPr>
      <w:bookmarkStart w:id="132" w:name="_Toc190176100"/>
      <w:bookmarkStart w:id="133" w:name="_Toc194845674"/>
      <w:commentRangeStart w:id="42"/>
      <w:r w:rsidRPr="00357107">
        <w:rPr>
          <w:rFonts w:hint="eastAsia"/>
        </w:rPr>
        <w:t>5.2.</w:t>
      </w:r>
      <w:r w:rsidRPr="00516726">
        <w:rPr>
          <w:rFonts w:hint="eastAsia"/>
          <w:color w:val="000000" w:themeColor="text1"/>
        </w:rPr>
        <w:t>3</w:t>
      </w:r>
      <w:bookmarkEnd w:id="132"/>
      <w:r w:rsidR="000907B0">
        <w:rPr>
          <w:rFonts w:hint="eastAsia"/>
          <w:color w:val="000000" w:themeColor="text1"/>
        </w:rPr>
        <w:t xml:space="preserve"> </w:t>
      </w:r>
      <w:r w:rsidRPr="00516726">
        <w:rPr>
          <w:color w:val="000000" w:themeColor="text1"/>
        </w:rPr>
        <w:t>Bad-Case</w:t>
      </w:r>
      <w:r w:rsidRPr="00516726">
        <w:rPr>
          <w:rFonts w:hint="eastAsia"/>
          <w:color w:val="000000" w:themeColor="text1"/>
        </w:rPr>
        <w:t>集成</w:t>
      </w:r>
      <w:r w:rsidRPr="00516726">
        <w:rPr>
          <w:color w:val="000000" w:themeColor="text1"/>
        </w:rPr>
        <w:t>模块</w:t>
      </w:r>
      <w:commentRangeEnd w:id="42"/>
      <w:r>
        <w:rPr>
          <w:rStyle w:val="CommentReference"/>
        </w:rPr>
        <w:commentReference w:id="42"/>
      </w:r>
      <w:bookmarkEnd w:id="133"/>
    </w:p>
    <w:p w14:paraId="76321BAA" w14:textId="77777777" w:rsidR="001A1E17" w:rsidRDefault="001A1E17" w:rsidP="001A1E17">
      <w:pPr>
        <w:ind w:firstLine="480"/>
      </w:pPr>
      <w:r w:rsidRPr="009767BF">
        <w:rPr>
          <w:rFonts w:hint="eastAsia"/>
          <w:color w:val="000000" w:themeColor="text1"/>
        </w:rPr>
        <w:t>Bad-Case</w:t>
      </w:r>
      <w:r w:rsidRPr="009767BF">
        <w:rPr>
          <w:rFonts w:hint="eastAsia"/>
          <w:color w:val="000000" w:themeColor="text1"/>
        </w:rPr>
        <w:t>集成模块用来实现将定期收集到的用户查询失败的案例，以扩充句的形式批量添加至问题模板，并存储到</w:t>
      </w:r>
      <w:r w:rsidRPr="009767BF">
        <w:rPr>
          <w:rFonts w:hint="eastAsia"/>
          <w:color w:val="000000" w:themeColor="text1"/>
        </w:rPr>
        <w:t>MySQL</w:t>
      </w:r>
      <w:r w:rsidRPr="009767BF">
        <w:rPr>
          <w:rFonts w:hint="eastAsia"/>
          <w:color w:val="000000" w:themeColor="text1"/>
        </w:rPr>
        <w:t>数据库。</w:t>
      </w:r>
      <w:r>
        <w:rPr>
          <w:rFonts w:hint="eastAsia"/>
        </w:rPr>
        <w:t>时序图如下图</w:t>
      </w:r>
      <w:r>
        <w:rPr>
          <w:rFonts w:hint="eastAsia"/>
        </w:rPr>
        <w:t>5-4</w:t>
      </w:r>
      <w:r>
        <w:rPr>
          <w:rFonts w:hint="eastAsia"/>
        </w:rPr>
        <w:t>所示。</w:t>
      </w:r>
    </w:p>
    <w:p w14:paraId="7B5C3879" w14:textId="17135B74" w:rsidR="001A1E17" w:rsidRDefault="001A1E17" w:rsidP="001A1E17">
      <w:pPr>
        <w:pStyle w:val="a8"/>
        <w:spacing w:line="360" w:lineRule="auto"/>
      </w:pPr>
      <w:r>
        <w:rPr>
          <w:rFonts w:hint="eastAsia"/>
        </w:rPr>
        <w:t>当触发“导入”操作时，</w:t>
      </w:r>
      <w:r w:rsidRPr="00F84362">
        <w:rPr>
          <w:rFonts w:hint="eastAsia"/>
        </w:rPr>
        <w:t>选择所需导入的特定格式</w:t>
      </w:r>
      <w:r w:rsidRPr="00F84362">
        <w:rPr>
          <w:rFonts w:hint="eastAsia"/>
        </w:rPr>
        <w:t>(.txt)</w:t>
      </w:r>
      <w:r w:rsidRPr="00F84362">
        <w:rPr>
          <w:rFonts w:hint="eastAsia"/>
        </w:rPr>
        <w:t>文件。系统将遍历文件</w:t>
      </w:r>
      <w:r w:rsidRPr="00F84362">
        <w:rPr>
          <w:rFonts w:hint="eastAsia"/>
        </w:rPr>
        <w:lastRenderedPageBreak/>
        <w:t>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w:t>
      </w:r>
      <w:r w:rsidRPr="00F84362">
        <w:rPr>
          <w:rFonts w:hint="eastAsia"/>
        </w:rPr>
        <w:t xml:space="preserve"> </w:t>
      </w:r>
      <w:r w:rsidRPr="00F84362">
        <w:rPr>
          <w:rFonts w:hint="eastAsia"/>
        </w:rPr>
        <w:t>“导入失败”</w:t>
      </w:r>
      <w:r w:rsidRPr="00F84362">
        <w:rPr>
          <w:rFonts w:hint="eastAsia"/>
        </w:rPr>
        <w:t xml:space="preserve"> </w:t>
      </w:r>
      <w:r w:rsidRPr="00F84362">
        <w:rPr>
          <w:rFonts w:hint="eastAsia"/>
        </w:rPr>
        <w:t>提示框，用户可检查并修改文件后重新选择文件导入，再次尝试将</w:t>
      </w:r>
      <w:r>
        <w:rPr>
          <w:rFonts w:hint="eastAsia"/>
        </w:rPr>
        <w:t>问题模板</w:t>
      </w:r>
      <w:r w:rsidRPr="00F84362">
        <w:rPr>
          <w:rFonts w:hint="eastAsia"/>
        </w:rPr>
        <w:t>加入对应数据表，系统会返回导入结果并弹出相应提示框。若导入成功，系统获取数据库导入成功信息，弹出“导入成功”提示框，并重新获取对应条件的全部测试样本，刷新页面。</w:t>
      </w:r>
    </w:p>
    <w:p w14:paraId="1BEF7391" w14:textId="77777777" w:rsidR="001A1E17" w:rsidRDefault="001A1E17" w:rsidP="00951645">
      <w:pPr>
        <w:spacing w:line="240" w:lineRule="auto"/>
        <w:ind w:firstLineChars="0" w:firstLine="0"/>
        <w:jc w:val="center"/>
        <w:rPr>
          <w:b/>
          <w:bCs/>
          <w:color w:val="FF0000"/>
        </w:rPr>
      </w:pPr>
      <w:r>
        <w:rPr>
          <w:noProof/>
        </w:rPr>
        <w:drawing>
          <wp:inline distT="0" distB="0" distL="0" distR="0" wp14:anchorId="1A3A9BB3" wp14:editId="64AFF126">
            <wp:extent cx="4689771" cy="4310062"/>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pic:nvPicPr>
                  <pic:blipFill rotWithShape="1">
                    <a:blip r:embed="rId71"/>
                    <a:srcRect t="1190" b="1853"/>
                    <a:stretch/>
                  </pic:blipFill>
                  <pic:spPr bwMode="auto">
                    <a:xfrm>
                      <a:off x="0" y="0"/>
                      <a:ext cx="4743339" cy="4359293"/>
                    </a:xfrm>
                    <a:prstGeom prst="rect">
                      <a:avLst/>
                    </a:prstGeom>
                    <a:ln>
                      <a:noFill/>
                    </a:ln>
                    <a:extLst>
                      <a:ext uri="{53640926-AAD7-44D8-BBD7-CCE9431645EC}">
                        <a14:shadowObscured xmlns:a14="http://schemas.microsoft.com/office/drawing/2010/main"/>
                      </a:ext>
                    </a:extLst>
                  </pic:spPr>
                </pic:pic>
              </a:graphicData>
            </a:graphic>
          </wp:inline>
        </w:drawing>
      </w:r>
    </w:p>
    <w:p w14:paraId="4C315406" w14:textId="5598DB76" w:rsidR="001A1E17" w:rsidRPr="00C94A36" w:rsidRDefault="00440686" w:rsidP="00951645">
      <w:pPr>
        <w:pStyle w:val="afb"/>
        <w:ind w:firstLineChars="0" w:firstLine="0"/>
      </w:pPr>
      <w:bookmarkStart w:id="134" w:name="_Toc19513610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1A1E17" w:rsidRPr="00C94A36">
        <w:rPr>
          <w:rFonts w:hint="eastAsia"/>
        </w:rPr>
        <w:t>导入</w:t>
      </w:r>
      <w:r w:rsidR="001A1E17" w:rsidRPr="00C94A36">
        <w:rPr>
          <w:rFonts w:hint="eastAsia"/>
        </w:rPr>
        <w:t>Bad-Case</w:t>
      </w:r>
      <w:r w:rsidR="001A1E17" w:rsidRPr="00C94A36">
        <w:rPr>
          <w:rFonts w:hint="eastAsia"/>
        </w:rPr>
        <w:t>模块时序图</w:t>
      </w:r>
      <w:bookmarkEnd w:id="134"/>
    </w:p>
    <w:p w14:paraId="1B71358F" w14:textId="408283BA" w:rsidR="001A1E17" w:rsidRPr="000C66DC" w:rsidRDefault="003E6F0E" w:rsidP="00951645">
      <w:pPr>
        <w:pStyle w:val="afb"/>
        <w:ind w:firstLineChars="0" w:firstLine="0"/>
      </w:pPr>
      <w:r>
        <w:t xml:space="preserve">Fig </w:t>
      </w:r>
      <w:r w:rsidR="00633483">
        <w:rPr>
          <w:rFonts w:hint="eastAsia"/>
        </w:rPr>
        <w:t>5</w:t>
      </w:r>
      <w:r w:rsidR="00363B00">
        <w:noBreakHyphen/>
      </w:r>
      <w:fldSimple w:instr=" SEQ Fig \* ARABIC \s 1 ">
        <w:r w:rsidR="00363B00">
          <w:rPr>
            <w:noProof/>
          </w:rPr>
          <w:t>4</w:t>
        </w:r>
      </w:fldSimple>
      <w:r w:rsidR="00633483">
        <w:rPr>
          <w:rFonts w:hint="eastAsia"/>
        </w:rPr>
        <w:t xml:space="preserve"> </w:t>
      </w:r>
      <w:r w:rsidR="001A1E17">
        <w:rPr>
          <w:rFonts w:hint="eastAsia"/>
        </w:rPr>
        <w:t>T</w:t>
      </w:r>
      <w:r w:rsidR="001A1E17" w:rsidRPr="00C65A93">
        <w:t>iming diagram</w:t>
      </w:r>
      <w:r w:rsidR="001A1E17">
        <w:rPr>
          <w:rFonts w:hint="eastAsia"/>
        </w:rPr>
        <w:t xml:space="preserve"> of i</w:t>
      </w:r>
      <w:r w:rsidR="001A1E17" w:rsidRPr="00C65A93">
        <w:t>mport</w:t>
      </w:r>
      <w:r w:rsidR="001A1E17">
        <w:rPr>
          <w:rFonts w:hint="eastAsia"/>
        </w:rPr>
        <w:t>ing</w:t>
      </w:r>
      <w:r w:rsidR="001A1E17" w:rsidRPr="00C65A93">
        <w:t xml:space="preserve"> Bad</w:t>
      </w:r>
      <w:r w:rsidR="001A1E17">
        <w:rPr>
          <w:rFonts w:hint="eastAsia"/>
        </w:rPr>
        <w:t>-C</w:t>
      </w:r>
      <w:r w:rsidR="001A1E17" w:rsidRPr="00C65A93">
        <w:t>ase module</w:t>
      </w:r>
    </w:p>
    <w:p w14:paraId="61207E72" w14:textId="77777777" w:rsidR="001A1E17" w:rsidRDefault="001A1E17" w:rsidP="001A1E17">
      <w:pPr>
        <w:pStyle w:val="3"/>
      </w:pPr>
      <w:bookmarkStart w:id="135" w:name="_Toc190176101"/>
      <w:bookmarkStart w:id="136" w:name="_Toc194845675"/>
      <w:commentRangeStart w:id="43"/>
      <w:r w:rsidRPr="00975B9D">
        <w:rPr>
          <w:rFonts w:hint="eastAsia"/>
        </w:rPr>
        <w:t>5.2.4</w:t>
      </w:r>
      <w:r w:rsidRPr="00975B9D">
        <w:rPr>
          <w:rFonts w:hint="eastAsia"/>
        </w:rPr>
        <w:t>问题模板交互</w:t>
      </w:r>
      <w:bookmarkEnd w:id="135"/>
      <w:r>
        <w:rPr>
          <w:rFonts w:hint="eastAsia"/>
        </w:rPr>
        <w:t>模块</w:t>
      </w:r>
      <w:commentRangeEnd w:id="43"/>
      <w:r>
        <w:rPr>
          <w:rStyle w:val="CommentReference"/>
        </w:rPr>
        <w:commentReference w:id="43"/>
      </w:r>
      <w:bookmarkEnd w:id="136"/>
    </w:p>
    <w:p w14:paraId="369FD0E7" w14:textId="77777777" w:rsidR="001A1E17" w:rsidRPr="006C430A" w:rsidRDefault="001A1E17" w:rsidP="001A1E17">
      <w:pPr>
        <w:ind w:firstLine="480"/>
        <w:rPr>
          <w:color w:val="000000" w:themeColor="text1"/>
        </w:rPr>
      </w:pPr>
      <w:r w:rsidRPr="006C430A">
        <w:rPr>
          <w:rFonts w:hint="eastAsia"/>
          <w:color w:val="000000" w:themeColor="text1"/>
        </w:rPr>
        <w:t>问题模板的交互操作主要任务是实现问题模板的可视化运维管理，其中包括新增问题模板、修改问题模板、查询问题模板和删除问题模板四个部分。问题模</w:t>
      </w:r>
      <w:proofErr w:type="gramStart"/>
      <w:r w:rsidRPr="006C430A">
        <w:rPr>
          <w:rFonts w:hint="eastAsia"/>
          <w:color w:val="000000" w:themeColor="text1"/>
        </w:rPr>
        <w:t>版操作</w:t>
      </w:r>
      <w:proofErr w:type="gramEnd"/>
      <w:r w:rsidRPr="006C430A">
        <w:rPr>
          <w:rFonts w:hint="eastAsia"/>
          <w:color w:val="000000" w:themeColor="text1"/>
        </w:rPr>
        <w:t>具体流程如图</w:t>
      </w:r>
      <w:r w:rsidRPr="006C430A">
        <w:rPr>
          <w:rFonts w:hint="eastAsia"/>
          <w:color w:val="000000" w:themeColor="text1"/>
        </w:rPr>
        <w:t xml:space="preserve"> 5-</w:t>
      </w:r>
      <w:r>
        <w:rPr>
          <w:rFonts w:hint="eastAsia"/>
          <w:color w:val="000000" w:themeColor="text1"/>
        </w:rPr>
        <w:t>5</w:t>
      </w:r>
      <w:r w:rsidRPr="006C430A">
        <w:rPr>
          <w:rFonts w:hint="eastAsia"/>
          <w:color w:val="000000" w:themeColor="text1"/>
        </w:rPr>
        <w:t xml:space="preserve"> </w:t>
      </w:r>
      <w:r w:rsidRPr="006C430A">
        <w:rPr>
          <w:rFonts w:hint="eastAsia"/>
          <w:color w:val="000000" w:themeColor="text1"/>
        </w:rPr>
        <w:t>所示。</w:t>
      </w:r>
    </w:p>
    <w:p w14:paraId="2C1E0091" w14:textId="77777777" w:rsidR="001A1E17" w:rsidRDefault="001A1E17" w:rsidP="0095164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center"/>
        <w:rPr>
          <w:b/>
          <w:bCs/>
          <w:color w:val="FF0000"/>
          <w:szCs w:val="21"/>
        </w:rPr>
      </w:pPr>
      <w:r>
        <w:rPr>
          <w:noProof/>
        </w:rPr>
        <w:lastRenderedPageBreak/>
        <w:drawing>
          <wp:inline distT="0" distB="0" distL="0" distR="0" wp14:anchorId="59C990E7" wp14:editId="1C4972C8">
            <wp:extent cx="4009280" cy="6610350"/>
            <wp:effectExtent l="0" t="0" r="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pic:nvPicPr>
                  <pic:blipFill>
                    <a:blip r:embed="rId72"/>
                    <a:stretch>
                      <a:fillRect/>
                    </a:stretch>
                  </pic:blipFill>
                  <pic:spPr>
                    <a:xfrm>
                      <a:off x="0" y="0"/>
                      <a:ext cx="4022307" cy="6631828"/>
                    </a:xfrm>
                    <a:prstGeom prst="rect">
                      <a:avLst/>
                    </a:prstGeom>
                  </pic:spPr>
                </pic:pic>
              </a:graphicData>
            </a:graphic>
          </wp:inline>
        </w:drawing>
      </w:r>
    </w:p>
    <w:p w14:paraId="16087B91" w14:textId="0E3C4D06" w:rsidR="001A1E17" w:rsidRPr="00C94A36" w:rsidRDefault="00440686" w:rsidP="00951645">
      <w:pPr>
        <w:pStyle w:val="afb"/>
        <w:ind w:firstLineChars="0" w:firstLine="0"/>
      </w:pPr>
      <w:bookmarkStart w:id="137" w:name="_Toc19513610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1A1E17">
        <w:rPr>
          <w:rFonts w:hint="eastAsia"/>
        </w:rPr>
        <w:t>问题模板交互操作时序图</w:t>
      </w:r>
      <w:bookmarkEnd w:id="137"/>
    </w:p>
    <w:p w14:paraId="5E7928B0" w14:textId="29BD454F" w:rsidR="001A1E17" w:rsidRPr="00494484" w:rsidRDefault="003E6F0E" w:rsidP="00951645">
      <w:pPr>
        <w:pStyle w:val="afb"/>
        <w:ind w:firstLineChars="0" w:firstLine="0"/>
      </w:pPr>
      <w:r>
        <w:t xml:space="preserve">Fig </w:t>
      </w:r>
      <w:r w:rsidR="00633483">
        <w:rPr>
          <w:rFonts w:hint="eastAsia"/>
        </w:rPr>
        <w:t>5</w:t>
      </w:r>
      <w:r w:rsidR="00363B00">
        <w:noBreakHyphen/>
      </w:r>
      <w:fldSimple w:instr=" SEQ Fig \* ARABIC \s 1 ">
        <w:r w:rsidR="00363B00">
          <w:rPr>
            <w:noProof/>
          </w:rPr>
          <w:t>5</w:t>
        </w:r>
      </w:fldSimple>
      <w:r w:rsidR="00633483">
        <w:rPr>
          <w:rFonts w:hint="eastAsia"/>
        </w:rPr>
        <w:t xml:space="preserve"> </w:t>
      </w:r>
      <w:r w:rsidR="001A1E17">
        <w:rPr>
          <w:rFonts w:hint="eastAsia"/>
        </w:rPr>
        <w:t>Timing</w:t>
      </w:r>
      <w:r w:rsidR="001A1E17" w:rsidRPr="005D0936">
        <w:t xml:space="preserve"> diagram of interactive operation of problem template</w:t>
      </w:r>
    </w:p>
    <w:p w14:paraId="691ADEEC" w14:textId="0D77460F"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color w:val="000000" w:themeColor="text1"/>
        </w:rPr>
      </w:pPr>
      <w:r>
        <w:rPr>
          <w:color w:val="000000" w:themeColor="text1"/>
        </w:rPr>
        <w:tab/>
      </w:r>
      <w:r w:rsidRPr="00F33F3E">
        <w:rPr>
          <w:rFonts w:hint="eastAsia"/>
          <w:color w:val="000000" w:themeColor="text1"/>
        </w:rPr>
        <w:t>在执行操作层面，新增问题模板界面如图</w:t>
      </w:r>
      <w:r w:rsidRPr="00F33F3E">
        <w:rPr>
          <w:rFonts w:hint="eastAsia"/>
          <w:color w:val="000000" w:themeColor="text1"/>
        </w:rPr>
        <w:t>5-</w:t>
      </w:r>
      <w:r>
        <w:rPr>
          <w:rFonts w:hint="eastAsia"/>
          <w:color w:val="000000" w:themeColor="text1"/>
        </w:rPr>
        <w:t>6</w:t>
      </w:r>
      <w:r w:rsidRPr="00F33F3E">
        <w:rPr>
          <w:rFonts w:hint="eastAsia"/>
          <w:color w:val="000000" w:themeColor="text1"/>
        </w:rPr>
        <w:t>所示，</w:t>
      </w:r>
      <w:r w:rsidRPr="00F33F3E">
        <w:rPr>
          <w:color w:val="000000" w:themeColor="text1"/>
        </w:rPr>
        <w:t>当用户触发</w:t>
      </w:r>
      <w:r w:rsidRPr="00F33F3E">
        <w:rPr>
          <w:color w:val="000000" w:themeColor="text1"/>
        </w:rPr>
        <w:t>"</w:t>
      </w:r>
      <w:r w:rsidRPr="00F33F3E">
        <w:rPr>
          <w:color w:val="000000" w:themeColor="text1"/>
        </w:rPr>
        <w:t>新增</w:t>
      </w:r>
      <w:r>
        <w:rPr>
          <w:rFonts w:hint="eastAsia"/>
          <w:color w:val="000000" w:themeColor="text1"/>
        </w:rPr>
        <w:t>/</w:t>
      </w:r>
      <w:r>
        <w:rPr>
          <w:rFonts w:hint="eastAsia"/>
          <w:color w:val="000000" w:themeColor="text1"/>
        </w:rPr>
        <w:t>修改</w:t>
      </w:r>
      <w:r w:rsidRPr="00F33F3E">
        <w:rPr>
          <w:color w:val="000000" w:themeColor="text1"/>
        </w:rPr>
        <w:t>"</w:t>
      </w:r>
      <w:r w:rsidRPr="00F33F3E">
        <w:rPr>
          <w:color w:val="000000" w:themeColor="text1"/>
        </w:rPr>
        <w:t>操作时，系统构建包含专业、业务场景、意图等核心字段的表单界面，并实施</w:t>
      </w:r>
      <w:r w:rsidRPr="00F33F3E">
        <w:rPr>
          <w:rFonts w:hint="eastAsia"/>
          <w:color w:val="000000" w:themeColor="text1"/>
        </w:rPr>
        <w:t>责任</w:t>
      </w:r>
      <w:proofErr w:type="gramStart"/>
      <w:r w:rsidRPr="00F33F3E">
        <w:rPr>
          <w:rFonts w:hint="eastAsia"/>
          <w:color w:val="000000" w:themeColor="text1"/>
        </w:rPr>
        <w:t>链模式</w:t>
      </w:r>
      <w:proofErr w:type="gramEnd"/>
      <w:r w:rsidRPr="00F33F3E">
        <w:rPr>
          <w:rFonts w:hint="eastAsia"/>
          <w:color w:val="000000" w:themeColor="text1"/>
        </w:rPr>
        <w:t>的</w:t>
      </w:r>
      <w:r w:rsidRPr="00F33F3E">
        <w:rPr>
          <w:color w:val="000000" w:themeColor="text1"/>
        </w:rPr>
        <w:t>三级校验体系：首先进行非空校验拦截缺失必填项，其次通过组合键</w:t>
      </w:r>
      <w:r w:rsidRPr="00F33F3E">
        <w:rPr>
          <w:color w:val="000000" w:themeColor="text1"/>
        </w:rPr>
        <w:lastRenderedPageBreak/>
        <w:t>约束检测重复模板，最后采用正则表达式验证数据格式合</w:t>
      </w:r>
      <w:proofErr w:type="gramStart"/>
      <w:r w:rsidRPr="00F33F3E">
        <w:rPr>
          <w:color w:val="000000" w:themeColor="text1"/>
        </w:rPr>
        <w:t>规</w:t>
      </w:r>
      <w:proofErr w:type="gramEnd"/>
      <w:r w:rsidRPr="00F33F3E">
        <w:rPr>
          <w:color w:val="000000" w:themeColor="text1"/>
        </w:rPr>
        <w:t>性。校验通过后执行原子化数据持久化操作，并实时更新可视化展示结果。</w:t>
      </w:r>
    </w:p>
    <w:p w14:paraId="46E6EEA8" w14:textId="5E74B327" w:rsidR="001A1E17" w:rsidRPr="00C94A36" w:rsidRDefault="006F49F6" w:rsidP="00951645">
      <w:pPr>
        <w:pStyle w:val="afb"/>
        <w:ind w:firstLineChars="0" w:firstLine="0"/>
      </w:pPr>
      <w:r>
        <w:rPr>
          <w:noProof/>
        </w:rPr>
        <w:drawing>
          <wp:inline distT="0" distB="0" distL="114300" distR="114300" wp14:anchorId="3E09D4F5" wp14:editId="1A3B832A">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3"/>
                    <a:stretch>
                      <a:fillRect/>
                    </a:stretch>
                  </pic:blipFill>
                  <pic:spPr>
                    <a:xfrm>
                      <a:off x="0" y="0"/>
                      <a:ext cx="5361305" cy="2533015"/>
                    </a:xfrm>
                    <a:prstGeom prst="rect">
                      <a:avLst/>
                    </a:prstGeom>
                    <a:noFill/>
                    <a:ln>
                      <a:noFill/>
                    </a:ln>
                  </pic:spPr>
                </pic:pic>
              </a:graphicData>
            </a:graphic>
          </wp:inline>
        </w:drawing>
      </w:r>
    </w:p>
    <w:p w14:paraId="245E8497" w14:textId="1DC4B096" w:rsidR="001A1E17" w:rsidRPr="00C94A36" w:rsidRDefault="00440686" w:rsidP="00951645">
      <w:pPr>
        <w:pStyle w:val="afb"/>
        <w:ind w:firstLineChars="0" w:firstLine="0"/>
      </w:pPr>
      <w:bookmarkStart w:id="138" w:name="_Toc19513610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1A1E17">
        <w:rPr>
          <w:rFonts w:hint="eastAsia"/>
        </w:rPr>
        <w:t>新增问题模板页面</w:t>
      </w:r>
      <w:bookmarkEnd w:id="138"/>
    </w:p>
    <w:p w14:paraId="59115B5D" w14:textId="4CBAB1DB" w:rsidR="001A1E17" w:rsidRPr="00C57EF5" w:rsidRDefault="003E6F0E" w:rsidP="00951645">
      <w:pPr>
        <w:pStyle w:val="afb"/>
        <w:ind w:firstLineChars="0" w:firstLine="0"/>
      </w:pPr>
      <w:r>
        <w:t xml:space="preserve">Fig </w:t>
      </w:r>
      <w:r w:rsidR="00633483">
        <w:rPr>
          <w:rFonts w:hint="eastAsia"/>
        </w:rPr>
        <w:t>5</w:t>
      </w:r>
      <w:r>
        <w:noBreakHyphen/>
      </w:r>
      <w:fldSimple w:instr=" SEQ Fig \* ARABIC \s 1 ">
        <w:r w:rsidR="00363B00">
          <w:rPr>
            <w:noProof/>
          </w:rPr>
          <w:t>6</w:t>
        </w:r>
      </w:fldSimple>
      <w:r w:rsidR="00633483">
        <w:rPr>
          <w:rFonts w:hint="eastAsia"/>
        </w:rPr>
        <w:t xml:space="preserve"> </w:t>
      </w:r>
      <w:r w:rsidR="001A1E17">
        <w:rPr>
          <w:rFonts w:hint="eastAsia"/>
        </w:rPr>
        <w:t>The page of a</w:t>
      </w:r>
      <w:r w:rsidR="001A1E17" w:rsidRPr="00C57EF5">
        <w:t xml:space="preserve">dd </w:t>
      </w:r>
      <w:r w:rsidR="001A1E17">
        <w:rPr>
          <w:rFonts w:hint="eastAsia"/>
        </w:rPr>
        <w:t>q</w:t>
      </w:r>
      <w:r w:rsidR="001A1E17" w:rsidRPr="00C57EF5">
        <w:t xml:space="preserve">uestion </w:t>
      </w:r>
      <w:r w:rsidR="001A1E17">
        <w:rPr>
          <w:rFonts w:hint="eastAsia"/>
        </w:rPr>
        <w:t>t</w:t>
      </w:r>
      <w:r w:rsidR="001A1E17" w:rsidRPr="00C57EF5">
        <w:t>emplate</w:t>
      </w:r>
    </w:p>
    <w:p w14:paraId="17B6BA02" w14:textId="5557722B" w:rsidR="001A1E17" w:rsidRPr="00171EAC" w:rsidRDefault="00171EAC" w:rsidP="00171EA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szCs w:val="21"/>
        </w:rPr>
      </w:pPr>
      <w:r w:rsidRPr="00171EAC">
        <w:rPr>
          <w:rFonts w:hint="eastAsia"/>
          <w:color w:val="000000" w:themeColor="text1"/>
          <w:szCs w:val="21"/>
        </w:rPr>
        <w:t>当用户在问题模</w:t>
      </w:r>
      <w:proofErr w:type="gramStart"/>
      <w:r w:rsidRPr="00171EAC">
        <w:rPr>
          <w:rFonts w:hint="eastAsia"/>
          <w:color w:val="000000" w:themeColor="text1"/>
          <w:szCs w:val="21"/>
        </w:rPr>
        <w:t>版管理</w:t>
      </w:r>
      <w:proofErr w:type="gramEnd"/>
      <w:r w:rsidRPr="00171EAC">
        <w:rPr>
          <w:rFonts w:hint="eastAsia"/>
          <w:color w:val="000000" w:themeColor="text1"/>
          <w:szCs w:val="21"/>
        </w:rPr>
        <w:t>页面输入相应问题并发起查询请求时，系统首先</w:t>
      </w:r>
      <w:r w:rsidRPr="00171EAC">
        <w:rPr>
          <w:rFonts w:hint="eastAsia"/>
          <w:color w:val="000000" w:themeColor="text1"/>
        </w:rPr>
        <w:t>对数据表中的数据进行模糊查询，并根据匹配结果渲染“问题模板管理”页。针对模版删除的场景，</w:t>
      </w:r>
      <w:r w:rsidRPr="00171EAC">
        <w:rPr>
          <w:rFonts w:hint="eastAsia"/>
          <w:color w:val="000000" w:themeColor="text1"/>
          <w:szCs w:val="21"/>
        </w:rPr>
        <w:t>当用户</w:t>
      </w:r>
      <w:r w:rsidRPr="00171EAC">
        <w:rPr>
          <w:rFonts w:hint="eastAsia"/>
          <w:color w:val="000000" w:themeColor="text1"/>
        </w:rPr>
        <w:t>执行“删除”操作时，系统会弹出二次确认弹窗，确保用户在执行前进行了充分确认，确认删除操作后，系统会同步更新问题模版数据，并渲染删除后的问题模板列表。</w:t>
      </w:r>
    </w:p>
    <w:p w14:paraId="580AAFA6" w14:textId="77777777" w:rsidR="001A1E17" w:rsidRPr="008C4FAE" w:rsidRDefault="001A1E17" w:rsidP="001A1E17">
      <w:pPr>
        <w:pStyle w:val="2"/>
      </w:pPr>
      <w:bookmarkStart w:id="139" w:name="_Toc190176102"/>
      <w:bookmarkStart w:id="140" w:name="_Toc194845676"/>
      <w:r w:rsidRPr="008C4FAE">
        <w:rPr>
          <w:rFonts w:hint="eastAsia"/>
        </w:rPr>
        <w:t>5.3</w:t>
      </w:r>
      <w:r w:rsidRPr="008C4FAE">
        <w:rPr>
          <w:rFonts w:hint="eastAsia"/>
        </w:rPr>
        <w:t>测试样本管理</w:t>
      </w:r>
      <w:bookmarkEnd w:id="139"/>
      <w:bookmarkEnd w:id="140"/>
    </w:p>
    <w:p w14:paraId="2F33372B" w14:textId="0184397D" w:rsidR="001A1E17" w:rsidRPr="006F1651" w:rsidRDefault="006F1651" w:rsidP="00FC396F">
      <w:pPr>
        <w:ind w:firstLine="480"/>
        <w:rPr>
          <w:rFonts w:ascii="宋体" w:hAnsi="宋体"/>
          <w:color w:val="000000" w:themeColor="text1"/>
        </w:rPr>
      </w:pPr>
      <w:r w:rsidRPr="006F1651">
        <w:rPr>
          <w:rFonts w:hint="eastAsia"/>
          <w:color w:val="000000" w:themeColor="text1"/>
        </w:rPr>
        <w:t>测试样本管理模块负责测试样本的渲染、上</w:t>
      </w:r>
      <w:proofErr w:type="gramStart"/>
      <w:r w:rsidRPr="006F1651">
        <w:rPr>
          <w:rFonts w:hint="eastAsia"/>
          <w:color w:val="000000" w:themeColor="text1"/>
        </w:rPr>
        <w:t>传以及</w:t>
      </w:r>
      <w:proofErr w:type="gramEnd"/>
      <w:r w:rsidR="00576F4B">
        <w:rPr>
          <w:rFonts w:hint="eastAsia"/>
          <w:color w:val="000000" w:themeColor="text1"/>
        </w:rPr>
        <w:t>版本</w:t>
      </w:r>
      <w:r w:rsidRPr="006F1651">
        <w:rPr>
          <w:rFonts w:hint="eastAsia"/>
          <w:color w:val="000000" w:themeColor="text1"/>
        </w:rPr>
        <w:t>管理功能，该模块通过结构化数据管理机制实现测试样本的全生命周期管理。为了高效的实现数据操作，本系统</w:t>
      </w:r>
      <w:r w:rsidRPr="006F1651">
        <w:rPr>
          <w:rFonts w:ascii="宋体" w:hAnsi="宋体" w:hint="eastAsia"/>
          <w:color w:val="000000" w:themeColor="text1"/>
        </w:rPr>
        <w:t>采用</w:t>
      </w:r>
      <w:proofErr w:type="spellStart"/>
      <w:r w:rsidRPr="006F1651">
        <w:rPr>
          <w:color w:val="000000" w:themeColor="text1"/>
        </w:rPr>
        <w:t>Py</w:t>
      </w:r>
      <w:r w:rsidRPr="006F1651">
        <w:rPr>
          <w:rFonts w:hint="eastAsia"/>
          <w:color w:val="000000" w:themeColor="text1"/>
        </w:rPr>
        <w:t>M</w:t>
      </w:r>
      <w:r w:rsidRPr="006F1651">
        <w:rPr>
          <w:color w:val="000000" w:themeColor="text1"/>
        </w:rPr>
        <w:t>y</w:t>
      </w:r>
      <w:r w:rsidRPr="006F1651">
        <w:rPr>
          <w:rFonts w:hint="eastAsia"/>
          <w:color w:val="000000" w:themeColor="text1"/>
        </w:rPr>
        <w:t>sql</w:t>
      </w:r>
      <w:proofErr w:type="spellEnd"/>
      <w:r w:rsidRPr="006F1651">
        <w:rPr>
          <w:rFonts w:ascii="宋体" w:hAnsi="宋体" w:hint="eastAsia"/>
          <w:color w:val="000000" w:themeColor="text1"/>
        </w:rPr>
        <w:t>建立数据库连接池，并通过</w:t>
      </w:r>
      <w:r w:rsidRPr="006F1651">
        <w:rPr>
          <w:color w:val="000000" w:themeColor="text1"/>
        </w:rPr>
        <w:t>Django ORM</w:t>
      </w:r>
      <w:r w:rsidRPr="006F1651">
        <w:rPr>
          <w:rFonts w:ascii="宋体" w:hAnsi="宋体" w:hint="eastAsia"/>
          <w:color w:val="000000" w:themeColor="text1"/>
        </w:rPr>
        <w:t>实现数据库操作与业务逻辑的解耦，核心测试样本数据表</w:t>
      </w:r>
      <w:proofErr w:type="spellStart"/>
      <w:r w:rsidRPr="006F1651">
        <w:rPr>
          <w:color w:val="000000" w:themeColor="text1"/>
        </w:rPr>
        <w:t>test_samples</w:t>
      </w:r>
      <w:proofErr w:type="spellEnd"/>
      <w:r w:rsidRPr="006F1651">
        <w:rPr>
          <w:rFonts w:hint="eastAsia"/>
          <w:color w:val="000000" w:themeColor="text1"/>
        </w:rPr>
        <w:t>主要涉及字段如下表</w:t>
      </w:r>
      <w:r w:rsidRPr="006F1651">
        <w:rPr>
          <w:rFonts w:hint="eastAsia"/>
          <w:color w:val="000000" w:themeColor="text1"/>
        </w:rPr>
        <w:t>5-3</w:t>
      </w:r>
      <w:r w:rsidRPr="006F1651">
        <w:rPr>
          <w:rFonts w:hint="eastAsia"/>
          <w:color w:val="000000" w:themeColor="text1"/>
        </w:rPr>
        <w:t>所示。</w:t>
      </w:r>
    </w:p>
    <w:p w14:paraId="14A019C6" w14:textId="2B18FFBD" w:rsidR="00005869" w:rsidRDefault="001A1E17" w:rsidP="00005869">
      <w:pPr>
        <w:ind w:firstLine="480"/>
        <w:rPr>
          <w:color w:val="000000" w:themeColor="text1"/>
        </w:rPr>
      </w:pPr>
      <w:r w:rsidRPr="004F43B7">
        <w:rPr>
          <w:rFonts w:ascii="宋体" w:hAnsi="宋体" w:hint="eastAsia"/>
          <w:color w:val="000000" w:themeColor="text1"/>
        </w:rPr>
        <w:t>本模块采用</w:t>
      </w:r>
      <w:proofErr w:type="spellStart"/>
      <w:r w:rsidRPr="00925B75">
        <w:rPr>
          <w:color w:val="000000" w:themeColor="text1"/>
        </w:rPr>
        <w:t>Py</w:t>
      </w:r>
      <w:r>
        <w:rPr>
          <w:rFonts w:hint="eastAsia"/>
          <w:color w:val="000000" w:themeColor="text1"/>
        </w:rPr>
        <w:t>M</w:t>
      </w:r>
      <w:r w:rsidRPr="00925B75">
        <w:rPr>
          <w:color w:val="000000" w:themeColor="text1"/>
        </w:rPr>
        <w:t>y</w:t>
      </w:r>
      <w:r>
        <w:rPr>
          <w:rFonts w:hint="eastAsia"/>
          <w:color w:val="000000" w:themeColor="text1"/>
        </w:rPr>
        <w:t>sql</w:t>
      </w:r>
      <w:proofErr w:type="spellEnd"/>
      <w:r w:rsidRPr="004F43B7">
        <w:rPr>
          <w:rFonts w:ascii="宋体" w:hAnsi="宋体" w:hint="eastAsia"/>
          <w:color w:val="000000" w:themeColor="text1"/>
        </w:rPr>
        <w:t>建立数据库连接池，通过</w:t>
      </w:r>
      <w:r w:rsidRPr="00925B75">
        <w:rPr>
          <w:color w:val="000000" w:themeColor="text1"/>
        </w:rPr>
        <w:t>Django ORM</w:t>
      </w:r>
      <w:r w:rsidRPr="004F43B7">
        <w:rPr>
          <w:rFonts w:ascii="宋体" w:hAnsi="宋体" w:hint="eastAsia"/>
          <w:color w:val="000000" w:themeColor="text1"/>
        </w:rPr>
        <w:t>实现数据库操作与业务逻辑的解耦。数据表</w:t>
      </w:r>
      <w:proofErr w:type="spellStart"/>
      <w:r w:rsidRPr="00925B75">
        <w:rPr>
          <w:color w:val="000000" w:themeColor="text1"/>
        </w:rPr>
        <w:t>test_samples</w:t>
      </w:r>
      <w:proofErr w:type="spellEnd"/>
      <w:r w:rsidRPr="004F43B7">
        <w:rPr>
          <w:rFonts w:ascii="宋体" w:hAnsi="宋体" w:hint="eastAsia"/>
          <w:color w:val="000000" w:themeColor="text1"/>
        </w:rPr>
        <w:t>的</w:t>
      </w:r>
      <w:r w:rsidRPr="00F21AFF">
        <w:rPr>
          <w:rFonts w:hint="eastAsia"/>
          <w:color w:val="000000" w:themeColor="text1"/>
        </w:rPr>
        <w:t>主要涉及字段如下表</w:t>
      </w:r>
      <w:r w:rsidRPr="00F21AFF">
        <w:rPr>
          <w:rFonts w:hint="eastAsia"/>
          <w:color w:val="000000" w:themeColor="text1"/>
        </w:rPr>
        <w:t>5-</w:t>
      </w:r>
      <w:r>
        <w:rPr>
          <w:rFonts w:hint="eastAsia"/>
          <w:color w:val="000000" w:themeColor="text1"/>
        </w:rPr>
        <w:t>3</w:t>
      </w:r>
      <w:r w:rsidRPr="00F21AFF">
        <w:rPr>
          <w:rFonts w:hint="eastAsia"/>
          <w:color w:val="000000" w:themeColor="text1"/>
        </w:rPr>
        <w:t>所示。</w:t>
      </w:r>
    </w:p>
    <w:p w14:paraId="0D53E090" w14:textId="6F9A30BE" w:rsidR="00005869" w:rsidRDefault="00440686" w:rsidP="00B86360">
      <w:pPr>
        <w:pStyle w:val="afb"/>
        <w:ind w:firstLineChars="0" w:firstLine="0"/>
      </w:pPr>
      <w:bookmarkStart w:id="141" w:name="_Toc195136130"/>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005869">
        <w:rPr>
          <w:rFonts w:hint="eastAsia"/>
        </w:rPr>
        <w:t>测试样本管理模块数据存储表</w:t>
      </w:r>
      <w:bookmarkEnd w:id="141"/>
    </w:p>
    <w:p w14:paraId="65DA9EF2" w14:textId="264A7D4E" w:rsidR="00005869" w:rsidRPr="00C94A36" w:rsidRDefault="00005869" w:rsidP="00B86360">
      <w:pPr>
        <w:pStyle w:val="afb"/>
        <w:ind w:firstLineChars="0" w:firstLine="0"/>
      </w:pPr>
      <w:r>
        <w:t xml:space="preserve">Table </w:t>
      </w:r>
      <w:r>
        <w:rPr>
          <w:rFonts w:hint="eastAsia"/>
        </w:rPr>
        <w:t>5</w:t>
      </w:r>
      <w:r>
        <w:noBreakHyphen/>
      </w:r>
      <w:fldSimple w:instr=" SEQ Table \* ARABIC \s 1 ">
        <w:r w:rsidR="00363B00">
          <w:rPr>
            <w:noProof/>
          </w:rPr>
          <w:t>3</w:t>
        </w:r>
      </w:fldSimple>
      <w:r w:rsidRPr="00C94A36">
        <w:rPr>
          <w:rFonts w:hint="eastAsia"/>
        </w:rPr>
        <w:t xml:space="preserve"> Data storage fields of test sample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2001"/>
        <w:gridCol w:w="2087"/>
        <w:gridCol w:w="2011"/>
      </w:tblGrid>
      <w:tr w:rsidR="00005869" w:rsidRPr="00006EBD" w14:paraId="52FC5956" w14:textId="77777777" w:rsidTr="007454AB">
        <w:tc>
          <w:tcPr>
            <w:tcW w:w="2364" w:type="dxa"/>
            <w:tcBorders>
              <w:top w:val="single" w:sz="12" w:space="0" w:color="auto"/>
              <w:bottom w:val="single" w:sz="4" w:space="0" w:color="auto"/>
            </w:tcBorders>
          </w:tcPr>
          <w:p w14:paraId="0F10A85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字段名</w:t>
            </w:r>
          </w:p>
        </w:tc>
        <w:tc>
          <w:tcPr>
            <w:tcW w:w="2108" w:type="dxa"/>
            <w:tcBorders>
              <w:top w:val="single" w:sz="12" w:space="0" w:color="auto"/>
              <w:bottom w:val="single" w:sz="4" w:space="0" w:color="auto"/>
            </w:tcBorders>
          </w:tcPr>
          <w:p w14:paraId="0D15B9AA"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字段含义</w:t>
            </w:r>
          </w:p>
        </w:tc>
        <w:tc>
          <w:tcPr>
            <w:tcW w:w="2146" w:type="dxa"/>
            <w:tcBorders>
              <w:top w:val="single" w:sz="12" w:space="0" w:color="auto"/>
              <w:bottom w:val="single" w:sz="4" w:space="0" w:color="auto"/>
            </w:tcBorders>
          </w:tcPr>
          <w:p w14:paraId="158075D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类型</w:t>
            </w:r>
          </w:p>
        </w:tc>
        <w:tc>
          <w:tcPr>
            <w:tcW w:w="2112" w:type="dxa"/>
            <w:tcBorders>
              <w:top w:val="single" w:sz="12" w:space="0" w:color="auto"/>
              <w:bottom w:val="single" w:sz="4" w:space="0" w:color="auto"/>
            </w:tcBorders>
          </w:tcPr>
          <w:p w14:paraId="7C36879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长度</w:t>
            </w:r>
          </w:p>
        </w:tc>
      </w:tr>
      <w:tr w:rsidR="00005869" w:rsidRPr="00006EBD" w14:paraId="4E74918D" w14:textId="77777777" w:rsidTr="007454AB">
        <w:tc>
          <w:tcPr>
            <w:tcW w:w="2364" w:type="dxa"/>
            <w:tcBorders>
              <w:top w:val="single" w:sz="4" w:space="0" w:color="auto"/>
            </w:tcBorders>
          </w:tcPr>
          <w:p w14:paraId="35FC1BF9"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TEST_SAMPLES_ID</w:t>
            </w:r>
          </w:p>
        </w:tc>
        <w:tc>
          <w:tcPr>
            <w:tcW w:w="2108" w:type="dxa"/>
            <w:tcBorders>
              <w:top w:val="single" w:sz="4" w:space="0" w:color="auto"/>
            </w:tcBorders>
          </w:tcPr>
          <w:p w14:paraId="23C9F03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唯一ID</w:t>
            </w:r>
          </w:p>
        </w:tc>
        <w:tc>
          <w:tcPr>
            <w:tcW w:w="2146" w:type="dxa"/>
            <w:tcBorders>
              <w:top w:val="single" w:sz="4" w:space="0" w:color="auto"/>
            </w:tcBorders>
          </w:tcPr>
          <w:p w14:paraId="1511D9EF"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w:t>
            </w:r>
          </w:p>
        </w:tc>
        <w:tc>
          <w:tcPr>
            <w:tcW w:w="2112" w:type="dxa"/>
            <w:tcBorders>
              <w:top w:val="single" w:sz="4" w:space="0" w:color="auto"/>
            </w:tcBorders>
          </w:tcPr>
          <w:p w14:paraId="68E258C6"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w:t>
            </w:r>
          </w:p>
        </w:tc>
      </w:tr>
      <w:tr w:rsidR="00005869" w:rsidRPr="00006EBD" w14:paraId="35EC0FAF" w14:textId="77777777" w:rsidTr="007454AB">
        <w:tc>
          <w:tcPr>
            <w:tcW w:w="2364" w:type="dxa"/>
          </w:tcPr>
          <w:p w14:paraId="69009E18"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FIELD</w:t>
            </w:r>
          </w:p>
        </w:tc>
        <w:tc>
          <w:tcPr>
            <w:tcW w:w="2108" w:type="dxa"/>
          </w:tcPr>
          <w:p w14:paraId="57BDF0AF"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专业</w:t>
            </w:r>
          </w:p>
        </w:tc>
        <w:tc>
          <w:tcPr>
            <w:tcW w:w="2146" w:type="dxa"/>
          </w:tcPr>
          <w:p w14:paraId="2CC74DFB"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50758F1"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AB8A943" w14:textId="77777777" w:rsidTr="007454AB">
        <w:tc>
          <w:tcPr>
            <w:tcW w:w="2364" w:type="dxa"/>
          </w:tcPr>
          <w:p w14:paraId="3C228943"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DOMAIN</w:t>
            </w:r>
          </w:p>
        </w:tc>
        <w:tc>
          <w:tcPr>
            <w:tcW w:w="2108" w:type="dxa"/>
          </w:tcPr>
          <w:p w14:paraId="13F89D4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业务场景</w:t>
            </w:r>
          </w:p>
        </w:tc>
        <w:tc>
          <w:tcPr>
            <w:tcW w:w="2146" w:type="dxa"/>
          </w:tcPr>
          <w:p w14:paraId="43B60FF2"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3A8E936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D774081" w14:textId="77777777" w:rsidTr="007454AB">
        <w:tc>
          <w:tcPr>
            <w:tcW w:w="2364" w:type="dxa"/>
          </w:tcPr>
          <w:p w14:paraId="69422B94"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INTENT</w:t>
            </w:r>
          </w:p>
        </w:tc>
        <w:tc>
          <w:tcPr>
            <w:tcW w:w="2108" w:type="dxa"/>
          </w:tcPr>
          <w:p w14:paraId="2A8ECE78"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意图</w:t>
            </w:r>
          </w:p>
        </w:tc>
        <w:tc>
          <w:tcPr>
            <w:tcW w:w="2146" w:type="dxa"/>
          </w:tcPr>
          <w:p w14:paraId="4393952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0FCED969"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6044E059" w14:textId="77777777" w:rsidTr="007454AB">
        <w:tc>
          <w:tcPr>
            <w:tcW w:w="2364" w:type="dxa"/>
          </w:tcPr>
          <w:p w14:paraId="32F2408C"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ISSUE</w:t>
            </w:r>
          </w:p>
        </w:tc>
        <w:tc>
          <w:tcPr>
            <w:tcW w:w="2108" w:type="dxa"/>
          </w:tcPr>
          <w:p w14:paraId="12A310B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问题</w:t>
            </w:r>
          </w:p>
        </w:tc>
        <w:tc>
          <w:tcPr>
            <w:tcW w:w="2146" w:type="dxa"/>
          </w:tcPr>
          <w:p w14:paraId="14C58F8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A21083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1AB21516" w14:textId="77777777" w:rsidTr="00005869">
        <w:tc>
          <w:tcPr>
            <w:tcW w:w="2364" w:type="dxa"/>
            <w:tcBorders>
              <w:bottom w:val="single" w:sz="12" w:space="0" w:color="auto"/>
            </w:tcBorders>
          </w:tcPr>
          <w:p w14:paraId="4D5FA35A"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ANSWER</w:t>
            </w:r>
          </w:p>
        </w:tc>
        <w:tc>
          <w:tcPr>
            <w:tcW w:w="2108" w:type="dxa"/>
            <w:tcBorders>
              <w:bottom w:val="single" w:sz="12" w:space="0" w:color="auto"/>
            </w:tcBorders>
          </w:tcPr>
          <w:p w14:paraId="690A988C"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语义理解答案</w:t>
            </w:r>
          </w:p>
        </w:tc>
        <w:tc>
          <w:tcPr>
            <w:tcW w:w="2146" w:type="dxa"/>
            <w:tcBorders>
              <w:bottom w:val="single" w:sz="12" w:space="0" w:color="auto"/>
            </w:tcBorders>
          </w:tcPr>
          <w:p w14:paraId="568B1F6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Borders>
              <w:bottom w:val="single" w:sz="12" w:space="0" w:color="auto"/>
            </w:tcBorders>
          </w:tcPr>
          <w:p w14:paraId="3241A05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bl>
    <w:p w14:paraId="1E699C02" w14:textId="526555FD" w:rsidR="001A1E17" w:rsidRPr="007A511D" w:rsidRDefault="00005869" w:rsidP="001A1E17">
      <w:pPr>
        <w:pStyle w:val="3"/>
      </w:pPr>
      <w:bookmarkStart w:id="142" w:name="_Toc190176103"/>
      <w:bookmarkStart w:id="143" w:name="_Toc194845677"/>
      <w:commentRangeStart w:id="44"/>
      <w:r>
        <w:rPr>
          <w:rFonts w:hint="eastAsia"/>
        </w:rPr>
        <w:t xml:space="preserve">5.3.1 </w:t>
      </w:r>
      <w:r w:rsidR="001A1E17">
        <w:rPr>
          <w:rFonts w:hint="eastAsia"/>
        </w:rPr>
        <w:t>测试样本</w:t>
      </w:r>
      <w:r w:rsidR="001A1E17" w:rsidRPr="007A511D">
        <w:rPr>
          <w:rFonts w:hint="eastAsia"/>
        </w:rPr>
        <w:t>展示模块</w:t>
      </w:r>
      <w:commentRangeEnd w:id="44"/>
      <w:r>
        <w:rPr>
          <w:rStyle w:val="CommentReference"/>
        </w:rPr>
        <w:commentReference w:id="44"/>
      </w:r>
      <w:bookmarkEnd w:id="142"/>
      <w:bookmarkEnd w:id="143"/>
    </w:p>
    <w:p w14:paraId="5492BDCF" w14:textId="77777777" w:rsidR="001A1E17" w:rsidRDefault="001A1E17" w:rsidP="001A1E17">
      <w:pPr>
        <w:pStyle w:val="a8"/>
        <w:spacing w:line="360" w:lineRule="auto"/>
      </w:pPr>
      <w:r>
        <w:rPr>
          <w:rFonts w:hint="eastAsia"/>
        </w:rPr>
        <w:t>测试样本展示模块用来依据特定条件对数据库中的测试样本数据进行可视化。</w:t>
      </w:r>
    </w:p>
    <w:p w14:paraId="1C889A2C" w14:textId="6ACAC730" w:rsidR="001A1E17" w:rsidRDefault="001A1E17" w:rsidP="001A1E17">
      <w:pPr>
        <w:pStyle w:val="a8"/>
        <w:spacing w:line="360" w:lineRule="auto"/>
        <w:ind w:firstLineChars="0" w:firstLine="0"/>
      </w:pPr>
      <w:r w:rsidRPr="00D76D31">
        <w:rPr>
          <w:rFonts w:hint="eastAsia"/>
        </w:rPr>
        <w:t>将</w:t>
      </w:r>
      <w:r>
        <w:rPr>
          <w:rFonts w:hint="eastAsia"/>
        </w:rPr>
        <w:t>筛选后的</w:t>
      </w:r>
      <w:r w:rsidRPr="00D76D31">
        <w:rPr>
          <w:rFonts w:hint="eastAsia"/>
        </w:rPr>
        <w:t>数据以直观、有序的方式呈现于</w:t>
      </w:r>
      <w:r>
        <w:rPr>
          <w:rFonts w:hint="eastAsia"/>
        </w:rPr>
        <w:t>W</w:t>
      </w:r>
      <w:r w:rsidRPr="00D76D31">
        <w:rPr>
          <w:rFonts w:hint="eastAsia"/>
        </w:rPr>
        <w:t>eb</w:t>
      </w:r>
      <w:r w:rsidRPr="00D76D31">
        <w:rPr>
          <w:rFonts w:hint="eastAsia"/>
        </w:rPr>
        <w:t>页面，实现数据的可视化，助力用户高效管理与查看</w:t>
      </w:r>
      <w:r>
        <w:rPr>
          <w:rFonts w:hint="eastAsia"/>
        </w:rPr>
        <w:t>测试样本，页面如下图</w:t>
      </w:r>
      <w:r>
        <w:rPr>
          <w:rFonts w:hint="eastAsia"/>
        </w:rPr>
        <w:t>5</w:t>
      </w:r>
      <w:r w:rsidR="00E7076D">
        <w:rPr>
          <w:rFonts w:hint="eastAsia"/>
        </w:rPr>
        <w:t>-7</w:t>
      </w:r>
      <w:r>
        <w:rPr>
          <w:rFonts w:hint="eastAsia"/>
        </w:rPr>
        <w:t>所示</w:t>
      </w:r>
      <w:r w:rsidRPr="00D76D31">
        <w:rPr>
          <w:rFonts w:hint="eastAsia"/>
        </w:rPr>
        <w:t>。</w:t>
      </w:r>
    </w:p>
    <w:p w14:paraId="3F8F5A02" w14:textId="7C6AE355" w:rsidR="001A1E17" w:rsidRDefault="006F49F6" w:rsidP="00B86360">
      <w:pPr>
        <w:pStyle w:val="afb"/>
        <w:ind w:firstLineChars="0" w:firstLine="0"/>
      </w:pPr>
      <w:r>
        <w:rPr>
          <w:noProof/>
        </w:rPr>
        <w:drawing>
          <wp:inline distT="0" distB="0" distL="114300" distR="114300" wp14:anchorId="2BA0234D" wp14:editId="3976F858">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4"/>
                    <a:stretch>
                      <a:fillRect/>
                    </a:stretch>
                  </pic:blipFill>
                  <pic:spPr>
                    <a:xfrm>
                      <a:off x="0" y="0"/>
                      <a:ext cx="5354955" cy="1680210"/>
                    </a:xfrm>
                    <a:prstGeom prst="rect">
                      <a:avLst/>
                    </a:prstGeom>
                    <a:noFill/>
                    <a:ln>
                      <a:noFill/>
                    </a:ln>
                  </pic:spPr>
                </pic:pic>
              </a:graphicData>
            </a:graphic>
          </wp:inline>
        </w:drawing>
      </w:r>
    </w:p>
    <w:p w14:paraId="797CD843" w14:textId="211B7DC8" w:rsidR="001A1E17" w:rsidRPr="00C94A36" w:rsidRDefault="00440686" w:rsidP="00B86360">
      <w:pPr>
        <w:pStyle w:val="afb"/>
        <w:ind w:firstLineChars="0" w:firstLine="0"/>
      </w:pPr>
      <w:bookmarkStart w:id="144" w:name="_Toc19513610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1A1E17">
        <w:rPr>
          <w:rFonts w:hint="eastAsia"/>
        </w:rPr>
        <w:t>测试样本管理页面</w:t>
      </w:r>
      <w:bookmarkEnd w:id="144"/>
    </w:p>
    <w:p w14:paraId="458184DD" w14:textId="679D526D" w:rsidR="001A1E17" w:rsidRDefault="003E6F0E" w:rsidP="00B86360">
      <w:pPr>
        <w:pStyle w:val="afb"/>
        <w:ind w:firstLineChars="0" w:firstLine="0"/>
      </w:pPr>
      <w:r>
        <w:t xml:space="preserve">Fig </w:t>
      </w:r>
      <w:r w:rsidR="00633483">
        <w:rPr>
          <w:rFonts w:hint="eastAsia"/>
        </w:rPr>
        <w:t>5</w:t>
      </w:r>
      <w:r w:rsidR="00363B00">
        <w:noBreakHyphen/>
      </w:r>
      <w:fldSimple w:instr=" SEQ Fig \* ARABIC \s 1 ">
        <w:r w:rsidR="00363B00">
          <w:rPr>
            <w:noProof/>
          </w:rPr>
          <w:t>7</w:t>
        </w:r>
      </w:fldSimple>
      <w:r w:rsidR="001A1E17" w:rsidRPr="00C65A93">
        <w:t xml:space="preserve"> </w:t>
      </w:r>
      <w:r w:rsidR="001A1E17" w:rsidRPr="00C15AFC">
        <w:t>T</w:t>
      </w:r>
      <w:r w:rsidR="001A1E17">
        <w:rPr>
          <w:rFonts w:hint="eastAsia"/>
        </w:rPr>
        <w:t>he page of t</w:t>
      </w:r>
      <w:r w:rsidR="001A1E17" w:rsidRPr="00C15AFC">
        <w:t>est sample management</w:t>
      </w:r>
    </w:p>
    <w:p w14:paraId="14D2FC29" w14:textId="736CB971" w:rsidR="001A1E17" w:rsidRPr="00357107" w:rsidRDefault="001A1E17" w:rsidP="001A1E17">
      <w:pPr>
        <w:pStyle w:val="3"/>
      </w:pPr>
      <w:bookmarkStart w:id="145" w:name="_Toc190176104"/>
      <w:bookmarkStart w:id="146" w:name="_Toc194845678"/>
      <w:commentRangeStart w:id="45"/>
      <w:r w:rsidRPr="00357107">
        <w:rPr>
          <w:rFonts w:hint="eastAsia"/>
        </w:rPr>
        <w:t>5.</w:t>
      </w:r>
      <w:r>
        <w:rPr>
          <w:rFonts w:hint="eastAsia"/>
        </w:rPr>
        <w:t>3</w:t>
      </w:r>
      <w:r w:rsidRPr="00357107">
        <w:rPr>
          <w:rFonts w:hint="eastAsia"/>
        </w:rPr>
        <w:t>.</w:t>
      </w:r>
      <w:bookmarkEnd w:id="145"/>
      <w:r w:rsidR="00005869">
        <w:rPr>
          <w:rFonts w:hint="eastAsia"/>
        </w:rPr>
        <w:t>2</w:t>
      </w:r>
      <w:r w:rsidRPr="00835B41">
        <w:rPr>
          <w:rFonts w:hint="eastAsia"/>
          <w:color w:val="000000" w:themeColor="text1"/>
        </w:rPr>
        <w:t>测试样本集成模块</w:t>
      </w:r>
      <w:commentRangeEnd w:id="45"/>
      <w:r>
        <w:rPr>
          <w:rStyle w:val="CommentReference"/>
        </w:rPr>
        <w:commentReference w:id="45"/>
      </w:r>
      <w:bookmarkEnd w:id="146"/>
    </w:p>
    <w:p w14:paraId="7D207D9E" w14:textId="037331A6" w:rsidR="001A1E17" w:rsidRDefault="001A1E17" w:rsidP="001A1E17">
      <w:pPr>
        <w:pStyle w:val="a8"/>
        <w:spacing w:line="360" w:lineRule="auto"/>
      </w:pPr>
      <w:r>
        <w:rPr>
          <w:rFonts w:hint="eastAsia"/>
        </w:rPr>
        <w:t>测试样本</w:t>
      </w:r>
      <w:r w:rsidR="00FC396F">
        <w:rPr>
          <w:rFonts w:hint="eastAsia"/>
        </w:rPr>
        <w:t>集成</w:t>
      </w:r>
      <w:r>
        <w:rPr>
          <w:rFonts w:hint="eastAsia"/>
        </w:rPr>
        <w:t>模块用来实现将定期收集到的用户查询失败的案例，以问题的形式批量添加至测试样本，并存储到</w:t>
      </w:r>
      <w:r>
        <w:rPr>
          <w:rFonts w:hint="eastAsia"/>
        </w:rPr>
        <w:t>MySQL</w:t>
      </w:r>
      <w:r>
        <w:rPr>
          <w:rFonts w:hint="eastAsia"/>
        </w:rPr>
        <w:t>数据库</w:t>
      </w:r>
      <w:r w:rsidR="00C26B86">
        <w:rPr>
          <w:rFonts w:hint="eastAsia"/>
        </w:rPr>
        <w:t>，以便模型训练完成后进行评估</w:t>
      </w:r>
      <w:r w:rsidR="000C67FC">
        <w:rPr>
          <w:rFonts w:hint="eastAsia"/>
        </w:rPr>
        <w:t>操作</w:t>
      </w:r>
      <w:r w:rsidR="00C26B86">
        <w:rPr>
          <w:rFonts w:hint="eastAsia"/>
        </w:rPr>
        <w:t>。</w:t>
      </w:r>
    </w:p>
    <w:p w14:paraId="62801699" w14:textId="52B5FF89" w:rsidR="001A1E17" w:rsidRPr="00975B9D" w:rsidRDefault="001A1E17" w:rsidP="001A1E17">
      <w:pPr>
        <w:pStyle w:val="3"/>
      </w:pPr>
      <w:bookmarkStart w:id="147" w:name="_Toc190176105"/>
      <w:bookmarkStart w:id="148" w:name="_Toc194845679"/>
      <w:commentRangeStart w:id="46"/>
      <w:r w:rsidRPr="00975B9D">
        <w:rPr>
          <w:rFonts w:hint="eastAsia"/>
        </w:rPr>
        <w:t>5.</w:t>
      </w:r>
      <w:r>
        <w:rPr>
          <w:rFonts w:hint="eastAsia"/>
        </w:rPr>
        <w:t>3</w:t>
      </w:r>
      <w:r w:rsidRPr="00975B9D">
        <w:rPr>
          <w:rFonts w:hint="eastAsia"/>
        </w:rPr>
        <w:t>.</w:t>
      </w:r>
      <w:r w:rsidR="00005869">
        <w:rPr>
          <w:rFonts w:hint="eastAsia"/>
        </w:rPr>
        <w:t>3</w:t>
      </w:r>
      <w:r>
        <w:rPr>
          <w:rFonts w:hint="eastAsia"/>
        </w:rPr>
        <w:t>测试样本</w:t>
      </w:r>
      <w:r w:rsidRPr="00975B9D">
        <w:rPr>
          <w:rFonts w:hint="eastAsia"/>
        </w:rPr>
        <w:t>交互操作</w:t>
      </w:r>
      <w:commentRangeEnd w:id="46"/>
      <w:r>
        <w:rPr>
          <w:rStyle w:val="CommentReference"/>
        </w:rPr>
        <w:commentReference w:id="46"/>
      </w:r>
      <w:bookmarkEnd w:id="147"/>
      <w:bookmarkEnd w:id="148"/>
    </w:p>
    <w:p w14:paraId="66EFE3B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w:t>
      </w:r>
      <w:r w:rsidRPr="00E46781">
        <w:rPr>
          <w:rFonts w:hint="eastAsia"/>
        </w:rPr>
        <w:t>交互操作主要任务是对</w:t>
      </w:r>
      <w:r>
        <w:rPr>
          <w:rFonts w:hint="eastAsia"/>
        </w:rPr>
        <w:t>测试样本</w:t>
      </w:r>
      <w:r w:rsidRPr="00E46781">
        <w:rPr>
          <w:rFonts w:hint="eastAsia"/>
        </w:rPr>
        <w:t>实现可视化运维管理。其中涉及新增</w:t>
      </w:r>
      <w:r>
        <w:rPr>
          <w:rFonts w:hint="eastAsia"/>
        </w:rPr>
        <w:t>测试样本</w:t>
      </w:r>
      <w:r w:rsidRPr="00E46781">
        <w:rPr>
          <w:rFonts w:hint="eastAsia"/>
        </w:rPr>
        <w:t>、修改</w:t>
      </w:r>
      <w:r>
        <w:rPr>
          <w:rFonts w:hint="eastAsia"/>
        </w:rPr>
        <w:t>测试样本</w:t>
      </w:r>
      <w:r w:rsidRPr="00E46781">
        <w:rPr>
          <w:rFonts w:hint="eastAsia"/>
        </w:rPr>
        <w:t>、查询</w:t>
      </w:r>
      <w:r>
        <w:rPr>
          <w:rFonts w:hint="eastAsia"/>
        </w:rPr>
        <w:t>测试样本</w:t>
      </w:r>
      <w:r w:rsidRPr="00E46781">
        <w:rPr>
          <w:rFonts w:hint="eastAsia"/>
        </w:rPr>
        <w:t>和删除</w:t>
      </w:r>
      <w:r>
        <w:rPr>
          <w:rFonts w:hint="eastAsia"/>
        </w:rPr>
        <w:t>测试样本</w:t>
      </w:r>
      <w:r w:rsidRPr="00E46781">
        <w:rPr>
          <w:rFonts w:hint="eastAsia"/>
        </w:rPr>
        <w:t>四部分。</w:t>
      </w:r>
    </w:p>
    <w:p w14:paraId="1BFEDDA9" w14:textId="6923E543" w:rsidR="001A1E17" w:rsidRPr="00162D8C"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lastRenderedPageBreak/>
        <w:t>当触发“新增</w:t>
      </w:r>
      <w:r>
        <w:rPr>
          <w:rFonts w:hint="eastAsia"/>
        </w:rPr>
        <w:t>/</w:t>
      </w:r>
      <w:r>
        <w:rPr>
          <w:rFonts w:hint="eastAsia"/>
        </w:rPr>
        <w:t>修改”操作时，</w:t>
      </w:r>
      <w:r w:rsidRPr="00F84362">
        <w:rPr>
          <w:rFonts w:hint="eastAsia"/>
        </w:rPr>
        <w:t>若存在表单项为空</w:t>
      </w:r>
      <w:r>
        <w:rPr>
          <w:rFonts w:hint="eastAsia"/>
        </w:rPr>
        <w:t>（</w:t>
      </w:r>
      <w:r w:rsidR="008F6BE2">
        <w:rPr>
          <w:rFonts w:hint="eastAsia"/>
        </w:rPr>
        <w:t>新增测试样本</w:t>
      </w:r>
      <w:r>
        <w:rPr>
          <w:rFonts w:hint="eastAsia"/>
        </w:rPr>
        <w:t>页面如</w:t>
      </w:r>
      <w:r>
        <w:rPr>
          <w:rFonts w:hint="eastAsia"/>
        </w:rPr>
        <w:t>5-</w:t>
      </w:r>
      <w:r w:rsidR="008F6BE2">
        <w:rPr>
          <w:rFonts w:hint="eastAsia"/>
        </w:rPr>
        <w:t>8</w:t>
      </w:r>
      <w:r>
        <w:rPr>
          <w:rFonts w:hint="eastAsia"/>
        </w:rPr>
        <w:t>所示）</w:t>
      </w:r>
      <w:r w:rsidRPr="00F84362">
        <w:rPr>
          <w:rFonts w:hint="eastAsia"/>
        </w:rPr>
        <w:t>，系统会提示</w:t>
      </w:r>
      <w:proofErr w:type="gramStart"/>
      <w:r w:rsidRPr="00F84362">
        <w:rPr>
          <w:rFonts w:hint="eastAsia"/>
        </w:rPr>
        <w:t>必填并进行</w:t>
      </w:r>
      <w:proofErr w:type="gramEnd"/>
      <w:r w:rsidRPr="00F84362">
        <w:rPr>
          <w:rFonts w:hint="eastAsia"/>
        </w:rPr>
        <w:t>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w:t>
      </w:r>
      <w:r>
        <w:rPr>
          <w:rFonts w:hint="eastAsia"/>
        </w:rPr>
        <w:t>新增</w:t>
      </w:r>
      <w:r>
        <w:rPr>
          <w:rFonts w:hint="eastAsia"/>
        </w:rPr>
        <w:t>/</w:t>
      </w:r>
      <w:r>
        <w:rPr>
          <w:rFonts w:hint="eastAsia"/>
        </w:rPr>
        <w:t>修改后的</w:t>
      </w:r>
      <w:r w:rsidRPr="00F84362">
        <w:rPr>
          <w:rFonts w:hint="eastAsia"/>
        </w:rPr>
        <w:t>测试样本列表。</w:t>
      </w:r>
    </w:p>
    <w:p w14:paraId="1B8A6680" w14:textId="152ECD74" w:rsidR="001A1E17" w:rsidRPr="00C94A36" w:rsidRDefault="006F49F6" w:rsidP="00B86360">
      <w:pPr>
        <w:pStyle w:val="afb"/>
        <w:ind w:firstLineChars="0" w:firstLine="0"/>
      </w:pPr>
      <w:r>
        <w:rPr>
          <w:noProof/>
        </w:rPr>
        <w:drawing>
          <wp:inline distT="0" distB="0" distL="114300" distR="114300" wp14:anchorId="3F8C9A15" wp14:editId="0FFFE149">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5"/>
                    <a:stretch>
                      <a:fillRect/>
                    </a:stretch>
                  </pic:blipFill>
                  <pic:spPr>
                    <a:xfrm>
                      <a:off x="0" y="0"/>
                      <a:ext cx="5358765" cy="1861185"/>
                    </a:xfrm>
                    <a:prstGeom prst="rect">
                      <a:avLst/>
                    </a:prstGeom>
                    <a:noFill/>
                    <a:ln>
                      <a:noFill/>
                    </a:ln>
                  </pic:spPr>
                </pic:pic>
              </a:graphicData>
            </a:graphic>
          </wp:inline>
        </w:drawing>
      </w:r>
    </w:p>
    <w:p w14:paraId="278B08A1" w14:textId="74A9085B" w:rsidR="001A1E17" w:rsidRPr="00C94A36" w:rsidRDefault="00440686" w:rsidP="00B86360">
      <w:pPr>
        <w:pStyle w:val="afb"/>
        <w:ind w:firstLineChars="0" w:firstLine="0"/>
      </w:pPr>
      <w:bookmarkStart w:id="149" w:name="_Toc19513610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1A1E17">
        <w:rPr>
          <w:rFonts w:hint="eastAsia"/>
        </w:rPr>
        <w:t>新增测试样本页</w:t>
      </w:r>
      <w:bookmarkEnd w:id="149"/>
    </w:p>
    <w:p w14:paraId="1BD6D0F2" w14:textId="13A6C73A" w:rsidR="001A1E17" w:rsidRDefault="003E6F0E" w:rsidP="00B86360">
      <w:pPr>
        <w:pStyle w:val="afb"/>
        <w:ind w:firstLineChars="0" w:firstLine="0"/>
      </w:pPr>
      <w:r>
        <w:t xml:space="preserve">Fig </w:t>
      </w:r>
      <w:r w:rsidR="00633483">
        <w:rPr>
          <w:rFonts w:hint="eastAsia"/>
        </w:rPr>
        <w:t>5</w:t>
      </w:r>
      <w:r>
        <w:noBreakHyphen/>
      </w:r>
      <w:fldSimple w:instr=" SEQ Fig \* ARABIC \s 1 ">
        <w:r w:rsidR="00363B00">
          <w:rPr>
            <w:noProof/>
          </w:rPr>
          <w:t>8</w:t>
        </w:r>
      </w:fldSimple>
      <w:r w:rsidR="001A1E17" w:rsidRPr="001509C6">
        <w:t xml:space="preserve"> </w:t>
      </w:r>
      <w:r w:rsidR="001A1E17">
        <w:rPr>
          <w:rFonts w:hint="eastAsia"/>
        </w:rPr>
        <w:t>The page of Add test sample</w:t>
      </w:r>
    </w:p>
    <w:p w14:paraId="7DEC8A79" w14:textId="51949671" w:rsidR="001A1E17" w:rsidRPr="00FC3945" w:rsidRDefault="00FC3945" w:rsidP="00FC394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C3945">
        <w:rPr>
          <w:rFonts w:hint="eastAsia"/>
          <w:color w:val="000000" w:themeColor="text1"/>
          <w:szCs w:val="21"/>
        </w:rPr>
        <w:t>在测试样本查询场景下，用户首先在测试样本管理页面输入相应的问题，并点击查询按钮执行查询后台逻辑。管理系统根据输入的问题</w:t>
      </w:r>
      <w:r w:rsidRPr="00FC3945">
        <w:rPr>
          <w:rFonts w:hint="eastAsia"/>
          <w:color w:val="000000" w:themeColor="text1"/>
        </w:rPr>
        <w:t>利用</w:t>
      </w:r>
      <w:r w:rsidRPr="00FC3945">
        <w:rPr>
          <w:rFonts w:hint="eastAsia"/>
          <w:color w:val="000000" w:themeColor="text1"/>
        </w:rPr>
        <w:t>ORM</w:t>
      </w:r>
      <w:r w:rsidRPr="00FC3945">
        <w:rPr>
          <w:rFonts w:hint="eastAsia"/>
          <w:color w:val="000000" w:themeColor="text1"/>
        </w:rPr>
        <w:t>对数据表中的数据进行模糊查询，并根据匹配结果渲染“测试样本管理”页。</w:t>
      </w:r>
      <w:r w:rsidRPr="00FC3945">
        <w:rPr>
          <w:rFonts w:hint="eastAsia"/>
          <w:color w:val="000000" w:themeColor="text1"/>
          <w:szCs w:val="21"/>
        </w:rPr>
        <w:t>针对测试机样本删除场景，当用户</w:t>
      </w:r>
      <w:r w:rsidRPr="00FC3945">
        <w:rPr>
          <w:rFonts w:hint="eastAsia"/>
          <w:color w:val="000000" w:themeColor="text1"/>
        </w:rPr>
        <w:t>执行“删除”操作时，系统会弹出二次确认弹窗，确保用户在执行前进行了充分确认，确认删除操作后，</w:t>
      </w:r>
      <w:r w:rsidR="0095019C">
        <w:rPr>
          <w:rFonts w:hint="eastAsia"/>
          <w:color w:val="000000" w:themeColor="text1"/>
        </w:rPr>
        <w:t>系统</w:t>
      </w:r>
      <w:r w:rsidRPr="00FC3945">
        <w:rPr>
          <w:rFonts w:hint="eastAsia"/>
          <w:color w:val="000000" w:themeColor="text1"/>
        </w:rPr>
        <w:t>获取相应条件下的测试样本模数据，并渲染删除后的测试样本列表。</w:t>
      </w:r>
    </w:p>
    <w:p w14:paraId="76893E9D" w14:textId="77777777" w:rsidR="001A1E17" w:rsidRPr="00B87C46" w:rsidRDefault="001A1E17" w:rsidP="001A1E17">
      <w:pPr>
        <w:pStyle w:val="2"/>
      </w:pPr>
      <w:bookmarkStart w:id="150" w:name="_Toc190176106"/>
      <w:bookmarkStart w:id="151" w:name="_Toc194845680"/>
      <w:r w:rsidRPr="00E649D3">
        <w:rPr>
          <w:rFonts w:hint="eastAsia"/>
        </w:rPr>
        <w:t>5.4</w:t>
      </w:r>
      <w:r w:rsidRPr="00E649D3">
        <w:rPr>
          <w:rFonts w:hint="eastAsia"/>
        </w:rPr>
        <w:t>模型管理</w:t>
      </w:r>
      <w:bookmarkEnd w:id="150"/>
      <w:bookmarkEnd w:id="151"/>
    </w:p>
    <w:p w14:paraId="7820B328" w14:textId="5E4A771E" w:rsidR="001A1E17" w:rsidRPr="00936BA4" w:rsidRDefault="00936BA4" w:rsidP="00936BA4">
      <w:pPr>
        <w:ind w:firstLine="480"/>
        <w:rPr>
          <w:rFonts w:ascii="宋体" w:hAnsi="宋体"/>
          <w:color w:val="000000" w:themeColor="text1"/>
        </w:rPr>
      </w:pPr>
      <w:r w:rsidRPr="00936BA4">
        <w:rPr>
          <w:rFonts w:hint="eastAsia"/>
          <w:color w:val="000000" w:themeColor="text1"/>
        </w:rPr>
        <w:t>图</w:t>
      </w:r>
      <w:r w:rsidRPr="00936BA4">
        <w:rPr>
          <w:rFonts w:hint="eastAsia"/>
          <w:color w:val="000000" w:themeColor="text1"/>
        </w:rPr>
        <w:t>5-9</w:t>
      </w:r>
      <w:r w:rsidRPr="00936BA4">
        <w:rPr>
          <w:rFonts w:hint="eastAsia"/>
          <w:color w:val="000000" w:themeColor="text1"/>
        </w:rPr>
        <w:t>展示了</w:t>
      </w:r>
      <w:r w:rsidRPr="00936BA4">
        <w:rPr>
          <w:rFonts w:hint="eastAsia"/>
          <w:color w:val="000000" w:themeColor="text1"/>
        </w:rPr>
        <w:t>NLU</w:t>
      </w:r>
      <w:r w:rsidRPr="00936BA4">
        <w:rPr>
          <w:rFonts w:hint="eastAsia"/>
          <w:color w:val="000000" w:themeColor="text1"/>
        </w:rPr>
        <w:t>模型管理系统的全部模块，该系统由模型训练和模型版本两个主要模块组成。模型训练模块集成了本文提出的</w:t>
      </w:r>
      <w:r w:rsidRPr="00936BA4">
        <w:rPr>
          <w:rFonts w:hint="eastAsia"/>
          <w:color w:val="000000" w:themeColor="text1"/>
        </w:rPr>
        <w:t>WPFe</w:t>
      </w:r>
      <w:r w:rsidRPr="00936BA4">
        <w:rPr>
          <w:rFonts w:hint="eastAsia"/>
          <w:color w:val="000000" w:themeColor="text1"/>
        </w:rPr>
        <w:t>模型，以自动化的方式实现训练样本、测试样本及其他配置文件的生成、模型性能评估和训练信息保存功能。该模块提供了可视化的操作界面，用户仅需进行样本文件上传和参数配置即可完成整体训练流程，能够快速产出迭代模型。</w:t>
      </w:r>
      <w:r w:rsidRPr="00936BA4">
        <w:rPr>
          <w:rFonts w:ascii="宋体" w:hAnsi="宋体" w:hint="eastAsia"/>
          <w:color w:val="000000" w:themeColor="text1"/>
        </w:rPr>
        <w:t>模型版本管理模块同样提供</w:t>
      </w:r>
      <w:r w:rsidRPr="00936BA4">
        <w:rPr>
          <w:rFonts w:ascii="宋体" w:hAnsi="宋体" w:hint="eastAsia"/>
          <w:color w:val="000000" w:themeColor="text1"/>
        </w:rPr>
        <w:lastRenderedPageBreak/>
        <w:t>了界面化的方式进行模型的预览、部分下载、打包下载和删除功能。通过对历史模型的版本，用户可以对比不同模型的性能，以指导模型的迭代优化。接下来，本章将详细介绍这些模式的具体实现。</w:t>
      </w:r>
    </w:p>
    <w:p w14:paraId="1985EBF6" w14:textId="77777777" w:rsidR="001A1E17" w:rsidRPr="00C94A36" w:rsidRDefault="001A1E17" w:rsidP="00B86360">
      <w:pPr>
        <w:pStyle w:val="afb"/>
        <w:ind w:firstLineChars="0" w:firstLine="0"/>
      </w:pPr>
      <w:r w:rsidRPr="00A02F30">
        <w:rPr>
          <w:noProof/>
        </w:rPr>
        <w:drawing>
          <wp:inline distT="0" distB="0" distL="0" distR="0" wp14:anchorId="54154B12" wp14:editId="4B75DE00">
            <wp:extent cx="3633787" cy="3200657"/>
            <wp:effectExtent l="0" t="0" r="5080" b="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pic:nvPicPr>
                  <pic:blipFill rotWithShape="1">
                    <a:blip r:embed="rId76"/>
                    <a:srcRect t="3736"/>
                    <a:stretch/>
                  </pic:blipFill>
                  <pic:spPr bwMode="auto">
                    <a:xfrm>
                      <a:off x="0" y="0"/>
                      <a:ext cx="3700433" cy="3259359"/>
                    </a:xfrm>
                    <a:prstGeom prst="rect">
                      <a:avLst/>
                    </a:prstGeom>
                    <a:ln>
                      <a:noFill/>
                    </a:ln>
                    <a:extLst>
                      <a:ext uri="{53640926-AAD7-44D8-BBD7-CCE9431645EC}">
                        <a14:shadowObscured xmlns:a14="http://schemas.microsoft.com/office/drawing/2010/main"/>
                      </a:ext>
                    </a:extLst>
                  </pic:spPr>
                </pic:pic>
              </a:graphicData>
            </a:graphic>
          </wp:inline>
        </w:drawing>
      </w:r>
    </w:p>
    <w:p w14:paraId="41B9FB88" w14:textId="57D0FE13" w:rsidR="001A1E17" w:rsidRPr="00C94A36" w:rsidRDefault="00440686" w:rsidP="00B86360">
      <w:pPr>
        <w:pStyle w:val="afb"/>
        <w:ind w:firstLineChars="0" w:firstLine="0"/>
      </w:pPr>
      <w:bookmarkStart w:id="152" w:name="_Toc19513610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1A1E17">
        <w:rPr>
          <w:rFonts w:hint="eastAsia"/>
        </w:rPr>
        <w:t>模型训练模块</w:t>
      </w:r>
      <w:r w:rsidR="00294E50">
        <w:rPr>
          <w:rFonts w:hint="eastAsia"/>
        </w:rPr>
        <w:t>架构</w:t>
      </w:r>
      <w:r w:rsidR="001A1E17">
        <w:rPr>
          <w:rFonts w:hint="eastAsia"/>
        </w:rPr>
        <w:t>图</w:t>
      </w:r>
      <w:bookmarkEnd w:id="152"/>
    </w:p>
    <w:p w14:paraId="16F36EF8" w14:textId="71628991" w:rsidR="001A1E17" w:rsidRPr="00A02F30"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9</w:t>
        </w:r>
      </w:fldSimple>
      <w:r w:rsidR="00910671">
        <w:rPr>
          <w:rFonts w:hint="eastAsia"/>
        </w:rPr>
        <w:t xml:space="preserve"> </w:t>
      </w:r>
      <w:r w:rsidR="00294E50" w:rsidRPr="00294E50">
        <w:t>Architecture diagram of model training module</w:t>
      </w:r>
    </w:p>
    <w:p w14:paraId="13F4DC6A" w14:textId="213F00E3" w:rsidR="001A1E17" w:rsidRDefault="001A1E17" w:rsidP="001A1E17">
      <w:pPr>
        <w:pStyle w:val="a8"/>
        <w:spacing w:line="360" w:lineRule="auto"/>
        <w:ind w:firstLineChars="0"/>
        <w:rPr>
          <w:rFonts w:ascii="宋体" w:hAnsi="宋体"/>
        </w:rPr>
      </w:pPr>
      <w:r w:rsidRPr="00303C8B">
        <w:rPr>
          <w:rFonts w:ascii="宋体" w:hAnsi="宋体" w:hint="eastAsia"/>
        </w:rPr>
        <w:t>在</w:t>
      </w:r>
      <w:r w:rsidR="00D97421">
        <w:rPr>
          <w:rFonts w:ascii="宋体" w:hAnsi="宋体" w:hint="eastAsia"/>
        </w:rPr>
        <w:t>本</w:t>
      </w:r>
      <w:r w:rsidRPr="00303C8B">
        <w:rPr>
          <w:rFonts w:ascii="宋体" w:hAnsi="宋体" w:hint="eastAsia"/>
        </w:rPr>
        <w:t>系统的数据管理架构中，模型版本记录依据模型</w:t>
      </w:r>
      <w:r>
        <w:rPr>
          <w:rFonts w:ascii="宋体" w:hAnsi="宋体" w:hint="eastAsia"/>
        </w:rPr>
        <w:t>开始训练</w:t>
      </w:r>
      <w:r w:rsidR="0083467B">
        <w:rPr>
          <w:rFonts w:ascii="宋体" w:hAnsi="宋体" w:hint="eastAsia"/>
        </w:rPr>
        <w:t>的</w:t>
      </w:r>
      <w:r w:rsidRPr="00303C8B">
        <w:rPr>
          <w:rFonts w:ascii="宋体" w:hAnsi="宋体" w:hint="eastAsia"/>
        </w:rPr>
        <w:t xml:space="preserve">时间存储于 </w:t>
      </w:r>
      <w:r w:rsidRPr="00937DD6">
        <w:t>MySQL</w:t>
      </w:r>
      <w:r w:rsidRPr="00303C8B">
        <w:rPr>
          <w:rFonts w:ascii="宋体" w:hAnsi="宋体" w:hint="eastAsia"/>
        </w:rPr>
        <w:t>数据库。借助</w:t>
      </w:r>
      <w:r w:rsidRPr="00937DD6">
        <w:t>MySQL</w:t>
      </w:r>
      <w:r w:rsidRPr="00303C8B">
        <w:rPr>
          <w:rFonts w:ascii="宋体" w:hAnsi="宋体" w:hint="eastAsia"/>
        </w:rPr>
        <w:t>数据库的数据组织与管理能力，实现对模型版本信息的有序存储与高效查询。而在模型训练进程里所生成的各类文件，包括但不限于中间结果文件</w:t>
      </w:r>
      <w:r>
        <w:rPr>
          <w:rFonts w:ascii="宋体" w:hAnsi="宋体" w:hint="eastAsia"/>
        </w:rPr>
        <w:t>，生成模型</w:t>
      </w:r>
      <w:r w:rsidRPr="00303C8B">
        <w:rPr>
          <w:rFonts w:ascii="宋体" w:hAnsi="宋体" w:hint="eastAsia"/>
        </w:rPr>
        <w:t>等，则存储于</w:t>
      </w:r>
      <w:r w:rsidRPr="00937DD6">
        <w:t>Linux</w:t>
      </w:r>
      <w:r w:rsidRPr="00303C8B">
        <w:rPr>
          <w:rFonts w:ascii="宋体" w:hAnsi="宋体" w:hint="eastAsia"/>
        </w:rPr>
        <w:t>服务器</w:t>
      </w:r>
      <w:r>
        <w:rPr>
          <w:rFonts w:ascii="宋体" w:hAnsi="宋体" w:hint="eastAsia"/>
        </w:rPr>
        <w:t>和</w:t>
      </w:r>
      <w:proofErr w:type="spellStart"/>
      <w:r w:rsidRPr="00937DD6">
        <w:t>Ceph</w:t>
      </w:r>
      <w:proofErr w:type="spellEnd"/>
      <w:r>
        <w:rPr>
          <w:rFonts w:ascii="宋体" w:hAnsi="宋体" w:hint="eastAsia"/>
        </w:rPr>
        <w:t>分布式存储组件中</w:t>
      </w:r>
      <w:r w:rsidRPr="00303C8B">
        <w:rPr>
          <w:rFonts w:ascii="宋体" w:hAnsi="宋体" w:hint="eastAsia"/>
        </w:rPr>
        <w:t>。凭借</w:t>
      </w:r>
      <w:proofErr w:type="spellStart"/>
      <w:r w:rsidRPr="00937DD6">
        <w:t>Ceph</w:t>
      </w:r>
      <w:proofErr w:type="spellEnd"/>
      <w:r w:rsidRPr="00303C8B">
        <w:rPr>
          <w:rFonts w:ascii="宋体" w:hAnsi="宋体" w:hint="eastAsia"/>
        </w:rPr>
        <w:t>稳定的性能和丰富的文件管理功能，为模型训练文件提供了可靠的存储环境，确保文件的完整性和</w:t>
      </w:r>
      <w:proofErr w:type="gramStart"/>
      <w:r w:rsidRPr="00303C8B">
        <w:rPr>
          <w:rFonts w:ascii="宋体" w:hAnsi="宋体" w:hint="eastAsia"/>
        </w:rPr>
        <w:t>可</w:t>
      </w:r>
      <w:proofErr w:type="gramEnd"/>
      <w:r w:rsidRPr="00303C8B">
        <w:rPr>
          <w:rFonts w:ascii="宋体" w:hAnsi="宋体" w:hint="eastAsia"/>
        </w:rPr>
        <w:t>访问性。</w:t>
      </w:r>
      <w:proofErr w:type="spellStart"/>
      <w:r w:rsidRPr="00202EDD">
        <w:t>nlu_model_version</w:t>
      </w:r>
      <w:proofErr w:type="spellEnd"/>
      <w:r>
        <w:rPr>
          <w:rFonts w:ascii="宋体" w:hAnsi="宋体" w:hint="eastAsia"/>
        </w:rPr>
        <w:t>数据表主要涉及字段如下表</w:t>
      </w:r>
      <w:r w:rsidRPr="00937DD6">
        <w:t>5-4</w:t>
      </w:r>
      <w:r>
        <w:rPr>
          <w:rFonts w:ascii="宋体" w:hAnsi="宋体" w:hint="eastAsia"/>
        </w:rPr>
        <w:t>所示。</w:t>
      </w:r>
    </w:p>
    <w:p w14:paraId="33B88A74" w14:textId="794876BF" w:rsidR="001A1E17" w:rsidRDefault="00440686" w:rsidP="00B86360">
      <w:pPr>
        <w:pStyle w:val="afb"/>
        <w:ind w:firstLineChars="0" w:firstLine="0"/>
      </w:pPr>
      <w:bookmarkStart w:id="153" w:name="_Toc195136131"/>
      <w:commentRangeStart w:id="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1A1E17">
        <w:rPr>
          <w:rFonts w:hint="eastAsia"/>
        </w:rPr>
        <w:t>模型管理模块数据存储表</w:t>
      </w:r>
      <w:commentRangeEnd w:id="9"/>
      <w:r>
        <w:rPr>
          <w:rStyle w:val="CommentReference"/>
        </w:rPr>
        <w:commentReference w:id="9"/>
      </w:r>
      <w:bookmarkEnd w:id="153"/>
    </w:p>
    <w:p w14:paraId="49A4439B" w14:textId="483533EE" w:rsidR="001A1E17" w:rsidRPr="00C94A36" w:rsidRDefault="003E6F0E" w:rsidP="00B86360">
      <w:pPr>
        <w:pStyle w:val="afb"/>
        <w:ind w:firstLineChars="0" w:firstLine="0"/>
      </w:pPr>
      <w:r>
        <w:t xml:space="preserve">Table </w:t>
      </w:r>
      <w:r w:rsidR="00910671">
        <w:rPr>
          <w:rFonts w:hint="eastAsia"/>
        </w:rPr>
        <w:t>5</w:t>
      </w:r>
      <w:r>
        <w:noBreakHyphen/>
      </w:r>
      <w:fldSimple w:instr=" SEQ Table \* ARABIC \s 1 ">
        <w:r w:rsidR="00363B00">
          <w:rPr>
            <w:noProof/>
          </w:rPr>
          <w:t>4</w:t>
        </w:r>
      </w:fldSimple>
      <w:r w:rsidR="001A1E17" w:rsidRPr="00C94A36">
        <w:rPr>
          <w:rFonts w:hint="eastAsia"/>
        </w:rPr>
        <w:t xml:space="preserve"> Data storage fields of model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5"/>
        <w:gridCol w:w="2020"/>
        <w:gridCol w:w="2092"/>
        <w:gridCol w:w="2029"/>
      </w:tblGrid>
      <w:tr w:rsidR="001A1E17" w:rsidRPr="00006EBD" w14:paraId="4E894B4F" w14:textId="77777777" w:rsidTr="00005869">
        <w:tc>
          <w:tcPr>
            <w:tcW w:w="2180" w:type="dxa"/>
            <w:tcBorders>
              <w:top w:val="single" w:sz="12" w:space="0" w:color="auto"/>
              <w:bottom w:val="single" w:sz="6" w:space="0" w:color="auto"/>
            </w:tcBorders>
          </w:tcPr>
          <w:p w14:paraId="3DC2656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字段名</w:t>
            </w:r>
          </w:p>
        </w:tc>
        <w:tc>
          <w:tcPr>
            <w:tcW w:w="2180" w:type="dxa"/>
            <w:tcBorders>
              <w:top w:val="single" w:sz="12" w:space="0" w:color="auto"/>
              <w:bottom w:val="single" w:sz="6" w:space="0" w:color="auto"/>
            </w:tcBorders>
          </w:tcPr>
          <w:p w14:paraId="65B80C6F"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字段含义</w:t>
            </w:r>
          </w:p>
        </w:tc>
        <w:tc>
          <w:tcPr>
            <w:tcW w:w="2180" w:type="dxa"/>
            <w:tcBorders>
              <w:top w:val="single" w:sz="12" w:space="0" w:color="auto"/>
              <w:bottom w:val="single" w:sz="6" w:space="0" w:color="auto"/>
            </w:tcBorders>
          </w:tcPr>
          <w:p w14:paraId="60C1E22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类型</w:t>
            </w:r>
          </w:p>
        </w:tc>
        <w:tc>
          <w:tcPr>
            <w:tcW w:w="2180" w:type="dxa"/>
            <w:tcBorders>
              <w:top w:val="single" w:sz="12" w:space="0" w:color="auto"/>
              <w:bottom w:val="single" w:sz="6" w:space="0" w:color="auto"/>
            </w:tcBorders>
          </w:tcPr>
          <w:p w14:paraId="090CE3BC"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长度</w:t>
            </w:r>
          </w:p>
        </w:tc>
      </w:tr>
      <w:tr w:rsidR="001A1E17" w:rsidRPr="00006EBD" w14:paraId="69B0B59F" w14:textId="77777777" w:rsidTr="00005869">
        <w:tc>
          <w:tcPr>
            <w:tcW w:w="2180" w:type="dxa"/>
            <w:tcBorders>
              <w:top w:val="single" w:sz="6" w:space="0" w:color="auto"/>
            </w:tcBorders>
          </w:tcPr>
          <w:p w14:paraId="041AEF64" w14:textId="77777777" w:rsidR="001A1E17" w:rsidRPr="007E7792" w:rsidRDefault="001A1E17" w:rsidP="002E22A6">
            <w:pPr>
              <w:pStyle w:val="a8"/>
              <w:spacing w:line="240" w:lineRule="auto"/>
              <w:ind w:firstLineChars="0" w:firstLine="0"/>
              <w:rPr>
                <w:sz w:val="21"/>
                <w:szCs w:val="21"/>
              </w:rPr>
            </w:pPr>
            <w:r w:rsidRPr="007E7792">
              <w:rPr>
                <w:sz w:val="21"/>
                <w:szCs w:val="21"/>
              </w:rPr>
              <w:t>MODEL_VERSION_ID</w:t>
            </w:r>
          </w:p>
        </w:tc>
        <w:tc>
          <w:tcPr>
            <w:tcW w:w="2180" w:type="dxa"/>
            <w:tcBorders>
              <w:top w:val="single" w:sz="6" w:space="0" w:color="auto"/>
            </w:tcBorders>
          </w:tcPr>
          <w:p w14:paraId="185E9311"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80" w:type="dxa"/>
            <w:tcBorders>
              <w:top w:val="single" w:sz="6" w:space="0" w:color="auto"/>
            </w:tcBorders>
          </w:tcPr>
          <w:p w14:paraId="7F3CAE71" w14:textId="77777777" w:rsidR="001A1E17" w:rsidRPr="007E7792" w:rsidRDefault="001A1E17" w:rsidP="002E22A6">
            <w:pPr>
              <w:pStyle w:val="a8"/>
              <w:spacing w:line="240" w:lineRule="auto"/>
              <w:ind w:firstLineChars="0" w:firstLine="0"/>
              <w:rPr>
                <w:sz w:val="21"/>
                <w:szCs w:val="21"/>
              </w:rPr>
            </w:pPr>
            <w:r w:rsidRPr="007E7792">
              <w:rPr>
                <w:sz w:val="21"/>
                <w:szCs w:val="21"/>
              </w:rPr>
              <w:t>Int</w:t>
            </w:r>
          </w:p>
        </w:tc>
        <w:tc>
          <w:tcPr>
            <w:tcW w:w="2180" w:type="dxa"/>
            <w:tcBorders>
              <w:top w:val="single" w:sz="6" w:space="0" w:color="auto"/>
            </w:tcBorders>
          </w:tcPr>
          <w:p w14:paraId="55FD18E4"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1235A21C" w14:textId="77777777" w:rsidTr="002E22A6">
        <w:tc>
          <w:tcPr>
            <w:tcW w:w="2180" w:type="dxa"/>
          </w:tcPr>
          <w:p w14:paraId="3B3489F3" w14:textId="77777777" w:rsidR="001A1E17" w:rsidRPr="007E7792" w:rsidRDefault="001A1E17" w:rsidP="002E22A6">
            <w:pPr>
              <w:pStyle w:val="a8"/>
              <w:spacing w:line="240" w:lineRule="auto"/>
              <w:ind w:firstLineChars="0" w:firstLine="0"/>
              <w:rPr>
                <w:sz w:val="21"/>
                <w:szCs w:val="21"/>
              </w:rPr>
            </w:pPr>
            <w:r w:rsidRPr="007E7792">
              <w:rPr>
                <w:sz w:val="21"/>
                <w:szCs w:val="21"/>
              </w:rPr>
              <w:t>TIME</w:t>
            </w:r>
          </w:p>
        </w:tc>
        <w:tc>
          <w:tcPr>
            <w:tcW w:w="2180" w:type="dxa"/>
          </w:tcPr>
          <w:p w14:paraId="699D0C69"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生成时间</w:t>
            </w:r>
          </w:p>
        </w:tc>
        <w:tc>
          <w:tcPr>
            <w:tcW w:w="2180" w:type="dxa"/>
          </w:tcPr>
          <w:p w14:paraId="48F20FE1"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Pr>
          <w:p w14:paraId="09580E9F"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56E44F65" w14:textId="77777777" w:rsidTr="00005869">
        <w:tc>
          <w:tcPr>
            <w:tcW w:w="2180" w:type="dxa"/>
            <w:tcBorders>
              <w:bottom w:val="single" w:sz="12" w:space="0" w:color="auto"/>
            </w:tcBorders>
          </w:tcPr>
          <w:p w14:paraId="2E98D66D" w14:textId="77777777" w:rsidR="001A1E17" w:rsidRPr="007E7792" w:rsidRDefault="001A1E17" w:rsidP="002E22A6">
            <w:pPr>
              <w:pStyle w:val="a8"/>
              <w:spacing w:line="240" w:lineRule="auto"/>
              <w:ind w:firstLineChars="0" w:firstLine="0"/>
              <w:rPr>
                <w:sz w:val="21"/>
                <w:szCs w:val="21"/>
              </w:rPr>
            </w:pPr>
            <w:r w:rsidRPr="007E7792">
              <w:rPr>
                <w:sz w:val="21"/>
                <w:szCs w:val="21"/>
              </w:rPr>
              <w:t>MODELNAME</w:t>
            </w:r>
          </w:p>
        </w:tc>
        <w:tc>
          <w:tcPr>
            <w:tcW w:w="2180" w:type="dxa"/>
            <w:tcBorders>
              <w:bottom w:val="single" w:sz="12" w:space="0" w:color="auto"/>
            </w:tcBorders>
          </w:tcPr>
          <w:p w14:paraId="3866EDAA"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模型名称</w:t>
            </w:r>
          </w:p>
        </w:tc>
        <w:tc>
          <w:tcPr>
            <w:tcW w:w="2180" w:type="dxa"/>
            <w:tcBorders>
              <w:bottom w:val="single" w:sz="12" w:space="0" w:color="auto"/>
            </w:tcBorders>
          </w:tcPr>
          <w:p w14:paraId="5FB852F8"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Borders>
              <w:bottom w:val="single" w:sz="12" w:space="0" w:color="auto"/>
            </w:tcBorders>
          </w:tcPr>
          <w:p w14:paraId="3D53E77C"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bl>
    <w:p w14:paraId="0FC6BD3F" w14:textId="77777777" w:rsidR="001A1E17" w:rsidRPr="00E56572" w:rsidRDefault="001A1E17" w:rsidP="001A1E17">
      <w:pPr>
        <w:pStyle w:val="3"/>
      </w:pPr>
      <w:bookmarkStart w:id="154" w:name="_Toc190176107"/>
      <w:bookmarkStart w:id="155" w:name="_Toc194845681"/>
      <w:commentRangeStart w:id="47"/>
      <w:r w:rsidRPr="00E56572">
        <w:rPr>
          <w:rFonts w:hint="eastAsia"/>
        </w:rPr>
        <w:lastRenderedPageBreak/>
        <w:t>5.4.1</w:t>
      </w:r>
      <w:r w:rsidRPr="00E56572">
        <w:rPr>
          <w:rFonts w:hint="eastAsia"/>
        </w:rPr>
        <w:t>模型训练</w:t>
      </w:r>
      <w:commentRangeEnd w:id="47"/>
      <w:r>
        <w:rPr>
          <w:rStyle w:val="CommentReference"/>
        </w:rPr>
        <w:commentReference w:id="47"/>
      </w:r>
      <w:bookmarkEnd w:id="154"/>
      <w:bookmarkEnd w:id="155"/>
    </w:p>
    <w:p w14:paraId="5656CE69" w14:textId="04C67A44"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w:t>
      </w:r>
      <w:r w:rsidRPr="006A04D0">
        <w:rPr>
          <w:rFonts w:hint="eastAsia"/>
        </w:rPr>
        <w:t>对更新后的样本</w:t>
      </w:r>
      <w:r>
        <w:rPr>
          <w:rFonts w:hint="eastAsia"/>
        </w:rPr>
        <w:t>，重新对模型</w:t>
      </w:r>
      <w:r w:rsidRPr="006A04D0">
        <w:rPr>
          <w:rFonts w:hint="eastAsia"/>
        </w:rPr>
        <w:t>进行</w:t>
      </w:r>
      <w:r>
        <w:rPr>
          <w:rFonts w:hint="eastAsia"/>
        </w:rPr>
        <w:t>微调</w:t>
      </w:r>
      <w:r w:rsidRPr="006A04D0">
        <w:rPr>
          <w:rFonts w:hint="eastAsia"/>
        </w:rPr>
        <w:t>，每次训练后保存</w:t>
      </w:r>
      <w:r w:rsidRPr="00690F71">
        <w:rPr>
          <w:rFonts w:hint="eastAsia"/>
        </w:rPr>
        <w:t>训练数据集、测试数据集、</w:t>
      </w:r>
      <w:r>
        <w:rPr>
          <w:rFonts w:hint="eastAsia"/>
        </w:rPr>
        <w:t>配置文件、</w:t>
      </w:r>
      <w:r w:rsidRPr="00690F71">
        <w:rPr>
          <w:rFonts w:hint="eastAsia"/>
        </w:rPr>
        <w:t>生成的模型以及测试结果</w:t>
      </w:r>
      <w:r>
        <w:rPr>
          <w:rFonts w:hint="eastAsia"/>
        </w:rPr>
        <w:t>信息</w:t>
      </w:r>
      <w:r w:rsidRPr="00690F71">
        <w:rPr>
          <w:rFonts w:hint="eastAsia"/>
        </w:rPr>
        <w:t>。</w:t>
      </w:r>
    </w:p>
    <w:p w14:paraId="5B3978A5" w14:textId="77777777" w:rsidR="001A1E17" w:rsidRDefault="001A1E17" w:rsidP="00B86360">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center"/>
      </w:pPr>
      <w:r>
        <w:rPr>
          <w:noProof/>
        </w:rPr>
        <w:drawing>
          <wp:inline distT="0" distB="0" distL="0" distR="0" wp14:anchorId="71F34AA6" wp14:editId="62603976">
            <wp:extent cx="3807214" cy="2114550"/>
            <wp:effectExtent l="0" t="0" r="3175"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pic:nvPicPr>
                  <pic:blipFill rotWithShape="1">
                    <a:blip r:embed="rId77"/>
                    <a:srcRect t="3316"/>
                    <a:stretch/>
                  </pic:blipFill>
                  <pic:spPr bwMode="auto">
                    <a:xfrm>
                      <a:off x="0" y="0"/>
                      <a:ext cx="3856178" cy="2141745"/>
                    </a:xfrm>
                    <a:prstGeom prst="rect">
                      <a:avLst/>
                    </a:prstGeom>
                    <a:ln>
                      <a:noFill/>
                    </a:ln>
                    <a:extLst>
                      <a:ext uri="{53640926-AAD7-44D8-BBD7-CCE9431645EC}">
                        <a14:shadowObscured xmlns:a14="http://schemas.microsoft.com/office/drawing/2010/main"/>
                      </a:ext>
                    </a:extLst>
                  </pic:spPr>
                </pic:pic>
              </a:graphicData>
            </a:graphic>
          </wp:inline>
        </w:drawing>
      </w:r>
    </w:p>
    <w:p w14:paraId="46D63E5D" w14:textId="13AD929E" w:rsidR="001A1E17" w:rsidRPr="00C94A36" w:rsidRDefault="00440686" w:rsidP="00B86360">
      <w:pPr>
        <w:pStyle w:val="afb"/>
        <w:ind w:firstLineChars="0" w:firstLine="0"/>
      </w:pPr>
      <w:bookmarkStart w:id="156" w:name="_Toc19513610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1A1E17">
        <w:rPr>
          <w:rFonts w:hint="eastAsia"/>
        </w:rPr>
        <w:t>模型训练模块流程图</w:t>
      </w:r>
      <w:bookmarkEnd w:id="156"/>
    </w:p>
    <w:p w14:paraId="24234942" w14:textId="1B4D7689" w:rsidR="001A1E17"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10</w:t>
        </w:r>
      </w:fldSimple>
      <w:r w:rsidR="00910671">
        <w:rPr>
          <w:rFonts w:hint="eastAsia"/>
        </w:rPr>
        <w:t xml:space="preserve"> </w:t>
      </w:r>
      <w:r w:rsidR="001A1E17">
        <w:rPr>
          <w:rFonts w:hint="eastAsia"/>
        </w:rPr>
        <w:t>F</w:t>
      </w:r>
      <w:r w:rsidR="001A1E17" w:rsidRPr="006D23BC">
        <w:t>lowchart</w:t>
      </w:r>
      <w:r w:rsidR="001A1E17">
        <w:rPr>
          <w:rFonts w:hint="eastAsia"/>
        </w:rPr>
        <w:t xml:space="preserve"> of mod</w:t>
      </w:r>
      <w:r w:rsidR="001A1E17" w:rsidRPr="006D23BC">
        <w:t xml:space="preserve">el </w:t>
      </w:r>
      <w:r w:rsidR="001A1E17">
        <w:rPr>
          <w:rFonts w:hint="eastAsia"/>
        </w:rPr>
        <w:t>t</w:t>
      </w:r>
      <w:r w:rsidR="001A1E17" w:rsidRPr="006D23BC">
        <w:t xml:space="preserve">raining </w:t>
      </w:r>
      <w:r w:rsidR="001A1E17">
        <w:rPr>
          <w:rFonts w:hint="eastAsia"/>
        </w:rPr>
        <w:t>m</w:t>
      </w:r>
      <w:r w:rsidR="001A1E17" w:rsidRPr="006D23BC">
        <w:t>odul</w:t>
      </w:r>
      <w:r w:rsidR="001A1E17">
        <w:rPr>
          <w:rFonts w:hint="eastAsia"/>
        </w:rPr>
        <w:t>e</w:t>
      </w:r>
    </w:p>
    <w:p w14:paraId="78BE29C9" w14:textId="798EA343" w:rsidR="001A1E17" w:rsidRPr="00F05DF5"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05DF5">
        <w:rPr>
          <w:rFonts w:hint="eastAsia"/>
          <w:color w:val="000000" w:themeColor="text1"/>
        </w:rPr>
        <w:t>具体实现</w:t>
      </w:r>
      <w:r w:rsidR="006B4AB8">
        <w:rPr>
          <w:rFonts w:hint="eastAsia"/>
          <w:color w:val="000000" w:themeColor="text1"/>
        </w:rPr>
        <w:t>流程如图</w:t>
      </w:r>
      <w:r w:rsidR="006B4AB8">
        <w:rPr>
          <w:rFonts w:hint="eastAsia"/>
          <w:color w:val="000000" w:themeColor="text1"/>
        </w:rPr>
        <w:t>5-10</w:t>
      </w:r>
      <w:r w:rsidR="006B4AB8">
        <w:rPr>
          <w:rFonts w:hint="eastAsia"/>
          <w:color w:val="000000" w:themeColor="text1"/>
        </w:rPr>
        <w:t>所示。</w:t>
      </w:r>
      <w:r w:rsidRPr="00F05DF5">
        <w:rPr>
          <w:rFonts w:hint="eastAsia"/>
          <w:color w:val="000000" w:themeColor="text1"/>
        </w:rPr>
        <w:t>训练样本的生成是模型训练流程的首要步骤。针对不同专业，根据对应问题模板，自动生成用于训练的数据样本，这些样本以</w:t>
      </w:r>
      <w:r w:rsidRPr="00F05DF5">
        <w:rPr>
          <w:rFonts w:hint="eastAsia"/>
          <w:color w:val="000000" w:themeColor="text1"/>
        </w:rPr>
        <w:t>JSON</w:t>
      </w:r>
      <w:r w:rsidRPr="00F05DF5">
        <w:rPr>
          <w:rFonts w:hint="eastAsia"/>
          <w:color w:val="000000" w:themeColor="text1"/>
        </w:rPr>
        <w:t>文件的格式保存每个语句对应的意图、槽位标签等关键信息，为模型提供丰富的学习资源。再根据测试样本，自动生成模型检测数据。随后，根据训练样本自动生成的配置文件（如</w:t>
      </w:r>
      <w:r w:rsidRPr="00F05DF5">
        <w:rPr>
          <w:rFonts w:hint="eastAsia"/>
          <w:color w:val="000000" w:themeColor="text1"/>
        </w:rPr>
        <w:t>domain.txt</w:t>
      </w:r>
      <w:r w:rsidRPr="00F05DF5">
        <w:rPr>
          <w:rFonts w:hint="eastAsia"/>
          <w:color w:val="000000" w:themeColor="text1"/>
        </w:rPr>
        <w:t>、</w:t>
      </w:r>
      <w:r w:rsidRPr="00F05DF5">
        <w:rPr>
          <w:rFonts w:hint="eastAsia"/>
          <w:color w:val="000000" w:themeColor="text1"/>
        </w:rPr>
        <w:t>intent.txt</w:t>
      </w:r>
      <w:r w:rsidRPr="00F05DF5">
        <w:rPr>
          <w:rFonts w:hint="eastAsia"/>
          <w:color w:val="000000" w:themeColor="text1"/>
        </w:rPr>
        <w:t>、</w:t>
      </w:r>
      <w:r w:rsidRPr="00F05DF5">
        <w:rPr>
          <w:rFonts w:hint="eastAsia"/>
          <w:color w:val="000000" w:themeColor="text1"/>
        </w:rPr>
        <w:t>slots.txt</w:t>
      </w:r>
      <w:r w:rsidRPr="00F05DF5">
        <w:rPr>
          <w:rFonts w:hint="eastAsia"/>
          <w:color w:val="000000" w:themeColor="text1"/>
        </w:rPr>
        <w:t>），对模型进行微调。这一过程涉及到大量的数据迭代，模型会不断学习并优化其参数，以提高对问题的理解能力和预测的准确性。</w:t>
      </w:r>
      <w:r>
        <w:rPr>
          <w:rFonts w:hint="eastAsia"/>
          <w:color w:val="000000" w:themeColor="text1"/>
        </w:rPr>
        <w:t>最后，</w:t>
      </w:r>
      <w:r w:rsidRPr="00F05DF5">
        <w:rPr>
          <w:rFonts w:hint="eastAsia"/>
          <w:color w:val="000000" w:themeColor="text1"/>
        </w:rPr>
        <w:t>在测试集上对训练好的模型进行评估，以验证其性能和泛化能力，详细报告会保存到</w:t>
      </w:r>
      <w:r w:rsidRPr="00F05DF5">
        <w:rPr>
          <w:rFonts w:hint="eastAsia"/>
          <w:color w:val="000000" w:themeColor="text1"/>
        </w:rPr>
        <w:t>Excel</w:t>
      </w:r>
      <w:r w:rsidRPr="00F05DF5">
        <w:rPr>
          <w:rFonts w:hint="eastAsia"/>
          <w:color w:val="000000" w:themeColor="text1"/>
        </w:rPr>
        <w:t>文件中，</w:t>
      </w:r>
      <w:r w:rsidR="00804882">
        <w:rPr>
          <w:rFonts w:hint="eastAsia"/>
          <w:color w:val="000000" w:themeColor="text1"/>
        </w:rPr>
        <w:t>反应</w:t>
      </w:r>
      <w:r w:rsidRPr="00F05DF5">
        <w:rPr>
          <w:rFonts w:hint="eastAsia"/>
          <w:color w:val="000000" w:themeColor="text1"/>
        </w:rPr>
        <w:t>模型在实际应用中的表现。这些结果对于进一步调整模型参数、改进问题模板或优化训练流程具有重要的指导意义。</w:t>
      </w:r>
    </w:p>
    <w:p w14:paraId="325608CB" w14:textId="77777777" w:rsidR="001A1E17" w:rsidRPr="000D4F10" w:rsidRDefault="001A1E17" w:rsidP="001A1E17">
      <w:pPr>
        <w:pStyle w:val="3"/>
      </w:pPr>
      <w:bookmarkStart w:id="157" w:name="_Toc190176108"/>
      <w:bookmarkStart w:id="158" w:name="_Toc194845682"/>
      <w:commentRangeStart w:id="48"/>
      <w:r w:rsidRPr="000D4F10">
        <w:rPr>
          <w:rFonts w:hint="eastAsia"/>
        </w:rPr>
        <w:t>5.4.2</w:t>
      </w:r>
      <w:r w:rsidRPr="000D4F10">
        <w:rPr>
          <w:rFonts w:hint="eastAsia"/>
        </w:rPr>
        <w:t>模型版本管理</w:t>
      </w:r>
      <w:commentRangeEnd w:id="48"/>
      <w:r>
        <w:rPr>
          <w:rStyle w:val="CommentReference"/>
        </w:rPr>
        <w:commentReference w:id="48"/>
      </w:r>
      <w:bookmarkEnd w:id="157"/>
      <w:bookmarkEnd w:id="158"/>
    </w:p>
    <w:p w14:paraId="299C287E" w14:textId="0EE4599C" w:rsidR="001A1E17" w:rsidRDefault="001A1E17" w:rsidP="001A1E17">
      <w:pPr>
        <w:ind w:firstLine="480"/>
      </w:pPr>
      <w:r w:rsidRPr="000D4F10">
        <w:rPr>
          <w:rFonts w:hint="eastAsia"/>
        </w:rPr>
        <w:t>模型版本管理模块</w:t>
      </w:r>
      <w:r>
        <w:rPr>
          <w:rFonts w:hint="eastAsia"/>
        </w:rPr>
        <w:t>实现</w:t>
      </w:r>
      <w:r w:rsidRPr="000D4F10">
        <w:rPr>
          <w:rFonts w:hint="eastAsia"/>
        </w:rPr>
        <w:t>对全部训练模型的管理操作，提供预览、部分下载、打包下载和删除功能。以模型训练</w:t>
      </w:r>
      <w:r>
        <w:rPr>
          <w:rFonts w:hint="eastAsia"/>
        </w:rPr>
        <w:t>开始</w:t>
      </w:r>
      <w:r w:rsidRPr="000D4F10">
        <w:rPr>
          <w:rFonts w:hint="eastAsia"/>
        </w:rPr>
        <w:t>时间作为不同版本的区分依据</w:t>
      </w:r>
      <w:r>
        <w:rPr>
          <w:rFonts w:hint="eastAsia"/>
        </w:rPr>
        <w:t>，</w:t>
      </w:r>
      <w:r w:rsidRPr="000D4F10">
        <w:rPr>
          <w:rFonts w:hint="eastAsia"/>
        </w:rPr>
        <w:t>主要用于查看和下载各版本模型配置文件信息、下载</w:t>
      </w:r>
      <w:r w:rsidRPr="000D4F10">
        <w:rPr>
          <w:rFonts w:hint="eastAsia"/>
        </w:rPr>
        <w:t>pt</w:t>
      </w:r>
      <w:r w:rsidRPr="000D4F10">
        <w:rPr>
          <w:rFonts w:hint="eastAsia"/>
        </w:rPr>
        <w:t>模型文件、打包下载、删除</w:t>
      </w:r>
      <w:r>
        <w:rPr>
          <w:rFonts w:hint="eastAsia"/>
        </w:rPr>
        <w:t>对应模</w:t>
      </w:r>
      <w:r>
        <w:rPr>
          <w:rFonts w:hint="eastAsia"/>
        </w:rPr>
        <w:lastRenderedPageBreak/>
        <w:t>型版本信息等，页面如下图</w:t>
      </w:r>
      <w:r>
        <w:rPr>
          <w:rFonts w:hint="eastAsia"/>
        </w:rPr>
        <w:t>5-1</w:t>
      </w:r>
      <w:r w:rsidR="003E7689">
        <w:rPr>
          <w:rFonts w:hint="eastAsia"/>
        </w:rPr>
        <w:t>1</w:t>
      </w:r>
      <w:r>
        <w:rPr>
          <w:rFonts w:hint="eastAsia"/>
        </w:rPr>
        <w:t>所示</w:t>
      </w:r>
      <w:r w:rsidRPr="000D4F10">
        <w:rPr>
          <w:rFonts w:hint="eastAsia"/>
        </w:rPr>
        <w:t>。</w:t>
      </w:r>
    </w:p>
    <w:p w14:paraId="66CA2DF5" w14:textId="77777777" w:rsidR="001A1E17" w:rsidRPr="00C94A36" w:rsidRDefault="001A1E17" w:rsidP="00B86360">
      <w:pPr>
        <w:pStyle w:val="afb"/>
        <w:ind w:firstLineChars="0" w:firstLine="0"/>
      </w:pPr>
      <w:r w:rsidRPr="00D64F71">
        <w:rPr>
          <w:noProof/>
        </w:rPr>
        <w:drawing>
          <wp:inline distT="0" distB="0" distL="114300" distR="114300" wp14:anchorId="5ED5F47F" wp14:editId="2DB4D495">
            <wp:extent cx="491430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78"/>
                    <a:stretch>
                      <a:fillRect/>
                    </a:stretch>
                  </pic:blipFill>
                  <pic:spPr>
                    <a:xfrm>
                      <a:off x="0" y="0"/>
                      <a:ext cx="4964570" cy="2415229"/>
                    </a:xfrm>
                    <a:prstGeom prst="rect">
                      <a:avLst/>
                    </a:prstGeom>
                    <a:noFill/>
                    <a:ln>
                      <a:noFill/>
                    </a:ln>
                  </pic:spPr>
                </pic:pic>
              </a:graphicData>
            </a:graphic>
          </wp:inline>
        </w:drawing>
      </w:r>
    </w:p>
    <w:p w14:paraId="7551F514" w14:textId="1B74AC0A" w:rsidR="001A1E17" w:rsidRPr="00C94A36" w:rsidRDefault="00440686" w:rsidP="00B86360">
      <w:pPr>
        <w:pStyle w:val="afb"/>
        <w:ind w:firstLineChars="0" w:firstLine="0"/>
      </w:pPr>
      <w:bookmarkStart w:id="159" w:name="_Toc19513610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11</w:t>
      </w:r>
      <w:r>
        <w:fldChar w:fldCharType="end"/>
      </w:r>
      <w:r w:rsidR="001A1E17">
        <w:rPr>
          <w:rFonts w:hint="eastAsia"/>
        </w:rPr>
        <w:t>模型管理页</w:t>
      </w:r>
      <w:bookmarkEnd w:id="159"/>
    </w:p>
    <w:p w14:paraId="643401BD" w14:textId="151BEB1D" w:rsidR="001A1E17"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11</w:t>
        </w:r>
      </w:fldSimple>
      <w:r w:rsidR="00910671">
        <w:rPr>
          <w:rFonts w:hint="eastAsia"/>
        </w:rPr>
        <w:t xml:space="preserve"> </w:t>
      </w:r>
      <w:r w:rsidR="001A1E17">
        <w:rPr>
          <w:rFonts w:hint="eastAsia"/>
        </w:rPr>
        <w:t>The page of m</w:t>
      </w:r>
      <w:r w:rsidR="001A1E17" w:rsidRPr="006D23BC">
        <w:t xml:space="preserve">odel </w:t>
      </w:r>
      <w:r w:rsidR="001A1E17">
        <w:rPr>
          <w:rFonts w:hint="eastAsia"/>
        </w:rPr>
        <w:t>management</w:t>
      </w:r>
    </w:p>
    <w:p w14:paraId="3A33AB11" w14:textId="3982C624" w:rsidR="001A1E17" w:rsidRPr="00912DA6" w:rsidRDefault="001A1E17" w:rsidP="001A1E17">
      <w:pPr>
        <w:ind w:firstLine="480"/>
        <w:rPr>
          <w:color w:val="000000" w:themeColor="text1"/>
        </w:rPr>
      </w:pPr>
      <w:r w:rsidRPr="00912DA6">
        <w:rPr>
          <w:rFonts w:hint="eastAsia"/>
          <w:color w:val="000000" w:themeColor="text1"/>
        </w:rPr>
        <w:t>模型训练会生成大量文件，使用单机文件系统时，随着存储文件的数目</w:t>
      </w:r>
      <w:r>
        <w:rPr>
          <w:rFonts w:hint="eastAsia"/>
          <w:color w:val="000000" w:themeColor="text1"/>
        </w:rPr>
        <w:t>的增多</w:t>
      </w:r>
      <w:r w:rsidRPr="00912DA6">
        <w:rPr>
          <w:rFonts w:hint="eastAsia"/>
          <w:color w:val="000000" w:themeColor="text1"/>
        </w:rPr>
        <w:t>，文件系统的树状结构目录将会变得越来越臃肿，</w:t>
      </w:r>
      <w:proofErr w:type="spellStart"/>
      <w:r w:rsidRPr="00912DA6">
        <w:rPr>
          <w:rFonts w:hint="eastAsia"/>
          <w:color w:val="000000" w:themeColor="text1"/>
        </w:rPr>
        <w:t>inode</w:t>
      </w:r>
      <w:proofErr w:type="spellEnd"/>
      <w:r w:rsidRPr="00912DA6">
        <w:rPr>
          <w:rFonts w:hint="eastAsia"/>
          <w:color w:val="000000" w:themeColor="text1"/>
        </w:rPr>
        <w:t>的数目会达到系统的限制</w:t>
      </w:r>
      <w:r>
        <w:rPr>
          <w:rFonts w:hint="eastAsia"/>
          <w:color w:val="000000" w:themeColor="text1"/>
        </w:rPr>
        <w:t>，</w:t>
      </w:r>
      <w:r w:rsidRPr="00912DA6">
        <w:rPr>
          <w:rFonts w:hint="eastAsia"/>
          <w:color w:val="000000" w:themeColor="text1"/>
        </w:rPr>
        <w:t>数据读写性能也将变差</w:t>
      </w:r>
      <w:r>
        <w:rPr>
          <w:rFonts w:hint="eastAsia"/>
          <w:color w:val="000000" w:themeColor="text1"/>
        </w:rPr>
        <w:t>，</w:t>
      </w:r>
      <w:r w:rsidRPr="00912DA6">
        <w:rPr>
          <w:rFonts w:hint="eastAsia"/>
          <w:color w:val="000000" w:themeColor="text1"/>
        </w:rPr>
        <w:t>并且单机文件系统还会存在可靠性的问题。为了有效解决上述问题，本系统</w:t>
      </w:r>
      <w:r>
        <w:rPr>
          <w:rFonts w:hint="eastAsia"/>
          <w:color w:val="000000" w:themeColor="text1"/>
        </w:rPr>
        <w:t>设计</w:t>
      </w:r>
      <w:r w:rsidRPr="00912DA6">
        <w:rPr>
          <w:rFonts w:hint="eastAsia"/>
          <w:color w:val="000000" w:themeColor="text1"/>
        </w:rPr>
        <w:t>采用</w:t>
      </w:r>
      <w:r w:rsidRPr="00912DA6">
        <w:rPr>
          <w:rFonts w:hint="eastAsia"/>
          <w:color w:val="000000" w:themeColor="text1"/>
        </w:rPr>
        <w:t>Linux</w:t>
      </w:r>
      <w:r w:rsidRPr="00912DA6">
        <w:rPr>
          <w:rFonts w:hint="eastAsia"/>
          <w:color w:val="000000" w:themeColor="text1"/>
        </w:rPr>
        <w:t>文件系统和</w:t>
      </w:r>
      <w:proofErr w:type="spellStart"/>
      <w:r w:rsidRPr="00912DA6">
        <w:rPr>
          <w:rFonts w:hint="eastAsia"/>
          <w:color w:val="000000" w:themeColor="text1"/>
        </w:rPr>
        <w:t>Ceph</w:t>
      </w:r>
      <w:proofErr w:type="spellEnd"/>
      <w:r w:rsidRPr="00912DA6">
        <w:rPr>
          <w:rFonts w:hint="eastAsia"/>
          <w:color w:val="000000" w:themeColor="text1"/>
        </w:rPr>
        <w:t>分布式存储系统相结合的模式来存储迭代生成的模型文件。在</w:t>
      </w:r>
      <w:proofErr w:type="spellStart"/>
      <w:r w:rsidRPr="00912DA6">
        <w:rPr>
          <w:rFonts w:hint="eastAsia"/>
          <w:color w:val="000000" w:themeColor="text1"/>
        </w:rPr>
        <w:t>Ceph</w:t>
      </w:r>
      <w:proofErr w:type="spellEnd"/>
      <w:r w:rsidRPr="00912DA6">
        <w:rPr>
          <w:rFonts w:hint="eastAsia"/>
          <w:color w:val="000000" w:themeColor="text1"/>
        </w:rPr>
        <w:t>分布式存储系统所提供的对象存储服务中，文件被拆分成一个个固定大小的对象块，采用扁平化的结构进行存储</w:t>
      </w:r>
      <w:r w:rsidRPr="00912DA6">
        <w:rPr>
          <w:rFonts w:hint="eastAsia"/>
          <w:color w:val="000000" w:themeColor="text1"/>
        </w:rPr>
        <w:t>,</w:t>
      </w:r>
      <w:r w:rsidRPr="00912DA6">
        <w:rPr>
          <w:rFonts w:hint="eastAsia"/>
          <w:color w:val="000000" w:themeColor="text1"/>
        </w:rPr>
        <w:t>能够解决海量文件管理难的问题，消除了传统文件系统树状结构索引的性能瓶颈</w:t>
      </w:r>
      <w:r w:rsidRPr="00912DA6">
        <w:rPr>
          <w:rFonts w:hint="eastAsia"/>
          <w:color w:val="000000" w:themeColor="text1"/>
        </w:rPr>
        <w:t>,</w:t>
      </w:r>
      <w:r w:rsidRPr="00912DA6">
        <w:rPr>
          <w:rFonts w:hint="eastAsia"/>
          <w:color w:val="000000" w:themeColor="text1"/>
        </w:rPr>
        <w:t>性能更高，同时也兼具了可扩展性、可靠性等优点。</w:t>
      </w:r>
    </w:p>
    <w:p w14:paraId="6B368B3B" w14:textId="792369B8" w:rsidR="001A1E17" w:rsidRPr="00912DA6" w:rsidRDefault="001A1E17" w:rsidP="001A1E17">
      <w:pPr>
        <w:ind w:firstLine="480"/>
        <w:rPr>
          <w:color w:val="000000" w:themeColor="text1"/>
        </w:rPr>
      </w:pPr>
      <w:r w:rsidRPr="00912DA6">
        <w:rPr>
          <w:rFonts w:hint="eastAsia"/>
          <w:color w:val="000000" w:themeColor="text1"/>
        </w:rPr>
        <w:t>本模块对模型文件的管理粒度为天，不同</w:t>
      </w:r>
      <w:r>
        <w:rPr>
          <w:rFonts w:hint="eastAsia"/>
          <w:color w:val="000000" w:themeColor="text1"/>
        </w:rPr>
        <w:t>模型</w:t>
      </w:r>
      <w:r w:rsidRPr="00912DA6">
        <w:rPr>
          <w:rFonts w:hint="eastAsia"/>
          <w:color w:val="000000" w:themeColor="text1"/>
        </w:rPr>
        <w:t>文件可以存储在同一个存储桶中。由于在</w:t>
      </w:r>
      <w:proofErr w:type="spellStart"/>
      <w:r w:rsidRPr="00912DA6">
        <w:rPr>
          <w:rFonts w:hint="eastAsia"/>
          <w:color w:val="000000" w:themeColor="text1"/>
        </w:rPr>
        <w:t>Ceph</w:t>
      </w:r>
      <w:proofErr w:type="spellEnd"/>
      <w:r w:rsidRPr="00912DA6">
        <w:rPr>
          <w:rFonts w:hint="eastAsia"/>
          <w:color w:val="000000" w:themeColor="text1"/>
        </w:rPr>
        <w:t>集群中查找的模型需要</w:t>
      </w:r>
      <w:proofErr w:type="gramStart"/>
      <w:r w:rsidRPr="00912DA6">
        <w:rPr>
          <w:rFonts w:hint="eastAsia"/>
          <w:color w:val="000000" w:themeColor="text1"/>
        </w:rPr>
        <w:t>要</w:t>
      </w:r>
      <w:proofErr w:type="gramEnd"/>
      <w:r w:rsidRPr="00912DA6">
        <w:rPr>
          <w:rFonts w:hint="eastAsia"/>
          <w:color w:val="000000" w:themeColor="text1"/>
        </w:rPr>
        <w:t>取出到文件系统中读取使用，在多次查找之后文件系统中也将存储过多模型。基于以上原因，本系统设计了三级存储目录</w:t>
      </w:r>
      <w:r w:rsidR="00882FFD">
        <w:rPr>
          <w:rFonts w:hint="eastAsia"/>
          <w:color w:val="000000" w:themeColor="text1"/>
        </w:rPr>
        <w:t>，如下图</w:t>
      </w:r>
      <w:r w:rsidR="00363B00">
        <w:rPr>
          <w:rFonts w:hint="eastAsia"/>
          <w:color w:val="000000" w:themeColor="text1"/>
        </w:rPr>
        <w:t>5</w:t>
      </w:r>
      <w:r w:rsidR="00882FFD">
        <w:rPr>
          <w:rFonts w:hint="eastAsia"/>
          <w:color w:val="000000" w:themeColor="text1"/>
        </w:rPr>
        <w:t>-12</w:t>
      </w:r>
      <w:r w:rsidR="00882FFD">
        <w:rPr>
          <w:rFonts w:hint="eastAsia"/>
          <w:color w:val="000000" w:themeColor="text1"/>
        </w:rPr>
        <w:t>所示</w:t>
      </w:r>
      <w:r w:rsidRPr="00912DA6">
        <w:rPr>
          <w:rFonts w:hint="eastAsia"/>
          <w:color w:val="000000" w:themeColor="text1"/>
        </w:rPr>
        <w:t>。</w:t>
      </w:r>
    </w:p>
    <w:p w14:paraId="26885165" w14:textId="205070DF" w:rsidR="001A1E17" w:rsidRPr="00912DA6" w:rsidRDefault="001A1E17" w:rsidP="001A1E17">
      <w:pPr>
        <w:ind w:firstLine="480"/>
        <w:rPr>
          <w:color w:val="000000" w:themeColor="text1"/>
        </w:rPr>
      </w:pPr>
      <w:r w:rsidRPr="00912DA6">
        <w:rPr>
          <w:rFonts w:hint="eastAsia"/>
          <w:color w:val="000000" w:themeColor="text1"/>
        </w:rPr>
        <w:t>查找模型文件时，首先查找</w:t>
      </w:r>
      <w:r>
        <w:rPr>
          <w:rFonts w:hint="eastAsia"/>
          <w:color w:val="000000" w:themeColor="text1"/>
        </w:rPr>
        <w:t>当天</w:t>
      </w:r>
      <w:r w:rsidRPr="00912DA6">
        <w:rPr>
          <w:rFonts w:hint="eastAsia"/>
          <w:color w:val="000000" w:themeColor="text1"/>
        </w:rPr>
        <w:t>训练完成且尚未存储进</w:t>
      </w:r>
      <w:proofErr w:type="spellStart"/>
      <w:r w:rsidRPr="00912DA6">
        <w:rPr>
          <w:rFonts w:hint="eastAsia"/>
          <w:color w:val="000000" w:themeColor="text1"/>
        </w:rPr>
        <w:t>Ceph</w:t>
      </w:r>
      <w:proofErr w:type="spellEnd"/>
      <w:r w:rsidRPr="00912DA6">
        <w:rPr>
          <w:rFonts w:hint="eastAsia"/>
          <w:color w:val="000000" w:themeColor="text1"/>
        </w:rPr>
        <w:t>集群的模型文件夹</w:t>
      </w:r>
      <w:r w:rsidRPr="00912DA6">
        <w:rPr>
          <w:rFonts w:hint="eastAsia"/>
          <w:color w:val="000000" w:themeColor="text1"/>
        </w:rPr>
        <w:t>(/cache</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中是否有目标文件，然后查找从</w:t>
      </w:r>
      <w:proofErr w:type="spellStart"/>
      <w:r w:rsidRPr="00912DA6">
        <w:rPr>
          <w:rFonts w:hint="eastAsia"/>
          <w:color w:val="000000" w:themeColor="text1"/>
        </w:rPr>
        <w:t>Ceph</w:t>
      </w:r>
      <w:proofErr w:type="spellEnd"/>
      <w:r w:rsidRPr="00912DA6">
        <w:rPr>
          <w:rFonts w:hint="eastAsia"/>
          <w:color w:val="000000" w:themeColor="text1"/>
        </w:rPr>
        <w:t>集群中取出到文件系统中的模型文件夹</w:t>
      </w:r>
      <w:r w:rsidRPr="00912DA6">
        <w:rPr>
          <w:rFonts w:hint="eastAsia"/>
          <w:color w:val="000000" w:themeColor="text1"/>
        </w:rPr>
        <w:t>(/temp</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中是否有目标文件，最后在</w:t>
      </w:r>
      <w:proofErr w:type="spellStart"/>
      <w:r w:rsidRPr="00912DA6">
        <w:rPr>
          <w:rFonts w:hint="eastAsia"/>
          <w:color w:val="000000" w:themeColor="text1"/>
        </w:rPr>
        <w:t>Ceph</w:t>
      </w:r>
      <w:proofErr w:type="spellEnd"/>
      <w:r w:rsidRPr="00912DA6">
        <w:rPr>
          <w:rFonts w:hint="eastAsia"/>
          <w:color w:val="000000" w:themeColor="text1"/>
        </w:rPr>
        <w:t>集群中查找目标文件并取出到文件系统。在流程中的任意阶段若查找到目标文件则立即返回其路径。</w:t>
      </w:r>
    </w:p>
    <w:p w14:paraId="56A74603" w14:textId="77777777" w:rsidR="001A1E17" w:rsidRPr="00C94A36" w:rsidRDefault="001A1E17" w:rsidP="00B86360">
      <w:pPr>
        <w:pStyle w:val="afb"/>
        <w:ind w:firstLineChars="0" w:firstLine="0"/>
      </w:pPr>
      <w:r w:rsidRPr="00C94A36">
        <w:rPr>
          <w:noProof/>
        </w:rPr>
        <w:lastRenderedPageBreak/>
        <w:drawing>
          <wp:inline distT="0" distB="0" distL="0" distR="0" wp14:anchorId="2833BAA8" wp14:editId="2585A89C">
            <wp:extent cx="3948112" cy="3367535"/>
            <wp:effectExtent l="0" t="0" r="0" b="4445"/>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pic:nvPicPr>
                  <pic:blipFill>
                    <a:blip r:embed="rId79"/>
                    <a:stretch>
                      <a:fillRect/>
                    </a:stretch>
                  </pic:blipFill>
                  <pic:spPr>
                    <a:xfrm>
                      <a:off x="0" y="0"/>
                      <a:ext cx="3978394" cy="3393364"/>
                    </a:xfrm>
                    <a:prstGeom prst="rect">
                      <a:avLst/>
                    </a:prstGeom>
                  </pic:spPr>
                </pic:pic>
              </a:graphicData>
            </a:graphic>
          </wp:inline>
        </w:drawing>
      </w:r>
    </w:p>
    <w:p w14:paraId="6A35D560" w14:textId="495798A6" w:rsidR="001A1E17" w:rsidRPr="00C94A36" w:rsidRDefault="00440686" w:rsidP="00B86360">
      <w:pPr>
        <w:pStyle w:val="afb"/>
        <w:ind w:firstLineChars="0" w:firstLine="0"/>
      </w:pPr>
      <w:bookmarkStart w:id="160" w:name="_Toc19513610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r w:rsidR="006063C9">
        <w:rPr>
          <w:rFonts w:hint="eastAsia"/>
        </w:rPr>
        <w:t>三级存储目录结构</w:t>
      </w:r>
      <w:bookmarkEnd w:id="160"/>
    </w:p>
    <w:p w14:paraId="2E47C07B" w14:textId="3DCC02DF" w:rsidR="001A1E17" w:rsidRPr="000325F8" w:rsidRDefault="003E6F0E" w:rsidP="00B86360">
      <w:pPr>
        <w:pStyle w:val="afb"/>
        <w:ind w:firstLineChars="0" w:firstLine="0"/>
      </w:pPr>
      <w:r>
        <w:t xml:space="preserve">Fig </w:t>
      </w:r>
      <w:r w:rsidR="00910671">
        <w:rPr>
          <w:rFonts w:hint="eastAsia"/>
        </w:rPr>
        <w:t>5</w:t>
      </w:r>
      <w:r w:rsidR="00363B00">
        <w:noBreakHyphen/>
      </w:r>
      <w:fldSimple w:instr=" SEQ Fig \* ARABIC \s 1 ">
        <w:r w:rsidR="00363B00">
          <w:rPr>
            <w:noProof/>
          </w:rPr>
          <w:t>12</w:t>
        </w:r>
      </w:fldSimple>
      <w:r w:rsidR="006063C9" w:rsidRPr="006063C9">
        <w:t xml:space="preserve"> Third level cache directory structure</w:t>
      </w:r>
    </w:p>
    <w:p w14:paraId="11B00B26" w14:textId="77777777" w:rsidR="001A1E17" w:rsidRPr="00F37633" w:rsidRDefault="001A1E17" w:rsidP="001A1E17">
      <w:pPr>
        <w:pStyle w:val="2"/>
      </w:pPr>
      <w:bookmarkStart w:id="161" w:name="_Toc190176109"/>
      <w:bookmarkStart w:id="162" w:name="_Toc194845683"/>
      <w:r w:rsidRPr="00F37633">
        <w:rPr>
          <w:rFonts w:hint="eastAsia"/>
        </w:rPr>
        <w:t>5.5</w:t>
      </w:r>
      <w:r w:rsidRPr="00F37633">
        <w:rPr>
          <w:rFonts w:hint="eastAsia"/>
        </w:rPr>
        <w:t>本章小结</w:t>
      </w:r>
      <w:bookmarkEnd w:id="161"/>
      <w:bookmarkEnd w:id="162"/>
    </w:p>
    <w:p w14:paraId="29A869D4" w14:textId="77777777" w:rsidR="001A1E17" w:rsidRDefault="001A1E17" w:rsidP="001A1E17">
      <w:pPr>
        <w:pStyle w:val="ac"/>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pPr>
      <w:r>
        <w:rPr>
          <w:b/>
          <w:bCs/>
          <w:color w:val="FF0000"/>
        </w:rPr>
        <w:tab/>
      </w:r>
      <w:r w:rsidRPr="0065763B">
        <w:rPr>
          <w:rFonts w:ascii="宋体" w:hAnsi="宋体" w:hint="eastAsia"/>
          <w:color w:val="000000" w:themeColor="text1"/>
          <w:szCs w:val="24"/>
        </w:rPr>
        <w:t>本章</w:t>
      </w:r>
      <w:r w:rsidRPr="0065763B">
        <w:rPr>
          <w:rFonts w:ascii="宋体" w:hAnsi="宋体" w:cs="Times New Roman" w:hint="eastAsia"/>
          <w:szCs w:val="24"/>
        </w:rPr>
        <w:t>构建</w:t>
      </w:r>
      <w:r w:rsidRPr="00C736DD">
        <w:rPr>
          <w:rFonts w:cs="Times New Roman" w:hint="eastAsia"/>
          <w:szCs w:val="24"/>
        </w:rPr>
        <w:t>一个可持续迭代的自动化语义解析系统。该系统能够</w:t>
      </w:r>
      <w:r>
        <w:rPr>
          <w:rFonts w:cs="Times New Roman" w:hint="eastAsia"/>
          <w:szCs w:val="24"/>
        </w:rPr>
        <w:t>实现样本生成与模型训练自动化，还能</w:t>
      </w:r>
      <w:r w:rsidRPr="00C736DD">
        <w:rPr>
          <w:rFonts w:cs="Times New Roman" w:hint="eastAsia"/>
          <w:szCs w:val="24"/>
        </w:rPr>
        <w:t>在不断学习用户反馈的过程中，优化模型性能，提高语义解析准确率。</w:t>
      </w:r>
      <w:r>
        <w:rPr>
          <w:rFonts w:cs="Times New Roman" w:hint="eastAsia"/>
          <w:szCs w:val="24"/>
        </w:rPr>
        <w:t>在</w:t>
      </w:r>
      <w:r w:rsidRPr="00C736DD">
        <w:rPr>
          <w:rFonts w:cs="Times New Roman" w:hint="eastAsia"/>
          <w:szCs w:val="24"/>
        </w:rPr>
        <w:t>满足用户实际应用中对模型准确性要求</w:t>
      </w:r>
      <w:r>
        <w:rPr>
          <w:rFonts w:cs="Times New Roman" w:hint="eastAsia"/>
          <w:szCs w:val="24"/>
        </w:rPr>
        <w:t>的同时</w:t>
      </w:r>
      <w:r w:rsidRPr="00C736DD">
        <w:rPr>
          <w:rFonts w:cs="Times New Roman" w:hint="eastAsia"/>
          <w:szCs w:val="24"/>
        </w:rPr>
        <w:t>，适应自然语言表达的多样性和动态变化性，使模型在不同场景下都能保持良好的性能表现，为智能应用的稳定运行提供可靠的技术支持。</w:t>
      </w:r>
    </w:p>
    <w:p w14:paraId="2942115E" w14:textId="77777777" w:rsidR="001A1E17" w:rsidRPr="001A1E17" w:rsidRDefault="001A1E17" w:rsidP="00212359">
      <w:pPr>
        <w:pStyle w:val="a8"/>
        <w:spacing w:line="360" w:lineRule="auto"/>
        <w:ind w:firstLineChars="0" w:firstLine="0"/>
        <w:sectPr w:rsidR="001A1E17" w:rsidRPr="001A1E17" w:rsidSect="008F6394">
          <w:headerReference w:type="even" r:id="rId80"/>
          <w:headerReference w:type="default" r:id="rId81"/>
          <w:headerReference w:type="first" r:id="rId82"/>
          <w:pgSz w:w="11906" w:h="16838"/>
          <w:pgMar w:top="1134" w:right="1588" w:bottom="1418" w:left="1588" w:header="1429" w:footer="1701" w:gutter="284"/>
          <w:cols w:space="425"/>
          <w:docGrid w:type="lines" w:linePitch="326"/>
        </w:sectPr>
      </w:pPr>
    </w:p>
    <w:p w14:paraId="66A11724" w14:textId="28B44FE3" w:rsidR="00212359" w:rsidRPr="0060468C" w:rsidRDefault="00D72C47" w:rsidP="0060468C">
      <w:pPr>
        <w:pStyle w:val="1"/>
        <w:numPr>
          <w:ilvl w:val="0"/>
          <w:numId w:val="41"/>
        </w:numPr>
      </w:pPr>
      <w:r w:rsidRPr="0060468C">
        <w:rPr>
          <w:rFonts w:hint="eastAsia"/>
        </w:rPr>
        <w:lastRenderedPageBreak/>
        <w:t xml:space="preserve"> </w:t>
      </w:r>
      <w:bookmarkStart w:id="163" w:name="_Toc194845684"/>
      <w:r w:rsidR="00801798" w:rsidRPr="0060468C">
        <w:rPr>
          <w:rFonts w:hint="eastAsia"/>
        </w:rPr>
        <w:t>总结与展望</w:t>
      </w:r>
      <w:bookmarkEnd w:id="163"/>
    </w:p>
    <w:p w14:paraId="4D01B1AB" w14:textId="6469DB27" w:rsidR="00212359" w:rsidRPr="008B0511" w:rsidRDefault="00212359" w:rsidP="00212359">
      <w:pPr>
        <w:pStyle w:val="2"/>
      </w:pPr>
      <w:bookmarkStart w:id="164" w:name="_Toc194845685"/>
      <w:r w:rsidRPr="008B0511">
        <w:rPr>
          <w:rFonts w:hint="eastAsia"/>
        </w:rPr>
        <w:t>6.1</w:t>
      </w:r>
      <w:r w:rsidR="002509A8">
        <w:rPr>
          <w:rFonts w:hint="eastAsia"/>
        </w:rPr>
        <w:t>本文工作总结</w:t>
      </w:r>
      <w:bookmarkEnd w:id="164"/>
    </w:p>
    <w:p w14:paraId="4DB73931" w14:textId="22452EF2" w:rsidR="0047176B" w:rsidRDefault="0047176B" w:rsidP="00212359">
      <w:pPr>
        <w:ind w:firstLine="480"/>
      </w:pPr>
      <w:r>
        <w:rPr>
          <w:rFonts w:hint="eastAsia"/>
        </w:rPr>
        <w:t>在当今数字化时代，</w:t>
      </w:r>
      <w:r>
        <w:rPr>
          <w:rFonts w:ascii="Segoe UI" w:hAnsi="Segoe UI" w:cs="Segoe UI"/>
          <w:shd w:val="clear" w:color="auto" w:fill="FFFFFF"/>
        </w:rPr>
        <w:t>智能问答系统正从简单指令响应向深度语义交互演进。</w:t>
      </w:r>
      <w:r w:rsidRPr="00D63540">
        <w:rPr>
          <w:rFonts w:hint="eastAsia"/>
        </w:rPr>
        <w:t>自然语言理解的发展</w:t>
      </w:r>
      <w:r>
        <w:rPr>
          <w:rFonts w:hint="eastAsia"/>
        </w:rPr>
        <w:t>使得问答</w:t>
      </w:r>
      <w:r w:rsidRPr="00D63540">
        <w:rPr>
          <w:rFonts w:hint="eastAsia"/>
        </w:rPr>
        <w:t>系统不仅能更敏锐深入地理解语言，自适应能力也显著增强，从而从容应对复杂对话场景，为用户提供精准、高效的服务体验。</w:t>
      </w:r>
    </w:p>
    <w:p w14:paraId="753F04B9" w14:textId="0ED39B9F" w:rsidR="00212359" w:rsidRPr="000046D9" w:rsidRDefault="00212359" w:rsidP="00212359">
      <w:pPr>
        <w:ind w:firstLine="480"/>
      </w:pPr>
      <w:r w:rsidRPr="000046D9">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w:t>
      </w:r>
      <w:r>
        <w:rPr>
          <w:rFonts w:hint="eastAsia"/>
          <w:szCs w:val="22"/>
        </w:rPr>
        <w:t>见</w:t>
      </w:r>
      <w:r w:rsidRPr="000046D9">
        <w:rPr>
          <w:rFonts w:hint="eastAsia"/>
          <w:szCs w:val="22"/>
        </w:rPr>
        <w:t>指标项问题时，频繁出现槽填充错误，同时还存在意图与专属槽位不匹配的情况。</w:t>
      </w:r>
      <w:r w:rsidRPr="00E06C96">
        <w:rPr>
          <w:szCs w:val="22"/>
        </w:rPr>
        <w:t>现有研究在解决上述问题时存在明显不足：一方面，未能充分利用</w:t>
      </w:r>
      <w:r>
        <w:rPr>
          <w:rFonts w:hint="eastAsia"/>
          <w:szCs w:val="22"/>
        </w:rPr>
        <w:t>词语语义和</w:t>
      </w:r>
      <w:r w:rsidRPr="00E06C96">
        <w:rPr>
          <w:szCs w:val="22"/>
        </w:rPr>
        <w:t>外部的句法信息，导致模型在处理复杂句式时表现不佳；另一方面，现有方法通常将意图识别和</w:t>
      </w:r>
      <w:proofErr w:type="gramStart"/>
      <w:r w:rsidRPr="00E06C96">
        <w:rPr>
          <w:szCs w:val="22"/>
        </w:rPr>
        <w:t>槽填充</w:t>
      </w:r>
      <w:proofErr w:type="gramEnd"/>
      <w:r w:rsidRPr="00E06C96">
        <w:rPr>
          <w:szCs w:val="22"/>
        </w:rPr>
        <w:t>任务分开建模，忽略了意图与槽位之间的内在关联性，从而降低了模型对用户查询的整体理解能力。</w:t>
      </w:r>
    </w:p>
    <w:p w14:paraId="0DA52578" w14:textId="4547B64E" w:rsidR="00212359" w:rsidRDefault="00212359" w:rsidP="00212359">
      <w:pPr>
        <w:ind w:firstLine="480"/>
      </w:pPr>
      <w:r>
        <w:rPr>
          <w:rFonts w:hint="eastAsia"/>
        </w:rPr>
        <w:t>针对上述挑战，</w:t>
      </w:r>
      <w:r w:rsidRPr="00645B6D">
        <w:rPr>
          <w:rFonts w:hint="eastAsia"/>
        </w:rPr>
        <w:t>本文聚焦于面向电力指标问答的自然语言理解模型的设计与优化工作。核心目标是解决电力领域中切实存在的问题，通过探索多样化的模型优化策略，提升模型在解析查询语句时的准确率</w:t>
      </w:r>
      <w:r>
        <w:rPr>
          <w:rFonts w:hint="eastAsia"/>
        </w:rPr>
        <w:t>。首先</w:t>
      </w:r>
      <w:r w:rsidR="0047176B">
        <w:rPr>
          <w:rFonts w:hint="eastAsia"/>
        </w:rPr>
        <w:t>本文</w:t>
      </w:r>
      <w:r>
        <w:rPr>
          <w:rFonts w:hint="eastAsia"/>
        </w:rPr>
        <w:t>从实际角度出发，</w:t>
      </w:r>
      <w:r w:rsidRPr="00596F78">
        <w:rPr>
          <w:rFonts w:hint="eastAsia"/>
        </w:rPr>
        <w:t>探究</w:t>
      </w:r>
      <w:r w:rsidR="0047176B">
        <w:rPr>
          <w:rFonts w:hint="eastAsia"/>
        </w:rPr>
        <w:t>了</w:t>
      </w:r>
      <w:r w:rsidRPr="00596F78">
        <w:rPr>
          <w:rFonts w:hint="eastAsia"/>
        </w:rPr>
        <w:t>不同编码方式的性能表现，进而提出一种字词融合编码模型，有效提升模型在训练指标项上的语义解析准确率。</w:t>
      </w:r>
      <w:r>
        <w:rPr>
          <w:rFonts w:hint="eastAsia"/>
        </w:rPr>
        <w:t>接着针对未见指标项，</w:t>
      </w:r>
      <w:r w:rsidR="0047176B">
        <w:rPr>
          <w:rFonts w:hint="eastAsia"/>
        </w:rPr>
        <w:t>本文</w:t>
      </w:r>
      <w:r>
        <w:rPr>
          <w:rFonts w:hint="eastAsia"/>
        </w:rPr>
        <w:t>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模型，并利用大模型进行数据增强，显著提高了</w:t>
      </w:r>
      <w:r w:rsidRPr="00596F78">
        <w:rPr>
          <w:rFonts w:hint="eastAsia"/>
        </w:rPr>
        <w:t>模型在</w:t>
      </w:r>
      <w:r>
        <w:rPr>
          <w:rFonts w:hint="eastAsia"/>
        </w:rPr>
        <w:t>未见</w:t>
      </w:r>
      <w:r w:rsidRPr="00596F78">
        <w:rPr>
          <w:rFonts w:hint="eastAsia"/>
        </w:rPr>
        <w:t>指标项上的语义解析准确率。</w:t>
      </w:r>
      <w:r w:rsidRPr="00645B6D">
        <w:rPr>
          <w:rFonts w:hint="eastAsia"/>
        </w:rPr>
        <w:t>此外为了对模型的自动化训练以及更新流程进行高效的运维管理，实现</w:t>
      </w:r>
      <w:r>
        <w:rPr>
          <w:rFonts w:hint="eastAsia"/>
        </w:rPr>
        <w:t>了</w:t>
      </w:r>
      <w:r w:rsidRPr="00645B6D">
        <w:rPr>
          <w:rFonts w:hint="eastAsia"/>
        </w:rPr>
        <w:t>一个具备可持续迭代能力的语义解析系统。</w:t>
      </w:r>
      <w:r>
        <w:rPr>
          <w:rFonts w:hint="eastAsia"/>
        </w:rPr>
        <w:t>具体研究结论如下：</w:t>
      </w:r>
    </w:p>
    <w:bookmarkEnd w:id="17"/>
    <w:p w14:paraId="139B349A" w14:textId="238D0A43" w:rsidR="00212359" w:rsidRPr="000C267C" w:rsidRDefault="00212359" w:rsidP="00212359">
      <w:pPr>
        <w:pStyle w:val="a8"/>
        <w:spacing w:line="360" w:lineRule="auto"/>
      </w:pPr>
      <w:r>
        <w:rPr>
          <w:rFonts w:hint="eastAsia"/>
        </w:rPr>
        <w:t>（</w:t>
      </w:r>
      <w:r>
        <w:rPr>
          <w:rFonts w:hint="eastAsia"/>
        </w:rPr>
        <w:t>1</w:t>
      </w:r>
      <w:r>
        <w:rPr>
          <w:rFonts w:hint="eastAsia"/>
        </w:rPr>
        <w:t>）</w:t>
      </w:r>
      <w:r w:rsidR="000C521C" w:rsidRPr="000C521C">
        <w:rPr>
          <w:rFonts w:hint="eastAsia"/>
        </w:rPr>
        <w:t>本研究针对已训练指标项的用户查询语句，从编码方式和模型结构两方</w:t>
      </w:r>
      <w:r w:rsidR="000C521C" w:rsidRPr="000C521C">
        <w:rPr>
          <w:rFonts w:hint="eastAsia"/>
        </w:rPr>
        <w:lastRenderedPageBreak/>
        <w:t>面对自然语言理解模型展开优化研究</w:t>
      </w:r>
      <w:r w:rsidRPr="000B1BA2">
        <w:t>。</w:t>
      </w:r>
      <w:r w:rsidR="000C521C">
        <w:rPr>
          <w:rFonts w:hint="eastAsia"/>
        </w:rPr>
        <w:t>首先本文</w:t>
      </w:r>
      <w:r w:rsidRPr="000B1BA2">
        <w:t>构建了基于电力领域词典的预训练词模型，并通过邻近注意力机制缓解了词编码序列缩短而导致的上下文信息损失问题。</w:t>
      </w:r>
      <w:r w:rsidR="000C521C">
        <w:rPr>
          <w:rFonts w:hint="eastAsia"/>
        </w:rPr>
        <w:t>在此基础上</w:t>
      </w:r>
      <w:r w:rsidRPr="000B1BA2">
        <w:t>，</w:t>
      </w:r>
      <w:r w:rsidR="000C521C">
        <w:rPr>
          <w:rFonts w:hint="eastAsia"/>
        </w:rPr>
        <w:t>本研究</w:t>
      </w:r>
      <w:r w:rsidRPr="000B1BA2">
        <w:t>提出了</w:t>
      </w:r>
      <w:r>
        <w:rPr>
          <w:rFonts w:hint="eastAsia"/>
        </w:rPr>
        <w:t>基于编码层和解码层</w:t>
      </w:r>
      <w:r w:rsidRPr="000B1BA2">
        <w:t>字词融合的</w:t>
      </w:r>
      <w:r w:rsidRPr="000B1BA2">
        <w:t>NLU</w:t>
      </w:r>
      <w:r w:rsidRPr="000B1BA2">
        <w:t>模型，该模型通过字词信息融合和序列连续一致性损失等方法，综合语句的字级别和词级别语义信息，既保证了词语在编码和解码过程中的完整性，又降低了对分词结果的过度依赖。</w:t>
      </w:r>
      <w:r w:rsidRPr="00680D57">
        <w:rPr>
          <w:rFonts w:hint="eastAsia"/>
        </w:rPr>
        <w:t>实验结果表明，本文所提出的三种编码优化模型，均在性能上实现显著提升。这一提升不仅体现在理论层面，更在实际应用中验证了字词融合编码策略的有效性。此外</w:t>
      </w:r>
      <w:r w:rsidR="000C521C">
        <w:rPr>
          <w:rFonts w:hint="eastAsia"/>
        </w:rPr>
        <w:t>本研究</w:t>
      </w:r>
      <w:r w:rsidRPr="00680D57">
        <w:rPr>
          <w:rFonts w:hint="eastAsia"/>
        </w:rPr>
        <w:t>通过消融分析，进一步证明了邻近自注意力机制与序列连续一致性损失方法的有效性。</w:t>
      </w:r>
    </w:p>
    <w:p w14:paraId="443DC0C7" w14:textId="65D7FD7E" w:rsidR="00212359" w:rsidRDefault="00212359" w:rsidP="00212359">
      <w:pPr>
        <w:pStyle w:val="a8"/>
        <w:spacing w:line="360" w:lineRule="auto"/>
      </w:pPr>
      <w:r>
        <w:rPr>
          <w:rFonts w:hint="eastAsia"/>
        </w:rPr>
        <w:t>（</w:t>
      </w:r>
      <w:r>
        <w:rPr>
          <w:rFonts w:hint="eastAsia"/>
        </w:rPr>
        <w:t>2</w:t>
      </w:r>
      <w:r>
        <w:rPr>
          <w:rFonts w:hint="eastAsia"/>
        </w:rPr>
        <w:t>）针对现有模型在处理未见指标项及复杂句式时所暴露出的性能局限，本研究创新性地提出了基于</w:t>
      </w:r>
      <w:r>
        <w:rPr>
          <w:rFonts w:hint="eastAsia"/>
        </w:rPr>
        <w:t>Spacy</w:t>
      </w:r>
      <w:r>
        <w:rPr>
          <w:rFonts w:hint="eastAsia"/>
        </w:rPr>
        <w:t>句法分析树的意图</w:t>
      </w:r>
      <w:r>
        <w:rPr>
          <w:rFonts w:hint="eastAsia"/>
        </w:rPr>
        <w:t>-</w:t>
      </w:r>
      <w:r>
        <w:rPr>
          <w:rFonts w:hint="eastAsia"/>
        </w:rPr>
        <w:t>槽联合模型，以及基于大语言模型迭代数据增强的</w:t>
      </w:r>
      <w:r>
        <w:rPr>
          <w:rFonts w:hint="eastAsia"/>
        </w:rPr>
        <w:t>NLU</w:t>
      </w:r>
      <w:r>
        <w:rPr>
          <w:rFonts w:hint="eastAsia"/>
        </w:rPr>
        <w:t>模型。</w:t>
      </w:r>
      <w:r w:rsidR="000C521C">
        <w:rPr>
          <w:rFonts w:hint="eastAsia"/>
        </w:rPr>
        <w:t>首先本文</w:t>
      </w:r>
      <w:r>
        <w:rPr>
          <w:rFonts w:hint="eastAsia"/>
        </w:rPr>
        <w:t>通过引入</w:t>
      </w:r>
      <w:r>
        <w:rPr>
          <w:rFonts w:hint="eastAsia"/>
        </w:rPr>
        <w:t>Spacy</w:t>
      </w:r>
      <w:r>
        <w:rPr>
          <w:rFonts w:hint="eastAsia"/>
        </w:rPr>
        <w:t>句法分析树，实现了字级模型对外部文法知识的有效引入</w:t>
      </w:r>
      <w:r w:rsidR="000C521C">
        <w:rPr>
          <w:rFonts w:hint="eastAsia"/>
        </w:rPr>
        <w:t>，同时</w:t>
      </w:r>
      <w:r>
        <w:rPr>
          <w:rFonts w:hint="eastAsia"/>
        </w:rPr>
        <w:t>对意图与槽信息进行联合建模，成功解决了意图与专属槽位不匹配的问题。</w:t>
      </w:r>
      <w:r w:rsidR="000C521C">
        <w:rPr>
          <w:rFonts w:hint="eastAsia"/>
        </w:rPr>
        <w:t>此外本研究</w:t>
      </w:r>
      <w:r>
        <w:rPr>
          <w:rFonts w:hint="eastAsia"/>
        </w:rPr>
        <w:t>借助多阶段迭代训练策略，利用大语言模型进行数据增强，显著提升了基线模型在单一训练样本条件下对复杂句式的识别准确率。实验结果显示，相较于基线模型与编码方式优化模型，</w:t>
      </w:r>
      <w:r w:rsidR="000C521C">
        <w:rPr>
          <w:rFonts w:hint="eastAsia"/>
        </w:rPr>
        <w:t>本文提出的</w:t>
      </w:r>
      <w:r>
        <w:rPr>
          <w:rFonts w:hint="eastAsia"/>
        </w:rPr>
        <w:t>基于</w:t>
      </w:r>
      <w:r>
        <w:rPr>
          <w:rFonts w:hint="eastAsia"/>
        </w:rPr>
        <w:t>Spacy</w:t>
      </w:r>
      <w:r>
        <w:rPr>
          <w:rFonts w:hint="eastAsia"/>
        </w:rPr>
        <w:t>句法分析树的意图</w:t>
      </w:r>
      <w:r>
        <w:rPr>
          <w:rFonts w:hint="eastAsia"/>
        </w:rPr>
        <w:t>-</w:t>
      </w:r>
      <w:r>
        <w:rPr>
          <w:rFonts w:hint="eastAsia"/>
        </w:rPr>
        <w:t>槽联合模型在处理未见指标项问题时，展现出显著的性能优势</w:t>
      </w:r>
      <w:r w:rsidR="000C521C">
        <w:rPr>
          <w:rFonts w:hint="eastAsia"/>
        </w:rPr>
        <w:t>，同时</w:t>
      </w:r>
      <w:r>
        <w:rPr>
          <w:rFonts w:hint="eastAsia"/>
        </w:rPr>
        <w:t>经大语言模型数据增强后，模型性能获得进一步提升。</w:t>
      </w:r>
    </w:p>
    <w:p w14:paraId="10195B0D" w14:textId="50C5941B" w:rsidR="00212359" w:rsidRPr="000C267C" w:rsidRDefault="00212359" w:rsidP="00212359">
      <w:pPr>
        <w:pStyle w:val="a8"/>
        <w:spacing w:line="360" w:lineRule="auto"/>
      </w:pPr>
      <w:r w:rsidRPr="000C267C">
        <w:rPr>
          <w:rFonts w:hint="eastAsia"/>
        </w:rPr>
        <w:t>（</w:t>
      </w:r>
      <w:r w:rsidRPr="000C267C">
        <w:rPr>
          <w:rFonts w:hint="eastAsia"/>
        </w:rPr>
        <w:t>3</w:t>
      </w:r>
      <w:r w:rsidRPr="000C267C">
        <w:rPr>
          <w:rFonts w:hint="eastAsia"/>
        </w:rPr>
        <w:t>）</w:t>
      </w:r>
      <w:r w:rsidRPr="006428CE">
        <w:t>为了实现对模型更新过程的运维管理，本文构建了一个</w:t>
      </w:r>
      <w:r w:rsidRPr="006428CE">
        <w:t>NLU</w:t>
      </w:r>
      <w:r w:rsidRPr="006428CE">
        <w:t>模型管理系统。</w:t>
      </w:r>
      <w:r w:rsidR="000C521C" w:rsidRPr="000C521C">
        <w:rPr>
          <w:rFonts w:hint="eastAsia"/>
        </w:rPr>
        <w:t>该系统通过持续学习用户反馈实现模型语义解析能力的动态优化，显著提升实际场景中的迭代效率与语义准确率。</w:t>
      </w:r>
      <w:r w:rsidR="000C521C">
        <w:rPr>
          <w:rFonts w:hint="eastAsia"/>
        </w:rPr>
        <w:t>该系统集成了</w:t>
      </w:r>
      <w:r>
        <w:rPr>
          <w:rFonts w:hint="eastAsia"/>
        </w:rPr>
        <w:t>自动化样本维护、样本生成、模型训练</w:t>
      </w:r>
      <w:r w:rsidR="000C521C">
        <w:rPr>
          <w:rFonts w:hint="eastAsia"/>
        </w:rPr>
        <w:t>功能</w:t>
      </w:r>
      <w:r>
        <w:rPr>
          <w:rFonts w:hint="eastAsia"/>
        </w:rPr>
        <w:t>，</w:t>
      </w:r>
      <w:r w:rsidRPr="006428CE">
        <w:t>建立详细的模型版本</w:t>
      </w:r>
      <w:r w:rsidR="000C521C">
        <w:rPr>
          <w:rFonts w:hint="eastAsia"/>
        </w:rPr>
        <w:t>机制</w:t>
      </w:r>
      <w:r w:rsidRPr="006428CE">
        <w:t>，</w:t>
      </w:r>
      <w:r w:rsidR="000C521C">
        <w:rPr>
          <w:rFonts w:ascii="Segoe UI" w:hAnsi="Segoe UI" w:cs="Segoe UI"/>
          <w:shd w:val="clear" w:color="auto" w:fill="FFFFFF"/>
        </w:rPr>
        <w:t>实现全生命周期的信息追踪与演化过程记录</w:t>
      </w:r>
      <w:r w:rsidRPr="006428CE">
        <w:t>。</w:t>
      </w:r>
      <w:r w:rsidR="000C521C">
        <w:rPr>
          <w:rFonts w:hint="eastAsia"/>
        </w:rPr>
        <w:t>该</w:t>
      </w:r>
      <w:r w:rsidRPr="006428CE">
        <w:t>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14:textId="2C867AC5" w:rsidR="00212359" w:rsidRDefault="00212359" w:rsidP="002509A8">
      <w:pPr>
        <w:pStyle w:val="2"/>
        <w:tabs>
          <w:tab w:val="left" w:pos="5194"/>
        </w:tabs>
      </w:pPr>
      <w:bookmarkStart w:id="165" w:name="_Toc194845686"/>
      <w:r w:rsidRPr="000B0C33">
        <w:rPr>
          <w:rFonts w:hint="eastAsia"/>
        </w:rPr>
        <w:lastRenderedPageBreak/>
        <w:t>6.2</w:t>
      </w:r>
      <w:r w:rsidRPr="000B0C33">
        <w:rPr>
          <w:rFonts w:hint="eastAsia"/>
        </w:rPr>
        <w:t>未来工作展望</w:t>
      </w:r>
      <w:bookmarkEnd w:id="165"/>
      <w:r w:rsidR="002509A8">
        <w:tab/>
      </w:r>
    </w:p>
    <w:p w14:paraId="5F473E7F" w14:textId="26ABCF39" w:rsidR="00212359" w:rsidRPr="00936BA4" w:rsidRDefault="00936BA4" w:rsidP="00936BA4">
      <w:pPr>
        <w:ind w:firstLine="480"/>
        <w:rPr>
          <w:color w:val="000000" w:themeColor="text1"/>
        </w:rPr>
      </w:pPr>
      <w:r w:rsidRPr="00936BA4">
        <w:rPr>
          <w:rFonts w:hint="eastAsia"/>
          <w:color w:val="000000" w:themeColor="text1"/>
        </w:rPr>
        <w:t>随着自然语言处理和大模型等技术领域</w:t>
      </w:r>
      <w:r w:rsidR="00BB4C3E">
        <w:rPr>
          <w:rFonts w:hint="eastAsia"/>
          <w:color w:val="000000" w:themeColor="text1"/>
        </w:rPr>
        <w:t>研究</w:t>
      </w:r>
      <w:r w:rsidRPr="00936BA4">
        <w:rPr>
          <w:rFonts w:hint="eastAsia"/>
          <w:color w:val="000000" w:themeColor="text1"/>
        </w:rPr>
        <w:t>的深入，对电力指标问答的</w:t>
      </w:r>
      <w:r w:rsidRPr="00936BA4">
        <w:rPr>
          <w:rFonts w:hint="eastAsia"/>
          <w:color w:val="000000" w:themeColor="text1"/>
        </w:rPr>
        <w:t>NLU</w:t>
      </w:r>
      <w:r w:rsidRPr="00936BA4">
        <w:rPr>
          <w:rFonts w:hint="eastAsia"/>
          <w:color w:val="000000" w:themeColor="text1"/>
        </w:rPr>
        <w:t>模型及管理系统在模型性能和系统实用性方面的要求将进一步提高，本文提出的模型仍然有以下几个方面亟待深入研究与探索：</w:t>
      </w:r>
    </w:p>
    <w:p w14:paraId="7C3D09A3" w14:textId="4698CF27" w:rsidR="00FA6650" w:rsidRPr="00670881" w:rsidRDefault="00FA6650" w:rsidP="00212359">
      <w:pPr>
        <w:ind w:firstLine="480"/>
      </w:pPr>
      <w:r>
        <w:rPr>
          <w:rFonts w:hint="eastAsia"/>
        </w:rPr>
        <w:t>第一，采用并行技术和自适应策略</w:t>
      </w:r>
      <w:r w:rsidRPr="000E4E40">
        <w:rPr>
          <w:rFonts w:hint="eastAsia"/>
          <w:color w:val="000000" w:themeColor="text1"/>
        </w:rPr>
        <w:t>提高模型训练效率</w:t>
      </w:r>
      <w:r>
        <w:rPr>
          <w:rFonts w:hint="eastAsia"/>
          <w:color w:val="000000" w:themeColor="text1"/>
        </w:rPr>
        <w:t>。随着训练数据集</w:t>
      </w:r>
      <w:r w:rsidR="007658F2">
        <w:rPr>
          <w:rFonts w:hint="eastAsia"/>
          <w:color w:val="000000" w:themeColor="text1"/>
        </w:rPr>
        <w:t>规模</w:t>
      </w:r>
      <w:r>
        <w:rPr>
          <w:rFonts w:hint="eastAsia"/>
          <w:color w:val="000000" w:themeColor="text1"/>
        </w:rPr>
        <w:t>的</w:t>
      </w:r>
      <w:r w:rsidR="007658F2">
        <w:rPr>
          <w:rFonts w:hint="eastAsia"/>
          <w:color w:val="000000" w:themeColor="text1"/>
        </w:rPr>
        <w:t>增长与</w:t>
      </w:r>
      <w:r>
        <w:rPr>
          <w:rFonts w:hint="eastAsia"/>
          <w:color w:val="000000" w:themeColor="text1"/>
        </w:rPr>
        <w:t>模型复杂性的提高，</w:t>
      </w:r>
      <w:r w:rsidRPr="00670881">
        <w:rPr>
          <w:rFonts w:hint="eastAsia"/>
        </w:rPr>
        <w:t>模型训练</w:t>
      </w:r>
      <w:r>
        <w:rPr>
          <w:rFonts w:hint="eastAsia"/>
        </w:rPr>
        <w:t>需要</w:t>
      </w:r>
      <w:r w:rsidRPr="00670881">
        <w:rPr>
          <w:rFonts w:hint="eastAsia"/>
        </w:rPr>
        <w:t>耗费</w:t>
      </w:r>
      <w:r>
        <w:rPr>
          <w:rFonts w:hint="eastAsia"/>
        </w:rPr>
        <w:t>更多</w:t>
      </w:r>
      <w:r w:rsidRPr="00670881">
        <w:rPr>
          <w:rFonts w:hint="eastAsia"/>
        </w:rPr>
        <w:t>的时间</w:t>
      </w:r>
      <w:r>
        <w:rPr>
          <w:rFonts w:hint="eastAsia"/>
        </w:rPr>
        <w:t>与</w:t>
      </w:r>
      <w:r w:rsidRPr="00670881">
        <w:rPr>
          <w:rFonts w:hint="eastAsia"/>
        </w:rPr>
        <w:t>计算资源</w:t>
      </w:r>
      <w:r>
        <w:rPr>
          <w:rFonts w:hint="eastAsia"/>
        </w:rPr>
        <w:t>，因此</w:t>
      </w:r>
      <w:r w:rsidRPr="00670881">
        <w:rPr>
          <w:rFonts w:hint="eastAsia"/>
        </w:rPr>
        <w:t>提高训练效率是未来的重要研究方向。</w:t>
      </w:r>
      <w:r w:rsidR="00E10176">
        <w:rPr>
          <w:rFonts w:hint="eastAsia"/>
        </w:rPr>
        <w:t>可以考虑将</w:t>
      </w:r>
      <w:r w:rsidR="00E10176" w:rsidRPr="00670881">
        <w:rPr>
          <w:rFonts w:hint="eastAsia"/>
        </w:rPr>
        <w:t>分布式训练和并行计算技术</w:t>
      </w:r>
      <w:r w:rsidR="00E10176">
        <w:rPr>
          <w:rFonts w:hint="eastAsia"/>
        </w:rPr>
        <w:t>应用于模型训练过程</w:t>
      </w:r>
      <w:r w:rsidR="00E10176" w:rsidRPr="00670881">
        <w:rPr>
          <w:rFonts w:hint="eastAsia"/>
        </w:rPr>
        <w:t>，利用多核处理器和</w:t>
      </w:r>
      <w:r w:rsidR="00E10176" w:rsidRPr="00670881">
        <w:rPr>
          <w:rFonts w:hint="eastAsia"/>
        </w:rPr>
        <w:t>GPU</w:t>
      </w:r>
      <w:r w:rsidR="00E10176" w:rsidRPr="00670881">
        <w:rPr>
          <w:rFonts w:hint="eastAsia"/>
        </w:rPr>
        <w:t>集群的计算能力加速训练。</w:t>
      </w:r>
      <w:r w:rsidR="007658F2">
        <w:rPr>
          <w:rFonts w:hint="eastAsia"/>
        </w:rPr>
        <w:t>在算法层面，考虑将</w:t>
      </w:r>
      <w:r w:rsidR="00E10176" w:rsidRPr="00670881">
        <w:rPr>
          <w:rFonts w:hint="eastAsia"/>
        </w:rPr>
        <w:t>自适应学习率调整策略</w:t>
      </w:r>
      <w:r w:rsidR="00782700">
        <w:rPr>
          <w:rFonts w:hint="eastAsia"/>
        </w:rPr>
        <w:t>集成到</w:t>
      </w:r>
      <w:r w:rsidR="007658F2">
        <w:rPr>
          <w:rFonts w:hint="eastAsia"/>
        </w:rPr>
        <w:t>模型训练</w:t>
      </w:r>
      <w:r w:rsidR="00782700">
        <w:rPr>
          <w:rFonts w:hint="eastAsia"/>
        </w:rPr>
        <w:t>中</w:t>
      </w:r>
      <w:r w:rsidR="007658F2">
        <w:rPr>
          <w:rFonts w:hint="eastAsia"/>
        </w:rPr>
        <w:t>，</w:t>
      </w:r>
      <w:r w:rsidR="00E10176">
        <w:rPr>
          <w:rFonts w:hint="eastAsia"/>
        </w:rPr>
        <w:t>可以</w:t>
      </w:r>
      <w:r w:rsidR="00E10176" w:rsidRPr="00670881">
        <w:rPr>
          <w:rFonts w:hint="eastAsia"/>
        </w:rPr>
        <w:t>根据训练过程中的反馈动态调整学习率，避免训练过程陷入局部最优解</w:t>
      </w:r>
      <w:r w:rsidR="00E10176">
        <w:rPr>
          <w:rFonts w:hint="eastAsia"/>
        </w:rPr>
        <w:t>，从而提高模型的训练效率。</w:t>
      </w:r>
    </w:p>
    <w:p w14:paraId="4F16F1FD" w14:textId="43DA70EB" w:rsidR="00782700" w:rsidRDefault="00782700" w:rsidP="00782700">
      <w:pPr>
        <w:ind w:firstLine="480"/>
      </w:pPr>
      <w:r>
        <w:rPr>
          <w:rFonts w:hint="eastAsia"/>
        </w:rPr>
        <w:t>第二，利用</w:t>
      </w:r>
      <w:r w:rsidRPr="00670881">
        <w:rPr>
          <w:rFonts w:hint="eastAsia"/>
        </w:rPr>
        <w:t>大语言模型</w:t>
      </w:r>
      <w:r>
        <w:rPr>
          <w:rFonts w:hint="eastAsia"/>
        </w:rPr>
        <w:t>继续提高对未见指标项问题的解析</w:t>
      </w:r>
      <w:r w:rsidRPr="00670881">
        <w:rPr>
          <w:rFonts w:hint="eastAsia"/>
        </w:rPr>
        <w:t>准确</w:t>
      </w:r>
      <w:r>
        <w:rPr>
          <w:rFonts w:hint="eastAsia"/>
        </w:rPr>
        <w:t>率</w:t>
      </w:r>
      <w:r w:rsidRPr="00670881">
        <w:rPr>
          <w:rFonts w:hint="eastAsia"/>
        </w:rPr>
        <w:t>。</w:t>
      </w:r>
      <w:r>
        <w:rPr>
          <w:rFonts w:hint="eastAsia"/>
        </w:rPr>
        <w:t>目前</w:t>
      </w:r>
      <w:r w:rsidRPr="00670881">
        <w:rPr>
          <w:rFonts w:hint="eastAsia"/>
        </w:rPr>
        <w:t>大模型在生成训练样本时存在准确率</w:t>
      </w:r>
      <w:r w:rsidR="009D5449">
        <w:rPr>
          <w:rFonts w:hint="eastAsia"/>
        </w:rPr>
        <w:t>低下</w:t>
      </w:r>
      <w:r w:rsidRPr="00670881">
        <w:rPr>
          <w:rFonts w:hint="eastAsia"/>
        </w:rPr>
        <w:t>的问题，</w:t>
      </w:r>
      <w:r>
        <w:rPr>
          <w:rFonts w:hint="eastAsia"/>
        </w:rPr>
        <w:t>会</w:t>
      </w:r>
      <w:r w:rsidRPr="00670881">
        <w:rPr>
          <w:rFonts w:hint="eastAsia"/>
        </w:rPr>
        <w:t>影响模型的训练效果。</w:t>
      </w:r>
      <w:r>
        <w:rPr>
          <w:rFonts w:hint="eastAsia"/>
        </w:rPr>
        <w:t>在未来的工作中，可以</w:t>
      </w:r>
      <w:r w:rsidRPr="00670881">
        <w:rPr>
          <w:rFonts w:hint="eastAsia"/>
        </w:rPr>
        <w:t>深入研究大模型的生成机制</w:t>
      </w:r>
      <w:r>
        <w:rPr>
          <w:rFonts w:hint="eastAsia"/>
        </w:rPr>
        <w:t>来</w:t>
      </w:r>
      <w:r w:rsidRPr="00670881">
        <w:rPr>
          <w:rFonts w:hint="eastAsia"/>
        </w:rPr>
        <w:t>优化提示工程，设计更具针对性和引导性的提示模板</w:t>
      </w:r>
      <w:r w:rsidR="00C970E3">
        <w:rPr>
          <w:rFonts w:hint="eastAsia"/>
        </w:rPr>
        <w:t>。此外也可以考虑构建多阶段协同的</w:t>
      </w:r>
      <w:r w:rsidR="00C970E3">
        <w:rPr>
          <w:rFonts w:hint="eastAsia"/>
        </w:rPr>
        <w:t>NLU</w:t>
      </w:r>
      <w:r w:rsidR="00C970E3">
        <w:rPr>
          <w:rFonts w:hint="eastAsia"/>
        </w:rPr>
        <w:t>处理流程，</w:t>
      </w:r>
      <w:r w:rsidR="00C970E3" w:rsidRPr="00207B61">
        <w:rPr>
          <w:rFonts w:hint="eastAsia"/>
        </w:rPr>
        <w:t>例如在文本预处理阶段，凭借大模型强大的能力进行初步的语义解析与特征提取</w:t>
      </w:r>
      <w:r w:rsidR="00C970E3">
        <w:rPr>
          <w:rFonts w:hint="eastAsia"/>
        </w:rPr>
        <w:t>，</w:t>
      </w:r>
      <w:r w:rsidR="00C970E3" w:rsidRPr="00207B61">
        <w:rPr>
          <w:rFonts w:hint="eastAsia"/>
        </w:rPr>
        <w:t>而小模型则在后续阶段基于大模型的处理成果，开展更为精细的槽位填充与意图识别工作。通过这种协同模式</w:t>
      </w:r>
      <w:r w:rsidR="00C970E3">
        <w:rPr>
          <w:rFonts w:hint="eastAsia"/>
        </w:rPr>
        <w:t>可以有效结合各个模型的优点，</w:t>
      </w:r>
      <w:r w:rsidR="00C970E3" w:rsidRPr="00207B61">
        <w:rPr>
          <w:rFonts w:hint="eastAsia"/>
        </w:rPr>
        <w:t>提升整体的自然语言理解性能。</w:t>
      </w:r>
    </w:p>
    <w:p w14:paraId="667865AA" w14:textId="26632B85" w:rsidR="00C970E3" w:rsidRDefault="00C970E3" w:rsidP="00C970E3">
      <w:pPr>
        <w:ind w:firstLine="480"/>
      </w:pPr>
      <w:r>
        <w:rPr>
          <w:rFonts w:hint="eastAsia"/>
        </w:rPr>
        <w:t>第三，标准化</w:t>
      </w:r>
      <w:r w:rsidRPr="00670881">
        <w:rPr>
          <w:rFonts w:hint="eastAsia"/>
        </w:rPr>
        <w:t>维度字段体系</w:t>
      </w:r>
      <w:r>
        <w:rPr>
          <w:rFonts w:hint="eastAsia"/>
        </w:rPr>
        <w:t>。</w:t>
      </w:r>
      <w:r w:rsidRPr="00670881">
        <w:rPr>
          <w:rFonts w:hint="eastAsia"/>
        </w:rPr>
        <w:t>在</w:t>
      </w:r>
      <w:r w:rsidR="0047176B">
        <w:rPr>
          <w:rFonts w:hint="eastAsia"/>
        </w:rPr>
        <w:t>当前</w:t>
      </w:r>
      <w:r w:rsidRPr="00670881">
        <w:rPr>
          <w:rFonts w:hint="eastAsia"/>
        </w:rPr>
        <w:t>实际应用中，维度字段过多</w:t>
      </w:r>
      <w:r>
        <w:rPr>
          <w:rFonts w:hint="eastAsia"/>
        </w:rPr>
        <w:t>与统一标准</w:t>
      </w:r>
      <w:r w:rsidR="0047176B">
        <w:rPr>
          <w:rFonts w:hint="eastAsia"/>
        </w:rPr>
        <w:t>的</w:t>
      </w:r>
      <w:r>
        <w:rPr>
          <w:rFonts w:hint="eastAsia"/>
        </w:rPr>
        <w:t>缺失导致</w:t>
      </w:r>
      <w:r w:rsidRPr="00670881">
        <w:rPr>
          <w:rFonts w:hint="eastAsia"/>
        </w:rPr>
        <w:t>模型的训练和应用</w:t>
      </w:r>
      <w:r>
        <w:rPr>
          <w:rFonts w:hint="eastAsia"/>
        </w:rPr>
        <w:t>困难，后续可以考虑</w:t>
      </w:r>
      <w:r w:rsidRPr="00670881">
        <w:rPr>
          <w:rFonts w:hint="eastAsia"/>
        </w:rPr>
        <w:t>对维度字段进行系统的梳理和分析</w:t>
      </w:r>
      <w:r>
        <w:rPr>
          <w:rFonts w:hint="eastAsia"/>
        </w:rPr>
        <w:t>研究，</w:t>
      </w:r>
      <w:r>
        <w:rPr>
          <w:rFonts w:ascii="Segoe UI" w:hAnsi="Segoe UI" w:cs="Segoe UI"/>
          <w:shd w:val="clear" w:color="auto" w:fill="FFFFFF"/>
        </w:rPr>
        <w:t>探索建立统一的维度字段体系</w:t>
      </w:r>
      <w:r>
        <w:rPr>
          <w:rFonts w:ascii="Segoe UI" w:hAnsi="Segoe UI" w:cs="Segoe UI" w:hint="eastAsia"/>
          <w:shd w:val="clear" w:color="auto" w:fill="FFFFFF"/>
        </w:rPr>
        <w:t>。</w:t>
      </w:r>
      <w:r w:rsidR="0047176B" w:rsidRPr="00670881">
        <w:rPr>
          <w:rFonts w:hint="eastAsia"/>
        </w:rPr>
        <w:t>通过制定维度字段的定义、分类和编码规则</w:t>
      </w:r>
      <w:r w:rsidR="0047176B">
        <w:rPr>
          <w:rFonts w:hint="eastAsia"/>
        </w:rPr>
        <w:t>的标准化框架，可以</w:t>
      </w:r>
      <w:r w:rsidR="0047176B" w:rsidRPr="00670881">
        <w:rPr>
          <w:rFonts w:hint="eastAsia"/>
        </w:rPr>
        <w:t>实现维度字段的标准化和规范化</w:t>
      </w:r>
      <w:r w:rsidR="0047176B">
        <w:rPr>
          <w:rFonts w:hint="eastAsia"/>
        </w:rPr>
        <w:t>，</w:t>
      </w:r>
      <w:r w:rsidR="0047176B" w:rsidRPr="00670881">
        <w:rPr>
          <w:rFonts w:hint="eastAsia"/>
        </w:rPr>
        <w:t>减少模型训练过程中的数据冗余和噪声。</w:t>
      </w:r>
    </w:p>
    <w:p w14:paraId="71D727DC" w14:textId="459B32F2" w:rsidR="0047176B" w:rsidRDefault="0047176B" w:rsidP="005049B5">
      <w:pPr>
        <w:ind w:firstLine="480"/>
        <w:jc w:val="left"/>
        <w:rPr>
          <w:rFonts w:ascii="Segoe UI" w:hAnsi="Segoe UI" w:cs="Segoe UI"/>
          <w:shd w:val="clear" w:color="auto" w:fill="FFFFFF"/>
        </w:rPr>
      </w:pPr>
      <w:r>
        <w:rPr>
          <w:rFonts w:hint="eastAsia"/>
        </w:rPr>
        <w:t>第四，进一步完善</w:t>
      </w:r>
      <w:r w:rsidR="00CF2829">
        <w:rPr>
          <w:rFonts w:hint="eastAsia"/>
        </w:rPr>
        <w:t>NLU</w:t>
      </w:r>
      <w:r>
        <w:rPr>
          <w:rFonts w:hint="eastAsia"/>
        </w:rPr>
        <w:t>模型管理系统功能。</w:t>
      </w:r>
      <w:r w:rsidRPr="00670881">
        <w:rPr>
          <w:rFonts w:hint="eastAsia"/>
        </w:rPr>
        <w:t>NLU</w:t>
      </w:r>
      <w:r w:rsidRPr="00670881">
        <w:rPr>
          <w:rFonts w:hint="eastAsia"/>
        </w:rPr>
        <w:t>模型管理系统虽然已具备基本功能，但</w:t>
      </w:r>
      <w:r>
        <w:rPr>
          <w:rFonts w:hint="eastAsia"/>
        </w:rPr>
        <w:t>在用户体验方面</w:t>
      </w:r>
      <w:r w:rsidRPr="00670881">
        <w:rPr>
          <w:rFonts w:hint="eastAsia"/>
        </w:rPr>
        <w:t>仍</w:t>
      </w:r>
      <w:r>
        <w:rPr>
          <w:rFonts w:hint="eastAsia"/>
        </w:rPr>
        <w:t>可</w:t>
      </w:r>
      <w:r w:rsidRPr="00670881">
        <w:rPr>
          <w:rFonts w:hint="eastAsia"/>
        </w:rPr>
        <w:t>进一步完善。</w:t>
      </w:r>
      <w:r>
        <w:rPr>
          <w:rFonts w:hint="eastAsia"/>
        </w:rPr>
        <w:t>例如后续可以考虑</w:t>
      </w:r>
      <w:r>
        <w:rPr>
          <w:rFonts w:ascii="Segoe UI" w:hAnsi="Segoe UI" w:cs="Segoe UI"/>
          <w:shd w:val="clear" w:color="auto" w:fill="FFFFFF"/>
        </w:rPr>
        <w:t>将模型训练进展与评估结果比对功能集成至可视化界面</w:t>
      </w:r>
      <w:r>
        <w:rPr>
          <w:rFonts w:ascii="Segoe UI" w:hAnsi="Segoe UI" w:cs="Segoe UI" w:hint="eastAsia"/>
          <w:shd w:val="clear" w:color="auto" w:fill="FFFFFF"/>
        </w:rPr>
        <w:t>，</w:t>
      </w:r>
      <w:r>
        <w:rPr>
          <w:rFonts w:ascii="Segoe UI" w:hAnsi="Segoe UI" w:cs="Segoe UI"/>
          <w:shd w:val="clear" w:color="auto" w:fill="FFFFFF"/>
        </w:rPr>
        <w:t>支持多维度数据对比分析</w:t>
      </w:r>
      <w:r>
        <w:rPr>
          <w:rFonts w:ascii="Segoe UI" w:hAnsi="Segoe UI" w:cs="Segoe UI" w:hint="eastAsia"/>
          <w:shd w:val="clear" w:color="auto" w:fill="FFFFFF"/>
        </w:rPr>
        <w:t>。</w:t>
      </w:r>
    </w:p>
    <w:p w14:paraId="66AE3F68" w14:textId="77777777" w:rsidR="0040587C" w:rsidRDefault="0040587C" w:rsidP="00212359">
      <w:pPr>
        <w:ind w:firstLine="480"/>
        <w:sectPr w:rsidR="0040587C" w:rsidSect="008F6394">
          <w:headerReference w:type="even" r:id="rId83"/>
          <w:headerReference w:type="default" r:id="rId84"/>
          <w:headerReference w:type="first" r:id="rId85"/>
          <w:pgSz w:w="11906" w:h="16838"/>
          <w:pgMar w:top="1134" w:right="1588" w:bottom="1418" w:left="1588" w:header="1429" w:footer="1701" w:gutter="284"/>
          <w:pgNumType w:start="76"/>
          <w:cols w:space="425"/>
          <w:titlePg/>
          <w:docGrid w:type="lines" w:linePitch="326"/>
        </w:sectPr>
      </w:pPr>
    </w:p>
    <w:p w14:paraId="0459CBE8" w14:textId="77777777" w:rsidR="00212359" w:rsidRDefault="00212359" w:rsidP="00801798">
      <w:pPr>
        <w:pStyle w:val="1"/>
        <w:numPr>
          <w:ilvl w:val="0"/>
          <w:numId w:val="0"/>
        </w:numPr>
      </w:pPr>
      <w:bookmarkStart w:id="166" w:name="_Toc4394"/>
      <w:bookmarkStart w:id="167" w:name="_Toc19484568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66"/>
      <w:bookmarkEnd w:id="167"/>
    </w:p>
    <w:p w14:paraId="03F034E3" w14:textId="77777777" w:rsidR="00212359" w:rsidRPr="0021253E" w:rsidRDefault="00212359" w:rsidP="00212359">
      <w:pPr>
        <w:pStyle w:val="a8"/>
        <w:spacing w:line="360" w:lineRule="auto"/>
        <w:ind w:firstLineChars="0" w:firstLine="0"/>
      </w:pPr>
    </w:p>
    <w:p w14:paraId="3129A562" w14:textId="48A3E315" w:rsidR="00212359" w:rsidRPr="005C0005" w:rsidRDefault="001B1555" w:rsidP="00D228DE">
      <w:pPr>
        <w:pStyle w:val="afe"/>
        <w:numPr>
          <w:ilvl w:val="0"/>
          <w:numId w:val="23"/>
        </w:numPr>
        <w:wordWrap w:val="0"/>
        <w:spacing w:line="360" w:lineRule="auto"/>
        <w:ind w:left="442" w:hanging="442"/>
      </w:pPr>
      <w:bookmarkStart w:id="168" w:name="_Ref192933409"/>
      <w:bookmarkStart w:id="169" w:name="_Ref154665674"/>
      <w:r w:rsidRPr="001B1555">
        <w:t xml:space="preserve">Gao M, Li M, Ji T, et al. Key technologies of intelligent question-answering system for power system rules and regulations based on improved BERTserini algorithm[J]. </w:t>
      </w:r>
      <w:r w:rsidRPr="005C0005">
        <w:t>Processes, 2023, 12(1): 58.</w:t>
      </w:r>
      <w:bookmarkEnd w:id="168"/>
    </w:p>
    <w:p w14:paraId="25BA6DEE" w14:textId="3D04DDE5" w:rsidR="00212359" w:rsidRPr="001B1555" w:rsidRDefault="001B1555" w:rsidP="00D228DE">
      <w:pPr>
        <w:pStyle w:val="afe"/>
        <w:numPr>
          <w:ilvl w:val="0"/>
          <w:numId w:val="23"/>
        </w:numPr>
        <w:wordWrap w:val="0"/>
        <w:spacing w:line="360" w:lineRule="auto"/>
        <w:ind w:left="442" w:hanging="442"/>
      </w:pPr>
      <w:bookmarkStart w:id="170" w:name="_Ref192933499"/>
      <w:r w:rsidRPr="001B1555">
        <w:rPr>
          <w:lang w:val="de-DE"/>
        </w:rPr>
        <w:t xml:space="preserve">Feifei H, Shibo Z, Danke H, et al. </w:t>
      </w:r>
      <w:r w:rsidRPr="001B1555">
        <w:t xml:space="preserve">Intelligent question and answer analysis model of power ICT based on BI-LSTM-CRF[J]. </w:t>
      </w:r>
      <w:r w:rsidRPr="005C0005">
        <w:t>International Journal of Modeling, Simulation, and Scientific Computing, 2023, 14(02): 2341010.</w:t>
      </w:r>
      <w:bookmarkEnd w:id="170"/>
    </w:p>
    <w:p w14:paraId="7C180851" w14:textId="5859BFE5" w:rsidR="00212359" w:rsidRPr="002509A8" w:rsidRDefault="001B1555" w:rsidP="00D228DE">
      <w:pPr>
        <w:pStyle w:val="afe"/>
        <w:numPr>
          <w:ilvl w:val="0"/>
          <w:numId w:val="23"/>
        </w:numPr>
        <w:wordWrap w:val="0"/>
        <w:spacing w:line="360" w:lineRule="auto"/>
        <w:ind w:left="442" w:hanging="442"/>
        <w:rPr>
          <w:lang w:val="pt-BR"/>
        </w:rPr>
      </w:pPr>
      <w:bookmarkStart w:id="171" w:name="_Ref192933515"/>
      <w:bookmarkStart w:id="172" w:name="_Ref157978494"/>
      <w:r w:rsidRPr="001B1555">
        <w:rPr>
          <w:rFonts w:hint="eastAsia"/>
          <w:lang w:val="pt-BR"/>
        </w:rPr>
        <w:t>王子岳</w:t>
      </w:r>
      <w:r w:rsidRPr="001B1555">
        <w:rPr>
          <w:rFonts w:hint="eastAsia"/>
          <w:lang w:val="pt-BR"/>
        </w:rPr>
        <w:t>.</w:t>
      </w:r>
      <w:r w:rsidRPr="001B1555">
        <w:rPr>
          <w:rFonts w:hint="eastAsia"/>
          <w:lang w:val="pt-BR"/>
        </w:rPr>
        <w:t>基于深度学习的自然语言理解模型</w:t>
      </w:r>
      <w:r w:rsidRPr="001B1555">
        <w:rPr>
          <w:rFonts w:hint="eastAsia"/>
          <w:lang w:val="pt-BR"/>
        </w:rPr>
        <w:t>[D].</w:t>
      </w:r>
      <w:r w:rsidRPr="001B1555">
        <w:rPr>
          <w:rFonts w:hint="eastAsia"/>
          <w:lang w:val="pt-BR"/>
        </w:rPr>
        <w:t>南京邮电大学</w:t>
      </w:r>
      <w:r w:rsidRPr="001B1555">
        <w:rPr>
          <w:rFonts w:hint="eastAsia"/>
          <w:lang w:val="pt-BR"/>
        </w:rPr>
        <w:t>,2021.</w:t>
      </w:r>
      <w:bookmarkEnd w:id="171"/>
    </w:p>
    <w:p w14:paraId="3294635C" w14:textId="5AA965DC" w:rsidR="00C727F7" w:rsidRDefault="00C727F7" w:rsidP="00D228DE">
      <w:pPr>
        <w:pStyle w:val="afe"/>
        <w:numPr>
          <w:ilvl w:val="0"/>
          <w:numId w:val="23"/>
        </w:numPr>
        <w:wordWrap w:val="0"/>
        <w:spacing w:line="360" w:lineRule="auto"/>
        <w:ind w:left="442" w:hanging="442"/>
        <w:rPr>
          <w:lang w:val="pt-BR"/>
        </w:rPr>
      </w:pPr>
      <w:bookmarkStart w:id="173" w:name="_Ref192933533"/>
      <w:bookmarkEnd w:id="172"/>
      <w:r w:rsidRPr="00C727F7">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3"/>
    </w:p>
    <w:p w14:paraId="52D49618" w14:textId="4A9C0C2C" w:rsidR="00212359" w:rsidRPr="00C727F7" w:rsidRDefault="001B1555" w:rsidP="00D228DE">
      <w:pPr>
        <w:pStyle w:val="afe"/>
        <w:numPr>
          <w:ilvl w:val="0"/>
          <w:numId w:val="23"/>
        </w:numPr>
        <w:wordWrap w:val="0"/>
        <w:spacing w:line="360" w:lineRule="auto"/>
        <w:ind w:left="442" w:hanging="442"/>
      </w:pPr>
      <w:bookmarkStart w:id="174" w:name="_Ref192933547"/>
      <w:r w:rsidRPr="001B1555">
        <w:t>Sutton C .An Introduction to Conditional Random Fields[M]. 2012.</w:t>
      </w:r>
      <w:bookmarkEnd w:id="174"/>
    </w:p>
    <w:p w14:paraId="408EFD12" w14:textId="1296C8EC" w:rsidR="00212359" w:rsidRPr="001B1555" w:rsidRDefault="001B1555" w:rsidP="00D228DE">
      <w:pPr>
        <w:pStyle w:val="afe"/>
        <w:numPr>
          <w:ilvl w:val="0"/>
          <w:numId w:val="23"/>
        </w:numPr>
        <w:wordWrap w:val="0"/>
        <w:spacing w:line="360" w:lineRule="auto"/>
        <w:ind w:left="442" w:hanging="442"/>
      </w:pPr>
      <w:bookmarkStart w:id="175" w:name="_Ref192933565"/>
      <w:bookmarkStart w:id="176" w:name="_Ref190171373"/>
      <w:r w:rsidRPr="001B1555">
        <w:t>Jiang G , Ma Z , Zhang L ,et al.Prompt Engineering to Inform Large Language Model in Automated Building Energy Modeling[J].</w:t>
      </w:r>
      <w:r w:rsidR="00D228DE">
        <w:rPr>
          <w:rFonts w:hint="eastAsia"/>
        </w:rPr>
        <w:t xml:space="preserve"> </w:t>
      </w:r>
      <w:r w:rsidRPr="001B1555">
        <w:t>Energy[2025-02-28].DOI:10.1016/j.energy.2025.134548.</w:t>
      </w:r>
      <w:bookmarkEnd w:id="175"/>
      <w:r w:rsidRPr="001B1555">
        <w:rPr>
          <w:rFonts w:hint="eastAsia"/>
        </w:rPr>
        <w:t xml:space="preserve">   </w:t>
      </w:r>
      <w:r>
        <w:rPr>
          <w:rFonts w:hint="eastAsia"/>
        </w:rPr>
        <w:t xml:space="preserve"> </w:t>
      </w:r>
    </w:p>
    <w:p w14:paraId="5F4C21FB" w14:textId="77777777" w:rsidR="001B1555" w:rsidRDefault="001B1555" w:rsidP="00D228DE">
      <w:pPr>
        <w:pStyle w:val="afe"/>
        <w:numPr>
          <w:ilvl w:val="0"/>
          <w:numId w:val="23"/>
        </w:numPr>
        <w:wordWrap w:val="0"/>
        <w:spacing w:line="360" w:lineRule="auto"/>
        <w:ind w:left="442" w:hanging="442"/>
        <w:rPr>
          <w:lang w:val="pt-BR"/>
        </w:rPr>
      </w:pPr>
      <w:bookmarkStart w:id="177" w:name="_Ref192933616"/>
      <w:bookmarkStart w:id="178" w:name="_Ref190381137"/>
      <w:bookmarkStart w:id="179" w:name="_Ref158043318"/>
      <w:bookmarkEnd w:id="176"/>
      <w:r w:rsidRPr="001B1555">
        <w:rPr>
          <w:rFonts w:hint="eastAsia"/>
          <w:lang w:val="pt-BR"/>
        </w:rPr>
        <w:t>王学文</w:t>
      </w:r>
      <w:r w:rsidRPr="001B1555">
        <w:rPr>
          <w:rFonts w:hint="eastAsia"/>
          <w:lang w:val="pt-BR"/>
        </w:rPr>
        <w:t>.</w:t>
      </w:r>
      <w:r w:rsidRPr="001B1555">
        <w:rPr>
          <w:rFonts w:hint="eastAsia"/>
          <w:lang w:val="pt-BR"/>
        </w:rPr>
        <w:t>面向在线商城的客服问答系统的设计与实现</w:t>
      </w:r>
      <w:r w:rsidRPr="001B1555">
        <w:rPr>
          <w:rFonts w:hint="eastAsia"/>
          <w:lang w:val="pt-BR"/>
        </w:rPr>
        <w:t>[D].</w:t>
      </w:r>
      <w:r w:rsidRPr="001B1555">
        <w:rPr>
          <w:rFonts w:hint="eastAsia"/>
          <w:lang w:val="pt-BR"/>
        </w:rPr>
        <w:t>哈尔滨工业大学</w:t>
      </w:r>
      <w:r w:rsidRPr="001B1555">
        <w:rPr>
          <w:rFonts w:hint="eastAsia"/>
          <w:lang w:val="pt-BR"/>
        </w:rPr>
        <w:t>[2025-02-28].</w:t>
      </w:r>
      <w:bookmarkEnd w:id="177"/>
    </w:p>
    <w:p w14:paraId="434913E4" w14:textId="771AEEE8" w:rsidR="00212359" w:rsidRPr="002509A8" w:rsidRDefault="00212359" w:rsidP="00D228DE">
      <w:pPr>
        <w:pStyle w:val="afe"/>
        <w:numPr>
          <w:ilvl w:val="0"/>
          <w:numId w:val="23"/>
        </w:numPr>
        <w:wordWrap w:val="0"/>
        <w:spacing w:line="360" w:lineRule="auto"/>
        <w:ind w:left="442" w:hanging="442"/>
        <w:rPr>
          <w:lang w:val="pt-BR"/>
        </w:rPr>
      </w:pPr>
      <w:bookmarkStart w:id="180" w:name="_Ref192933632"/>
      <w:r w:rsidRPr="002509A8">
        <w:rPr>
          <w:rFonts w:hint="eastAsia"/>
          <w:lang w:val="pt-BR"/>
        </w:rPr>
        <w:t>闫悦</w:t>
      </w:r>
      <w:r w:rsidRPr="002509A8">
        <w:rPr>
          <w:rFonts w:hint="eastAsia"/>
          <w:lang w:val="pt-BR"/>
        </w:rPr>
        <w:t>,</w:t>
      </w:r>
      <w:r w:rsidRPr="002509A8">
        <w:rPr>
          <w:rFonts w:hint="eastAsia"/>
          <w:lang w:val="pt-BR"/>
        </w:rPr>
        <w:t>郭晓然</w:t>
      </w:r>
      <w:r w:rsidRPr="002509A8">
        <w:rPr>
          <w:rFonts w:hint="eastAsia"/>
          <w:lang w:val="pt-BR"/>
        </w:rPr>
        <w:t>,</w:t>
      </w:r>
      <w:r w:rsidRPr="002509A8">
        <w:rPr>
          <w:rFonts w:hint="eastAsia"/>
          <w:lang w:val="pt-BR"/>
        </w:rPr>
        <w:t>王铁君</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问答系统研究综述</w:t>
      </w:r>
      <w:r w:rsidRPr="002509A8">
        <w:rPr>
          <w:rFonts w:hint="eastAsia"/>
          <w:lang w:val="pt-BR"/>
        </w:rPr>
        <w:t>[J].</w:t>
      </w:r>
      <w:r w:rsidRPr="002509A8">
        <w:rPr>
          <w:rFonts w:hint="eastAsia"/>
          <w:lang w:val="pt-BR"/>
        </w:rPr>
        <w:t>计算机系统应用</w:t>
      </w:r>
      <w:r w:rsidRPr="002509A8">
        <w:rPr>
          <w:rFonts w:hint="eastAsia"/>
          <w:lang w:val="pt-BR"/>
        </w:rPr>
        <w:t>,2023,32(08):1-18.DOI:10.15888/j.cnki.csa.009208.</w:t>
      </w:r>
      <w:bookmarkEnd w:id="178"/>
      <w:bookmarkEnd w:id="180"/>
    </w:p>
    <w:p w14:paraId="4F4F5494" w14:textId="77777777" w:rsidR="00741D61" w:rsidRDefault="00741D61" w:rsidP="00D228DE">
      <w:pPr>
        <w:pStyle w:val="afe"/>
        <w:numPr>
          <w:ilvl w:val="0"/>
          <w:numId w:val="23"/>
        </w:numPr>
        <w:wordWrap w:val="0"/>
        <w:spacing w:line="360" w:lineRule="auto"/>
        <w:ind w:left="442" w:hanging="442"/>
        <w:rPr>
          <w:lang w:val="pt-BR"/>
        </w:rPr>
      </w:pPr>
      <w:bookmarkStart w:id="181" w:name="_Ref192933658"/>
      <w:bookmarkStart w:id="182" w:name="_Hlk158041646"/>
      <w:bookmarkEnd w:id="179"/>
      <w:r w:rsidRPr="00741D61">
        <w:rPr>
          <w:rFonts w:hint="eastAsia"/>
          <w:lang w:val="pt-BR"/>
        </w:rPr>
        <w:t>黄晓辉</w:t>
      </w:r>
      <w:r w:rsidRPr="00741D61">
        <w:rPr>
          <w:rFonts w:hint="eastAsia"/>
          <w:lang w:val="pt-BR"/>
        </w:rPr>
        <w:t>,</w:t>
      </w:r>
      <w:r w:rsidRPr="00741D61">
        <w:rPr>
          <w:rFonts w:hint="eastAsia"/>
          <w:lang w:val="pt-BR"/>
        </w:rPr>
        <w:t>乔立升</w:t>
      </w:r>
      <w:r w:rsidRPr="00741D61">
        <w:rPr>
          <w:rFonts w:hint="eastAsia"/>
          <w:lang w:val="pt-BR"/>
        </w:rPr>
        <w:t>,</w:t>
      </w:r>
      <w:r w:rsidRPr="00741D61">
        <w:rPr>
          <w:rFonts w:hint="eastAsia"/>
          <w:lang w:val="pt-BR"/>
        </w:rPr>
        <w:t>余文涛</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中文分词与命名实体识别的联合学习</w:t>
      </w:r>
      <w:r w:rsidRPr="00741D61">
        <w:rPr>
          <w:rFonts w:hint="eastAsia"/>
          <w:lang w:val="pt-BR"/>
        </w:rPr>
        <w:t>[J].</w:t>
      </w:r>
      <w:r w:rsidRPr="00741D61">
        <w:rPr>
          <w:rFonts w:hint="eastAsia"/>
          <w:lang w:val="pt-BR"/>
        </w:rPr>
        <w:t>国防科技大</w:t>
      </w:r>
      <w:r w:rsidRPr="00741D61">
        <w:rPr>
          <w:rFonts w:hint="eastAsia"/>
          <w:lang w:val="pt-BR"/>
        </w:rPr>
        <w:lastRenderedPageBreak/>
        <w:t>学学报</w:t>
      </w:r>
      <w:r w:rsidRPr="00741D61">
        <w:rPr>
          <w:rFonts w:hint="eastAsia"/>
          <w:lang w:val="pt-BR"/>
        </w:rPr>
        <w:t>, 2021, 43(1):9.DOI:10.11887/j.cn.202101012.</w:t>
      </w:r>
      <w:bookmarkEnd w:id="181"/>
      <w:r w:rsidRPr="00741D61">
        <w:rPr>
          <w:lang w:val="pt-BR"/>
        </w:rPr>
        <w:t xml:space="preserve"> </w:t>
      </w:r>
    </w:p>
    <w:p w14:paraId="7015D53E" w14:textId="57329498" w:rsidR="00741D61" w:rsidRPr="005C0005" w:rsidRDefault="00741D61" w:rsidP="00D228DE">
      <w:pPr>
        <w:pStyle w:val="afe"/>
        <w:numPr>
          <w:ilvl w:val="0"/>
          <w:numId w:val="23"/>
        </w:numPr>
        <w:wordWrap w:val="0"/>
        <w:spacing w:line="360" w:lineRule="auto"/>
        <w:ind w:left="442" w:hanging="442"/>
      </w:pPr>
      <w:bookmarkStart w:id="183" w:name="_Ref192933708"/>
      <w:bookmarkStart w:id="184" w:name="_Ref158043339"/>
      <w:bookmarkEnd w:id="182"/>
      <w:r w:rsidRPr="005C0005">
        <w:t xml:space="preserve">Liu Z , Zhu C , Zhao T .Chinese Named Entity Recognition with a Sequence Labeling Approach: Based on </w:t>
      </w:r>
      <w:r w:rsidR="002470A6">
        <w:t>Phrase</w:t>
      </w:r>
      <w:r w:rsidRPr="005C0005">
        <w:t>s, or Based on Words?[J].Springer-Verlag, 2010.DOI:10.1007/978-3-642-14932-0_78.</w:t>
      </w:r>
      <w:bookmarkEnd w:id="183"/>
    </w:p>
    <w:p w14:paraId="254152C5" w14:textId="1A5FAA79" w:rsidR="00212359" w:rsidRPr="002509A8" w:rsidRDefault="00741D61" w:rsidP="00D228DE">
      <w:pPr>
        <w:pStyle w:val="afe"/>
        <w:numPr>
          <w:ilvl w:val="0"/>
          <w:numId w:val="23"/>
        </w:numPr>
        <w:wordWrap w:val="0"/>
        <w:spacing w:line="360" w:lineRule="auto"/>
        <w:ind w:left="442" w:hanging="442"/>
        <w:rPr>
          <w:lang w:val="pt-BR"/>
        </w:rPr>
      </w:pPr>
      <w:bookmarkStart w:id="185" w:name="_Ref192933721"/>
      <w:bookmarkEnd w:id="184"/>
      <w:r w:rsidRPr="00741D61">
        <w:rPr>
          <w:rFonts w:hint="eastAsia"/>
          <w:lang w:val="pt-BR"/>
        </w:rPr>
        <w:t>罗辉</w:t>
      </w:r>
      <w:r w:rsidRPr="00741D61">
        <w:rPr>
          <w:rFonts w:hint="eastAsia"/>
          <w:lang w:val="pt-BR"/>
        </w:rPr>
        <w:t>,</w:t>
      </w:r>
      <w:r w:rsidRPr="00741D61">
        <w:rPr>
          <w:rFonts w:hint="eastAsia"/>
          <w:lang w:val="pt-BR"/>
        </w:rPr>
        <w:t>卢玲</w:t>
      </w:r>
      <w:r w:rsidRPr="00741D61">
        <w:rPr>
          <w:rFonts w:hint="eastAsia"/>
          <w:lang w:val="pt-BR"/>
        </w:rPr>
        <w:t>.</w:t>
      </w:r>
      <w:r w:rsidRPr="00741D61">
        <w:rPr>
          <w:rFonts w:hint="eastAsia"/>
          <w:lang w:val="pt-BR"/>
        </w:rPr>
        <w:t>面向中文命名实体识别的中文字符表示方法</w:t>
      </w:r>
      <w:r w:rsidRPr="00741D61">
        <w:rPr>
          <w:rFonts w:hint="eastAsia"/>
          <w:lang w:val="pt-BR"/>
        </w:rPr>
        <w:t>[J].</w:t>
      </w:r>
      <w:r w:rsidRPr="00741D61">
        <w:rPr>
          <w:rFonts w:hint="eastAsia"/>
          <w:lang w:val="pt-BR"/>
        </w:rPr>
        <w:t>小型微型计算机系统</w:t>
      </w:r>
      <w:r w:rsidRPr="00741D61">
        <w:rPr>
          <w:rFonts w:hint="eastAsia"/>
          <w:lang w:val="pt-BR"/>
        </w:rPr>
        <w:t>, 2023, 44(7):1434-1440.</w:t>
      </w:r>
      <w:bookmarkEnd w:id="185"/>
    </w:p>
    <w:p w14:paraId="5278FD08" w14:textId="77777777" w:rsidR="00741D61" w:rsidRDefault="00741D61" w:rsidP="00D228DE">
      <w:pPr>
        <w:pStyle w:val="afe"/>
        <w:numPr>
          <w:ilvl w:val="0"/>
          <w:numId w:val="23"/>
        </w:numPr>
        <w:wordWrap w:val="0"/>
        <w:spacing w:line="360" w:lineRule="auto"/>
        <w:ind w:left="442" w:hanging="442"/>
        <w:rPr>
          <w:lang w:val="pt-BR"/>
        </w:rPr>
      </w:pPr>
      <w:bookmarkStart w:id="186" w:name="_Ref192933735"/>
      <w:bookmarkStart w:id="187" w:name="_Ref158043366"/>
      <w:r w:rsidRPr="00741D61">
        <w:rPr>
          <w:lang w:val="pt-BR"/>
        </w:rPr>
        <w:t>Ma X , Hovy E .End-to-end Sequence Labeling via Bi-directional LSTM-CNNs-CRF[C]//2016.DOI:10.13140/RG.2.1.2182.5685.</w:t>
      </w:r>
      <w:bookmarkEnd w:id="186"/>
    </w:p>
    <w:p w14:paraId="664BB25E" w14:textId="77777777" w:rsidR="00741D61" w:rsidRDefault="00741D61" w:rsidP="00D228DE">
      <w:pPr>
        <w:pStyle w:val="afe"/>
        <w:numPr>
          <w:ilvl w:val="0"/>
          <w:numId w:val="23"/>
        </w:numPr>
        <w:wordWrap w:val="0"/>
        <w:spacing w:line="360" w:lineRule="auto"/>
        <w:ind w:left="442" w:hanging="442"/>
        <w:rPr>
          <w:lang w:val="pt-BR"/>
        </w:rPr>
      </w:pPr>
      <w:bookmarkStart w:id="188" w:name="_Ref192933753"/>
      <w:bookmarkStart w:id="189" w:name="_Ref158043382"/>
      <w:bookmarkEnd w:id="187"/>
      <w:r w:rsidRPr="00741D61">
        <w:rPr>
          <w:rFonts w:hint="eastAsia"/>
          <w:lang w:val="pt-BR"/>
        </w:rPr>
        <w:t>魏晓聪</w:t>
      </w:r>
      <w:r w:rsidRPr="00741D61">
        <w:rPr>
          <w:rFonts w:hint="eastAsia"/>
          <w:lang w:val="pt-BR"/>
        </w:rPr>
        <w:t>,</w:t>
      </w:r>
      <w:r w:rsidRPr="00741D61">
        <w:rPr>
          <w:rFonts w:hint="eastAsia"/>
          <w:lang w:val="pt-BR"/>
        </w:rPr>
        <w:t>段懿桐</w:t>
      </w:r>
      <w:r w:rsidRPr="00741D61">
        <w:rPr>
          <w:rFonts w:hint="eastAsia"/>
          <w:lang w:val="pt-BR"/>
        </w:rPr>
        <w:t>,</w:t>
      </w:r>
      <w:r w:rsidRPr="00741D61">
        <w:rPr>
          <w:rFonts w:hint="eastAsia"/>
          <w:lang w:val="pt-BR"/>
        </w:rPr>
        <w:t>刘思含</w:t>
      </w:r>
      <w:r w:rsidRPr="00741D61">
        <w:rPr>
          <w:rFonts w:hint="eastAsia"/>
          <w:lang w:val="pt-BR"/>
        </w:rPr>
        <w:t>.</w:t>
      </w:r>
      <w:r w:rsidRPr="00741D61">
        <w:rPr>
          <w:rFonts w:hint="eastAsia"/>
          <w:lang w:val="pt-BR"/>
        </w:rPr>
        <w:t>中文预设识别语料库的构建与预设识别</w:t>
      </w:r>
      <w:r w:rsidRPr="00741D61">
        <w:rPr>
          <w:rFonts w:hint="eastAsia"/>
          <w:lang w:val="pt-BR"/>
        </w:rPr>
        <w:t>[J].</w:t>
      </w:r>
      <w:r w:rsidRPr="00741D61">
        <w:rPr>
          <w:rFonts w:hint="eastAsia"/>
          <w:lang w:val="pt-BR"/>
        </w:rPr>
        <w:t>大连工业大学学报</w:t>
      </w:r>
      <w:r w:rsidRPr="00741D61">
        <w:rPr>
          <w:rFonts w:hint="eastAsia"/>
          <w:lang w:val="pt-BR"/>
        </w:rPr>
        <w:t>, 2023, 42(4):299-305.</w:t>
      </w:r>
      <w:bookmarkEnd w:id="188"/>
      <w:r w:rsidRPr="00741D61">
        <w:rPr>
          <w:lang w:val="pt-BR"/>
        </w:rPr>
        <w:t xml:space="preserve"> </w:t>
      </w:r>
    </w:p>
    <w:p w14:paraId="7845533F" w14:textId="1D0D118D" w:rsidR="00741D61" w:rsidRDefault="00741D61" w:rsidP="00D228DE">
      <w:pPr>
        <w:pStyle w:val="afe"/>
        <w:numPr>
          <w:ilvl w:val="0"/>
          <w:numId w:val="23"/>
        </w:numPr>
        <w:wordWrap w:val="0"/>
        <w:spacing w:line="360" w:lineRule="auto"/>
        <w:ind w:left="442" w:hanging="442"/>
        <w:rPr>
          <w:lang w:val="pt-BR"/>
        </w:rPr>
      </w:pPr>
      <w:bookmarkStart w:id="190" w:name="_Ref192933775"/>
      <w:bookmarkStart w:id="191" w:name="_Ref158043394"/>
      <w:bookmarkEnd w:id="189"/>
      <w:r w:rsidRPr="00741D61">
        <w:rPr>
          <w:lang w:val="pt-BR"/>
        </w:rPr>
        <w:t>Zhang Y , Yang J .Chinese NER Using Lattice LSTM[J]. 2018.</w:t>
      </w:r>
      <w:r w:rsidR="00075820">
        <w:rPr>
          <w:rFonts w:hint="eastAsia"/>
          <w:lang w:val="pt-BR"/>
        </w:rPr>
        <w:t xml:space="preserve"> </w:t>
      </w:r>
      <w:r w:rsidRPr="00741D61">
        <w:rPr>
          <w:lang w:val="pt-BR"/>
        </w:rPr>
        <w:t>DOI:</w:t>
      </w:r>
      <w:r w:rsidR="00D228DE">
        <w:rPr>
          <w:rFonts w:hint="eastAsia"/>
          <w:lang w:val="pt-BR"/>
        </w:rPr>
        <w:t xml:space="preserve"> </w:t>
      </w:r>
      <w:r w:rsidRPr="00741D61">
        <w:rPr>
          <w:lang w:val="pt-BR"/>
        </w:rPr>
        <w:t>10.48550/arXiv.1805.02023.</w:t>
      </w:r>
      <w:bookmarkEnd w:id="190"/>
    </w:p>
    <w:p w14:paraId="12D26619" w14:textId="6603848D" w:rsidR="00212359" w:rsidRPr="002509A8" w:rsidRDefault="00741D61" w:rsidP="00D228DE">
      <w:pPr>
        <w:pStyle w:val="afe"/>
        <w:numPr>
          <w:ilvl w:val="0"/>
          <w:numId w:val="23"/>
        </w:numPr>
        <w:wordWrap w:val="0"/>
        <w:spacing w:line="360" w:lineRule="auto"/>
        <w:ind w:left="442" w:hanging="442"/>
        <w:rPr>
          <w:lang w:val="pt-BR"/>
        </w:rPr>
      </w:pPr>
      <w:bookmarkStart w:id="192" w:name="_Ref192933795"/>
      <w:bookmarkEnd w:id="191"/>
      <w:r w:rsidRPr="00741D61">
        <w:rPr>
          <w:rFonts w:hint="eastAsia"/>
          <w:lang w:val="pt-BR"/>
        </w:rPr>
        <w:t>甘晨阳</w:t>
      </w:r>
      <w:r w:rsidRPr="00741D61">
        <w:rPr>
          <w:rFonts w:hint="eastAsia"/>
          <w:lang w:val="pt-BR"/>
        </w:rPr>
        <w:t>,</w:t>
      </w:r>
      <w:r w:rsidRPr="00741D61">
        <w:rPr>
          <w:rFonts w:hint="eastAsia"/>
          <w:lang w:val="pt-BR"/>
        </w:rPr>
        <w:t>软件工程</w:t>
      </w:r>
      <w:r w:rsidRPr="00741D61">
        <w:rPr>
          <w:rFonts w:hint="eastAsia"/>
          <w:lang w:val="pt-BR"/>
        </w:rPr>
        <w:t>.</w:t>
      </w:r>
      <w:r w:rsidRPr="00741D61">
        <w:rPr>
          <w:rFonts w:hint="eastAsia"/>
          <w:lang w:val="pt-BR"/>
        </w:rPr>
        <w:t>融合多级别特征的医学命名实体识别研究</w:t>
      </w:r>
      <w:r w:rsidRPr="00741D61">
        <w:rPr>
          <w:rFonts w:hint="eastAsia"/>
          <w:lang w:val="pt-BR"/>
        </w:rPr>
        <w:t>[D].</w:t>
      </w:r>
      <w:r w:rsidRPr="00741D61">
        <w:rPr>
          <w:rFonts w:hint="eastAsia"/>
          <w:lang w:val="pt-BR"/>
        </w:rPr>
        <w:t>重庆工商大学</w:t>
      </w:r>
      <w:r w:rsidRPr="00741D61">
        <w:rPr>
          <w:rFonts w:hint="eastAsia"/>
          <w:lang w:val="pt-BR"/>
        </w:rPr>
        <w:t>[2025-02-28].</w:t>
      </w:r>
      <w:bookmarkEnd w:id="192"/>
    </w:p>
    <w:p w14:paraId="09FF7728" w14:textId="535BA7E6" w:rsidR="00741D61" w:rsidRDefault="00741D61" w:rsidP="00D228DE">
      <w:pPr>
        <w:pStyle w:val="afe"/>
        <w:numPr>
          <w:ilvl w:val="0"/>
          <w:numId w:val="23"/>
        </w:numPr>
        <w:wordWrap w:val="0"/>
        <w:spacing w:line="360" w:lineRule="auto"/>
        <w:ind w:left="442" w:hanging="442"/>
        <w:rPr>
          <w:lang w:val="pt-BR"/>
        </w:rPr>
      </w:pPr>
      <w:bookmarkStart w:id="193" w:name="_Ref190386107"/>
      <w:bookmarkStart w:id="194" w:name="_Ref190171458"/>
      <w:r w:rsidRPr="00741D61">
        <w:rPr>
          <w:rFonts w:hint="eastAsia"/>
          <w:lang w:val="pt-BR"/>
        </w:rPr>
        <w:t>孙璐冰</w:t>
      </w:r>
      <w:r w:rsidRPr="00741D61">
        <w:rPr>
          <w:rFonts w:hint="eastAsia"/>
          <w:lang w:val="pt-BR"/>
        </w:rPr>
        <w:t>,</w:t>
      </w:r>
      <w:r w:rsidRPr="00741D61">
        <w:rPr>
          <w:rFonts w:hint="eastAsia"/>
          <w:lang w:val="pt-BR"/>
        </w:rPr>
        <w:t>康怡琳</w:t>
      </w:r>
      <w:r w:rsidRPr="00741D61">
        <w:rPr>
          <w:rFonts w:hint="eastAsia"/>
          <w:lang w:val="pt-BR"/>
        </w:rPr>
        <w:t>,</w:t>
      </w:r>
      <w:r w:rsidRPr="00741D61">
        <w:rPr>
          <w:rFonts w:hint="eastAsia"/>
          <w:lang w:val="pt-BR"/>
        </w:rPr>
        <w:t>王俊</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基于</w:t>
      </w:r>
      <w:r w:rsidRPr="00741D61">
        <w:rPr>
          <w:rFonts w:hint="eastAsia"/>
          <w:lang w:val="pt-BR"/>
        </w:rPr>
        <w:t>BERT</w:t>
      </w:r>
      <w:r w:rsidRPr="00741D61">
        <w:rPr>
          <w:rFonts w:hint="eastAsia"/>
          <w:lang w:val="pt-BR"/>
        </w:rPr>
        <w:t>的多特征融合中文命名实体识别</w:t>
      </w:r>
      <w:r w:rsidRPr="00741D61">
        <w:rPr>
          <w:rFonts w:hint="eastAsia"/>
          <w:lang w:val="pt-BR"/>
        </w:rPr>
        <w:t>[J].</w:t>
      </w:r>
      <w:r w:rsidRPr="00741D61">
        <w:rPr>
          <w:rFonts w:hint="eastAsia"/>
          <w:lang w:val="pt-BR"/>
        </w:rPr>
        <w:t>中南民族大学学报</w:t>
      </w:r>
      <w:r w:rsidRPr="00741D61">
        <w:rPr>
          <w:rFonts w:hint="eastAsia"/>
          <w:lang w:val="pt-BR"/>
        </w:rPr>
        <w:t>(</w:t>
      </w:r>
      <w:r w:rsidRPr="00741D61">
        <w:rPr>
          <w:rFonts w:hint="eastAsia"/>
          <w:lang w:val="pt-BR"/>
        </w:rPr>
        <w:t>自然科学版</w:t>
      </w:r>
      <w:r w:rsidRPr="00741D61">
        <w:rPr>
          <w:rFonts w:hint="eastAsia"/>
          <w:lang w:val="pt-BR"/>
        </w:rPr>
        <w:t>), 2025(1).</w:t>
      </w:r>
    </w:p>
    <w:p w14:paraId="1B5353E9" w14:textId="467823BA"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陈军号</w:t>
      </w:r>
      <w:r w:rsidRPr="002509A8">
        <w:rPr>
          <w:lang w:val="pt-BR"/>
        </w:rPr>
        <w:t>.</w:t>
      </w:r>
      <w:r w:rsidRPr="002509A8">
        <w:rPr>
          <w:lang w:val="pt-BR"/>
        </w:rPr>
        <w:t>基于字符融合多粒度特征的中文命名实体识别方法研究</w:t>
      </w:r>
      <w:r w:rsidRPr="002509A8">
        <w:rPr>
          <w:lang w:val="pt-BR"/>
        </w:rPr>
        <w:t>[D].</w:t>
      </w:r>
      <w:r w:rsidRPr="002509A8">
        <w:rPr>
          <w:lang w:val="pt-BR"/>
        </w:rPr>
        <w:t>哈尔滨工程大学</w:t>
      </w:r>
      <w:r w:rsidRPr="002509A8">
        <w:rPr>
          <w:lang w:val="pt-BR"/>
        </w:rPr>
        <w:t>,2024.</w:t>
      </w:r>
      <w:bookmarkEnd w:id="193"/>
    </w:p>
    <w:p w14:paraId="66C6DF31" w14:textId="77777777" w:rsidR="00212359" w:rsidRPr="002509A8" w:rsidRDefault="00212359" w:rsidP="00D228DE">
      <w:pPr>
        <w:pStyle w:val="afe"/>
        <w:numPr>
          <w:ilvl w:val="0"/>
          <w:numId w:val="23"/>
        </w:numPr>
        <w:wordWrap w:val="0"/>
        <w:spacing w:line="360" w:lineRule="auto"/>
        <w:ind w:left="442" w:hanging="442"/>
        <w:rPr>
          <w:lang w:val="pt-BR"/>
        </w:rPr>
      </w:pPr>
      <w:r w:rsidRPr="002509A8">
        <w:rPr>
          <w:rFonts w:hint="eastAsia"/>
          <w:lang w:val="pt-BR"/>
        </w:rPr>
        <w:t>丁海博</w:t>
      </w:r>
      <w:r w:rsidRPr="002509A8">
        <w:rPr>
          <w:rFonts w:hint="eastAsia"/>
          <w:lang w:val="pt-BR"/>
        </w:rPr>
        <w:t>.</w:t>
      </w:r>
      <w:r w:rsidRPr="002509A8">
        <w:rPr>
          <w:rFonts w:hint="eastAsia"/>
          <w:lang w:val="pt-BR"/>
        </w:rPr>
        <w:t>基于特征融合的中文命名实体识别研究</w:t>
      </w:r>
      <w:r w:rsidRPr="002509A8">
        <w:rPr>
          <w:rFonts w:hint="eastAsia"/>
          <w:lang w:val="pt-BR"/>
        </w:rPr>
        <w:t>[D].</w:t>
      </w:r>
      <w:r w:rsidRPr="002509A8">
        <w:rPr>
          <w:rFonts w:hint="eastAsia"/>
          <w:lang w:val="pt-BR"/>
        </w:rPr>
        <w:t>湖南工业大学</w:t>
      </w:r>
      <w:r w:rsidRPr="002509A8">
        <w:rPr>
          <w:rFonts w:hint="eastAsia"/>
          <w:lang w:val="pt-BR"/>
        </w:rPr>
        <w:t>,2024.DOI:10.27730/d.cnki.ghngy.2024.000666.</w:t>
      </w:r>
    </w:p>
    <w:p w14:paraId="766D5AED" w14:textId="77777777"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李文桂</w:t>
      </w:r>
      <w:r w:rsidRPr="002509A8">
        <w:rPr>
          <w:lang w:val="pt-BR"/>
        </w:rPr>
        <w:t>.</w:t>
      </w:r>
      <w:r w:rsidRPr="002509A8">
        <w:rPr>
          <w:lang w:val="pt-BR"/>
        </w:rPr>
        <w:t>融合词性信息的英文命名实体识别算法研究与应用</w:t>
      </w:r>
      <w:r w:rsidRPr="002509A8">
        <w:rPr>
          <w:lang w:val="pt-BR"/>
        </w:rPr>
        <w:t>[D].</w:t>
      </w:r>
      <w:r w:rsidRPr="002509A8">
        <w:rPr>
          <w:lang w:val="pt-BR"/>
        </w:rPr>
        <w:t>湘潭大学</w:t>
      </w:r>
      <w:r w:rsidRPr="002509A8">
        <w:rPr>
          <w:lang w:val="pt-BR"/>
        </w:rPr>
        <w:t>,2023.DOI:10.27426/d.cnki.gxtdu.2023.001848.</w:t>
      </w:r>
    </w:p>
    <w:p w14:paraId="7AC07F0D" w14:textId="77777777" w:rsidR="00741D61" w:rsidRPr="00741D61" w:rsidRDefault="00741D61" w:rsidP="00D228DE">
      <w:pPr>
        <w:pStyle w:val="afe"/>
        <w:numPr>
          <w:ilvl w:val="0"/>
          <w:numId w:val="23"/>
        </w:numPr>
        <w:wordWrap w:val="0"/>
        <w:spacing w:line="360" w:lineRule="auto"/>
        <w:ind w:left="442" w:hanging="442"/>
      </w:pPr>
      <w:bookmarkStart w:id="195" w:name="_Ref190385921"/>
      <w:r w:rsidRPr="00741D61">
        <w:t>Xu Y , Chen Y .Attention-based interactive multi-level feature fusion for named entity recognition[J].Scientific Reports[2025-02-28].DOI:10.1038/s41598-025-86718-0.</w:t>
      </w:r>
    </w:p>
    <w:p w14:paraId="0A5953D9" w14:textId="58B389F6" w:rsidR="00212359" w:rsidRPr="002509A8" w:rsidRDefault="00212359" w:rsidP="00D228DE">
      <w:pPr>
        <w:pStyle w:val="afe"/>
        <w:numPr>
          <w:ilvl w:val="0"/>
          <w:numId w:val="23"/>
        </w:numPr>
        <w:wordWrap w:val="0"/>
        <w:spacing w:line="360" w:lineRule="auto"/>
        <w:ind w:left="442" w:hanging="442"/>
        <w:rPr>
          <w:lang w:val="pt-BR"/>
        </w:rPr>
      </w:pPr>
      <w:bookmarkStart w:id="196" w:name="_Ref192933876"/>
      <w:r w:rsidRPr="002509A8">
        <w:rPr>
          <w:lang w:val="pt-BR"/>
        </w:rPr>
        <w:t>陈海斌</w:t>
      </w:r>
      <w:r w:rsidRPr="002509A8">
        <w:rPr>
          <w:lang w:val="pt-BR"/>
        </w:rPr>
        <w:t>.</w:t>
      </w:r>
      <w:r w:rsidRPr="002509A8">
        <w:rPr>
          <w:lang w:val="pt-BR"/>
        </w:rPr>
        <w:t>面向长尾问题的自然语言理解模型研究</w:t>
      </w:r>
      <w:r w:rsidRPr="002509A8">
        <w:rPr>
          <w:lang w:val="pt-BR"/>
        </w:rPr>
        <w:t>[D].</w:t>
      </w:r>
      <w:r w:rsidRPr="002509A8">
        <w:rPr>
          <w:lang w:val="pt-BR"/>
        </w:rPr>
        <w:t>华南理工大学</w:t>
      </w:r>
      <w:r w:rsidRPr="002509A8">
        <w:rPr>
          <w:lang w:val="pt-BR"/>
        </w:rPr>
        <w:t>,2023.DOI:10.27151/d.cnki.ghnlu.2023.000790.</w:t>
      </w:r>
      <w:bookmarkEnd w:id="194"/>
      <w:bookmarkEnd w:id="195"/>
      <w:bookmarkEnd w:id="196"/>
    </w:p>
    <w:p w14:paraId="2758CB19" w14:textId="77777777" w:rsidR="00680C22" w:rsidRPr="005C0005" w:rsidRDefault="00680C22" w:rsidP="00D228DE">
      <w:pPr>
        <w:pStyle w:val="afe"/>
        <w:numPr>
          <w:ilvl w:val="0"/>
          <w:numId w:val="23"/>
        </w:numPr>
        <w:wordWrap w:val="0"/>
        <w:spacing w:line="360" w:lineRule="auto"/>
        <w:ind w:left="442" w:hanging="442"/>
      </w:pPr>
      <w:bookmarkStart w:id="197" w:name="_Ref192933888"/>
      <w:bookmarkStart w:id="198" w:name="_Ref190385759"/>
      <w:r w:rsidRPr="005C0005">
        <w:lastRenderedPageBreak/>
        <w:t>Jie Z , Lu W .Dependency-Guided LSTM-CRF for Named Entity Recognition[C]//2019 Conference on Empirical Methods in Natural Language Processing.2019.DOI:10.18653/v1/D19-1399.</w:t>
      </w:r>
      <w:bookmarkEnd w:id="197"/>
    </w:p>
    <w:p w14:paraId="2601FE3B" w14:textId="1060DCEF" w:rsidR="00212359" w:rsidRDefault="00680C22" w:rsidP="00D228DE">
      <w:pPr>
        <w:pStyle w:val="afe"/>
        <w:numPr>
          <w:ilvl w:val="0"/>
          <w:numId w:val="23"/>
        </w:numPr>
        <w:wordWrap w:val="0"/>
        <w:spacing w:line="360" w:lineRule="auto"/>
        <w:ind w:left="442" w:hanging="442"/>
        <w:rPr>
          <w:lang w:val="pt-BR"/>
        </w:rPr>
      </w:pPr>
      <w:bookmarkStart w:id="199" w:name="_Ref191729428"/>
      <w:bookmarkEnd w:id="198"/>
      <w:r w:rsidRPr="00680C22">
        <w:rPr>
          <w:rFonts w:hint="eastAsia"/>
          <w:lang w:val="pt-BR"/>
        </w:rPr>
        <w:t>高国忠</w:t>
      </w:r>
      <w:r w:rsidRPr="00680C22">
        <w:rPr>
          <w:rFonts w:hint="eastAsia"/>
          <w:lang w:val="pt-BR"/>
        </w:rPr>
        <w:t>,</w:t>
      </w:r>
      <w:r w:rsidRPr="00680C22">
        <w:rPr>
          <w:rFonts w:hint="eastAsia"/>
          <w:lang w:val="pt-BR"/>
        </w:rPr>
        <w:t>李宇</w:t>
      </w:r>
      <w:r w:rsidRPr="00680C22">
        <w:rPr>
          <w:rFonts w:hint="eastAsia"/>
          <w:lang w:val="pt-BR"/>
        </w:rPr>
        <w:t>,</w:t>
      </w:r>
      <w:r w:rsidRPr="00680C22">
        <w:rPr>
          <w:rFonts w:hint="eastAsia"/>
          <w:lang w:val="pt-BR"/>
        </w:rPr>
        <w:t>华远鹏</w:t>
      </w:r>
      <w:r w:rsidRPr="00680C22">
        <w:rPr>
          <w:rFonts w:hint="eastAsia"/>
          <w:lang w:val="pt-BR"/>
        </w:rPr>
        <w:t>,</w:t>
      </w:r>
      <w:r w:rsidRPr="00680C22">
        <w:rPr>
          <w:rFonts w:hint="eastAsia"/>
          <w:lang w:val="pt-BR"/>
        </w:rPr>
        <w:t>等</w:t>
      </w:r>
      <w:r w:rsidRPr="00680C22">
        <w:rPr>
          <w:rFonts w:hint="eastAsia"/>
          <w:lang w:val="pt-BR"/>
        </w:rPr>
        <w:t>.</w:t>
      </w:r>
      <w:r w:rsidRPr="00680C22">
        <w:rPr>
          <w:rFonts w:hint="eastAsia"/>
          <w:lang w:val="pt-BR"/>
        </w:rPr>
        <w:t>基于</w:t>
      </w:r>
      <w:r w:rsidRPr="00680C22">
        <w:rPr>
          <w:rFonts w:hint="eastAsia"/>
          <w:lang w:val="pt-BR"/>
        </w:rPr>
        <w:t>BERT-BiLSTM-CRF</w:t>
      </w:r>
      <w:r w:rsidRPr="00680C22">
        <w:rPr>
          <w:rFonts w:hint="eastAsia"/>
          <w:lang w:val="pt-BR"/>
        </w:rPr>
        <w:t>模型的油气领域命名实体识别</w:t>
      </w:r>
      <w:r w:rsidRPr="00680C22">
        <w:rPr>
          <w:rFonts w:hint="eastAsia"/>
          <w:lang w:val="pt-BR"/>
        </w:rPr>
        <w:t>[J].</w:t>
      </w:r>
      <w:r w:rsidRPr="00680C22">
        <w:rPr>
          <w:rFonts w:hint="eastAsia"/>
          <w:lang w:val="pt-BR"/>
        </w:rPr>
        <w:t>长江大学学报</w:t>
      </w:r>
      <w:r w:rsidRPr="00680C22">
        <w:rPr>
          <w:rFonts w:hint="eastAsia"/>
          <w:lang w:val="pt-BR"/>
        </w:rPr>
        <w:t>(</w:t>
      </w:r>
      <w:r w:rsidRPr="00680C22">
        <w:rPr>
          <w:rFonts w:hint="eastAsia"/>
          <w:lang w:val="pt-BR"/>
        </w:rPr>
        <w:t>自然科学版</w:t>
      </w:r>
      <w:r w:rsidRPr="00680C22">
        <w:rPr>
          <w:rFonts w:hint="eastAsia"/>
          <w:lang w:val="pt-BR"/>
        </w:rPr>
        <w:t>), 2024, 21(1):57-65.</w:t>
      </w:r>
      <w:bookmarkEnd w:id="199"/>
    </w:p>
    <w:p w14:paraId="033CED4F" w14:textId="7B5828F1" w:rsidR="00785ABA" w:rsidRPr="002509A8" w:rsidRDefault="00785ABA" w:rsidP="00D228DE">
      <w:pPr>
        <w:pStyle w:val="afe"/>
        <w:numPr>
          <w:ilvl w:val="0"/>
          <w:numId w:val="23"/>
        </w:numPr>
        <w:wordWrap w:val="0"/>
        <w:spacing w:line="360" w:lineRule="auto"/>
        <w:ind w:left="442" w:hanging="442"/>
        <w:rPr>
          <w:lang w:val="pt-BR"/>
        </w:rPr>
      </w:pPr>
      <w:bookmarkStart w:id="200" w:name="_Ref191729716"/>
      <w:r w:rsidRPr="00785ABA">
        <w:t>乔波</w:t>
      </w:r>
      <w:r w:rsidRPr="00785ABA">
        <w:t>,</w:t>
      </w:r>
      <w:r w:rsidRPr="00785ABA">
        <w:t>袁铨</w:t>
      </w:r>
      <w:r w:rsidRPr="00785ABA">
        <w:t>,</w:t>
      </w:r>
      <w:r w:rsidRPr="00785ABA">
        <w:t>周子濠</w:t>
      </w:r>
      <w:r w:rsidRPr="00785ABA">
        <w:t>.</w:t>
      </w:r>
      <w:r w:rsidRPr="00785ABA">
        <w:t>基于</w:t>
      </w:r>
      <w:r w:rsidRPr="00785ABA">
        <w:t>BERT-CRF</w:t>
      </w:r>
      <w:r w:rsidRPr="00785ABA">
        <w:t>的中药材属性抽取方法研究</w:t>
      </w:r>
      <w:r w:rsidRPr="00785ABA">
        <w:t>[J].</w:t>
      </w:r>
      <w:r w:rsidRPr="00785ABA">
        <w:t>黑龙江科学</w:t>
      </w:r>
      <w:r w:rsidRPr="00785ABA">
        <w:t>,2024,15(24):84-88.</w:t>
      </w:r>
      <w:bookmarkEnd w:id="200"/>
    </w:p>
    <w:p w14:paraId="76D48978" w14:textId="77777777" w:rsidR="00212359" w:rsidRPr="002509A8" w:rsidRDefault="00212359" w:rsidP="00D228DE">
      <w:pPr>
        <w:pStyle w:val="afe"/>
        <w:numPr>
          <w:ilvl w:val="0"/>
          <w:numId w:val="23"/>
        </w:numPr>
        <w:wordWrap w:val="0"/>
        <w:spacing w:line="360" w:lineRule="auto"/>
        <w:ind w:left="442" w:hanging="442"/>
        <w:rPr>
          <w:lang w:val="pt-BR"/>
        </w:rPr>
      </w:pPr>
      <w:bookmarkStart w:id="201" w:name="_Ref190171494"/>
      <w:r w:rsidRPr="002509A8">
        <w:rPr>
          <w:rFonts w:hint="eastAsia"/>
          <w:lang w:val="pt-BR"/>
        </w:rPr>
        <w:t>王婷</w:t>
      </w:r>
      <w:r w:rsidRPr="002509A8">
        <w:rPr>
          <w:rFonts w:hint="eastAsia"/>
          <w:lang w:val="pt-BR"/>
        </w:rPr>
        <w:t>,</w:t>
      </w:r>
      <w:r w:rsidRPr="002509A8">
        <w:rPr>
          <w:rFonts w:hint="eastAsia"/>
          <w:lang w:val="pt-BR"/>
        </w:rPr>
        <w:t>王娜</w:t>
      </w:r>
      <w:r w:rsidRPr="002509A8">
        <w:rPr>
          <w:rFonts w:hint="eastAsia"/>
          <w:lang w:val="pt-BR"/>
        </w:rPr>
        <w:t>,</w:t>
      </w:r>
      <w:r w:rsidRPr="002509A8">
        <w:rPr>
          <w:rFonts w:hint="eastAsia"/>
          <w:lang w:val="pt-BR"/>
        </w:rPr>
        <w:t>崔运鹏</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基于人工智能大模型技术的果蔬农技知识智能问答系统</w:t>
      </w:r>
      <w:r w:rsidRPr="002509A8">
        <w:rPr>
          <w:rFonts w:hint="eastAsia"/>
          <w:lang w:val="pt-BR"/>
        </w:rPr>
        <w:t>[J].</w:t>
      </w:r>
      <w:r w:rsidRPr="002509A8">
        <w:rPr>
          <w:rFonts w:hint="eastAsia"/>
          <w:lang w:val="pt-BR"/>
        </w:rPr>
        <w:t>智慧农业</w:t>
      </w:r>
      <w:r w:rsidRPr="002509A8">
        <w:rPr>
          <w:rFonts w:hint="eastAsia"/>
          <w:lang w:val="pt-BR"/>
        </w:rPr>
        <w:t>(</w:t>
      </w:r>
      <w:r w:rsidRPr="002509A8">
        <w:rPr>
          <w:rFonts w:hint="eastAsia"/>
          <w:lang w:val="pt-BR"/>
        </w:rPr>
        <w:t>中英文</w:t>
      </w:r>
      <w:r w:rsidRPr="002509A8">
        <w:rPr>
          <w:rFonts w:hint="eastAsia"/>
          <w:lang w:val="pt-BR"/>
        </w:rPr>
        <w:t>),2023,5(04):105-116.</w:t>
      </w:r>
      <w:bookmarkEnd w:id="201"/>
    </w:p>
    <w:p w14:paraId="52AAB269" w14:textId="77777777" w:rsidR="00212359" w:rsidRPr="002509A8" w:rsidRDefault="00212359" w:rsidP="00D228DE">
      <w:pPr>
        <w:pStyle w:val="afe"/>
        <w:numPr>
          <w:ilvl w:val="0"/>
          <w:numId w:val="23"/>
        </w:numPr>
        <w:wordWrap w:val="0"/>
        <w:spacing w:line="360" w:lineRule="auto"/>
        <w:ind w:left="442" w:hanging="442"/>
        <w:rPr>
          <w:lang w:val="pt-BR"/>
        </w:rPr>
      </w:pPr>
      <w:bookmarkStart w:id="202" w:name="_Ref190171507"/>
      <w:r w:rsidRPr="002509A8">
        <w:rPr>
          <w:rFonts w:hint="eastAsia"/>
          <w:lang w:val="pt-BR"/>
        </w:rPr>
        <w:t>张乐</w:t>
      </w:r>
      <w:r w:rsidRPr="002509A8">
        <w:rPr>
          <w:rFonts w:hint="eastAsia"/>
          <w:lang w:val="pt-BR"/>
        </w:rPr>
        <w:t>,</w:t>
      </w:r>
      <w:r w:rsidRPr="002509A8">
        <w:rPr>
          <w:rFonts w:hint="eastAsia"/>
          <w:lang w:val="pt-BR"/>
        </w:rPr>
        <w:t>荆晓远</w:t>
      </w:r>
      <w:r w:rsidRPr="002509A8">
        <w:rPr>
          <w:rFonts w:hint="eastAsia"/>
          <w:lang w:val="pt-BR"/>
        </w:rPr>
        <w:t>,</w:t>
      </w:r>
      <w:r w:rsidRPr="002509A8">
        <w:rPr>
          <w:rFonts w:hint="eastAsia"/>
          <w:lang w:val="pt-BR"/>
        </w:rPr>
        <w:t>任娟</w:t>
      </w:r>
      <w:r w:rsidRPr="002509A8">
        <w:rPr>
          <w:rFonts w:hint="eastAsia"/>
          <w:lang w:val="pt-BR"/>
        </w:rPr>
        <w:t>.</w:t>
      </w:r>
      <w:r w:rsidRPr="002509A8">
        <w:rPr>
          <w:rFonts w:hint="eastAsia"/>
          <w:lang w:val="pt-BR"/>
        </w:rPr>
        <w:t>基于半自动提示工程人工智能任务代码生成方法</w:t>
      </w:r>
      <w:r w:rsidRPr="002509A8">
        <w:rPr>
          <w:rFonts w:hint="eastAsia"/>
          <w:lang w:val="pt-BR"/>
        </w:rPr>
        <w:t>[J].</w:t>
      </w:r>
      <w:r w:rsidRPr="002509A8">
        <w:rPr>
          <w:rFonts w:hint="eastAsia"/>
          <w:lang w:val="pt-BR"/>
        </w:rPr>
        <w:t>信息技术与信息化</w:t>
      </w:r>
      <w:r w:rsidRPr="002509A8">
        <w:rPr>
          <w:rFonts w:hint="eastAsia"/>
          <w:lang w:val="pt-BR"/>
        </w:rPr>
        <w:t>,2024,(12):205-210.</w:t>
      </w:r>
      <w:bookmarkEnd w:id="202"/>
    </w:p>
    <w:p w14:paraId="531ECE83" w14:textId="2DC431ED" w:rsidR="009106C5" w:rsidRDefault="009106C5" w:rsidP="00D228DE">
      <w:pPr>
        <w:pStyle w:val="afe"/>
        <w:numPr>
          <w:ilvl w:val="0"/>
          <w:numId w:val="23"/>
        </w:numPr>
        <w:wordWrap w:val="0"/>
        <w:spacing w:line="360" w:lineRule="auto"/>
        <w:ind w:left="442" w:hanging="442"/>
        <w:rPr>
          <w:lang w:val="pt-BR"/>
        </w:rPr>
      </w:pPr>
      <w:bookmarkStart w:id="203" w:name="_Ref191732047"/>
      <w:bookmarkStart w:id="204" w:name="_Ref190171534"/>
      <w:bookmarkStart w:id="205" w:name="_Ref190386196"/>
      <w:r w:rsidRPr="009106C5">
        <w:t>蒋雷</w:t>
      </w:r>
      <w:r w:rsidRPr="009106C5">
        <w:t>,</w:t>
      </w:r>
      <w:r w:rsidRPr="009106C5">
        <w:t>汤海林</w:t>
      </w:r>
      <w:r w:rsidRPr="009106C5">
        <w:t>,</w:t>
      </w:r>
      <w:r w:rsidRPr="009106C5">
        <w:t>陈瑜瑾</w:t>
      </w:r>
      <w:r w:rsidRPr="009106C5">
        <w:t>.</w:t>
      </w:r>
      <w:r w:rsidRPr="009106C5">
        <w:t>基于</w:t>
      </w:r>
      <w:r w:rsidRPr="009106C5">
        <w:t>Transformer</w:t>
      </w:r>
      <w:r w:rsidRPr="009106C5">
        <w:t>模型的自然语言处理研究综述</w:t>
      </w:r>
      <w:r w:rsidRPr="009106C5">
        <w:t>[J].</w:t>
      </w:r>
      <w:r w:rsidRPr="009106C5">
        <w:t>现代计算机</w:t>
      </w:r>
      <w:r w:rsidRPr="009106C5">
        <w:t>,2024,30(14):31-35.</w:t>
      </w:r>
      <w:bookmarkEnd w:id="203"/>
    </w:p>
    <w:p w14:paraId="156F0328" w14:textId="609F1CC0" w:rsidR="00680C22" w:rsidRDefault="00680C22" w:rsidP="00D228DE">
      <w:pPr>
        <w:pStyle w:val="afe"/>
        <w:numPr>
          <w:ilvl w:val="0"/>
          <w:numId w:val="23"/>
        </w:numPr>
        <w:wordWrap w:val="0"/>
        <w:spacing w:line="360" w:lineRule="auto"/>
        <w:ind w:left="442" w:hanging="442"/>
        <w:rPr>
          <w:lang w:val="pt-BR"/>
        </w:rPr>
      </w:pPr>
      <w:bookmarkStart w:id="206" w:name="_Ref192934155"/>
      <w:r w:rsidRPr="00680C22">
        <w:rPr>
          <w:lang w:val="pt-BR"/>
        </w:rPr>
        <w:t>Roumeliotis K I , Tselikas N D , Nasiopoulos D K .Leveraging Large Language Models in Tourism: A Comparative Study of the Latest GPT Omni Models and BERT NLP for Customer Review Classification and Sentiment Analysis[J]. 2024.</w:t>
      </w:r>
      <w:bookmarkEnd w:id="206"/>
      <w:r w:rsidRPr="00680C22">
        <w:rPr>
          <w:lang w:val="pt-BR"/>
        </w:rPr>
        <w:t xml:space="preserve"> </w:t>
      </w:r>
    </w:p>
    <w:p w14:paraId="5A1D0186" w14:textId="6C2D970E" w:rsidR="00680C22" w:rsidRPr="00680C22" w:rsidRDefault="00680C22" w:rsidP="00D228DE">
      <w:pPr>
        <w:pStyle w:val="afe"/>
        <w:numPr>
          <w:ilvl w:val="0"/>
          <w:numId w:val="23"/>
        </w:numPr>
        <w:wordWrap w:val="0"/>
        <w:spacing w:line="360" w:lineRule="auto"/>
        <w:ind w:left="442" w:hanging="442"/>
      </w:pPr>
      <w:bookmarkStart w:id="207" w:name="_Ref192934173"/>
      <w:bookmarkEnd w:id="169"/>
      <w:bookmarkEnd w:id="204"/>
      <w:bookmarkEnd w:id="205"/>
      <w:r w:rsidRPr="00680C22">
        <w:t>Zhou G , Su J .Named entity recognition using an HMM-based chunk tagger[C]//Proceedings of the 40th Annual Meeting of the Association for Computational Linguistics, July 6-12, 2002, Philadelphia, PA, USA. 2002.DOI:10.3115/1073083.1073163.</w:t>
      </w:r>
      <w:bookmarkEnd w:id="207"/>
    </w:p>
    <w:p w14:paraId="4750A2B2" w14:textId="6C689B18" w:rsidR="00212359" w:rsidRPr="00BF4049" w:rsidRDefault="00212359" w:rsidP="00D228DE">
      <w:pPr>
        <w:pStyle w:val="afe"/>
        <w:numPr>
          <w:ilvl w:val="0"/>
          <w:numId w:val="23"/>
        </w:numPr>
        <w:wordWrap w:val="0"/>
        <w:spacing w:line="360" w:lineRule="auto"/>
        <w:ind w:left="442" w:hanging="442"/>
      </w:pPr>
      <w:bookmarkStart w:id="208" w:name="_Ref153550605"/>
      <w:r w:rsidRPr="00680C22">
        <w:t xml:space="preserve">NG H T, KWONG O Y. Proceedings of the Fifth SIGHAN Workshop on Chinese Language Processing[C]//Proceedings of the Fifth SIGHAN Workshop on Chinese Language Processing. </w:t>
      </w:r>
      <w:r w:rsidRPr="005C0005">
        <w:t xml:space="preserve">Sydney, Australia, July 22-23, 2006. </w:t>
      </w:r>
      <w:r w:rsidRPr="00BF4049">
        <w:t>Morristown, NJ, USA: Association for Computational Linguistics, 2006: 1-8.</w:t>
      </w:r>
      <w:bookmarkEnd w:id="208"/>
      <w:r w:rsidR="00BF4049" w:rsidRPr="00BF4049">
        <w:rPr>
          <w:rFonts w:hint="eastAsia"/>
        </w:rPr>
        <w:t xml:space="preserve">  </w:t>
      </w:r>
    </w:p>
    <w:p w14:paraId="7B7E526A" w14:textId="77777777" w:rsidR="00212359" w:rsidRPr="00BF4049" w:rsidRDefault="00212359" w:rsidP="00D228DE">
      <w:pPr>
        <w:pStyle w:val="afe"/>
        <w:numPr>
          <w:ilvl w:val="0"/>
          <w:numId w:val="23"/>
        </w:numPr>
        <w:wordWrap w:val="0"/>
        <w:spacing w:line="360" w:lineRule="auto"/>
        <w:ind w:left="442" w:hanging="442"/>
      </w:pPr>
      <w:bookmarkStart w:id="209" w:name="_Ref153550615"/>
      <w:r w:rsidRPr="00BF4049">
        <w:t xml:space="preserve">FRESKO M, ROSENFELD B, FELDMAN R. A hybrid approach to NER by MEMM and manual rules[C]//Proceedings of the 14th ACM international </w:t>
      </w:r>
      <w:r w:rsidRPr="00BF4049">
        <w:lastRenderedPageBreak/>
        <w:t>conference on Information and knowledge management. Bremen, Germany, October 31-November 5, 2005. New York, NY, USA: ACM, 2005: 361-362.</w:t>
      </w:r>
      <w:bookmarkEnd w:id="209"/>
    </w:p>
    <w:p w14:paraId="6B2854E9" w14:textId="77777777" w:rsidR="00BF4049" w:rsidRDefault="00BF4049" w:rsidP="00D228DE">
      <w:pPr>
        <w:pStyle w:val="afe"/>
        <w:numPr>
          <w:ilvl w:val="0"/>
          <w:numId w:val="23"/>
        </w:numPr>
        <w:wordWrap w:val="0"/>
        <w:spacing w:line="360" w:lineRule="auto"/>
        <w:ind w:left="442" w:hanging="442"/>
        <w:rPr>
          <w:lang w:val="pt-BR"/>
        </w:rPr>
      </w:pPr>
      <w:bookmarkStart w:id="210" w:name="_Ref192934215"/>
      <w:bookmarkStart w:id="211" w:name="_Ref154664124"/>
      <w:bookmarkStart w:id="212" w:name="_Ref160181247"/>
      <w:r w:rsidRPr="00BF4049">
        <w:t xml:space="preserve">Isozaki H, Kazawa H. Efficient support vector classifiers for named entity recognition[C]//COLING 2002: The 19th International Conference on Computational Linguistics. </w:t>
      </w:r>
      <w:r w:rsidRPr="00BF4049">
        <w:rPr>
          <w:lang w:val="pt-BR"/>
        </w:rPr>
        <w:t>2002.</w:t>
      </w:r>
      <w:bookmarkEnd w:id="210"/>
    </w:p>
    <w:p w14:paraId="2190BEC3" w14:textId="77777777" w:rsidR="00BF4049" w:rsidRPr="00224F88" w:rsidRDefault="00BF4049" w:rsidP="00D228DE">
      <w:pPr>
        <w:pStyle w:val="afe"/>
        <w:numPr>
          <w:ilvl w:val="0"/>
          <w:numId w:val="23"/>
        </w:numPr>
        <w:wordWrap w:val="0"/>
        <w:spacing w:line="360" w:lineRule="auto"/>
        <w:ind w:left="442" w:hanging="442"/>
        <w:rPr>
          <w:lang w:val="pt-BR"/>
        </w:rPr>
      </w:pPr>
      <w:bookmarkStart w:id="213" w:name="_Ref192934250"/>
      <w:bookmarkStart w:id="214" w:name="_Ref154664136"/>
      <w:bookmarkEnd w:id="211"/>
      <w:r w:rsidRPr="00BF4049">
        <w:rPr>
          <w:rFonts w:hint="eastAsia"/>
          <w:lang w:val="pt-BR"/>
        </w:rPr>
        <w:t>徐健</w:t>
      </w:r>
      <w:r w:rsidRPr="00BF4049">
        <w:rPr>
          <w:rFonts w:hint="eastAsia"/>
          <w:lang w:val="pt-BR"/>
        </w:rPr>
        <w:t>,</w:t>
      </w:r>
      <w:r w:rsidRPr="00BF4049">
        <w:rPr>
          <w:rFonts w:hint="eastAsia"/>
          <w:lang w:val="pt-BR"/>
        </w:rPr>
        <w:t>张婧</w:t>
      </w:r>
      <w:r w:rsidRPr="00BF4049">
        <w:rPr>
          <w:rFonts w:hint="eastAsia"/>
          <w:lang w:val="pt-BR"/>
        </w:rPr>
        <w:t>,</w:t>
      </w:r>
      <w:r w:rsidRPr="00BF4049">
        <w:rPr>
          <w:rFonts w:hint="eastAsia"/>
          <w:lang w:val="pt-BR"/>
        </w:rPr>
        <w:t>宋玲钰</w:t>
      </w:r>
      <w:r w:rsidRPr="00BF4049">
        <w:rPr>
          <w:rFonts w:hint="eastAsia"/>
          <w:lang w:val="pt-BR"/>
        </w:rPr>
        <w:t>,</w:t>
      </w:r>
      <w:r w:rsidRPr="00BF4049">
        <w:rPr>
          <w:rFonts w:hint="eastAsia"/>
          <w:lang w:val="pt-BR"/>
        </w:rPr>
        <w:t>等</w:t>
      </w:r>
      <w:r w:rsidRPr="00BF4049">
        <w:rPr>
          <w:rFonts w:hint="eastAsia"/>
          <w:lang w:val="pt-BR"/>
        </w:rPr>
        <w:t>.</w:t>
      </w:r>
      <w:r w:rsidRPr="00BF4049">
        <w:rPr>
          <w:rFonts w:hint="eastAsia"/>
          <w:lang w:val="pt-BR"/>
        </w:rPr>
        <w:t>基于</w:t>
      </w:r>
      <w:r w:rsidRPr="00BF4049">
        <w:rPr>
          <w:rFonts w:hint="eastAsia"/>
          <w:lang w:val="pt-BR"/>
        </w:rPr>
        <w:t>RoBERTa-BiLSTM-CRF</w:t>
      </w:r>
      <w:r w:rsidRPr="00BF4049">
        <w:rPr>
          <w:rFonts w:hint="eastAsia"/>
          <w:lang w:val="pt-BR"/>
        </w:rPr>
        <w:t>融合模型的在线评论细粒度情感分析</w:t>
      </w:r>
      <w:r w:rsidRPr="00BF4049">
        <w:rPr>
          <w:rFonts w:hint="eastAsia"/>
          <w:lang w:val="pt-BR"/>
        </w:rPr>
        <w:t>[J].</w:t>
      </w:r>
      <w:r w:rsidRPr="00BF4049">
        <w:rPr>
          <w:rFonts w:hint="eastAsia"/>
          <w:lang w:val="pt-BR"/>
        </w:rPr>
        <w:t>系统工程理论与实践</w:t>
      </w:r>
      <w:r w:rsidRPr="00BF4049">
        <w:rPr>
          <w:rFonts w:hint="eastAsia"/>
          <w:lang w:val="pt-BR"/>
        </w:rPr>
        <w:t>, 2023, 43(12):3519-3535.DOI:10.12011/SETP2022-2001.</w:t>
      </w:r>
      <w:bookmarkEnd w:id="213"/>
      <w:r w:rsidRPr="00BF4049">
        <w:rPr>
          <w:lang w:val="pt-BR"/>
        </w:rPr>
        <w:t xml:space="preserve"> </w:t>
      </w:r>
    </w:p>
    <w:p w14:paraId="67D68288" w14:textId="77777777" w:rsidR="00BF4049" w:rsidRDefault="00BF4049" w:rsidP="00D228DE">
      <w:pPr>
        <w:pStyle w:val="afe"/>
        <w:numPr>
          <w:ilvl w:val="0"/>
          <w:numId w:val="23"/>
        </w:numPr>
        <w:wordWrap w:val="0"/>
        <w:spacing w:line="360" w:lineRule="auto"/>
        <w:ind w:left="442" w:hanging="442"/>
      </w:pPr>
      <w:bookmarkStart w:id="215" w:name="_Ref192934263"/>
      <w:bookmarkStart w:id="216" w:name="_Ref190383368"/>
      <w:bookmarkStart w:id="217" w:name="_Ref190171592"/>
      <w:bookmarkEnd w:id="214"/>
      <w:commentRangeStart w:id="10"/>
      <w:r w:rsidRPr="00BF4049">
        <w:t>Lafferty J, McCallum A, Pereira F. Conditional random fields: Probabilistic models for segmenting and labeling sequence data[C]//Icml. 2001, 1(2): 3.</w:t>
      </w:r>
      <w:commentRangeEnd w:id="10"/>
      <w:r>
        <w:rPr>
          <w:rStyle w:val="CommentReference"/>
        </w:rPr>
        <w:commentReference w:id="10"/>
      </w:r>
      <w:bookmarkEnd w:id="215"/>
    </w:p>
    <w:p w14:paraId="3263A96D" w14:textId="4D704A12" w:rsidR="00212359" w:rsidRPr="00BF4049" w:rsidRDefault="00212359" w:rsidP="00D228DE">
      <w:pPr>
        <w:pStyle w:val="afe"/>
        <w:numPr>
          <w:ilvl w:val="0"/>
          <w:numId w:val="23"/>
        </w:numPr>
        <w:wordWrap w:val="0"/>
        <w:spacing w:line="360" w:lineRule="auto"/>
        <w:ind w:left="442" w:hanging="442"/>
      </w:pPr>
      <w:bookmarkStart w:id="218" w:name="_Ref192934277"/>
      <w:r w:rsidRPr="002509A8">
        <w:rPr>
          <w:rFonts w:hint="eastAsia"/>
          <w:lang w:val="pt-BR"/>
        </w:rPr>
        <w:t>胡德洲</w:t>
      </w:r>
      <w:r w:rsidRPr="00BF4049">
        <w:rPr>
          <w:rFonts w:hint="eastAsia"/>
        </w:rPr>
        <w:t>,</w:t>
      </w:r>
      <w:r w:rsidRPr="002509A8">
        <w:rPr>
          <w:rFonts w:hint="eastAsia"/>
          <w:lang w:val="pt-BR"/>
        </w:rPr>
        <w:t>李贯峰</w:t>
      </w:r>
      <w:r w:rsidRPr="00BF4049">
        <w:rPr>
          <w:rFonts w:hint="eastAsia"/>
        </w:rPr>
        <w:t>.</w:t>
      </w:r>
      <w:r w:rsidRPr="002509A8">
        <w:rPr>
          <w:rFonts w:hint="eastAsia"/>
          <w:lang w:val="pt-BR"/>
        </w:rPr>
        <w:t>命名实体识别研究综述</w:t>
      </w:r>
      <w:r w:rsidRPr="00BF4049">
        <w:rPr>
          <w:rFonts w:hint="eastAsia"/>
        </w:rPr>
        <w:t>[J].</w:t>
      </w:r>
      <w:r w:rsidRPr="002509A8">
        <w:rPr>
          <w:rFonts w:hint="eastAsia"/>
          <w:lang w:val="pt-BR"/>
        </w:rPr>
        <w:t>软件导刊</w:t>
      </w:r>
      <w:r w:rsidRPr="00BF4049">
        <w:rPr>
          <w:rFonts w:hint="eastAsia"/>
        </w:rPr>
        <w:t>,2024,23(09):1-9.</w:t>
      </w:r>
      <w:bookmarkEnd w:id="216"/>
      <w:bookmarkEnd w:id="218"/>
    </w:p>
    <w:p w14:paraId="27C22B7E" w14:textId="77777777" w:rsidR="00BF4049" w:rsidRPr="001957ED" w:rsidRDefault="00BF4049" w:rsidP="00D228DE">
      <w:pPr>
        <w:pStyle w:val="afe"/>
        <w:numPr>
          <w:ilvl w:val="0"/>
          <w:numId w:val="23"/>
        </w:numPr>
        <w:wordWrap w:val="0"/>
        <w:spacing w:line="360" w:lineRule="auto"/>
        <w:ind w:left="442" w:hanging="442"/>
      </w:pPr>
      <w:bookmarkStart w:id="219" w:name="_Ref192934368"/>
      <w:bookmarkStart w:id="220" w:name="_Ref154664375"/>
      <w:bookmarkEnd w:id="217"/>
      <w:r w:rsidRPr="001957ED">
        <w:t>Deng H , Ergu D , Liu F ,et al.Text sentiment analysis of fusion model based on attention mechanism[J].Procedia Computer Science, 2022, 199:741-748.DOI:10.1016/j.procs.2022.01.092.</w:t>
      </w:r>
      <w:bookmarkEnd w:id="219"/>
      <w:r w:rsidRPr="001957ED">
        <w:t xml:space="preserve"> </w:t>
      </w:r>
    </w:p>
    <w:p w14:paraId="73A4E134" w14:textId="77777777" w:rsidR="00BF4049" w:rsidRPr="001957ED" w:rsidRDefault="00BF4049" w:rsidP="00D228DE">
      <w:pPr>
        <w:pStyle w:val="afe"/>
        <w:numPr>
          <w:ilvl w:val="0"/>
          <w:numId w:val="23"/>
        </w:numPr>
        <w:wordWrap w:val="0"/>
        <w:spacing w:line="360" w:lineRule="auto"/>
        <w:ind w:left="442" w:hanging="442"/>
      </w:pPr>
      <w:bookmarkStart w:id="221" w:name="_Ref192934386"/>
      <w:bookmarkStart w:id="222" w:name="_Ref154664386"/>
      <w:bookmarkEnd w:id="220"/>
      <w:r w:rsidRPr="001957ED">
        <w:t>Vaswani A , Shazeer N , Parmar N ,et al.Attention Is All You Need[J].arXiv, 2017.DOI:10.48550/arXiv.1706.03762.</w:t>
      </w:r>
      <w:bookmarkEnd w:id="221"/>
      <w:r w:rsidRPr="001957ED">
        <w:t xml:space="preserve"> </w:t>
      </w:r>
    </w:p>
    <w:p w14:paraId="3DB3A6D6" w14:textId="431C49A0" w:rsidR="00D54608" w:rsidRPr="005C0005" w:rsidRDefault="00D54608" w:rsidP="00D228DE">
      <w:pPr>
        <w:pStyle w:val="afe"/>
        <w:numPr>
          <w:ilvl w:val="0"/>
          <w:numId w:val="23"/>
        </w:numPr>
        <w:wordWrap w:val="0"/>
        <w:spacing w:line="360" w:lineRule="auto"/>
        <w:ind w:left="442" w:hanging="442"/>
      </w:pPr>
      <w:bookmarkStart w:id="223" w:name="_Ref192934398"/>
      <w:r w:rsidRPr="005C0005">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3"/>
    </w:p>
    <w:p w14:paraId="7E9ED63E" w14:textId="359AD6F2" w:rsidR="00F14027" w:rsidRDefault="00F14027" w:rsidP="00D228DE">
      <w:pPr>
        <w:pStyle w:val="afe"/>
        <w:numPr>
          <w:ilvl w:val="0"/>
          <w:numId w:val="23"/>
        </w:numPr>
        <w:wordWrap w:val="0"/>
        <w:spacing w:line="360" w:lineRule="auto"/>
        <w:ind w:left="442" w:hanging="442"/>
        <w:rPr>
          <w:lang w:val="pt-BR"/>
        </w:rPr>
      </w:pPr>
      <w:bookmarkStart w:id="224" w:name="_Ref192936887"/>
      <w:bookmarkStart w:id="225" w:name="_Ref192934411"/>
      <w:bookmarkStart w:id="226" w:name="_Ref154664174"/>
      <w:bookmarkEnd w:id="212"/>
      <w:bookmarkEnd w:id="222"/>
      <w:r w:rsidRPr="00F14027">
        <w:rPr>
          <w:rFonts w:hint="eastAsia"/>
          <w:lang w:val="pt-BR"/>
        </w:rPr>
        <w:t>胡虹</w:t>
      </w:r>
      <w:r w:rsidRPr="00F14027">
        <w:rPr>
          <w:rFonts w:hint="eastAsia"/>
          <w:lang w:val="pt-BR"/>
        </w:rPr>
        <w:t>,</w:t>
      </w:r>
      <w:r w:rsidRPr="00F14027">
        <w:rPr>
          <w:rFonts w:hint="eastAsia"/>
          <w:lang w:val="pt-BR"/>
        </w:rPr>
        <w:t>李学俊</w:t>
      </w:r>
      <w:r w:rsidRPr="00F14027">
        <w:rPr>
          <w:rFonts w:hint="eastAsia"/>
          <w:lang w:val="pt-BR"/>
        </w:rPr>
        <w:t>,</w:t>
      </w:r>
      <w:r w:rsidRPr="00F14027">
        <w:rPr>
          <w:rFonts w:hint="eastAsia"/>
          <w:lang w:val="pt-BR"/>
        </w:rPr>
        <w:t>廖竞</w:t>
      </w:r>
      <w:r w:rsidRPr="00F14027">
        <w:rPr>
          <w:rFonts w:hint="eastAsia"/>
          <w:lang w:val="pt-BR"/>
        </w:rPr>
        <w:t xml:space="preserve">. </w:t>
      </w:r>
      <w:r w:rsidRPr="00F14027">
        <w:rPr>
          <w:rFonts w:hint="eastAsia"/>
          <w:lang w:val="pt-BR"/>
        </w:rPr>
        <w:t>多样性引导的深度多视图聚类算法</w:t>
      </w:r>
      <w:r w:rsidRPr="00F14027">
        <w:rPr>
          <w:rFonts w:hint="eastAsia"/>
          <w:lang w:val="pt-BR"/>
        </w:rPr>
        <w:t xml:space="preserve">[J]. </w:t>
      </w:r>
      <w:r w:rsidRPr="00F14027">
        <w:rPr>
          <w:rFonts w:hint="eastAsia"/>
          <w:lang w:val="pt-BR"/>
        </w:rPr>
        <w:t>计算机系统应用</w:t>
      </w:r>
      <w:r w:rsidRPr="00F14027">
        <w:rPr>
          <w:rFonts w:hint="eastAsia"/>
          <w:lang w:val="pt-BR"/>
        </w:rPr>
        <w:t>,2024,33(7):161-169. DOI:10.15888/j.cnki.csa.009553.</w:t>
      </w:r>
      <w:bookmarkEnd w:id="224"/>
    </w:p>
    <w:p w14:paraId="5CF49FF8" w14:textId="09A11D92" w:rsidR="006673D0" w:rsidRDefault="006673D0" w:rsidP="00D228DE">
      <w:pPr>
        <w:pStyle w:val="afe"/>
        <w:numPr>
          <w:ilvl w:val="0"/>
          <w:numId w:val="23"/>
        </w:numPr>
        <w:wordWrap w:val="0"/>
        <w:spacing w:line="360" w:lineRule="auto"/>
        <w:ind w:left="442" w:hanging="442"/>
        <w:rPr>
          <w:lang w:val="pt-BR"/>
        </w:rPr>
      </w:pPr>
      <w:bookmarkStart w:id="227" w:name="_Ref194594928"/>
      <w:r w:rsidRPr="00BF4049">
        <w:rPr>
          <w:rFonts w:hint="eastAsia"/>
          <w:lang w:val="pt-BR"/>
        </w:rPr>
        <w:t>陈赛</w:t>
      </w:r>
      <w:r w:rsidRPr="00BF4049">
        <w:rPr>
          <w:rFonts w:hint="eastAsia"/>
          <w:lang w:val="pt-BR"/>
        </w:rPr>
        <w:t>.</w:t>
      </w:r>
      <w:r w:rsidRPr="00BF4049">
        <w:rPr>
          <w:rFonts w:hint="eastAsia"/>
          <w:lang w:val="pt-BR"/>
        </w:rPr>
        <w:t>基于</w:t>
      </w:r>
      <w:r w:rsidRPr="00BF4049">
        <w:rPr>
          <w:rFonts w:hint="eastAsia"/>
          <w:lang w:val="pt-BR"/>
        </w:rPr>
        <w:t>BERT</w:t>
      </w:r>
      <w:r w:rsidRPr="00BF4049">
        <w:rPr>
          <w:rFonts w:hint="eastAsia"/>
          <w:lang w:val="pt-BR"/>
        </w:rPr>
        <w:t>的中文命名实体识别方法研究</w:t>
      </w:r>
      <w:r w:rsidRPr="00BF4049">
        <w:rPr>
          <w:rFonts w:hint="eastAsia"/>
          <w:lang w:val="pt-BR"/>
        </w:rPr>
        <w:t>[D].</w:t>
      </w:r>
      <w:r w:rsidRPr="00BF4049">
        <w:rPr>
          <w:rFonts w:hint="eastAsia"/>
          <w:lang w:val="pt-BR"/>
        </w:rPr>
        <w:t>南京邮电大学</w:t>
      </w:r>
      <w:r w:rsidRPr="00BF4049">
        <w:rPr>
          <w:rFonts w:hint="eastAsia"/>
          <w:lang w:val="pt-BR"/>
        </w:rPr>
        <w:t>,2023.</w:t>
      </w:r>
      <w:bookmarkEnd w:id="227"/>
    </w:p>
    <w:p w14:paraId="197E8E8F" w14:textId="59D8C7E7" w:rsidR="006673D0" w:rsidRPr="006673D0" w:rsidRDefault="006673D0" w:rsidP="006673D0">
      <w:pPr>
        <w:pStyle w:val="afe"/>
        <w:numPr>
          <w:ilvl w:val="0"/>
          <w:numId w:val="23"/>
        </w:numPr>
        <w:wordWrap w:val="0"/>
        <w:spacing w:line="360" w:lineRule="auto"/>
        <w:rPr>
          <w:lang w:val="pt-BR"/>
        </w:rPr>
      </w:pPr>
      <w:bookmarkStart w:id="228" w:name="_Ref194594945"/>
      <w:commentRangeStart w:id="11"/>
      <w:r w:rsidRPr="00ED6F45">
        <w:rPr>
          <w:rFonts w:hint="eastAsia"/>
          <w:lang w:val="pt-BR"/>
        </w:rPr>
        <w:t>曾泽凡</w:t>
      </w:r>
      <w:r w:rsidRPr="00ED6F45">
        <w:rPr>
          <w:rFonts w:hint="eastAsia"/>
          <w:lang w:val="pt-BR"/>
        </w:rPr>
        <w:t>,</w:t>
      </w:r>
      <w:r w:rsidRPr="00ED6F45">
        <w:rPr>
          <w:rFonts w:hint="eastAsia"/>
          <w:lang w:val="pt-BR"/>
        </w:rPr>
        <w:t>胡星辰</w:t>
      </w:r>
      <w:r w:rsidRPr="00ED6F45">
        <w:rPr>
          <w:rFonts w:hint="eastAsia"/>
          <w:lang w:val="pt-BR"/>
        </w:rPr>
        <w:t>,</w:t>
      </w:r>
      <w:r w:rsidRPr="00ED6F45">
        <w:rPr>
          <w:rFonts w:hint="eastAsia"/>
          <w:lang w:val="pt-BR"/>
        </w:rPr>
        <w:t>成清</w:t>
      </w:r>
      <w:r w:rsidRPr="00ED6F45">
        <w:rPr>
          <w:rFonts w:hint="eastAsia"/>
          <w:lang w:val="pt-BR"/>
        </w:rPr>
        <w:t>,</w:t>
      </w:r>
      <w:r w:rsidRPr="00ED6F45">
        <w:rPr>
          <w:rFonts w:hint="eastAsia"/>
          <w:lang w:val="pt-BR"/>
        </w:rPr>
        <w:t>等</w:t>
      </w:r>
      <w:r w:rsidRPr="00ED6F45">
        <w:rPr>
          <w:rFonts w:hint="eastAsia"/>
          <w:lang w:val="pt-BR"/>
        </w:rPr>
        <w:t>.</w:t>
      </w:r>
      <w:r w:rsidRPr="00ED6F45">
        <w:rPr>
          <w:rFonts w:hint="eastAsia"/>
          <w:lang w:val="pt-BR"/>
        </w:rPr>
        <w:t>基于预训练语言模型的知识图谱研究综述</w:t>
      </w:r>
      <w:r w:rsidRPr="00ED6F45">
        <w:rPr>
          <w:rFonts w:hint="eastAsia"/>
          <w:lang w:val="pt-BR"/>
        </w:rPr>
        <w:t>[J].</w:t>
      </w:r>
      <w:r w:rsidRPr="00ED6F45">
        <w:rPr>
          <w:rFonts w:hint="eastAsia"/>
          <w:lang w:val="pt-BR"/>
        </w:rPr>
        <w:t>计算机科</w:t>
      </w:r>
      <w:r w:rsidRPr="00ED6F45">
        <w:rPr>
          <w:rFonts w:hint="eastAsia"/>
          <w:lang w:val="pt-BR"/>
        </w:rPr>
        <w:lastRenderedPageBreak/>
        <w:t>学</w:t>
      </w:r>
      <w:r w:rsidRPr="00ED6F45">
        <w:rPr>
          <w:rFonts w:hint="eastAsia"/>
          <w:lang w:val="pt-BR"/>
        </w:rPr>
        <w:t>,2025,52(01):1-33.</w:t>
      </w:r>
      <w:commentRangeEnd w:id="11"/>
      <w:r>
        <w:rPr>
          <w:rStyle w:val="CommentReference"/>
        </w:rPr>
        <w:commentReference w:id="11"/>
      </w:r>
      <w:bookmarkEnd w:id="228"/>
    </w:p>
    <w:p w14:paraId="3DA2B896" w14:textId="6276B230" w:rsidR="008D668F" w:rsidRDefault="008D668F" w:rsidP="006673D0">
      <w:pPr>
        <w:pStyle w:val="afe"/>
        <w:numPr>
          <w:ilvl w:val="0"/>
          <w:numId w:val="23"/>
        </w:numPr>
        <w:wordWrap w:val="0"/>
        <w:spacing w:line="360" w:lineRule="auto"/>
        <w:rPr>
          <w:lang w:val="pt-BR"/>
        </w:rPr>
      </w:pPr>
      <w:bookmarkStart w:id="229" w:name="_Ref192936914"/>
      <w:r w:rsidRPr="008D668F">
        <w:rPr>
          <w:rFonts w:hint="eastAsia"/>
          <w:lang w:val="pt-BR"/>
        </w:rPr>
        <w:t>王腾科</w:t>
      </w:r>
      <w:r w:rsidRPr="008D668F">
        <w:rPr>
          <w:rFonts w:hint="eastAsia"/>
          <w:lang w:val="pt-BR"/>
        </w:rPr>
        <w:t>,</w:t>
      </w:r>
      <w:r w:rsidRPr="008D668F">
        <w:rPr>
          <w:rFonts w:hint="eastAsia"/>
          <w:lang w:val="pt-BR"/>
        </w:rPr>
        <w:t>朱广丽</w:t>
      </w:r>
      <w:r w:rsidRPr="008D668F">
        <w:rPr>
          <w:rFonts w:hint="eastAsia"/>
          <w:lang w:val="pt-BR"/>
        </w:rPr>
        <w:t>,</w:t>
      </w:r>
      <w:r w:rsidRPr="008D668F">
        <w:rPr>
          <w:rFonts w:hint="eastAsia"/>
          <w:lang w:val="pt-BR"/>
        </w:rPr>
        <w:t>李瀚臣</w:t>
      </w:r>
      <w:r w:rsidRPr="008D668F">
        <w:rPr>
          <w:rFonts w:hint="eastAsia"/>
          <w:lang w:val="pt-BR"/>
        </w:rPr>
        <w:t>,</w:t>
      </w:r>
      <w:r w:rsidRPr="008D668F">
        <w:rPr>
          <w:rFonts w:hint="eastAsia"/>
          <w:lang w:val="pt-BR"/>
        </w:rPr>
        <w:t>等</w:t>
      </w:r>
      <w:r w:rsidRPr="008D668F">
        <w:rPr>
          <w:rFonts w:hint="eastAsia"/>
          <w:lang w:val="pt-BR"/>
        </w:rPr>
        <w:t>.</w:t>
      </w:r>
      <w:r w:rsidRPr="008D668F">
        <w:rPr>
          <w:rFonts w:hint="eastAsia"/>
          <w:lang w:val="pt-BR"/>
        </w:rPr>
        <w:t>基于字词融合和多头注意力的专利实体识别</w:t>
      </w:r>
      <w:r w:rsidRPr="008D668F">
        <w:rPr>
          <w:rFonts w:hint="eastAsia"/>
          <w:lang w:val="pt-BR"/>
        </w:rPr>
        <w:t>[J].</w:t>
      </w:r>
      <w:r w:rsidRPr="008D668F">
        <w:rPr>
          <w:rFonts w:hint="eastAsia"/>
          <w:lang w:val="pt-BR"/>
        </w:rPr>
        <w:t>计算机工程与设计</w:t>
      </w:r>
      <w:r w:rsidRPr="008D668F">
        <w:rPr>
          <w:rFonts w:hint="eastAsia"/>
          <w:lang w:val="pt-BR"/>
        </w:rPr>
        <w:t>, 2023, 44(12):3778-3783.</w:t>
      </w:r>
      <w:bookmarkEnd w:id="225"/>
      <w:bookmarkEnd w:id="229"/>
    </w:p>
    <w:p w14:paraId="2707069B" w14:textId="3FDA8811" w:rsidR="00212359" w:rsidRPr="002509A8" w:rsidRDefault="00212359" w:rsidP="006673D0">
      <w:pPr>
        <w:pStyle w:val="afe"/>
        <w:numPr>
          <w:ilvl w:val="0"/>
          <w:numId w:val="23"/>
        </w:numPr>
        <w:wordWrap w:val="0"/>
        <w:spacing w:line="360" w:lineRule="auto"/>
        <w:rPr>
          <w:lang w:val="pt-BR"/>
        </w:rPr>
      </w:pPr>
      <w:bookmarkStart w:id="230" w:name="_Ref191769251"/>
      <w:r w:rsidRPr="002509A8">
        <w:rPr>
          <w:lang w:val="pt-BR"/>
        </w:rPr>
        <w:t>范昊</w:t>
      </w:r>
      <w:r w:rsidRPr="002509A8">
        <w:rPr>
          <w:lang w:val="pt-BR"/>
        </w:rPr>
        <w:t>,</w:t>
      </w:r>
      <w:r w:rsidRPr="002509A8">
        <w:rPr>
          <w:lang w:val="pt-BR"/>
        </w:rPr>
        <w:t>何灏</w:t>
      </w:r>
      <w:r w:rsidRPr="002509A8">
        <w:rPr>
          <w:lang w:val="pt-BR"/>
        </w:rPr>
        <w:t>.</w:t>
      </w:r>
      <w:r w:rsidRPr="002509A8">
        <w:rPr>
          <w:lang w:val="pt-BR"/>
        </w:rPr>
        <w:t>融合上下文特征和</w:t>
      </w:r>
      <w:r w:rsidRPr="002509A8">
        <w:rPr>
          <w:lang w:val="pt-BR"/>
        </w:rPr>
        <w:t>BERT</w:t>
      </w:r>
      <w:r w:rsidRPr="002509A8">
        <w:rPr>
          <w:lang w:val="pt-BR"/>
        </w:rPr>
        <w:t>词嵌入的新闻标题分类研究</w:t>
      </w:r>
      <w:r w:rsidRPr="002509A8">
        <w:rPr>
          <w:lang w:val="pt-BR"/>
        </w:rPr>
        <w:t>[J].</w:t>
      </w:r>
      <w:r w:rsidRPr="002509A8">
        <w:rPr>
          <w:lang w:val="pt-BR"/>
        </w:rPr>
        <w:t>情报科学</w:t>
      </w:r>
      <w:r w:rsidRPr="002509A8">
        <w:rPr>
          <w:lang w:val="pt-BR"/>
        </w:rPr>
        <w:t>,2022,40(06):90-97.DOI:10.13833/j.issn.1007-7634.2022.06.012.</w:t>
      </w:r>
      <w:bookmarkEnd w:id="226"/>
      <w:bookmarkEnd w:id="230"/>
    </w:p>
    <w:p w14:paraId="5A694427" w14:textId="77777777" w:rsidR="008D668F" w:rsidRPr="008D668F" w:rsidRDefault="008D668F" w:rsidP="006673D0">
      <w:pPr>
        <w:pStyle w:val="ac"/>
        <w:numPr>
          <w:ilvl w:val="0"/>
          <w:numId w:val="23"/>
        </w:numPr>
        <w:wordWrap w:val="0"/>
        <w:ind w:firstLineChars="0"/>
        <w:rPr>
          <w:rFonts w:cs="Times New Roman"/>
          <w:szCs w:val="24"/>
          <w:lang w:val="pt-BR"/>
        </w:rPr>
      </w:pPr>
      <w:bookmarkStart w:id="231" w:name="_Ref192934438"/>
      <w:bookmarkStart w:id="232" w:name="_Ref190384875"/>
      <w:bookmarkStart w:id="233" w:name="_Ref154664399"/>
      <w:r w:rsidRPr="008D668F">
        <w:rPr>
          <w:rFonts w:cs="Times New Roman" w:hint="eastAsia"/>
          <w:szCs w:val="24"/>
          <w:lang w:val="pt-BR"/>
        </w:rPr>
        <w:t>范晓明</w:t>
      </w:r>
      <w:r w:rsidRPr="008D668F">
        <w:rPr>
          <w:rFonts w:cs="Times New Roman" w:hint="eastAsia"/>
          <w:szCs w:val="24"/>
          <w:lang w:val="pt-BR"/>
        </w:rPr>
        <w:t>.</w:t>
      </w:r>
      <w:r w:rsidRPr="008D668F">
        <w:rPr>
          <w:rFonts w:cs="Times New Roman" w:hint="eastAsia"/>
          <w:szCs w:val="24"/>
          <w:lang w:val="pt-BR"/>
        </w:rPr>
        <w:t>面向中文的混合嵌入文本表征方法研究</w:t>
      </w:r>
      <w:r w:rsidRPr="008D668F">
        <w:rPr>
          <w:rFonts w:cs="Times New Roman" w:hint="eastAsia"/>
          <w:szCs w:val="24"/>
          <w:lang w:val="pt-BR"/>
        </w:rPr>
        <w:t>[D].</w:t>
      </w:r>
      <w:r w:rsidRPr="008D668F">
        <w:rPr>
          <w:rFonts w:cs="Times New Roman" w:hint="eastAsia"/>
          <w:szCs w:val="24"/>
          <w:lang w:val="pt-BR"/>
        </w:rPr>
        <w:t>中国人民公安大学</w:t>
      </w:r>
      <w:r w:rsidRPr="008D668F">
        <w:rPr>
          <w:rFonts w:cs="Times New Roman" w:hint="eastAsia"/>
          <w:szCs w:val="24"/>
          <w:lang w:val="pt-BR"/>
        </w:rPr>
        <w:t>,2023.</w:t>
      </w:r>
      <w:bookmarkEnd w:id="231"/>
    </w:p>
    <w:p w14:paraId="1472E238" w14:textId="77777777" w:rsidR="008D668F" w:rsidRDefault="008D668F" w:rsidP="006673D0">
      <w:pPr>
        <w:pStyle w:val="afe"/>
        <w:numPr>
          <w:ilvl w:val="0"/>
          <w:numId w:val="23"/>
        </w:numPr>
        <w:wordWrap w:val="0"/>
        <w:spacing w:line="360" w:lineRule="auto"/>
        <w:rPr>
          <w:lang w:val="pt-BR"/>
        </w:rPr>
      </w:pPr>
      <w:bookmarkStart w:id="234" w:name="_Ref192934452"/>
      <w:bookmarkStart w:id="235" w:name="_Ref190386522"/>
      <w:bookmarkEnd w:id="232"/>
      <w:r w:rsidRPr="008D668F">
        <w:rPr>
          <w:rFonts w:hint="eastAsia"/>
          <w:lang w:val="pt-BR"/>
        </w:rPr>
        <w:t>李伟康</w:t>
      </w:r>
      <w:r w:rsidRPr="008D668F">
        <w:rPr>
          <w:rFonts w:hint="eastAsia"/>
          <w:lang w:val="pt-BR"/>
        </w:rPr>
        <w:t>,</w:t>
      </w:r>
      <w:r w:rsidRPr="008D668F">
        <w:rPr>
          <w:rFonts w:hint="eastAsia"/>
          <w:lang w:val="pt-BR"/>
        </w:rPr>
        <w:t>李炜</w:t>
      </w:r>
      <w:r w:rsidRPr="008D668F">
        <w:rPr>
          <w:rFonts w:hint="eastAsia"/>
          <w:lang w:val="pt-BR"/>
        </w:rPr>
        <w:t>,</w:t>
      </w:r>
      <w:r w:rsidRPr="008D668F">
        <w:rPr>
          <w:rFonts w:hint="eastAsia"/>
          <w:lang w:val="pt-BR"/>
        </w:rPr>
        <w:t>吴云芳</w:t>
      </w:r>
      <w:r w:rsidRPr="008D668F">
        <w:rPr>
          <w:rFonts w:hint="eastAsia"/>
          <w:lang w:val="pt-BR"/>
        </w:rPr>
        <w:t>.</w:t>
      </w:r>
      <w:r w:rsidRPr="008D668F">
        <w:rPr>
          <w:rFonts w:hint="eastAsia"/>
          <w:lang w:val="pt-BR"/>
        </w:rPr>
        <w:t>深度学习中汉语字向量和词向量结合方式探究</w:t>
      </w:r>
      <w:r w:rsidRPr="008D668F">
        <w:rPr>
          <w:rFonts w:hint="eastAsia"/>
          <w:lang w:val="pt-BR"/>
        </w:rPr>
        <w:t>[J].</w:t>
      </w:r>
      <w:r w:rsidRPr="008D668F">
        <w:rPr>
          <w:rFonts w:hint="eastAsia"/>
          <w:lang w:val="pt-BR"/>
        </w:rPr>
        <w:t>中文信息学报</w:t>
      </w:r>
      <w:r w:rsidRPr="008D668F">
        <w:rPr>
          <w:rFonts w:hint="eastAsia"/>
          <w:lang w:val="pt-BR"/>
        </w:rPr>
        <w:t>, 2017, 31(6):7.DOI:10.3969/j.issn.1003-0077.2017.06.019.</w:t>
      </w:r>
      <w:bookmarkEnd w:id="234"/>
    </w:p>
    <w:p w14:paraId="1159061C" w14:textId="0ECE1E73" w:rsidR="00212359" w:rsidRPr="002509A8" w:rsidRDefault="00212359" w:rsidP="006673D0">
      <w:pPr>
        <w:pStyle w:val="afe"/>
        <w:numPr>
          <w:ilvl w:val="0"/>
          <w:numId w:val="23"/>
        </w:numPr>
        <w:wordWrap w:val="0"/>
        <w:spacing w:line="360" w:lineRule="auto"/>
        <w:rPr>
          <w:lang w:val="pt-BR"/>
        </w:rPr>
      </w:pPr>
      <w:bookmarkStart w:id="236" w:name="_Ref192934466"/>
      <w:r w:rsidRPr="002509A8">
        <w:rPr>
          <w:lang w:val="pt-BR"/>
        </w:rPr>
        <w:t>赵铁军</w:t>
      </w:r>
      <w:r w:rsidRPr="002509A8">
        <w:rPr>
          <w:lang w:val="pt-BR"/>
        </w:rPr>
        <w:t>,</w:t>
      </w:r>
      <w:r w:rsidRPr="002509A8">
        <w:rPr>
          <w:lang w:val="pt-BR"/>
        </w:rPr>
        <w:t>许木璠</w:t>
      </w:r>
      <w:r w:rsidRPr="002509A8">
        <w:rPr>
          <w:lang w:val="pt-BR"/>
        </w:rPr>
        <w:t>,</w:t>
      </w:r>
      <w:r w:rsidRPr="002509A8">
        <w:rPr>
          <w:lang w:val="pt-BR"/>
        </w:rPr>
        <w:t>陈安东</w:t>
      </w:r>
      <w:r w:rsidRPr="002509A8">
        <w:rPr>
          <w:lang w:val="pt-BR"/>
        </w:rPr>
        <w:t>.</w:t>
      </w:r>
      <w:r w:rsidRPr="002509A8">
        <w:rPr>
          <w:lang w:val="pt-BR"/>
        </w:rPr>
        <w:t>自然语言处理研究综述</w:t>
      </w:r>
      <w:r w:rsidRPr="002509A8">
        <w:rPr>
          <w:lang w:val="pt-BR"/>
        </w:rPr>
        <w:t>[J/OL].</w:t>
      </w:r>
      <w:r w:rsidRPr="002509A8">
        <w:rPr>
          <w:lang w:val="pt-BR"/>
        </w:rPr>
        <w:t>新疆师范大学学报</w:t>
      </w:r>
      <w:r w:rsidRPr="002509A8">
        <w:rPr>
          <w:lang w:val="pt-BR"/>
        </w:rPr>
        <w:t>(</w:t>
      </w:r>
      <w:r w:rsidRPr="002509A8">
        <w:rPr>
          <w:lang w:val="pt-BR"/>
        </w:rPr>
        <w:t>哲学社会科学版</w:t>
      </w:r>
      <w:r w:rsidRPr="002509A8">
        <w:rPr>
          <w:lang w:val="pt-BR"/>
        </w:rPr>
        <w:t>):1-23[2023-12-15].https://doi.org/10.14100/j.cnki.65-1039/g4.20230804.001.</w:t>
      </w:r>
      <w:bookmarkEnd w:id="233"/>
      <w:bookmarkEnd w:id="235"/>
      <w:bookmarkEnd w:id="236"/>
    </w:p>
    <w:p w14:paraId="481D9FC8" w14:textId="11BF83CC" w:rsidR="008D668F" w:rsidRDefault="007061CA" w:rsidP="006673D0">
      <w:pPr>
        <w:pStyle w:val="afe"/>
        <w:numPr>
          <w:ilvl w:val="0"/>
          <w:numId w:val="23"/>
        </w:numPr>
        <w:wordWrap w:val="0"/>
        <w:spacing w:line="360" w:lineRule="auto"/>
        <w:rPr>
          <w:lang w:val="pt-BR"/>
        </w:rPr>
      </w:pPr>
      <w:bookmarkStart w:id="237" w:name="_Ref190171641"/>
      <w:r w:rsidRPr="007061CA">
        <w:rPr>
          <w:rFonts w:hint="eastAsia"/>
          <w:lang w:val="pt-BR"/>
        </w:rPr>
        <w:t>黄峻</w:t>
      </w:r>
      <w:r w:rsidRPr="007061CA">
        <w:rPr>
          <w:rFonts w:hint="eastAsia"/>
          <w:lang w:val="pt-BR"/>
        </w:rPr>
        <w:t>,</w:t>
      </w:r>
      <w:r w:rsidRPr="007061CA">
        <w:rPr>
          <w:rFonts w:hint="eastAsia"/>
          <w:lang w:val="pt-BR"/>
        </w:rPr>
        <w:t>林飞</w:t>
      </w:r>
      <w:r w:rsidRPr="007061CA">
        <w:rPr>
          <w:rFonts w:hint="eastAsia"/>
          <w:lang w:val="pt-BR"/>
        </w:rPr>
        <w:t>,</w:t>
      </w:r>
      <w:r w:rsidRPr="007061CA">
        <w:rPr>
          <w:rFonts w:hint="eastAsia"/>
          <w:lang w:val="pt-BR"/>
        </w:rPr>
        <w:t>杨静</w:t>
      </w:r>
      <w:r w:rsidRPr="007061CA">
        <w:rPr>
          <w:rFonts w:hint="eastAsia"/>
          <w:lang w:val="pt-BR"/>
        </w:rPr>
        <w:t>,</w:t>
      </w:r>
      <w:r w:rsidRPr="007061CA">
        <w:rPr>
          <w:rFonts w:hint="eastAsia"/>
          <w:lang w:val="pt-BR"/>
        </w:rPr>
        <w:t>等</w:t>
      </w:r>
      <w:r w:rsidRPr="007061CA">
        <w:rPr>
          <w:rFonts w:hint="eastAsia"/>
          <w:lang w:val="pt-BR"/>
        </w:rPr>
        <w:t xml:space="preserve">. </w:t>
      </w:r>
      <w:r w:rsidRPr="007061CA">
        <w:rPr>
          <w:rFonts w:hint="eastAsia"/>
          <w:lang w:val="pt-BR"/>
        </w:rPr>
        <w:t>生成式</w:t>
      </w:r>
      <w:r w:rsidRPr="007061CA">
        <w:rPr>
          <w:rFonts w:hint="eastAsia"/>
          <w:lang w:val="pt-BR"/>
        </w:rPr>
        <w:t>AI</w:t>
      </w:r>
      <w:r w:rsidRPr="007061CA">
        <w:rPr>
          <w:rFonts w:hint="eastAsia"/>
          <w:lang w:val="pt-BR"/>
        </w:rPr>
        <w:t>的大模型提示工程</w:t>
      </w:r>
      <w:r w:rsidRPr="007061CA">
        <w:rPr>
          <w:rFonts w:hint="eastAsia"/>
          <w:lang w:val="pt-BR"/>
        </w:rPr>
        <w:t>:</w:t>
      </w:r>
      <w:r w:rsidRPr="007061CA">
        <w:rPr>
          <w:rFonts w:hint="eastAsia"/>
          <w:lang w:val="pt-BR"/>
        </w:rPr>
        <w:t>方法、现状与展望</w:t>
      </w:r>
      <w:r w:rsidRPr="007061CA">
        <w:rPr>
          <w:rFonts w:hint="eastAsia"/>
          <w:lang w:val="pt-BR"/>
        </w:rPr>
        <w:t xml:space="preserve">[J]. </w:t>
      </w:r>
      <w:r w:rsidRPr="007061CA">
        <w:rPr>
          <w:rFonts w:hint="eastAsia"/>
          <w:lang w:val="pt-BR"/>
        </w:rPr>
        <w:t>智能科学与技术学报</w:t>
      </w:r>
      <w:r w:rsidRPr="007061CA">
        <w:rPr>
          <w:rFonts w:hint="eastAsia"/>
          <w:lang w:val="pt-BR"/>
        </w:rPr>
        <w:t>,2024,6(2):115-133. DOI:10.11959/j.issn.2096-6652.202424.</w:t>
      </w:r>
    </w:p>
    <w:p w14:paraId="27C6CCD7" w14:textId="77777777" w:rsidR="008D668F" w:rsidRDefault="008D668F" w:rsidP="006673D0">
      <w:pPr>
        <w:pStyle w:val="afe"/>
        <w:numPr>
          <w:ilvl w:val="0"/>
          <w:numId w:val="23"/>
        </w:numPr>
        <w:wordWrap w:val="0"/>
        <w:spacing w:line="360" w:lineRule="auto"/>
      </w:pPr>
      <w:bookmarkStart w:id="238" w:name="_Ref192934490"/>
      <w:bookmarkStart w:id="239" w:name="_Ref190171655"/>
      <w:bookmarkEnd w:id="237"/>
      <w:r w:rsidRPr="008D668F">
        <w:t>Gu J , Han Z , Chen S ,et al.A Systematic Survey of Prompt Engineering on Vision-Language Foundation Models[J]. 2023.</w:t>
      </w:r>
      <w:bookmarkEnd w:id="238"/>
      <w:r w:rsidRPr="008D668F">
        <w:t xml:space="preserve"> </w:t>
      </w:r>
    </w:p>
    <w:p w14:paraId="357EEBEB" w14:textId="77777777" w:rsidR="008D668F" w:rsidRDefault="008D668F" w:rsidP="006673D0">
      <w:pPr>
        <w:pStyle w:val="afe"/>
        <w:numPr>
          <w:ilvl w:val="0"/>
          <w:numId w:val="23"/>
        </w:numPr>
        <w:wordWrap w:val="0"/>
        <w:spacing w:line="360" w:lineRule="auto"/>
      </w:pPr>
      <w:bookmarkStart w:id="240" w:name="_Ref192934503"/>
      <w:bookmarkStart w:id="241" w:name="_Ref190171667"/>
      <w:bookmarkEnd w:id="239"/>
      <w:r w:rsidRPr="008D668F">
        <w:t>Lester B , Al-Rfou R , Constant N .The Power of Scale for Parameter-Efficient Prompt Tuning[J]. 2021.DOI:10.48550/arXiv.2104.08691.</w:t>
      </w:r>
      <w:bookmarkEnd w:id="240"/>
    </w:p>
    <w:p w14:paraId="47373748" w14:textId="3F25A279" w:rsidR="008D668F" w:rsidRDefault="008D668F" w:rsidP="006673D0">
      <w:pPr>
        <w:pStyle w:val="afe"/>
        <w:numPr>
          <w:ilvl w:val="0"/>
          <w:numId w:val="23"/>
        </w:numPr>
        <w:wordWrap w:val="0"/>
        <w:spacing w:line="360" w:lineRule="auto"/>
      </w:pPr>
      <w:bookmarkStart w:id="242" w:name="_Ref192934518"/>
      <w:bookmarkStart w:id="243" w:name="_Ref190171678"/>
      <w:bookmarkEnd w:id="241"/>
      <w:r w:rsidRPr="008D668F">
        <w:t>Yu F Y , Pan K J .The Effects of Student Question-Generation with Online Prompts on Learning.[J].Journal of Educational Technology &amp; Society, 2014.</w:t>
      </w:r>
      <w:bookmarkEnd w:id="242"/>
    </w:p>
    <w:p w14:paraId="3573BA04" w14:textId="7F11A1BC" w:rsidR="0040587C" w:rsidRPr="00F14027" w:rsidRDefault="008D668F" w:rsidP="006673D0">
      <w:pPr>
        <w:pStyle w:val="afe"/>
        <w:numPr>
          <w:ilvl w:val="0"/>
          <w:numId w:val="23"/>
        </w:numPr>
        <w:wordWrap w:val="0"/>
        <w:spacing w:line="360" w:lineRule="auto"/>
      </w:pPr>
      <w:bookmarkStart w:id="244" w:name="_Ref192934539"/>
      <w:bookmarkEnd w:id="243"/>
      <w:r w:rsidRPr="008D668F">
        <w:t>Sun H. Offline prompt evaluation and optimization with inverse reinforcement learning[J]. arXiv preprint arXiv:2309.06553, 2023, 3.</w:t>
      </w:r>
      <w:bookmarkEnd w:id="244"/>
    </w:p>
    <w:p w14:paraId="23847C56" w14:textId="77777777" w:rsidR="00F47E8C" w:rsidRDefault="00F47E8C" w:rsidP="0040587C">
      <w:pPr>
        <w:spacing w:beforeLines="50" w:before="163"/>
        <w:ind w:firstLineChars="0" w:firstLine="0"/>
        <w:rPr>
          <w:szCs w:val="21"/>
        </w:rPr>
        <w:sectPr w:rsidR="00F47E8C" w:rsidSect="008F6394">
          <w:headerReference w:type="even" r:id="rId86"/>
          <w:headerReference w:type="default" r:id="rId87"/>
          <w:footerReference w:type="even" r:id="rId88"/>
          <w:footerReference w:type="default" r:id="rId89"/>
          <w:headerReference w:type="first" r:id="rId90"/>
          <w:footerReference w:type="first" r:id="rId91"/>
          <w:pgSz w:w="11906" w:h="16838"/>
          <w:pgMar w:top="1134" w:right="1588" w:bottom="1418" w:left="1588" w:header="1429" w:footer="1701" w:gutter="284"/>
          <w:pgNumType w:start="80"/>
          <w:cols w:space="425"/>
          <w:docGrid w:type="lines" w:linePitch="326"/>
        </w:sectPr>
      </w:pPr>
    </w:p>
    <w:p w14:paraId="7B19411F" w14:textId="2CA2B1C8" w:rsidR="00E35124" w:rsidRDefault="00E35124" w:rsidP="00801798">
      <w:pPr>
        <w:pStyle w:val="1"/>
        <w:numPr>
          <w:ilvl w:val="0"/>
          <w:numId w:val="0"/>
        </w:numPr>
      </w:pPr>
      <w:bookmarkStart w:id="245" w:name="_Toc86781660"/>
      <w:bookmarkStart w:id="246" w:name="_Toc445369939"/>
      <w:bookmarkStart w:id="247" w:name="_Toc86781293"/>
      <w:bookmarkStart w:id="248" w:name="_Toc299"/>
      <w:bookmarkStart w:id="249" w:name="_Toc86781586"/>
      <w:bookmarkStart w:id="250" w:name="_Toc194845688"/>
      <w:r>
        <w:rPr>
          <w:rFonts w:hint="eastAsia"/>
        </w:rPr>
        <w:lastRenderedPageBreak/>
        <w:t>简历及在学期间所获得的学术成果</w:t>
      </w:r>
      <w:bookmarkEnd w:id="245"/>
      <w:bookmarkEnd w:id="246"/>
      <w:bookmarkEnd w:id="247"/>
      <w:bookmarkEnd w:id="248"/>
      <w:bookmarkEnd w:id="249"/>
      <w:bookmarkEnd w:id="250"/>
    </w:p>
    <w:p w14:paraId="12E44C95" w14:textId="77777777" w:rsidR="00E35124" w:rsidRDefault="00E35124" w:rsidP="00E35124">
      <w:pPr>
        <w:adjustRightInd w:val="0"/>
        <w:ind w:firstLine="480"/>
        <w:jc w:val="center"/>
        <w:rPr>
          <w:color w:val="FF0000"/>
        </w:rPr>
      </w:pPr>
    </w:p>
    <w:p w14:paraId="5B5AAF98" w14:textId="77777777" w:rsidR="00E35124" w:rsidRDefault="00E35124" w:rsidP="00E35124">
      <w:pPr>
        <w:snapToGrid w:val="0"/>
        <w:ind w:firstLine="480"/>
        <w:jc w:val="left"/>
      </w:pPr>
    </w:p>
    <w:p w14:paraId="410F2E4A" w14:textId="77777777" w:rsidR="00E35124" w:rsidRDefault="00E35124" w:rsidP="00E35124">
      <w:pPr>
        <w:snapToGrid w:val="0"/>
        <w:ind w:firstLine="480"/>
        <w:jc w:val="left"/>
      </w:pPr>
    </w:p>
    <w:p w14:paraId="7E6F9F13" w14:textId="77777777" w:rsidR="00E35124" w:rsidRDefault="00E35124" w:rsidP="00E35124">
      <w:pPr>
        <w:snapToGrid w:val="0"/>
        <w:ind w:firstLine="482"/>
        <w:jc w:val="left"/>
        <w:rPr>
          <w:b/>
          <w:bCs/>
        </w:rPr>
      </w:pPr>
      <w:r>
        <w:rPr>
          <w:rFonts w:hint="eastAsia"/>
          <w:b/>
          <w:bCs/>
        </w:rPr>
        <w:t xml:space="preserve">1. </w:t>
      </w:r>
      <w:r>
        <w:rPr>
          <w:rFonts w:hint="eastAsia"/>
          <w:b/>
          <w:bCs/>
        </w:rPr>
        <w:t>作者简历</w:t>
      </w:r>
    </w:p>
    <w:p w14:paraId="1B36A613" w14:textId="77777777" w:rsidR="00E35124" w:rsidRDefault="00E35124" w:rsidP="00E35124">
      <w:pPr>
        <w:snapToGrid w:val="0"/>
        <w:ind w:firstLine="480"/>
        <w:jc w:val="left"/>
      </w:pPr>
      <w:r>
        <w:rPr>
          <w:rFonts w:hint="eastAsia"/>
        </w:rPr>
        <w:t>李梓馨，女，</w:t>
      </w:r>
      <w:r>
        <w:rPr>
          <w:rFonts w:hint="eastAsia"/>
        </w:rPr>
        <w:t>2000</w:t>
      </w:r>
      <w:r>
        <w:rPr>
          <w:rFonts w:hint="eastAsia"/>
        </w:rPr>
        <w:t>年</w:t>
      </w:r>
      <w:r>
        <w:rPr>
          <w:rFonts w:hint="eastAsia"/>
        </w:rPr>
        <w:t>12</w:t>
      </w:r>
      <w:r>
        <w:rPr>
          <w:rFonts w:hint="eastAsia"/>
        </w:rPr>
        <w:t>月</w:t>
      </w:r>
      <w:r>
        <w:rPr>
          <w:rFonts w:hint="eastAsia"/>
        </w:rPr>
        <w:t>14</w:t>
      </w:r>
      <w:r>
        <w:rPr>
          <w:rFonts w:hint="eastAsia"/>
        </w:rPr>
        <w:t>日生，于</w:t>
      </w:r>
      <w:r>
        <w:rPr>
          <w:rFonts w:hint="eastAsia"/>
        </w:rPr>
        <w:t>2022</w:t>
      </w:r>
      <w:r>
        <w:rPr>
          <w:rFonts w:hint="eastAsia"/>
        </w:rPr>
        <w:t>年</w:t>
      </w:r>
      <w:r>
        <w:rPr>
          <w:rFonts w:hint="eastAsia"/>
        </w:rPr>
        <w:t>9</w:t>
      </w:r>
      <w:r>
        <w:rPr>
          <w:rFonts w:hint="eastAsia"/>
        </w:rPr>
        <w:t>月</w:t>
      </w:r>
      <w:r>
        <w:rPr>
          <w:rFonts w:hint="eastAsia"/>
        </w:rPr>
        <w:t>8</w:t>
      </w:r>
      <w:r>
        <w:rPr>
          <w:rFonts w:hint="eastAsia"/>
        </w:rPr>
        <w:t>日考入东华大学计算机学院计算机技术专业，从事自然语言处理方向研究。经过</w:t>
      </w:r>
      <w:r>
        <w:rPr>
          <w:rFonts w:hint="eastAsia"/>
        </w:rPr>
        <w:t>3</w:t>
      </w:r>
      <w:r>
        <w:rPr>
          <w:rFonts w:hint="eastAsia"/>
        </w:rPr>
        <w:t>年的努力，完成学业，撰写了学位论文《面向电力指标问答的</w:t>
      </w:r>
      <w:r>
        <w:rPr>
          <w:rFonts w:hint="eastAsia"/>
        </w:rPr>
        <w:t>NLU</w:t>
      </w:r>
      <w:r>
        <w:rPr>
          <w:rFonts w:hint="eastAsia"/>
        </w:rPr>
        <w:t>模型设计与优化》。</w:t>
      </w:r>
    </w:p>
    <w:p w14:paraId="1A8DD848" w14:textId="77777777" w:rsidR="00E35124" w:rsidRPr="007F74F8" w:rsidRDefault="00E35124" w:rsidP="00E35124">
      <w:pPr>
        <w:snapToGrid w:val="0"/>
        <w:ind w:firstLine="482"/>
        <w:jc w:val="left"/>
        <w:rPr>
          <w:b/>
          <w:bCs/>
        </w:rPr>
      </w:pPr>
    </w:p>
    <w:p w14:paraId="4EAF1088" w14:textId="77777777" w:rsidR="00E35124" w:rsidRDefault="00E35124" w:rsidP="00E35124">
      <w:pPr>
        <w:snapToGrid w:val="0"/>
        <w:ind w:firstLine="482"/>
        <w:jc w:val="left"/>
        <w:rPr>
          <w:b/>
          <w:bCs/>
        </w:rPr>
      </w:pPr>
      <w:r>
        <w:rPr>
          <w:rFonts w:hint="eastAsia"/>
          <w:b/>
          <w:bCs/>
        </w:rPr>
        <w:t>2</w:t>
      </w:r>
      <w:r>
        <w:rPr>
          <w:b/>
          <w:bCs/>
        </w:rPr>
        <w:t xml:space="preserve">. </w:t>
      </w:r>
      <w:r>
        <w:rPr>
          <w:rFonts w:hint="eastAsia"/>
          <w:b/>
          <w:bCs/>
        </w:rPr>
        <w:t>教育背景</w:t>
      </w:r>
    </w:p>
    <w:p w14:paraId="2D1A0B19" w14:textId="77777777" w:rsidR="00E35124" w:rsidRDefault="00E35124" w:rsidP="00E35124">
      <w:pPr>
        <w:snapToGrid w:val="0"/>
        <w:ind w:firstLine="480"/>
        <w:jc w:val="left"/>
      </w:pPr>
      <w:r>
        <w:rPr>
          <w:rFonts w:hint="eastAsia"/>
        </w:rPr>
        <w:t>2</w:t>
      </w:r>
      <w:r>
        <w:t>01</w:t>
      </w:r>
      <w:r>
        <w:rPr>
          <w:rFonts w:hint="eastAsia"/>
        </w:rPr>
        <w:t>8</w:t>
      </w:r>
      <w:r>
        <w:rPr>
          <w:rFonts w:hint="eastAsia"/>
        </w:rPr>
        <w:t>年</w:t>
      </w:r>
      <w:r>
        <w:t>9</w:t>
      </w:r>
      <w:r>
        <w:rPr>
          <w:rFonts w:hint="eastAsia"/>
        </w:rPr>
        <w:t>月</w:t>
      </w:r>
      <w:r>
        <w:t>~20</w:t>
      </w:r>
      <w:r>
        <w:rPr>
          <w:rFonts w:hint="eastAsia"/>
        </w:rPr>
        <w:t>22</w:t>
      </w:r>
      <w:r>
        <w:rPr>
          <w:rFonts w:hint="eastAsia"/>
        </w:rPr>
        <w:t>年</w:t>
      </w:r>
      <w:r>
        <w:t>6</w:t>
      </w:r>
      <w:r>
        <w:rPr>
          <w:rFonts w:hint="eastAsia"/>
        </w:rPr>
        <w:t>月，山东理工大学，本科，专业：计算机科学与技术</w:t>
      </w:r>
    </w:p>
    <w:p w14:paraId="5B2881D1" w14:textId="77777777" w:rsidR="00E35124" w:rsidRDefault="00E35124" w:rsidP="00E35124">
      <w:pPr>
        <w:snapToGrid w:val="0"/>
        <w:ind w:firstLine="480"/>
        <w:jc w:val="left"/>
        <w:rPr>
          <w:b/>
          <w:bCs/>
        </w:rPr>
      </w:pPr>
      <w:r>
        <w:rPr>
          <w:rFonts w:hint="eastAsia"/>
        </w:rPr>
        <w:t>2</w:t>
      </w:r>
      <w:r>
        <w:t>0</w:t>
      </w:r>
      <w:r>
        <w:rPr>
          <w:rFonts w:hint="eastAsia"/>
        </w:rPr>
        <w:t>22</w:t>
      </w:r>
      <w:r>
        <w:rPr>
          <w:rFonts w:hint="eastAsia"/>
        </w:rPr>
        <w:t>年</w:t>
      </w:r>
      <w:r>
        <w:rPr>
          <w:rFonts w:hint="eastAsia"/>
        </w:rPr>
        <w:t>9</w:t>
      </w:r>
      <w:r>
        <w:rPr>
          <w:rFonts w:hint="eastAsia"/>
        </w:rPr>
        <w:t>月</w:t>
      </w:r>
      <w:r>
        <w:t>~20</w:t>
      </w:r>
      <w:r>
        <w:rPr>
          <w:rFonts w:hint="eastAsia"/>
        </w:rPr>
        <w:t>25</w:t>
      </w:r>
      <w:r>
        <w:rPr>
          <w:rFonts w:hint="eastAsia"/>
        </w:rPr>
        <w:t>年</w:t>
      </w:r>
      <w:r>
        <w:rPr>
          <w:rFonts w:hint="eastAsia"/>
        </w:rPr>
        <w:t>6</w:t>
      </w:r>
      <w:r>
        <w:rPr>
          <w:rFonts w:hint="eastAsia"/>
        </w:rPr>
        <w:t>月，东华大学，硕士研究生，专业：计算机技术</w:t>
      </w:r>
    </w:p>
    <w:p w14:paraId="3C09108F" w14:textId="77777777" w:rsidR="00E35124" w:rsidRDefault="00E35124" w:rsidP="00E35124">
      <w:pPr>
        <w:snapToGrid w:val="0"/>
        <w:ind w:firstLine="482"/>
        <w:rPr>
          <w:b/>
          <w:bCs/>
        </w:rPr>
      </w:pPr>
    </w:p>
    <w:p w14:paraId="42CD0B6D" w14:textId="77777777" w:rsidR="00E35124" w:rsidRDefault="00E35124" w:rsidP="00E35124">
      <w:pPr>
        <w:snapToGrid w:val="0"/>
        <w:ind w:firstLine="482"/>
        <w:rPr>
          <w:b/>
          <w:bCs/>
        </w:rPr>
      </w:pPr>
      <w:r>
        <w:rPr>
          <w:b/>
          <w:bCs/>
        </w:rPr>
        <w:t>3</w:t>
      </w:r>
      <w:r>
        <w:rPr>
          <w:rFonts w:hint="eastAsia"/>
          <w:b/>
          <w:bCs/>
        </w:rPr>
        <w:t xml:space="preserve">. </w:t>
      </w:r>
      <w:r>
        <w:rPr>
          <w:rFonts w:hint="eastAsia"/>
          <w:b/>
          <w:bCs/>
        </w:rPr>
        <w:t>在学期间获得的学术成果</w:t>
      </w:r>
    </w:p>
    <w:p w14:paraId="4F3C2765" w14:textId="77777777" w:rsidR="00E35124" w:rsidRDefault="00E35124" w:rsidP="00E35124">
      <w:pPr>
        <w:pStyle w:val="afe"/>
        <w:numPr>
          <w:ilvl w:val="0"/>
          <w:numId w:val="31"/>
        </w:numPr>
        <w:spacing w:line="360" w:lineRule="auto"/>
        <w:ind w:left="862" w:firstLine="480"/>
      </w:pPr>
      <w:r w:rsidRPr="00484001">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14:textId="2678F966" w:rsidR="00E35124" w:rsidRPr="00E35124" w:rsidRDefault="00E35124" w:rsidP="0040587C">
      <w:pPr>
        <w:spacing w:beforeLines="50" w:before="163"/>
        <w:ind w:firstLineChars="0" w:firstLine="0"/>
        <w:rPr>
          <w:szCs w:val="21"/>
        </w:rPr>
        <w:sectPr w:rsidR="00E35124" w:rsidRPr="00E35124" w:rsidSect="008F6394">
          <w:headerReference w:type="even" r:id="rId92"/>
          <w:pgSz w:w="11906" w:h="16838"/>
          <w:pgMar w:top="1134" w:right="1588" w:bottom="1418" w:left="1588" w:header="1429" w:footer="1701" w:gutter="284"/>
          <w:pgNumType w:start="80"/>
          <w:cols w:space="425"/>
          <w:docGrid w:type="lines" w:linePitch="326"/>
        </w:sectPr>
      </w:pPr>
    </w:p>
    <w:p w14:paraId="599E2F25" w14:textId="77777777" w:rsidR="00212359" w:rsidRDefault="00212359" w:rsidP="00801798">
      <w:pPr>
        <w:pStyle w:val="1"/>
        <w:numPr>
          <w:ilvl w:val="0"/>
          <w:numId w:val="0"/>
        </w:numPr>
      </w:pPr>
      <w:bookmarkStart w:id="251" w:name="_Toc194845689"/>
      <w:r w:rsidRPr="00C13C75">
        <w:rPr>
          <w:rFonts w:hint="eastAsia"/>
        </w:rPr>
        <w:lastRenderedPageBreak/>
        <w:t>致</w:t>
      </w:r>
      <w:r>
        <w:rPr>
          <w:rFonts w:hint="eastAsia"/>
        </w:rPr>
        <w:t xml:space="preserve"> </w:t>
      </w:r>
      <w:r w:rsidRPr="00C13C75">
        <w:rPr>
          <w:rFonts w:hint="eastAsia"/>
        </w:rPr>
        <w:t>谢</w:t>
      </w:r>
      <w:bookmarkEnd w:id="251"/>
    </w:p>
    <w:p w14:paraId="2137C128" w14:textId="45F09A30" w:rsidR="000A7725" w:rsidRDefault="000A7725" w:rsidP="000A7725">
      <w:pPr>
        <w:ind w:firstLine="480"/>
        <w:rPr>
          <w:rFonts w:ascii="宋体" w:hAnsi="宋体"/>
        </w:rPr>
      </w:pPr>
      <w:r>
        <w:rPr>
          <w:rFonts w:ascii="宋体" w:hAnsi="宋体" w:hint="eastAsia"/>
        </w:rPr>
        <w:t>“这一年，我二十四岁，来到了求学生涯的最后一站。”</w:t>
      </w:r>
    </w:p>
    <w:p w14:paraId="24839701" w14:textId="52427E03" w:rsidR="00212359" w:rsidRPr="00C13C75" w:rsidRDefault="000A7725" w:rsidP="000A7725">
      <w:pPr>
        <w:ind w:firstLine="480"/>
        <w:rPr>
          <w:rFonts w:ascii="宋体" w:hAnsi="宋体"/>
        </w:rPr>
      </w:pPr>
      <w:r>
        <w:rPr>
          <w:rFonts w:ascii="宋体" w:hAnsi="宋体" w:hint="eastAsia"/>
        </w:rPr>
        <w:t>曾经总觉得来日方长，却不知岁月清浅</w:t>
      </w:r>
      <w:r w:rsidR="00212359" w:rsidRPr="00C13C75">
        <w:rPr>
          <w:rFonts w:ascii="宋体" w:hAnsi="宋体"/>
        </w:rPr>
        <w:t>，转眼间，这段交织着代码与诗意的旅程即将抵达终点</w:t>
      </w:r>
      <w:r>
        <w:rPr>
          <w:rFonts w:ascii="宋体" w:hAnsi="宋体" w:hint="eastAsia"/>
        </w:rPr>
        <w:t>，我的硕士生涯也即将落幕</w:t>
      </w:r>
      <w:r w:rsidR="00212359" w:rsidRPr="00C13C75">
        <w:rPr>
          <w:rFonts w:ascii="宋体" w:hAnsi="宋体"/>
        </w:rPr>
        <w:t>。回首望去，满目皆是星光，</w:t>
      </w:r>
      <w:r w:rsidR="00FB141D">
        <w:rPr>
          <w:rFonts w:ascii="宋体" w:hAnsi="宋体" w:hint="eastAsia"/>
        </w:rPr>
        <w:t>致谢是二十载寒窗求学的句号，确不是青春的终点</w:t>
      </w:r>
      <w:r w:rsidR="00212359" w:rsidRPr="00C13C75">
        <w:rPr>
          <w:rFonts w:ascii="宋体" w:hAnsi="宋体"/>
        </w:rPr>
        <w:t>。</w:t>
      </w:r>
    </w:p>
    <w:p w14:paraId="6744BECD" w14:textId="6799952E" w:rsidR="00212359" w:rsidRPr="00591884" w:rsidRDefault="00164D6B" w:rsidP="00591884">
      <w:pPr>
        <w:ind w:firstLine="480"/>
      </w:pPr>
      <w:r w:rsidRPr="00591884">
        <w:rPr>
          <w:rFonts w:ascii="宋体" w:hAnsi="宋体"/>
        </w:rPr>
        <w:t>幸遇恩师，如沐春风</w:t>
      </w:r>
      <w:r>
        <w:rPr>
          <w:rFonts w:ascii="宋体" w:hAnsi="宋体" w:hint="eastAsia"/>
        </w:rPr>
        <w:t>。</w:t>
      </w:r>
      <w:r w:rsidR="00591884" w:rsidRPr="00591884">
        <w:t>我愿以最真挚的笔墨，向我的导师宋晖教授致以最深的谢意。三载春秋，您不仅是我的引路人，更是我心灵的港湾。</w:t>
      </w:r>
      <w:r w:rsidR="00591884" w:rsidRPr="00591884">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sidR="002C7E78">
        <w:rPr>
          <w:rFonts w:ascii="宋体" w:hAnsi="宋体" w:hint="eastAsia"/>
        </w:rPr>
        <w:t>莫大</w:t>
      </w:r>
      <w:r w:rsidR="00591884" w:rsidRPr="00591884">
        <w:rPr>
          <w:rFonts w:ascii="宋体" w:hAnsi="宋体"/>
        </w:rPr>
        <w:t>的幸运。</w:t>
      </w:r>
    </w:p>
    <w:p w14:paraId="5358BC93" w14:textId="07DFBE2E" w:rsidR="00212359" w:rsidRPr="00A652CD" w:rsidRDefault="00212359" w:rsidP="00A652CD">
      <w:pPr>
        <w:ind w:firstLine="480"/>
      </w:pPr>
      <w:r w:rsidRPr="00591884">
        <w:rPr>
          <w:rFonts w:ascii="宋体" w:hAnsi="宋体"/>
        </w:rPr>
        <w:t>同窗似锦，共绘芳华。</w:t>
      </w:r>
      <w:r w:rsidRPr="00C13C75">
        <w:rPr>
          <w:rFonts w:ascii="宋体" w:hAnsi="宋体"/>
        </w:rPr>
        <w:t xml:space="preserve"> </w:t>
      </w:r>
      <w:r w:rsidR="00164D6B" w:rsidRPr="00164D6B">
        <w:t>感谢实验室的兄弟姐妹们，你们是我这段旅程中最珍贵的同行者。我们曾一起挑灯夜战，在代码的海洋中寻找那一丝曙光，疲惫却执着；我们也曾一起把酒言欢，在杯盏交错间畅谈理想与未来，笑声中藏着对</w:t>
      </w:r>
      <w:r w:rsidR="00264E15">
        <w:rPr>
          <w:rFonts w:hint="eastAsia"/>
        </w:rPr>
        <w:t>未来</w:t>
      </w:r>
      <w:r w:rsidR="00164D6B" w:rsidRPr="00164D6B">
        <w:t>的憧憬。</w:t>
      </w:r>
      <w:r w:rsidR="00164D6B" w:rsidRPr="00164D6B">
        <w:rPr>
          <w:rFonts w:ascii="宋体" w:hAnsi="宋体"/>
        </w:rPr>
        <w:t>感谢你们，让我在追逐梦想的路上，从未孤单。愿我们各自奔赴山海，却依旧心怀彼此，在未来的某一天，重逢于更高处，笑谈往昔，共话前程。</w:t>
      </w:r>
    </w:p>
    <w:p w14:paraId="0E474825" w14:textId="374EA710" w:rsidR="00212359" w:rsidRDefault="00212359" w:rsidP="00CC3AB0">
      <w:pPr>
        <w:ind w:firstLine="480"/>
        <w:rPr>
          <w:rFonts w:ascii="宋体" w:hAnsi="宋体"/>
        </w:rPr>
      </w:pPr>
      <w:r w:rsidRPr="00CC3AB0">
        <w:rPr>
          <w:rFonts w:ascii="宋体" w:hAnsi="宋体"/>
        </w:rPr>
        <w:t xml:space="preserve">家是港湾，爱是力量。 </w:t>
      </w:r>
      <w:r w:rsidR="00A652CD" w:rsidRPr="00A652CD">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sidR="00CC3AB0">
        <w:rPr>
          <w:rFonts w:hint="eastAsia"/>
        </w:rPr>
        <w:t>是</w:t>
      </w:r>
      <w:r w:rsidR="00A652CD" w:rsidRPr="00A652CD">
        <w:rPr>
          <w:rFonts w:ascii="宋体" w:hAnsi="宋体"/>
        </w:rPr>
        <w:t>你们的爱，给了我面对困难的勇气，也让我明白，无论成功与否，我始终是你们心中最珍贵的孩子。</w:t>
      </w:r>
    </w:p>
    <w:p w14:paraId="13A3F915" w14:textId="77777777" w:rsidR="00E5146C" w:rsidRDefault="00E5146C" w:rsidP="00E5146C">
      <w:pPr>
        <w:ind w:firstLine="480"/>
        <w:rPr>
          <w:rFonts w:ascii="宋体" w:hAnsi="宋体"/>
        </w:rPr>
      </w:pPr>
      <w:r>
        <w:rPr>
          <w:rFonts w:ascii="宋体" w:hAnsi="宋体" w:hint="eastAsia"/>
        </w:rPr>
        <w:t>回头看：轻舟已过万重山！</w:t>
      </w:r>
    </w:p>
    <w:p w14:paraId="5C1B0537" w14:textId="6D6C0D1B" w:rsidR="00E5146C" w:rsidRPr="00E5146C" w:rsidRDefault="00E5146C" w:rsidP="00E5146C">
      <w:pPr>
        <w:ind w:firstLine="480"/>
      </w:pPr>
      <w:r>
        <w:rPr>
          <w:rFonts w:ascii="宋体" w:hAnsi="宋体" w:hint="eastAsia"/>
        </w:rPr>
        <w:t>向前看：前路漫漫亦灿灿！</w:t>
      </w:r>
    </w:p>
    <w:p w14:paraId="11FA1E77" w14:textId="6CD13BA1" w:rsidR="00C13C75" w:rsidRPr="00E5146C" w:rsidRDefault="00CC3AB0" w:rsidP="00E5146C">
      <w:pPr>
        <w:ind w:firstLine="480"/>
        <w:rPr>
          <w:rFonts w:ascii="宋体" w:hAnsi="宋体"/>
        </w:rPr>
      </w:pPr>
      <w:r>
        <w:rPr>
          <w:rFonts w:ascii="宋体" w:hAnsi="宋体" w:hint="eastAsia"/>
        </w:rPr>
        <w:t>谨以此篇，献给我</w:t>
      </w:r>
      <w:r w:rsidR="00844DB9">
        <w:rPr>
          <w:rFonts w:ascii="宋体" w:hAnsi="宋体" w:hint="eastAsia"/>
        </w:rPr>
        <w:t>热烈而又独一无二</w:t>
      </w:r>
      <w:r>
        <w:rPr>
          <w:rFonts w:ascii="宋体" w:hAnsi="宋体" w:hint="eastAsia"/>
        </w:rPr>
        <w:t>的学生时代。</w:t>
      </w:r>
      <w:r w:rsidR="00212359" w:rsidRPr="00C13C75">
        <w:rPr>
          <w:rFonts w:ascii="宋体" w:hAnsi="宋体"/>
        </w:rPr>
        <w:t>再次感谢所有关心、帮助过我的人，</w:t>
      </w:r>
      <w:r w:rsidR="00212359">
        <w:rPr>
          <w:rFonts w:ascii="宋体" w:hAnsi="宋体" w:hint="eastAsia"/>
        </w:rPr>
        <w:t>祝大家</w:t>
      </w:r>
      <w:r w:rsidR="00212359" w:rsidRPr="00C13C75">
        <w:rPr>
          <w:rFonts w:ascii="宋体" w:hAnsi="宋体"/>
        </w:rPr>
        <w:t>一切安好</w:t>
      </w:r>
      <w:r w:rsidR="00E5146C">
        <w:rPr>
          <w:rFonts w:ascii="宋体" w:hAnsi="宋体" w:hint="eastAsia"/>
        </w:rPr>
        <w:t>，我们顶峰相见</w:t>
      </w:r>
      <w:r w:rsidR="00212359" w:rsidRPr="00C13C75">
        <w:rPr>
          <w:rFonts w:ascii="宋体" w:hAnsi="宋体"/>
        </w:rPr>
        <w:t>！</w:t>
      </w:r>
      <w:bookmarkEnd w:id="0"/>
    </w:p>
    <w:sectPr w:rsidR="00C13C75" w:rsidRPr="00E5146C" w:rsidSect="00795526">
      <w:headerReference w:type="default" r:id="rId93"/>
      <w:pgSz w:w="11906" w:h="16838"/>
      <w:pgMar w:top="1134" w:right="1588" w:bottom="1418" w:left="1588" w:header="1429" w:footer="1701" w:gutter="284"/>
      <w:cols w:space="425"/>
      <w:docGrid w:type="lines" w:linePitch="326"/>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45:06Z">
    <w:p>
      <w:pPr>
        <w:pStyle w:val="CommentText"/>
      </w:pPr>
      <w:r>
        <w:rPr>
          <w:rStyle w:val="CommentReference"/>
        </w:rPr>
        <w:annotationRef/>
      </w:r>
      <w:r>
        <w:t>[Abstract-english_title_format]</w:t>
      </w:r>
    </w:p>
    <w:p>
      <w:pPr>
        <w:pStyle w:val="CommentText"/>
      </w:pPr>
      <w:r>
        <w:t>• 标题段前应为0，当前12.0</w:t>
      </w:r>
    </w:p>
    <w:p>
      <w:pPr>
        <w:pStyle w:val="CommentText"/>
      </w:pPr>
      <w:r>
        <w:t>• 标题段后应为0，当前3.0</w:t>
      </w:r>
    </w:p>
  </w:comment>
  <w:comment w:id="1" w:author="论文检测系统" w:initials="PDS" w:date="2026-04-19T17:45:06Z">
    <w:p>
      <w:pPr>
        <w:pStyle w:val="CommentText"/>
      </w:pPr>
      <w:r>
        <w:rPr>
          <w:rStyle w:val="CommentReference"/>
        </w:rPr>
        <w:annotationRef/>
      </w:r>
      <w:r>
        <w:t>[Abstract-english_content_format]</w:t>
      </w:r>
    </w:p>
    <w:p>
      <w:pPr>
        <w:pStyle w:val="CommentText"/>
      </w:pPr>
      <w:r>
        <w:t>• 第1段行距应为1.25倍，当前1.0</w:t>
      </w:r>
    </w:p>
    <w:p>
      <w:pPr>
        <w:pStyle w:val="CommentText"/>
      </w:pPr>
      <w:r>
        <w:t>• 第1段首行缩进应为4.0字符，当前约2.0字符</w:t>
      </w:r>
    </w:p>
    <w:p>
      <w:pPr>
        <w:pStyle w:val="CommentText"/>
      </w:pPr>
      <w:r>
        <w:t>• 第2段行距应为1.25倍，当前1.0</w:t>
      </w:r>
    </w:p>
    <w:p>
      <w:pPr>
        <w:pStyle w:val="CommentText"/>
      </w:pPr>
      <w:r>
        <w:t>• 第2段首行缩进应为4.0字符，当前约2.0字符</w:t>
      </w:r>
    </w:p>
    <w:p>
      <w:pPr>
        <w:pStyle w:val="CommentText"/>
      </w:pPr>
      <w:r>
        <w:t>• 第3段行距应为1.25倍，当前1.0</w:t>
      </w:r>
    </w:p>
    <w:p>
      <w:pPr>
        <w:pStyle w:val="CommentText"/>
      </w:pPr>
      <w:r>
        <w:t>• 第3段首行缩进应为4.0字符，当前约2.0字符</w:t>
      </w:r>
    </w:p>
    <w:p>
      <w:pPr>
        <w:pStyle w:val="CommentText"/>
      </w:pPr>
      <w:r>
        <w:t>• 第4段行距应为1.25倍，当前1.0</w:t>
      </w:r>
    </w:p>
    <w:p>
      <w:pPr>
        <w:pStyle w:val="CommentText"/>
      </w:pPr>
      <w:r>
        <w:t>• 第4段首行缩进应为4.0字符，当前约2.0字符</w:t>
      </w:r>
    </w:p>
    <w:p>
      <w:pPr>
        <w:pStyle w:val="CommentText"/>
      </w:pPr>
      <w:r>
        <w:t>• 第5段行距应为1.25倍，当前1.0</w:t>
      </w:r>
    </w:p>
    <w:p>
      <w:pPr>
        <w:pStyle w:val="CommentText"/>
      </w:pPr>
      <w:r>
        <w:t>• 第5段首行缩进应为4.0字符，当前约2.0字符</w:t>
      </w:r>
    </w:p>
    <w:p>
      <w:pPr>
        <w:pStyle w:val="CommentText"/>
      </w:pPr>
      <w:r>
        <w:t>• 第6段行距应为1.25倍，当前1.0</w:t>
      </w:r>
    </w:p>
    <w:p>
      <w:pPr>
        <w:pStyle w:val="CommentText"/>
      </w:pPr>
      <w:r>
        <w:t>• 第6段首行缩进应为4.0字符，当前约2.0字符</w:t>
      </w:r>
    </w:p>
  </w:comment>
  <w:comment w:id="2" w:author="论文检测系统" w:initials="PDS" w:date="2026-04-19T17:45:06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3" w:author="论文检测系统" w:initials="PDS" w:date="2026-04-19T17:45:06Z">
    <w:p>
      <w:pPr>
        <w:pStyle w:val="CommentText"/>
      </w:pPr>
      <w:r>
        <w:rPr>
          <w:rStyle w:val="CommentReference"/>
        </w:rPr>
        <w:annotationRef/>
      </w:r>
      <w:r>
        <w:t>[Table-表1-1中文自然语言理解模型现状对比]</w:t>
      </w:r>
    </w:p>
    <w:p>
      <w:pPr>
        <w:pStyle w:val="CommentText"/>
      </w:pPr>
      <w:r>
        <w:t>• [表格引用] 表格上一段落未提及该表格引用（如：表{ch}-{seq}）</w:t>
      </w:r>
    </w:p>
  </w:comment>
  <w:comment w:id="4" w:author="论文检测系统" w:initials="PDS" w:date="2026-04-19T17:45:06Z">
    <w:p>
      <w:pPr>
        <w:pStyle w:val="CommentText"/>
      </w:pPr>
      <w:r>
        <w:rPr>
          <w:rStyle w:val="CommentReference"/>
        </w:rPr>
        <w:annotationRef/>
      </w:r>
      <w:r>
        <w:t>[Table-表3-3常用槽位设计及槽值示例]</w:t>
      </w:r>
    </w:p>
    <w:p>
      <w:pPr>
        <w:pStyle w:val="CommentText"/>
      </w:pPr>
      <w:r>
        <w:t>• [表格样式] 顶线宽度应为1.5磅，实际为0.5磅</w:t>
      </w:r>
    </w:p>
  </w:comment>
  <w:comment w:id="5" w:author="论文检测系统" w:initials="PDS" w:date="2026-04-19T17:45:06Z">
    <w:p>
      <w:pPr>
        <w:pStyle w:val="CommentText"/>
      </w:pPr>
      <w:r>
        <w:rPr>
          <w:rStyle w:val="CommentReference"/>
        </w:rPr>
        <w:annotationRef/>
      </w:r>
      <w:r>
        <w:t>[Table-表3-3常用槽位设计及槽值示例]</w:t>
      </w:r>
    </w:p>
    <w:p>
      <w:pPr>
        <w:pStyle w:val="CommentText"/>
      </w:pPr>
      <w:r>
        <w:t>• [表格样式] 顶线宽度应为1.5磅，实际为0.5磅</w:t>
      </w:r>
    </w:p>
    <w:p>
      <w:pPr>
        <w:pStyle w:val="CommentText"/>
      </w:pPr>
      <w:r>
        <w:t>• [表格样式] 底线宽度应为1.5磅，实际为0.5磅</w:t>
      </w:r>
    </w:p>
  </w:comment>
  <w:comment w:id="6" w:author="论文检测系统" w:initials="PDS" w:date="2026-04-19T17:45:06Z">
    <w:p>
      <w:pPr>
        <w:pStyle w:val="CommentText"/>
      </w:pPr>
      <w:r>
        <w:rPr>
          <w:rStyle w:val="CommentReference"/>
        </w:rPr>
        <w:annotationRef/>
      </w:r>
      <w:r>
        <w:t>[Table-表3-6不同编码方式语义准确率]</w:t>
      </w:r>
    </w:p>
    <w:p>
      <w:pPr>
        <w:pStyle w:val="CommentText"/>
      </w:pPr>
      <w:r>
        <w:t>• [表格引用] 表格上一段落未提及该表格引用（如：表{ch}-{seq}）</w:t>
      </w:r>
    </w:p>
  </w:comment>
  <w:comment w:id="7" w:author="论文检测系统" w:initials="PDS" w:date="2026-04-19T17:45:06Z">
    <w:p>
      <w:pPr>
        <w:pStyle w:val="CommentText"/>
      </w:pPr>
      <w:r>
        <w:rPr>
          <w:rStyle w:val="CommentReference"/>
        </w:rPr>
        <w:annotationRef/>
      </w:r>
      <w:r>
        <w:t>[Table-表4-1生成多样化样本的提示]</w:t>
      </w:r>
    </w:p>
    <w:p>
      <w:pPr>
        <w:pStyle w:val="CommentText"/>
      </w:pPr>
      <w:r>
        <w:t>• [表格引用] 表格上一段落未提及该表格引用（如：表{ch}-{seq}）</w:t>
      </w:r>
    </w:p>
  </w:comment>
  <w:comment w:id="8" w:author="论文检测系统" w:initials="PDS" w:date="2026-04-19T17:45:06Z">
    <w:p>
      <w:pPr>
        <w:pStyle w:val="CommentText"/>
      </w:pPr>
      <w:r>
        <w:rPr>
          <w:rStyle w:val="CommentReference"/>
        </w:rPr>
        <w:annotationRef/>
      </w:r>
      <w:r>
        <w:t>[Table-表4-3不同模型在未见指标项测试集评估结果]</w:t>
      </w:r>
    </w:p>
    <w:p>
      <w:pPr>
        <w:pStyle w:val="CommentText"/>
      </w:pPr>
      <w:r>
        <w:t>• [表格引用] 表格上一段落未提及该表格引用（如：表{ch}-{seq}）</w:t>
      </w:r>
    </w:p>
  </w:comment>
  <w:comment w:id="9" w:author="论文检测系统" w:initials="PDS" w:date="2026-04-19T17:45:06Z">
    <w:p>
      <w:pPr>
        <w:pStyle w:val="CommentText"/>
      </w:pPr>
      <w:r>
        <w:rPr>
          <w:rStyle w:val="CommentReference"/>
        </w:rPr>
        <w:annotationRef/>
      </w:r>
      <w:r>
        <w:t>[Table-表5-4模型管理模块数据存储表]</w:t>
      </w:r>
    </w:p>
    <w:p>
      <w:pPr>
        <w:pStyle w:val="CommentText"/>
      </w:pPr>
      <w:r>
        <w:t>• [表格样式] 表头底线宽度应为0.5磅，实际为0.75磅</w:t>
      </w:r>
    </w:p>
  </w:comment>
  <w:comment w:id="10" w:author="论文检测系统" w:initials="PDS" w:date="2026-04-19T17:45:06Z">
    <w:p>
      <w:pPr>
        <w:pStyle w:val="CommentText"/>
      </w:pPr>
      <w:r>
        <w:rPr>
          <w:rStyle w:val="CommentReference"/>
        </w:rPr>
        <w:annotationRef/>
      </w:r>
      <w:r>
        <w:t>[References-未被引用-[34]]</w:t>
      </w:r>
    </w:p>
    <w:p>
      <w:pPr>
        <w:pStyle w:val="CommentText"/>
      </w:pPr>
      <w:r>
        <w:t>• [34] Lafferty J, McCallum A, Pereira F. Conditional ran...</w:t>
      </w:r>
    </w:p>
  </w:comment>
  <w:comment w:id="11" w:author="论文检测系统" w:initials="PDS" w:date="2026-04-19T17:45:06Z">
    <w:p>
      <w:pPr>
        <w:pStyle w:val="CommentText"/>
      </w:pPr>
      <w:r>
        <w:rPr>
          <w:rStyle w:val="CommentReference"/>
        </w:rPr>
        <w:annotationRef/>
      </w:r>
      <w:r>
        <w:t>[References-未被引用-[41]]</w:t>
      </w:r>
    </w:p>
    <w:p>
      <w:pPr>
        <w:pStyle w:val="CommentText"/>
      </w:pPr>
      <w:r>
        <w:t>• [41] 曾泽凡,胡星辰,成清,等.基于预训练语言模型的知识图谱研究综述[J].计算机科学,2025,52(0...</w:t>
      </w:r>
    </w:p>
  </w:comment>
  <w:comment w:id="12" w:author="论文检测系统" w:initials="PDS" w:date="2026-04-19T17:45:06Z">
    <w:p>
      <w:pPr>
        <w:pStyle w:val="CommentText"/>
      </w:pPr>
      <w:r>
        <w:rPr>
          <w:rStyle w:val="CommentReference"/>
        </w:rPr>
        <w:annotationRef/>
      </w:r>
      <w:r>
        <w:t>[Title-chinese_format]</w:t>
      </w:r>
    </w:p>
    <w:p>
      <w:pPr>
        <w:pStyle w:val="CommentText"/>
      </w:pPr>
      <w:r>
        <w:t>• 字体应为加粗，实际为不加粗</w:t>
      </w:r>
    </w:p>
  </w:comment>
  <w:comment w:id="13" w:author="论文检测系统" w:initials="PDS" w:date="2026-04-19T17:45:06Z">
    <w:p>
      <w:pPr>
        <w:pStyle w:val="CommentText"/>
      </w:pPr>
      <w:r>
        <w:rPr>
          <w:rStyle w:val="CommentReference"/>
        </w:rPr>
        <w:annotationRef/>
      </w:r>
      <w:r>
        <w:t>[Title-english_format]</w:t>
      </w:r>
    </w:p>
    <w:p>
      <w:pPr>
        <w:pStyle w:val="CommentText"/>
      </w:pPr>
      <w:r>
        <w:t>• 行间距应为单倍行距（1.0倍），实际为1.5倍行距（1.5倍）</w:t>
      </w:r>
    </w:p>
  </w:comment>
  <w:comment w:id="14" w:author="论文检测系统" w:initials="PDS" w:date="2026-04-19T17:45:06Z">
    <w:p>
      <w:pPr>
        <w:pStyle w:val="CommentText"/>
      </w:pPr>
      <w:r>
        <w:rPr>
          <w:rStyle w:val="CommentReference"/>
        </w:rPr>
        <w:annotationRef/>
      </w:r>
      <w:r>
        <w:t>[Content-format_智能问答系统研究现状]</w:t>
      </w:r>
    </w:p>
    <w:p>
      <w:pPr>
        <w:pStyle w:val="CommentText"/>
      </w:pPr>
      <w:r>
        <w:t>• 标题“智能问答系统研究现状”段前应为19.8pt，实际为8.5pt</w:t>
      </w:r>
    </w:p>
    <w:p>
      <w:pPr>
        <w:pStyle w:val="CommentText"/>
      </w:pPr>
      <w:r>
        <w:t>• 标题“智能问答系统研究现状”段后应为19.8pt，实际为8.5pt</w:t>
      </w:r>
    </w:p>
  </w:comment>
  <w:comment w:id="15" w:author="论文检测系统" w:initials="PDS" w:date="2026-04-19T17:45:06Z">
    <w:p>
      <w:pPr>
        <w:pStyle w:val="CommentText"/>
      </w:pPr>
      <w:r>
        <w:rPr>
          <w:rStyle w:val="CommentReference"/>
        </w:rPr>
        <w:annotationRef/>
      </w:r>
      <w:r>
        <w:t>[Content-format_自然语言理解研究现状]</w:t>
      </w:r>
    </w:p>
    <w:p>
      <w:pPr>
        <w:pStyle w:val="CommentText"/>
      </w:pPr>
      <w:r>
        <w:t>• 标题“自然语言理解研究现状”段前应为19.8pt，实际为8.5pt</w:t>
      </w:r>
    </w:p>
    <w:p>
      <w:pPr>
        <w:pStyle w:val="CommentText"/>
      </w:pPr>
      <w:r>
        <w:t>• 标题“自然语言理解研究现状”段后应为19.8pt，实际为8.5pt</w:t>
      </w:r>
    </w:p>
  </w:comment>
  <w:comment w:id="16" w:author="论文检测系统" w:initials="PDS" w:date="2026-04-19T17:45:06Z">
    <w:p>
      <w:pPr>
        <w:pStyle w:val="CommentText"/>
      </w:pPr>
      <w:r>
        <w:rPr>
          <w:rStyle w:val="CommentReference"/>
        </w:rPr>
        <w:annotationRef/>
      </w:r>
      <w:r>
        <w:t>[Content-format_基于规则的传统方法]</w:t>
      </w:r>
    </w:p>
    <w:p>
      <w:pPr>
        <w:pStyle w:val="CommentText"/>
      </w:pPr>
      <w:r>
        <w:t>• 标题“基于规则的传统方法”段前应为19.8pt，实际为8.5pt</w:t>
      </w:r>
    </w:p>
    <w:p>
      <w:pPr>
        <w:pStyle w:val="CommentText"/>
      </w:pPr>
      <w:r>
        <w:t>• 标题“基于规则的传统方法”段后应为19.8pt，实际为8.5pt</w:t>
      </w:r>
    </w:p>
  </w:comment>
  <w:comment w:id="17" w:author="论文检测系统" w:initials="PDS" w:date="2026-04-19T17:45:06Z">
    <w:p>
      <w:pPr>
        <w:pStyle w:val="CommentText"/>
      </w:pPr>
      <w:r>
        <w:rPr>
          <w:rStyle w:val="CommentReference"/>
        </w:rPr>
        <w:annotationRef/>
      </w:r>
      <w:r>
        <w:t>[Content-format_基于统计机器学习的方法]</w:t>
      </w:r>
    </w:p>
    <w:p>
      <w:pPr>
        <w:pStyle w:val="CommentText"/>
      </w:pPr>
      <w:r>
        <w:t>• 标题“基于统计机器学习的方法”段前应为19.8pt，实际为8.5pt</w:t>
      </w:r>
    </w:p>
    <w:p>
      <w:pPr>
        <w:pStyle w:val="CommentText"/>
      </w:pPr>
      <w:r>
        <w:t>• 标题“基于统计机器学习的方法”段后应为19.8pt，实际为8.5pt</w:t>
      </w:r>
    </w:p>
  </w:comment>
  <w:comment w:id="18" w:author="论文检测系统" w:initials="PDS" w:date="2026-04-19T17:45:06Z">
    <w:p>
      <w:pPr>
        <w:pStyle w:val="CommentText"/>
      </w:pPr>
      <w:r>
        <w:rPr>
          <w:rStyle w:val="CommentReference"/>
        </w:rPr>
        <w:annotationRef/>
      </w:r>
      <w:r>
        <w:t>[Content-format_基于深度学习的方法]</w:t>
      </w:r>
    </w:p>
    <w:p>
      <w:pPr>
        <w:pStyle w:val="CommentText"/>
      </w:pPr>
      <w:r>
        <w:t>• 标题“基于深度学习的方法”段前应为19.8pt，实际为8.5pt</w:t>
      </w:r>
    </w:p>
    <w:p>
      <w:pPr>
        <w:pStyle w:val="CommentText"/>
      </w:pPr>
      <w:r>
        <w:t>• 标题“基于深度学习的方法”段后应为19.8pt，实际为8.5pt</w:t>
      </w:r>
    </w:p>
  </w:comment>
  <w:comment w:id="19" w:author="论文检测系统" w:initials="PDS" w:date="2026-04-19T17:45:06Z">
    <w:p>
      <w:pPr>
        <w:pStyle w:val="CommentText"/>
      </w:pPr>
      <w:r>
        <w:rPr>
          <w:rStyle w:val="CommentReference"/>
        </w:rPr>
        <w:annotationRef/>
      </w:r>
      <w:r>
        <w:t>[Content-format_序列标注任务]</w:t>
      </w:r>
    </w:p>
    <w:p>
      <w:pPr>
        <w:pStyle w:val="CommentText"/>
      </w:pPr>
      <w:r>
        <w:t>• 标题“序列标注任务”段前应为19.8pt，实际为8.5pt</w:t>
      </w:r>
    </w:p>
    <w:p>
      <w:pPr>
        <w:pStyle w:val="CommentText"/>
      </w:pPr>
      <w:r>
        <w:t>• 标题“序列标注任务”段后应为19.8pt，实际为8.5pt</w:t>
      </w:r>
    </w:p>
  </w:comment>
  <w:comment w:id="20" w:author="论文检测系统" w:initials="PDS" w:date="2026-04-19T17:45:06Z">
    <w:p>
      <w:pPr>
        <w:pStyle w:val="CommentText"/>
      </w:pPr>
      <w:r>
        <w:rPr>
          <w:rStyle w:val="CommentReference"/>
        </w:rPr>
        <w:annotationRef/>
      </w:r>
      <w:r>
        <w:t>[Content-format_Self_Attention机制]</w:t>
      </w:r>
    </w:p>
    <w:p>
      <w:pPr>
        <w:pStyle w:val="CommentText"/>
      </w:pPr>
      <w:r>
        <w:t>• 标题“Self-Attention机制”段前应为19.8pt，实际为8.5pt</w:t>
      </w:r>
    </w:p>
    <w:p>
      <w:pPr>
        <w:pStyle w:val="CommentText"/>
      </w:pPr>
      <w:r>
        <w:t>• 标题“Self-Attention机制”段后应为19.8pt，实际为8.5pt</w:t>
      </w:r>
    </w:p>
  </w:comment>
  <w:comment w:id="21" w:author="论文检测系统" w:initials="PDS" w:date="2026-04-19T17:45:06Z">
    <w:p>
      <w:pPr>
        <w:pStyle w:val="CommentText"/>
      </w:pPr>
      <w:r>
        <w:rPr>
          <w:rStyle w:val="CommentReference"/>
        </w:rPr>
        <w:annotationRef/>
      </w:r>
      <w:r>
        <w:t>[Content-format_静态词嵌入]</w:t>
      </w:r>
    </w:p>
    <w:p>
      <w:pPr>
        <w:pStyle w:val="CommentText"/>
      </w:pPr>
      <w:r>
        <w:t>• 标题“静态词嵌入”段前应为19.8pt，实际为8.5pt</w:t>
      </w:r>
    </w:p>
    <w:p>
      <w:pPr>
        <w:pStyle w:val="CommentText"/>
      </w:pPr>
      <w:r>
        <w:t>• 标题“静态词嵌入”段后应为19.8pt，实际为8.5pt</w:t>
      </w:r>
    </w:p>
  </w:comment>
  <w:comment w:id="22" w:author="论文检测系统" w:initials="PDS" w:date="2026-04-19T17:45:06Z">
    <w:p>
      <w:pPr>
        <w:pStyle w:val="CommentText"/>
      </w:pPr>
      <w:r>
        <w:rPr>
          <w:rStyle w:val="CommentReference"/>
        </w:rPr>
        <w:annotationRef/>
      </w:r>
      <w:r>
        <w:t>[Content-format_动态词嵌入]</w:t>
      </w:r>
    </w:p>
    <w:p>
      <w:pPr>
        <w:pStyle w:val="CommentText"/>
      </w:pPr>
      <w:r>
        <w:t>• 标题“动态词嵌入”段前应为19.8pt，实际为8.5pt</w:t>
      </w:r>
    </w:p>
    <w:p>
      <w:pPr>
        <w:pStyle w:val="CommentText"/>
      </w:pPr>
      <w:r>
        <w:t>• 标题“动态词嵌入”段后应为19.8pt，实际为8.5pt</w:t>
      </w:r>
    </w:p>
  </w:comment>
  <w:comment w:id="23" w:author="论文检测系统" w:initials="PDS" w:date="2026-04-19T17:45:06Z">
    <w:p>
      <w:pPr>
        <w:pStyle w:val="CommentText"/>
      </w:pPr>
      <w:r>
        <w:rPr>
          <w:rStyle w:val="CommentReference"/>
        </w:rPr>
        <w:annotationRef/>
      </w:r>
      <w:r>
        <w:t>[Content-format_编码维度对比]</w:t>
      </w:r>
    </w:p>
    <w:p>
      <w:pPr>
        <w:pStyle w:val="CommentText"/>
      </w:pPr>
      <w:r>
        <w:t>• 标题“编码维度对比”段前应为19.8pt，实际为8.5pt</w:t>
      </w:r>
    </w:p>
    <w:p>
      <w:pPr>
        <w:pStyle w:val="CommentText"/>
      </w:pPr>
      <w:r>
        <w:t>• 标题“编码维度对比”段后应为19.8pt，实际为8.5pt</w:t>
      </w:r>
    </w:p>
  </w:comment>
  <w:comment w:id="24" w:author="论文检测系统" w:initials="PDS" w:date="2026-04-19T17:45:06Z">
    <w:p>
      <w:pPr>
        <w:pStyle w:val="CommentText"/>
      </w:pPr>
      <w:r>
        <w:rPr>
          <w:rStyle w:val="CommentReference"/>
        </w:rPr>
        <w:annotationRef/>
      </w:r>
      <w:r>
        <w:t>[Content-format_任务定义]</w:t>
      </w:r>
    </w:p>
    <w:p>
      <w:pPr>
        <w:pStyle w:val="CommentText"/>
      </w:pPr>
      <w:r>
        <w:t>• 标题“任务定义”段前应为19.8pt，实际为8.5pt</w:t>
      </w:r>
    </w:p>
    <w:p>
      <w:pPr>
        <w:pStyle w:val="CommentText"/>
      </w:pPr>
      <w:r>
        <w:t>• 标题“任务定义”段后应为19.8pt，实际为8.5pt</w:t>
      </w:r>
    </w:p>
  </w:comment>
  <w:comment w:id="25" w:author="论文检测系统" w:initials="PDS" w:date="2026-04-19T17:45:06Z">
    <w:p>
      <w:pPr>
        <w:pStyle w:val="CommentText"/>
      </w:pPr>
      <w:r>
        <w:rPr>
          <w:rStyle w:val="CommentReference"/>
        </w:rPr>
        <w:annotationRef/>
      </w:r>
      <w:r>
        <w:t>[Content-format_基础模型架构]</w:t>
      </w:r>
    </w:p>
    <w:p>
      <w:pPr>
        <w:pStyle w:val="CommentText"/>
      </w:pPr>
      <w:r>
        <w:t>• 标题“基础模型架构”段前应为19.8pt，实际为8.5pt</w:t>
      </w:r>
    </w:p>
    <w:p>
      <w:pPr>
        <w:pStyle w:val="CommentText"/>
      </w:pPr>
      <w:r>
        <w:t>• 标题“基础模型架构”段后应为19.8pt，实际为8.5pt</w:t>
      </w:r>
    </w:p>
  </w:comment>
  <w:comment w:id="26" w:author="论文检测系统" w:initials="PDS" w:date="2026-04-19T17:45:06Z">
    <w:p>
      <w:pPr>
        <w:pStyle w:val="CommentText"/>
      </w:pPr>
      <w:r>
        <w:rPr>
          <w:rStyle w:val="CommentReference"/>
        </w:rPr>
        <w:annotationRef/>
      </w:r>
      <w:r>
        <w:t>[Content-format_整体架构]</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comment>
  <w:comment w:id="27" w:author="论文检测系统" w:initials="PDS" w:date="2026-04-19T17:45:07Z">
    <w:p>
      <w:pPr>
        <w:pStyle w:val="CommentText"/>
      </w:pPr>
      <w:r>
        <w:rPr>
          <w:rStyle w:val="CommentReference"/>
        </w:rPr>
        <w:annotationRef/>
      </w:r>
      <w:r>
        <w:t>[Content-format_输入层]</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comment>
  <w:comment w:id="28" w:author="论文检测系统" w:initials="PDS" w:date="2026-04-19T17:45:07Z">
    <w:p>
      <w:pPr>
        <w:pStyle w:val="CommentText"/>
      </w:pPr>
      <w:r>
        <w:rPr>
          <w:rStyle w:val="CommentReference"/>
        </w:rPr>
        <w:annotationRef/>
      </w:r>
      <w:r>
        <w:t>[Content-format_编码层]</w:t>
      </w:r>
    </w:p>
    <w:p>
      <w:pPr>
        <w:pStyle w:val="CommentText"/>
      </w:pPr>
      <w:r>
        <w:t>• 标题“编码层”段前应为19.8pt，实际为8.5pt</w:t>
      </w:r>
    </w:p>
    <w:p>
      <w:pPr>
        <w:pStyle w:val="CommentText"/>
      </w:pPr>
      <w:r>
        <w:t>• 标题“编码层”段后应为19.8pt，实际为8.5pt</w:t>
      </w:r>
    </w:p>
    <w:p>
      <w:pPr>
        <w:pStyle w:val="CommentText"/>
      </w:pPr>
      <w:r>
        <w:t>• 标题“编码层”段前应为19.8pt，实际为8.5pt</w:t>
      </w:r>
    </w:p>
    <w:p>
      <w:pPr>
        <w:pStyle w:val="CommentText"/>
      </w:pPr>
      <w:r>
        <w:t>• 标题“编码层”段后应为19.8pt，实际为8.5pt</w:t>
      </w:r>
    </w:p>
  </w:comment>
  <w:comment w:id="29" w:author="论文检测系统" w:initials="PDS" w:date="2026-04-19T17:45:07Z">
    <w:p>
      <w:pPr>
        <w:pStyle w:val="CommentText"/>
      </w:pPr>
      <w:r>
        <w:rPr>
          <w:rStyle w:val="CommentReference"/>
        </w:rPr>
        <w:annotationRef/>
      </w:r>
      <w:r>
        <w:t>[Content-format_解码层]</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comment>
  <w:comment w:id="30" w:author="论文检测系统" w:initials="PDS" w:date="2026-04-19T17:45:07Z">
    <w:p>
      <w:pPr>
        <w:pStyle w:val="CommentText"/>
      </w:pPr>
      <w:r>
        <w:rPr>
          <w:rStyle w:val="CommentReference"/>
        </w:rPr>
        <w:annotationRef/>
      </w:r>
      <w:r>
        <w:t>[Content-format_实验环境与参数配置]</w:t>
      </w:r>
    </w:p>
    <w:p>
      <w:pPr>
        <w:pStyle w:val="CommentText"/>
      </w:pPr>
      <w:r>
        <w:t>• 标题“实验环境与参数配置”段前应为19.8pt，实际为8.5pt</w:t>
      </w:r>
    </w:p>
    <w:p>
      <w:pPr>
        <w:pStyle w:val="CommentText"/>
      </w:pPr>
      <w:r>
        <w:t>• 标题“实验环境与参数配置”段后应为19.8pt，实际为8.5pt</w:t>
      </w:r>
    </w:p>
    <w:p>
      <w:pPr>
        <w:pStyle w:val="CommentText"/>
      </w:pPr>
      <w:r>
        <w:t>• 标题“实验环境与参数配置”段前应为19.8pt，实际为8.5pt</w:t>
      </w:r>
    </w:p>
    <w:p>
      <w:pPr>
        <w:pStyle w:val="CommentText"/>
      </w:pPr>
      <w:r>
        <w:t>• 标题“实验环境与参数配置”段后应为19.8pt，实际为8.5pt</w:t>
      </w:r>
    </w:p>
  </w:comment>
  <w:comment w:id="31" w:author="论文检测系统" w:initials="PDS" w:date="2026-04-19T17:45:07Z">
    <w:p>
      <w:pPr>
        <w:pStyle w:val="CommentText"/>
      </w:pPr>
      <w:r>
        <w:rPr>
          <w:rStyle w:val="CommentReference"/>
        </w:rPr>
        <w:annotationRef/>
      </w:r>
      <w:r>
        <w:t>[Content-format_数据集]</w:t>
      </w:r>
    </w:p>
    <w:p>
      <w:pPr>
        <w:pStyle w:val="CommentText"/>
      </w:pPr>
      <w:r>
        <w:t>• 标题“数据集”段前应为19.8pt，实际为8.5pt</w:t>
      </w:r>
    </w:p>
    <w:p>
      <w:pPr>
        <w:pStyle w:val="CommentText"/>
      </w:pPr>
      <w:r>
        <w:t>• 标题“数据集”段后应为19.8pt，实际为8.5pt</w:t>
      </w:r>
    </w:p>
    <w:p>
      <w:pPr>
        <w:pStyle w:val="CommentText"/>
      </w:pPr>
      <w:r>
        <w:t>• 标题“数据集”段前应为19.8pt，实际为8.5pt</w:t>
      </w:r>
    </w:p>
    <w:p>
      <w:pPr>
        <w:pStyle w:val="CommentText"/>
      </w:pPr>
      <w:r>
        <w:t>• 标题“数据集”段后应为19.8pt，实际为8.5pt</w:t>
      </w:r>
    </w:p>
  </w:comment>
  <w:comment w:id="32" w:author="论文检测系统" w:initials="PDS" w:date="2026-04-19T17:45:07Z">
    <w:p>
      <w:pPr>
        <w:pStyle w:val="CommentText"/>
      </w:pPr>
      <w:r>
        <w:rPr>
          <w:rStyle w:val="CommentReference"/>
        </w:rPr>
        <w:annotationRef/>
      </w:r>
      <w:r>
        <w:t>[Content-format_评估指标]</w:t>
      </w:r>
    </w:p>
    <w:p>
      <w:pPr>
        <w:pStyle w:val="CommentText"/>
      </w:pPr>
      <w:r>
        <w:t>• 标题“评估指标”段前应为19.8pt，实际为8.5pt</w:t>
      </w:r>
    </w:p>
    <w:p>
      <w:pPr>
        <w:pStyle w:val="CommentText"/>
      </w:pPr>
      <w:r>
        <w:t>• 标题“评估指标”段后应为19.8pt，实际为8.5pt</w:t>
      </w:r>
    </w:p>
    <w:p>
      <w:pPr>
        <w:pStyle w:val="CommentText"/>
      </w:pPr>
      <w:r>
        <w:t>• 标题“评估指标”段前应为19.8pt，实际为8.5pt</w:t>
      </w:r>
    </w:p>
    <w:p>
      <w:pPr>
        <w:pStyle w:val="CommentText"/>
      </w:pPr>
      <w:r>
        <w:t>• 标题“评估指标”段后应为19.8pt，实际为8.5pt</w:t>
      </w:r>
    </w:p>
  </w:comment>
  <w:comment w:id="33" w:author="论文检测系统" w:initials="PDS" w:date="2026-04-19T17:45:07Z">
    <w:p>
      <w:pPr>
        <w:pStyle w:val="CommentText"/>
      </w:pPr>
      <w:r>
        <w:rPr>
          <w:rStyle w:val="CommentReference"/>
        </w:rPr>
        <w:annotationRef/>
      </w:r>
      <w:r>
        <w:t>[Content-format_实验结果与分析]</w:t>
      </w:r>
    </w:p>
    <w:p>
      <w:pPr>
        <w:pStyle w:val="CommentText"/>
      </w:pPr>
      <w:r>
        <w:t>• 标题“实验结果与分析”段前应为19.8pt，实际为8.5pt</w:t>
      </w:r>
    </w:p>
    <w:p>
      <w:pPr>
        <w:pStyle w:val="CommentText"/>
      </w:pPr>
      <w:r>
        <w:t>• 标题“实验结果与分析”段后应为19.8pt，实际为8.5pt</w:t>
      </w:r>
    </w:p>
    <w:p>
      <w:pPr>
        <w:pStyle w:val="CommentText"/>
      </w:pPr>
      <w:r>
        <w:t>• 标题“实验结果与分析”段前应为19.8pt，实际为8.5pt</w:t>
      </w:r>
    </w:p>
    <w:p>
      <w:pPr>
        <w:pStyle w:val="CommentText"/>
      </w:pPr>
      <w:r>
        <w:t>• 标题“实验结果与分析”段后应为19.8pt，实际为8.5pt</w:t>
      </w:r>
    </w:p>
  </w:comment>
  <w:comment w:id="34" w:author="论文检测系统" w:initials="PDS" w:date="2026-04-19T17:45:07Z">
    <w:p>
      <w:pPr>
        <w:pStyle w:val="CommentText"/>
      </w:pPr>
      <w:r>
        <w:rPr>
          <w:rStyle w:val="CommentReference"/>
        </w:rPr>
        <w:annotationRef/>
      </w:r>
      <w:r>
        <w:t>[Content-format_整体框架]</w:t>
      </w:r>
    </w:p>
    <w:p>
      <w:pPr>
        <w:pStyle w:val="CommentText"/>
      </w:pPr>
      <w:r>
        <w:t>• 标题“整体框架”段前应为19.8pt，实际为8.5pt</w:t>
      </w:r>
    </w:p>
    <w:p>
      <w:pPr>
        <w:pStyle w:val="CommentText"/>
      </w:pPr>
      <w:r>
        <w:t>• 标题“整体框架”段后应为19.8pt，实际为8.5pt</w:t>
      </w:r>
    </w:p>
  </w:comment>
  <w:comment w:id="35" w:author="论文检测系统" w:initials="PDS" w:date="2026-04-19T17:45:07Z">
    <w:p>
      <w:pPr>
        <w:pStyle w:val="CommentText"/>
      </w:pPr>
      <w:r>
        <w:rPr>
          <w:rStyle w:val="CommentReference"/>
        </w:rPr>
        <w:annotationRef/>
      </w:r>
      <w:r>
        <w:t>[Content-format_大语言模型二段式数据增强]</w:t>
      </w:r>
    </w:p>
    <w:p>
      <w:pPr>
        <w:pStyle w:val="CommentText"/>
      </w:pPr>
      <w:r>
        <w:t>• 标题“大语言模型二段式数据增强”段前应为19.8pt，实际为8.5pt</w:t>
      </w:r>
    </w:p>
    <w:p>
      <w:pPr>
        <w:pStyle w:val="CommentText"/>
      </w:pPr>
      <w:r>
        <w:t>• 标题“大语言模型二段式数据增强”段后应为19.8pt，实际为8.5pt</w:t>
      </w:r>
    </w:p>
  </w:comment>
  <w:comment w:id="36" w:author="论文检测系统" w:initials="PDS" w:date="2026-04-19T17:45:07Z">
    <w:p>
      <w:pPr>
        <w:pStyle w:val="CommentText"/>
      </w:pPr>
      <w:r>
        <w:rPr>
          <w:rStyle w:val="CommentReference"/>
        </w:rPr>
        <w:annotationRef/>
      </w:r>
      <w:r>
        <w:t>[Content-format_动态适配性样本筛选]</w:t>
      </w:r>
    </w:p>
    <w:p>
      <w:pPr>
        <w:pStyle w:val="CommentText"/>
      </w:pPr>
      <w:r>
        <w:t>• 标题“动态适配性样本筛选”段前应为19.8pt，实际为8.5pt</w:t>
      </w:r>
    </w:p>
    <w:p>
      <w:pPr>
        <w:pStyle w:val="CommentText"/>
      </w:pPr>
      <w:r>
        <w:t>• 标题“动态适配性样本筛选”段后应为19.8pt，实际为8.5pt</w:t>
      </w:r>
    </w:p>
  </w:comment>
  <w:comment w:id="37" w:author="论文检测系统" w:initials="PDS" w:date="2026-04-19T17:45:07Z">
    <w:p>
      <w:pPr>
        <w:pStyle w:val="CommentText"/>
      </w:pPr>
      <w:r>
        <w:rPr>
          <w:rStyle w:val="CommentReference"/>
        </w:rPr>
        <w:annotationRef/>
      </w:r>
      <w:r>
        <w:t>[Content-format_模型微调]</w:t>
      </w:r>
    </w:p>
    <w:p>
      <w:pPr>
        <w:pStyle w:val="CommentText"/>
      </w:pPr>
      <w:r>
        <w:t>• 标题“模型微调”段前应为19.8pt，实际为8.5pt</w:t>
      </w:r>
    </w:p>
    <w:p>
      <w:pPr>
        <w:pStyle w:val="CommentText"/>
      </w:pPr>
      <w:r>
        <w:t>• 标题“模型微调”段后应为19.8pt，实际为8.5pt</w:t>
      </w:r>
    </w:p>
  </w:comment>
  <w:comment w:id="38" w:author="论文检测系统" w:initials="PDS" w:date="2026-04-19T17:45:07Z">
    <w:p>
      <w:pPr>
        <w:pStyle w:val="CommentText"/>
      </w:pPr>
      <w:r>
        <w:rPr>
          <w:rStyle w:val="CommentReference"/>
        </w:rPr>
        <w:annotationRef/>
      </w:r>
      <w:r>
        <w:t>[Content-format_设计目标]</w:t>
      </w:r>
    </w:p>
    <w:p>
      <w:pPr>
        <w:pStyle w:val="CommentText"/>
      </w:pPr>
      <w:r>
        <w:t>• 标题“设计目标”段前应为19.8pt，实际为8.5pt</w:t>
      </w:r>
    </w:p>
    <w:p>
      <w:pPr>
        <w:pStyle w:val="CommentText"/>
      </w:pPr>
      <w:r>
        <w:t>• 标题“设计目标”段后应为19.8pt，实际为8.5pt</w:t>
      </w:r>
    </w:p>
  </w:comment>
  <w:comment w:id="39" w:author="论文检测系统" w:initials="PDS" w:date="2026-04-19T17:45:07Z">
    <w:p>
      <w:pPr>
        <w:pStyle w:val="CommentText"/>
      </w:pPr>
      <w:r>
        <w:rPr>
          <w:rStyle w:val="CommentReference"/>
        </w:rPr>
        <w:annotationRef/>
      </w:r>
      <w:r>
        <w:t>[Content-format_总体架构]</w:t>
      </w:r>
    </w:p>
    <w:p>
      <w:pPr>
        <w:pStyle w:val="CommentText"/>
      </w:pPr>
      <w:r>
        <w:t>• 标题“总体架构”段前应为19.8pt，实际为8.5pt</w:t>
      </w:r>
    </w:p>
    <w:p>
      <w:pPr>
        <w:pStyle w:val="CommentText"/>
      </w:pPr>
      <w:r>
        <w:t>• 标题“总体架构”段后应为19.8pt，实际为8.5pt</w:t>
      </w:r>
    </w:p>
  </w:comment>
  <w:comment w:id="40" w:author="论文检测系统" w:initials="PDS" w:date="2026-04-19T17:45:07Z">
    <w:p>
      <w:pPr>
        <w:pStyle w:val="CommentText"/>
      </w:pPr>
      <w:r>
        <w:rPr>
          <w:rStyle w:val="CommentReference"/>
        </w:rPr>
        <w:annotationRef/>
      </w:r>
      <w:r>
        <w:t>[Content-format_优化样本标注规则模块]</w:t>
      </w:r>
    </w:p>
    <w:p>
      <w:pPr>
        <w:pStyle w:val="CommentText"/>
      </w:pPr>
      <w:r>
        <w:t>• 标题“优化样本标注规则模块”段前应为19.8pt，实际为8.5pt</w:t>
      </w:r>
    </w:p>
    <w:p>
      <w:pPr>
        <w:pStyle w:val="CommentText"/>
      </w:pPr>
      <w:r>
        <w:t>• 标题“优化样本标注规则模块”段后应为19.8pt，实际为8.5pt</w:t>
      </w:r>
    </w:p>
  </w:comment>
  <w:comment w:id="41" w:author="论文检测系统" w:initials="PDS" w:date="2026-04-19T17:45:07Z">
    <w:p>
      <w:pPr>
        <w:pStyle w:val="CommentText"/>
      </w:pPr>
      <w:r>
        <w:rPr>
          <w:rStyle w:val="CommentReference"/>
        </w:rPr>
        <w:annotationRef/>
      </w:r>
      <w:r>
        <w:t>[Content-format_问题模板展示模块]</w:t>
      </w:r>
    </w:p>
    <w:p>
      <w:pPr>
        <w:pStyle w:val="CommentText"/>
      </w:pPr>
      <w:r>
        <w:t>• 标题“问题模板展示模块”段前应为19.8pt，实际为8.5pt</w:t>
      </w:r>
    </w:p>
    <w:p>
      <w:pPr>
        <w:pStyle w:val="CommentText"/>
      </w:pPr>
      <w:r>
        <w:t>• 标题“问题模板展示模块”段后应为19.8pt，实际为8.5pt</w:t>
      </w:r>
    </w:p>
  </w:comment>
  <w:comment w:id="42" w:author="论文检测系统" w:initials="PDS" w:date="2026-04-19T17:45:07Z">
    <w:p>
      <w:pPr>
        <w:pStyle w:val="CommentText"/>
      </w:pPr>
      <w:r>
        <w:rPr>
          <w:rStyle w:val="CommentReference"/>
        </w:rPr>
        <w:annotationRef/>
      </w:r>
      <w:r>
        <w:t>[Content-format_Bad_Case集成模块]</w:t>
      </w:r>
    </w:p>
    <w:p>
      <w:pPr>
        <w:pStyle w:val="CommentText"/>
      </w:pPr>
      <w:r>
        <w:t>• 标题“Bad-Case集成模块”段前应为19.8pt，实际为8.5pt</w:t>
      </w:r>
    </w:p>
    <w:p>
      <w:pPr>
        <w:pStyle w:val="CommentText"/>
      </w:pPr>
      <w:r>
        <w:t>• 标题“Bad-Case集成模块”段后应为19.8pt，实际为8.5pt</w:t>
      </w:r>
    </w:p>
  </w:comment>
  <w:comment w:id="43" w:author="论文检测系统" w:initials="PDS" w:date="2026-04-19T17:45:07Z">
    <w:p>
      <w:pPr>
        <w:pStyle w:val="CommentText"/>
      </w:pPr>
      <w:r>
        <w:rPr>
          <w:rStyle w:val="CommentReference"/>
        </w:rPr>
        <w:annotationRef/>
      </w:r>
      <w:r>
        <w:t>[Content-format_问题模板交互模块]</w:t>
      </w:r>
    </w:p>
    <w:p>
      <w:pPr>
        <w:pStyle w:val="CommentText"/>
      </w:pPr>
      <w:r>
        <w:t>• 标题“问题模板交互模块”段前应为19.8pt，实际为8.5pt</w:t>
      </w:r>
    </w:p>
    <w:p>
      <w:pPr>
        <w:pStyle w:val="CommentText"/>
      </w:pPr>
      <w:r>
        <w:t>• 标题“问题模板交互模块”段后应为19.8pt，实际为8.5pt</w:t>
      </w:r>
    </w:p>
  </w:comment>
  <w:comment w:id="44" w:author="论文检测系统" w:initials="PDS" w:date="2026-04-19T17:45:07Z">
    <w:p>
      <w:pPr>
        <w:pStyle w:val="CommentText"/>
      </w:pPr>
      <w:r>
        <w:rPr>
          <w:rStyle w:val="CommentReference"/>
        </w:rPr>
        <w:annotationRef/>
      </w:r>
      <w:r>
        <w:t>[Content-format_测试样本展示模块]</w:t>
      </w:r>
    </w:p>
    <w:p>
      <w:pPr>
        <w:pStyle w:val="CommentText"/>
      </w:pPr>
      <w:r>
        <w:t>• 标题“测试样本展示模块”段前应为19.8pt，实际为8.5pt</w:t>
      </w:r>
    </w:p>
    <w:p>
      <w:pPr>
        <w:pStyle w:val="CommentText"/>
      </w:pPr>
      <w:r>
        <w:t>• 标题“测试样本展示模块”段后应为19.8pt，实际为8.5pt</w:t>
      </w:r>
    </w:p>
  </w:comment>
  <w:comment w:id="45" w:author="论文检测系统" w:initials="PDS" w:date="2026-04-19T17:45:07Z">
    <w:p>
      <w:pPr>
        <w:pStyle w:val="CommentText"/>
      </w:pPr>
      <w:r>
        <w:rPr>
          <w:rStyle w:val="CommentReference"/>
        </w:rPr>
        <w:annotationRef/>
      </w:r>
      <w:r>
        <w:t>[Content-format_测试样本集成模块]</w:t>
      </w:r>
    </w:p>
    <w:p>
      <w:pPr>
        <w:pStyle w:val="CommentText"/>
      </w:pPr>
      <w:r>
        <w:t>• 标题“测试样本集成模块”段前应为19.8pt，实际为8.5pt</w:t>
      </w:r>
    </w:p>
    <w:p>
      <w:pPr>
        <w:pStyle w:val="CommentText"/>
      </w:pPr>
      <w:r>
        <w:t>• 标题“测试样本集成模块”段后应为19.8pt，实际为8.5pt</w:t>
      </w:r>
    </w:p>
  </w:comment>
  <w:comment w:id="46" w:author="论文检测系统" w:initials="PDS" w:date="2026-04-19T17:45:07Z">
    <w:p>
      <w:pPr>
        <w:pStyle w:val="CommentText"/>
      </w:pPr>
      <w:r>
        <w:rPr>
          <w:rStyle w:val="CommentReference"/>
        </w:rPr>
        <w:annotationRef/>
      </w:r>
      <w:r>
        <w:t>[Content-format_测试样本交互操作]</w:t>
      </w:r>
    </w:p>
    <w:p>
      <w:pPr>
        <w:pStyle w:val="CommentText"/>
      </w:pPr>
      <w:r>
        <w:t>• 标题“测试样本交互操作”段前应为19.8pt，实际为8.5pt</w:t>
      </w:r>
    </w:p>
    <w:p>
      <w:pPr>
        <w:pStyle w:val="CommentText"/>
      </w:pPr>
      <w:r>
        <w:t>• 标题“测试样本交互操作”段后应为19.8pt，实际为8.5pt</w:t>
      </w:r>
    </w:p>
  </w:comment>
  <w:comment w:id="47" w:author="论文检测系统" w:initials="PDS" w:date="2026-04-19T17:45:07Z">
    <w:p>
      <w:pPr>
        <w:pStyle w:val="CommentText"/>
      </w:pPr>
      <w:r>
        <w:rPr>
          <w:rStyle w:val="CommentReference"/>
        </w:rPr>
        <w:annotationRef/>
      </w:r>
      <w:r>
        <w:t>[Content-format_模型训练]</w:t>
      </w:r>
    </w:p>
    <w:p>
      <w:pPr>
        <w:pStyle w:val="CommentText"/>
      </w:pPr>
      <w:r>
        <w:t>• 标题“模型训练”段前应为19.8pt，实际为8.5pt</w:t>
      </w:r>
    </w:p>
    <w:p>
      <w:pPr>
        <w:pStyle w:val="CommentText"/>
      </w:pPr>
      <w:r>
        <w:t>• 标题“模型训练”段后应为19.8pt，实际为8.5pt</w:t>
      </w:r>
    </w:p>
  </w:comment>
  <w:comment w:id="48" w:author="论文检测系统" w:initials="PDS" w:date="2026-04-19T17:45:07Z">
    <w:p>
      <w:pPr>
        <w:pStyle w:val="CommentText"/>
      </w:pPr>
      <w:r>
        <w:rPr>
          <w:rStyle w:val="CommentReference"/>
        </w:rPr>
        <w:annotationRef/>
      </w:r>
      <w:r>
        <w:t>[Content-format_模型版本管理]</w:t>
      </w:r>
    </w:p>
    <w:p>
      <w:pPr>
        <w:pStyle w:val="CommentText"/>
      </w:pPr>
      <w:r>
        <w:t>• 标题“模型版本管理”段前应为19.8pt，实际为8.5pt</w:t>
      </w:r>
    </w:p>
    <w:p>
      <w:pPr>
        <w:pStyle w:val="CommentText"/>
      </w:pPr>
      <w:r>
        <w:t>• 标题“模型版本管理”段后应为19.8pt，实际为8.5pt</w:t>
      </w:r>
    </w:p>
  </w:comment>
  <w:comment w:id="49" w:author="论文检测系统" w:initials="PDS" w:date="2026-04-19T17:45:07Z">
    <w:p>
      <w:pPr>
        <w:pStyle w:val="CommentText"/>
      </w:pPr>
      <w:r>
        <w:rPr>
          <w:rStyle w:val="CommentReference"/>
        </w:rPr>
        <w:annotationRef/>
      </w:r>
      <w:r>
        <w:t>[Figure-figure6_picture]</w:t>
      </w:r>
    </w:p>
    <w:p>
      <w:pPr>
        <w:pStyle w:val="CommentText"/>
      </w:pPr>
      <w:r>
        <w:t>• 图片应居中对齐（当前：两端对齐）</w:t>
      </w:r>
    </w:p>
  </w:comment>
  <w:comment w:id="50" w:author="论文检测系统" w:initials="PDS" w:date="2026-04-19T17:45:07Z">
    <w:p>
      <w:pPr>
        <w:pStyle w:val="CommentText"/>
      </w:pPr>
      <w:r>
        <w:rPr>
          <w:rStyle w:val="CommentReference"/>
        </w:rPr>
        <w:annotationRef/>
      </w:r>
      <w:r>
        <w:t>[Figure-figure7_picture]</w:t>
      </w:r>
    </w:p>
    <w:p>
      <w:pPr>
        <w:pStyle w:val="CommentText"/>
      </w:pPr>
      <w:r>
        <w:t>• 图片应居中对齐（当前：两端对齐）</w:t>
      </w:r>
    </w:p>
  </w:comment>
  <w:comment w:id="51" w:author="论文检测系统" w:initials="PDS" w:date="2026-04-19T17:45:07Z">
    <w:p>
      <w:pPr>
        <w:pStyle w:val="CommentText"/>
      </w:pPr>
      <w:r>
        <w:rPr>
          <w:rStyle w:val="CommentReference"/>
        </w:rPr>
        <w:annotationRef/>
      </w:r>
      <w:r>
        <w:t>[Table-table4_style]</w:t>
      </w:r>
    </w:p>
    <w:p>
      <w:pPr>
        <w:pStyle w:val="CommentText"/>
      </w:pPr>
      <w:r>
        <w:t>• 顶线宽度应为1.5磅，实际为0.5磅</w:t>
      </w:r>
    </w:p>
  </w:comment>
  <w:comment w:id="52" w:author="论文检测系统" w:initials="PDS" w:date="2026-04-19T17:45:07Z">
    <w:p>
      <w:pPr>
        <w:pStyle w:val="CommentText"/>
      </w:pPr>
      <w:r>
        <w:rPr>
          <w:rStyle w:val="CommentReference"/>
        </w:rPr>
        <w:annotationRef/>
      </w:r>
      <w:r>
        <w:t>[Table-table5_style]</w:t>
      </w:r>
    </w:p>
    <w:p>
      <w:pPr>
        <w:pStyle w:val="CommentText"/>
      </w:pPr>
      <w:r>
        <w:t>• 顶线宽度应为1.5磅，实际为0.5磅</w:t>
      </w:r>
    </w:p>
    <w:p>
      <w:pPr>
        <w:pStyle w:val="CommentText"/>
      </w:pPr>
      <w:r>
        <w:t>• 底线宽度应为1.5磅，实际为0.5磅</w:t>
      </w:r>
    </w:p>
  </w:comment>
  <w:comment w:id="53" w:author="论文检测系统" w:initials="PDS" w:date="2026-04-19T17:45:08Z">
    <w:p>
      <w:pPr>
        <w:pStyle w:val="CommentText"/>
      </w:pPr>
      <w:r>
        <w:rPr>
          <w:rStyle w:val="CommentReference"/>
        </w:rPr>
        <w:annotationRef/>
      </w:r>
      <w:r>
        <w:t>[TOC-structure]</w:t>
      </w:r>
    </w:p>
    <w:p>
      <w:pPr>
        <w:pStyle w:val="CommentText"/>
      </w:pPr>
      <w:r>
        <w:t>• 目录标题与条目之间应空两行，实际为空1行</w:t>
      </w:r>
    </w:p>
  </w:comment>
  <w:comment w:id="54" w:author="论文检测系统" w:initials="PDS" w:date="2026-04-19T17:45:08Z">
    <w:p>
      <w:pPr>
        <w:pStyle w:val="CommentText"/>
      </w:pPr>
      <w:r>
        <w:rPr>
          <w:rStyle w:val="CommentReference"/>
        </w:rPr>
        <w:annotationRef/>
      </w:r>
      <w:r>
        <w:t>[TOC-format_目录]</w:t>
      </w:r>
    </w:p>
    <w:p>
      <w:pPr>
        <w:pStyle w:val="CommentText"/>
      </w:pPr>
      <w:r>
        <w:t>• 字体应为不加粗，实际为加粗</w:t>
      </w:r>
    </w:p>
    <w:p>
      <w:pPr>
        <w:pStyle w:val="CommentText"/>
      </w:pPr>
      <w:r>
        <w:t>• 行间距应为单倍行距（1.0倍），实际为1.5倍行距（1.5倍）</w:t>
      </w:r>
    </w:p>
  </w:comment>
  <w:comment w:id="55" w:author="论文检测系统" w:initials="PDS" w:date="2026-04-19T17:45:08Z">
    <w:p>
      <w:pPr>
        <w:pStyle w:val="CommentText"/>
      </w:pPr>
      <w:r>
        <w:rPr>
          <w:rStyle w:val="CommentReference"/>
        </w:rPr>
        <w:annotationRef/>
      </w:r>
      <w:r>
        <w:t>[TOC-format_图录]</w:t>
      </w:r>
    </w:p>
    <w:p>
      <w:pPr>
        <w:pStyle w:val="CommentText"/>
      </w:pPr>
      <w:r>
        <w:t>• 字体应为不加粗，实际为加粗</w:t>
      </w:r>
    </w:p>
    <w:p>
      <w:pPr>
        <w:pStyle w:val="CommentText"/>
      </w:pPr>
      <w:r>
        <w:t>• 行间距应为单倍行距（1.0倍），实际为1.5倍行距（1.5倍）</w:t>
      </w:r>
    </w:p>
  </w:comment>
  <w:comment w:id="56" w:author="论文检测系统" w:initials="PDS" w:date="2026-04-19T17:45:08Z">
    <w:p>
      <w:pPr>
        <w:pStyle w:val="CommentText"/>
      </w:pPr>
      <w:r>
        <w:rPr>
          <w:rStyle w:val="CommentReference"/>
        </w:rPr>
        <w:annotationRef/>
      </w:r>
      <w:r>
        <w:t>[TOC-format_表录]</w:t>
      </w:r>
    </w:p>
    <w:p>
      <w:pPr>
        <w:pStyle w:val="CommentText"/>
      </w:pPr>
      <w:r>
        <w:t>• 字体应为不加粗，实际为加粗</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8AEC" w14:textId="77777777" w:rsidR="00BE7199" w:rsidRDefault="00BE7199" w:rsidP="0011097D">
      <w:pPr>
        <w:ind w:firstLine="480"/>
      </w:pPr>
      <w:r>
        <w:separator/>
      </w:r>
    </w:p>
  </w:endnote>
  <w:endnote w:type="continuationSeparator" w:id="0">
    <w:p w14:paraId="1B8BE14A" w14:textId="77777777" w:rsidR="00BE7199" w:rsidRDefault="00BE7199" w:rsidP="0011097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O">
    <w:altName w:val="Cambria"/>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6D71" w14:textId="77777777" w:rsidR="00212359" w:rsidRDefault="0021235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4D1A" w14:textId="77777777" w:rsidR="00212359" w:rsidRDefault="0021235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BD69" w14:textId="77777777" w:rsidR="00212359" w:rsidRDefault="0021235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D673" w14:textId="77777777" w:rsidR="00212359" w:rsidRDefault="00212359" w:rsidP="00560DEB">
    <w:pPr>
      <w:pStyle w:val="a5"/>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1BC8" w14:textId="77777777" w:rsidR="00212359" w:rsidRDefault="00212359">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29767774"/>
      <w:docPartObj>
        <w:docPartGallery w:val="Page Numbers (Bottom of Page)"/>
        <w:docPartUnique/>
      </w:docPartObj>
    </w:sdtPr>
    <w:sdtContent>
      <w:p w14:paraId="52816110" w14:textId="035A3C97"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76</w:t>
        </w:r>
        <w:r>
          <w:rPr>
            <w:rStyle w:val="afc"/>
          </w:rPr>
          <w:fldChar w:fldCharType="end"/>
        </w:r>
      </w:p>
    </w:sdtContent>
  </w:sdt>
  <w:p w14:paraId="2C975CB0" w14:textId="77777777" w:rsidR="00212359" w:rsidRDefault="00212359">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81234618"/>
      <w:docPartObj>
        <w:docPartGallery w:val="Page Numbers (Bottom of Page)"/>
        <w:docPartUnique/>
      </w:docPartObj>
    </w:sdtPr>
    <w:sdtContent>
      <w:p w14:paraId="222CC385" w14:textId="77777777" w:rsidR="0065559D" w:rsidRDefault="0065559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II</w:t>
        </w:r>
        <w:r>
          <w:rPr>
            <w:rStyle w:val="afc"/>
          </w:rPr>
          <w:fldChar w:fldCharType="end"/>
        </w:r>
      </w:p>
    </w:sdtContent>
  </w:sdt>
  <w:p w14:paraId="2A559711" w14:textId="77777777" w:rsidR="0065559D" w:rsidRDefault="0065559D" w:rsidP="0079102D">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8617602"/>
      <w:docPartObj>
        <w:docPartGallery w:val="Page Numbers (Bottom of Page)"/>
        <w:docPartUnique/>
      </w:docPartObj>
    </w:sdtPr>
    <w:sdtContent>
      <w:p w14:paraId="77563A97" w14:textId="77777777" w:rsidR="0079102D" w:rsidRDefault="0079102D" w:rsidP="0065559D">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42129F34" w14:textId="776A9658" w:rsidR="0079102D" w:rsidRDefault="0079102D" w:rsidP="0079102D">
    <w:pPr>
      <w:pStyle w:val="a5"/>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593131046"/>
      <w:docPartObj>
        <w:docPartGallery w:val="Page Numbers (Bottom of Page)"/>
        <w:docPartUnique/>
      </w:docPartObj>
    </w:sdtPr>
    <w:sdtContent>
      <w:p w14:paraId="18FFBFF1" w14:textId="77777777" w:rsidR="0079102D" w:rsidRDefault="0079102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26734F14" w14:textId="77777777" w:rsidR="0079102D" w:rsidRDefault="0079102D" w:rsidP="0079102D">
    <w:pPr>
      <w:pStyle w:val="a5"/>
      <w:ind w:firstLine="36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422639241"/>
      <w:docPartObj>
        <w:docPartGallery w:val="Page Numbers (Bottom of Page)"/>
        <w:docPartUnique/>
      </w:docPartObj>
    </w:sdtPr>
    <w:sdtContent>
      <w:p w14:paraId="2B4D671E" w14:textId="7612DC6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80</w:t>
        </w:r>
        <w:r>
          <w:rPr>
            <w:rStyle w:val="afc"/>
          </w:rPr>
          <w:fldChar w:fldCharType="end"/>
        </w:r>
      </w:p>
    </w:sdtContent>
  </w:sdt>
  <w:p w14:paraId="787D48A2" w14:textId="77777777" w:rsidR="00250D39" w:rsidRDefault="00250D39">
    <w:pPr>
      <w:pStyle w:val="a5"/>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374770382"/>
      <w:docPartObj>
        <w:docPartGallery w:val="Page Numbers (Bottom of Page)"/>
        <w:docPartUnique/>
      </w:docPartObj>
    </w:sdtPr>
    <w:sdtContent>
      <w:p w14:paraId="4C9EAFFD" w14:textId="45019B9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81</w:t>
        </w:r>
        <w:r>
          <w:rPr>
            <w:rStyle w:val="afc"/>
          </w:rPr>
          <w:fldChar w:fldCharType="end"/>
        </w:r>
      </w:p>
    </w:sdtContent>
  </w:sdt>
  <w:p w14:paraId="50D73BC3" w14:textId="77777777" w:rsidR="00250D39" w:rsidRDefault="00250D39">
    <w:pPr>
      <w:pStyle w:val="a5"/>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2C8" w14:textId="77777777" w:rsidR="00250D39" w:rsidRDefault="00250D3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CB1F3" w14:textId="77777777" w:rsidR="00BE7199" w:rsidRDefault="00BE7199" w:rsidP="0011097D">
      <w:pPr>
        <w:ind w:firstLine="480"/>
      </w:pPr>
      <w:r>
        <w:separator/>
      </w:r>
    </w:p>
  </w:footnote>
  <w:footnote w:type="continuationSeparator" w:id="0">
    <w:p w14:paraId="512CF75D" w14:textId="77777777" w:rsidR="00BE7199" w:rsidRDefault="00BE7199" w:rsidP="001109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9D6E" w14:textId="77777777" w:rsidR="00212359" w:rsidRDefault="00212359">
    <w:pPr>
      <w:pStyle w:val="a3"/>
      <w:ind w:firstLine="360"/>
    </w:pPr>
    <w:r>
      <w:fldChar w:fldCharType="begin"/>
    </w:r>
    <w:r>
      <w:instrText xml:space="preserve"> STYLEREF  "</w:instrText>
    </w:r>
    <w:r>
      <w:instrText>标题</w:instrText>
    </w:r>
    <w:r>
      <w:instrText xml:space="preserve"> 1"  \* MERGEFORMAT </w:instrText>
    </w:r>
    <w:r>
      <w:fldChar w:fldCharType="separate"/>
    </w:r>
    <w:r>
      <w:rPr>
        <w:rFonts w:hint="eastAsia"/>
        <w:noProof/>
      </w:rPr>
      <w:t>2.</w:t>
    </w:r>
    <w:r>
      <w:rPr>
        <w:rFonts w:hint="eastAsia"/>
        <w:noProof/>
      </w:rPr>
      <w:t>相关理论与技术</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FBD7" w14:textId="77777777" w:rsidR="00212359" w:rsidRDefault="00212359">
    <w:pPr>
      <w:pStyle w:val="a3"/>
      <w:pBdr>
        <w:bottom w:val="none" w:sz="0" w:space="1" w:color="auto"/>
      </w:pBdr>
      <w:tabs>
        <w:tab w:val="left" w:pos="4804"/>
      </w:tabs>
      <w:ind w:firstLine="360"/>
      <w:jc w:val="left"/>
    </w:pP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4425" w14:textId="77777777" w:rsidR="00212359" w:rsidRDefault="00212359">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CF0" w14:textId="13B44F19" w:rsidR="00212359" w:rsidRDefault="00212359" w:rsidP="00590616">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A319" w14:textId="2D3B48FC" w:rsidR="00212359" w:rsidRPr="00C84B05" w:rsidRDefault="00212359" w:rsidP="00590616">
    <w:pPr>
      <w:pStyle w:val="a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3FFE" w14:textId="5C73A173" w:rsidR="00212359" w:rsidRDefault="00212359">
    <w:pPr>
      <w:pStyle w:val="a3"/>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4491" w14:textId="2A4579C6" w:rsidR="00590616" w:rsidRDefault="000153E5" w:rsidP="00E06720">
    <w:pPr>
      <w:pStyle w:val="a3"/>
      <w:pBdr>
        <w:bottom w:val="single" w:sz="12" w:space="1" w:color="auto"/>
      </w:pBdr>
      <w:spacing w:line="240" w:lineRule="auto"/>
      <w:ind w:firstLineChars="0" w:firstLine="0"/>
    </w:pPr>
    <w:r>
      <w:rPr>
        <w:rFonts w:hint="eastAsia"/>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339F" w14:textId="1A6A1A82" w:rsidR="00590616" w:rsidRPr="00C84B05" w:rsidRDefault="000153E5" w:rsidP="00E06720">
    <w:pPr>
      <w:pStyle w:val="a3"/>
      <w:pBdr>
        <w:bottom w:val="single" w:sz="12" w:space="1" w:color="000000" w:themeColor="text1"/>
      </w:pBdr>
      <w:ind w:firstLineChars="0" w:firstLine="0"/>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0D18" w14:textId="622245A8" w:rsidR="00212359" w:rsidRDefault="00212359" w:rsidP="00C84B05">
    <w:pPr>
      <w:pStyle w:val="a3"/>
      <w:pBdr>
        <w:bottom w:val="thinThickSmallGap" w:sz="18" w:space="1" w:color="auto"/>
      </w:pBdr>
      <w:ind w:firstLine="360"/>
    </w:pPr>
    <w:r>
      <w:rPr>
        <w:rFonts w:hint="eastAsia"/>
      </w:rPr>
      <w:t>东华大学硕士论文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A5A1" w14:textId="776F54BC" w:rsidR="00B83AB6" w:rsidRDefault="00B83AB6" w:rsidP="00AE5A39">
    <w:pPr>
      <w:pStyle w:val="a3"/>
      <w:pBdr>
        <w:bottom w:val="single" w:sz="12" w:space="1" w:color="auto"/>
      </w:pBdr>
      <w:spacing w:line="240" w:lineRule="auto"/>
      <w:ind w:firstLineChars="0" w:firstLine="0"/>
    </w:pPr>
    <w:r>
      <w:rPr>
        <w:rFonts w:hint="eastAsia"/>
      </w:rPr>
      <w:t>A</w:t>
    </w:r>
    <w:r w:rsidR="00B57D50">
      <w:rPr>
        <w:rFonts w:hint="eastAsia"/>
      </w:rPr>
      <w:t>BSTRACT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72C0" w14:textId="650E25B3" w:rsidR="00B83AB6" w:rsidRPr="00C84B05" w:rsidRDefault="00906324" w:rsidP="00E06720">
    <w:pPr>
      <w:pStyle w:val="a3"/>
      <w:pBdr>
        <w:bottom w:val="single" w:sz="12" w:space="1" w:color="auto"/>
      </w:pBdr>
      <w:spacing w:line="240" w:lineRule="auto"/>
      <w:ind w:firstLineChars="0" w:firstLine="0"/>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F87D" w14:textId="67F38C1B" w:rsidR="00212359" w:rsidRDefault="000153E5" w:rsidP="00AE5A39">
    <w:pPr>
      <w:pStyle w:val="a3"/>
      <w:pBdr>
        <w:bottom w:val="single" w:sz="12" w:space="1" w:color="auto"/>
      </w:pBdr>
      <w:spacing w:line="240" w:lineRule="auto"/>
      <w:ind w:firstLineChars="0" w:firstLine="0"/>
    </w:pPr>
    <w:r>
      <w:rPr>
        <w:rFonts w:hint="eastAsia"/>
      </w:rPr>
      <w:t>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FF30" w14:textId="445674E3" w:rsidR="00B83AB6" w:rsidRPr="00C84B05" w:rsidRDefault="000153E5" w:rsidP="00AE5A39">
    <w:pPr>
      <w:pStyle w:val="a3"/>
      <w:pBdr>
        <w:bottom w:val="single" w:sz="12" w:space="1" w:color="auto"/>
      </w:pBdr>
      <w:spacing w:line="240" w:lineRule="auto"/>
      <w:ind w:firstLineChars="0" w:firstLine="0"/>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24D6"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E42" w14:textId="3061075B" w:rsidR="000153E5" w:rsidRDefault="000153E5" w:rsidP="00AE5A39">
    <w:pPr>
      <w:pStyle w:val="a3"/>
      <w:pBdr>
        <w:bottom w:val="single" w:sz="12" w:space="1" w:color="auto"/>
      </w:pBdr>
      <w:spacing w:line="240" w:lineRule="auto"/>
      <w:ind w:firstLineChars="0" w:firstLine="0"/>
    </w:pPr>
    <w:r>
      <w:rPr>
        <w:rFonts w:hint="eastAsia"/>
      </w:rPr>
      <w:t>图录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B5CF" w14:textId="325EDBD6" w:rsidR="00164E6F" w:rsidRPr="00C84B05" w:rsidRDefault="000879B1" w:rsidP="00AE5A39">
    <w:pPr>
      <w:pStyle w:val="a3"/>
      <w:pBdr>
        <w:bottom w:val="single" w:sz="12" w:space="1" w:color="auto"/>
      </w:pBdr>
      <w:spacing w:line="240" w:lineRule="auto"/>
      <w:ind w:firstLineChars="0" w:firstLine="0"/>
    </w:pPr>
    <w:r>
      <w:rPr>
        <w:rFonts w:hint="eastAsia"/>
      </w:rPr>
      <w:t>东华大学硕士学位论文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D210" w14:textId="12F8875E" w:rsidR="000879B1" w:rsidRDefault="000879B1" w:rsidP="00AE5A39">
    <w:pPr>
      <w:pStyle w:val="a3"/>
      <w:pBdr>
        <w:bottom w:val="single" w:sz="12" w:space="1" w:color="auto"/>
      </w:pBdr>
      <w:spacing w:line="240" w:lineRule="auto"/>
      <w:ind w:firstLineChars="0" w:firstLine="0"/>
    </w:pPr>
    <w:r>
      <w:rPr>
        <w:rFonts w:hint="eastAsia"/>
      </w:rPr>
      <w:t>表录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1A33" w14:textId="4032D544" w:rsidR="000153E5" w:rsidRPr="00C84B05" w:rsidRDefault="000153E5" w:rsidP="00AE5A39">
    <w:pPr>
      <w:pStyle w:val="a3"/>
      <w:pBdr>
        <w:bottom w:val="single" w:sz="12" w:space="1" w:color="auto"/>
      </w:pBdr>
      <w:spacing w:line="240" w:lineRule="auto"/>
      <w:ind w:firstLineChars="0" w:firstLine="0"/>
    </w:pPr>
    <w:r>
      <w:rPr>
        <w:rFonts w:hint="eastAsia"/>
      </w:rPr>
      <w:t>表录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79A" w14:textId="2424C7BF" w:rsidR="00B83AB6" w:rsidRDefault="0040587C" w:rsidP="00AE5A39">
    <w:pPr>
      <w:pStyle w:val="a3"/>
      <w:pBdr>
        <w:bottom w:val="single" w:sz="12" w:space="1" w:color="auto"/>
      </w:pBdr>
      <w:spacing w:line="240" w:lineRule="auto"/>
      <w:ind w:firstLineChars="0" w:firstLine="0"/>
    </w:pPr>
    <w:r>
      <w:rPr>
        <w:rFonts w:hint="eastAsia"/>
      </w:rPr>
      <w:t>绪论</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072D" w14:textId="390587CE" w:rsidR="00212359" w:rsidRPr="00C84B05" w:rsidRDefault="00B83AB6" w:rsidP="00AE5A39">
    <w:pPr>
      <w:pStyle w:val="a3"/>
      <w:pBdr>
        <w:bottom w:val="single" w:sz="12" w:space="1" w:color="auto"/>
      </w:pBdr>
      <w:spacing w:line="240" w:lineRule="auto"/>
      <w:ind w:firstLineChars="0" w:firstLine="0"/>
    </w:pPr>
    <w:r>
      <w:rPr>
        <w:rFonts w:hint="eastAsia"/>
      </w:rPr>
      <w:t>东华大学硕士</w:t>
    </w:r>
    <w:r w:rsidR="00164E6F">
      <w:rPr>
        <w:rFonts w:hint="eastAsia"/>
      </w:rPr>
      <w:t>学位</w:t>
    </w:r>
    <w:r>
      <w:rPr>
        <w:rFonts w:hint="eastAsia"/>
      </w:rPr>
      <w:t>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25B"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6780" w14:textId="77777777" w:rsidR="0040587C" w:rsidRDefault="0040587C" w:rsidP="00AE5A39">
    <w:pPr>
      <w:pStyle w:val="a3"/>
      <w:pBdr>
        <w:bottom w:val="single" w:sz="12" w:space="1" w:color="auto"/>
      </w:pBdr>
      <w:spacing w:line="240" w:lineRule="auto"/>
      <w:ind w:firstLineChars="0" w:firstLine="0"/>
    </w:pPr>
    <w:r>
      <w:rPr>
        <w:rFonts w:hint="eastAsia"/>
      </w:rPr>
      <w:t>相关理论与技术</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53E2" w14:textId="509D88C7" w:rsidR="00212359" w:rsidRPr="00C84B05" w:rsidRDefault="0040587C" w:rsidP="00AE5A39">
    <w:pPr>
      <w:pStyle w:val="a3"/>
      <w:pBdr>
        <w:bottom w:val="single" w:sz="12" w:space="1" w:color="auto"/>
      </w:pBdr>
      <w:spacing w:line="240" w:lineRule="auto"/>
      <w:ind w:firstLineChars="0" w:firstLine="0"/>
    </w:pPr>
    <w:r>
      <w:rPr>
        <w:rFonts w:hint="eastAsia"/>
      </w:rPr>
      <w:t>东华大学硕士</w:t>
    </w:r>
    <w:r w:rsidR="001957ED">
      <w:rPr>
        <w:rFonts w:hint="eastAsia"/>
      </w:rPr>
      <w:t>学位</w:t>
    </w:r>
    <w:r>
      <w:rPr>
        <w:rFonts w:hint="eastAsia"/>
      </w:rPr>
      <w:t>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EDE" w14:textId="51F0588A" w:rsidR="00212359" w:rsidRDefault="001957ED" w:rsidP="00AE5A39">
    <w:pPr>
      <w:pStyle w:val="a3"/>
      <w:pBdr>
        <w:bottom w:val="single" w:sz="12" w:space="1" w:color="auto"/>
      </w:pBdr>
      <w:spacing w:line="240" w:lineRule="auto"/>
      <w:ind w:firstLineChars="0" w:firstLine="0"/>
    </w:pPr>
    <w:r>
      <w:rPr>
        <w:rFonts w:hint="eastAsia"/>
      </w:rPr>
      <w:t>基于字词融合的</w:t>
    </w:r>
    <w:r>
      <w:rPr>
        <w:rFonts w:hint="eastAsia"/>
      </w:rPr>
      <w:t>NLU</w:t>
    </w:r>
    <w:r>
      <w:rPr>
        <w:rFonts w:hint="eastAsia"/>
      </w:rPr>
      <w:t>模型</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BFC4" w14:textId="6E2702A6" w:rsidR="00543E53" w:rsidRPr="00C84B05" w:rsidRDefault="001957ED" w:rsidP="00543E53">
    <w:pPr>
      <w:pStyle w:val="a3"/>
      <w:pBdr>
        <w:bottom w:val="single" w:sz="12" w:space="1" w:color="auto"/>
      </w:pBdr>
      <w:spacing w:line="240" w:lineRule="auto"/>
      <w:ind w:firstLineChars="0" w:firstLine="0"/>
    </w:pPr>
    <w:r>
      <w:rPr>
        <w:rFonts w:hint="eastAsia"/>
      </w:rPr>
      <w:t>东华大学硕士学位论文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2E3F" w14:textId="49B15B2D" w:rsidR="00212359" w:rsidRPr="00897626" w:rsidRDefault="006F7F83" w:rsidP="00AE5A39">
    <w:pPr>
      <w:pStyle w:val="a3"/>
      <w:pBdr>
        <w:bottom w:val="single" w:sz="12" w:space="1" w:color="auto"/>
      </w:pBdr>
      <w:spacing w:line="240" w:lineRule="auto"/>
      <w:ind w:firstLineChars="0" w:firstLine="0"/>
    </w:pPr>
    <w:r>
      <w:rPr>
        <w:rFonts w:hint="eastAsia"/>
      </w:rPr>
      <w:t>面</w:t>
    </w:r>
    <w:r w:rsidR="0051026C">
      <w:rPr>
        <w:rFonts w:hint="eastAsia"/>
      </w:rPr>
      <w:t>向</w:t>
    </w:r>
    <w:r w:rsidR="00897626">
      <w:rPr>
        <w:rFonts w:hint="eastAsia"/>
      </w:rPr>
      <w:t>未见指标项的</w:t>
    </w:r>
    <w:r w:rsidR="00897626">
      <w:rPr>
        <w:rFonts w:hint="eastAsia"/>
      </w:rPr>
      <w:t>NLU</w:t>
    </w:r>
    <w:r w:rsidR="00897626">
      <w:rPr>
        <w:rFonts w:hint="eastAsia"/>
      </w:rPr>
      <w:t>模型设计与优化</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54EF" w14:textId="38FE50C3" w:rsidR="00212359" w:rsidRPr="00C84B05" w:rsidRDefault="00897626" w:rsidP="00AE5A39">
    <w:pPr>
      <w:pStyle w:val="a3"/>
      <w:pBdr>
        <w:bottom w:val="single" w:sz="12" w:space="1" w:color="auto"/>
      </w:pBdr>
      <w:spacing w:line="240" w:lineRule="auto"/>
      <w:ind w:firstLineChars="0" w:firstLine="0"/>
    </w:pPr>
    <w:r>
      <w:rPr>
        <w:rFonts w:hint="eastAsia"/>
      </w:rPr>
      <w:t>东华大学硕士学位论文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C228" w14:textId="361405CC" w:rsidR="004C5B99" w:rsidRPr="00897626" w:rsidRDefault="001957ED" w:rsidP="00AE5A39">
    <w:pPr>
      <w:pStyle w:val="a3"/>
      <w:pBdr>
        <w:bottom w:val="single" w:sz="12" w:space="1" w:color="auto"/>
      </w:pBdr>
      <w:spacing w:line="240" w:lineRule="auto"/>
      <w:ind w:firstLineChars="0" w:firstLine="0"/>
    </w:pPr>
    <w:r>
      <w:rPr>
        <w:rFonts w:hint="eastAsia"/>
      </w:rPr>
      <w:t>NLU</w:t>
    </w:r>
    <w:r>
      <w:rPr>
        <w:rFonts w:hint="eastAsia"/>
      </w:rPr>
      <w:t>模型管理系统</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703" w14:textId="611AFEEB" w:rsidR="00212359" w:rsidRPr="00C84B05" w:rsidRDefault="001957ED" w:rsidP="00AE5A39">
    <w:pPr>
      <w:pStyle w:val="a3"/>
      <w:pBdr>
        <w:bottom w:val="single" w:sz="12" w:space="1" w:color="auto"/>
      </w:pBdr>
      <w:spacing w:line="240" w:lineRule="auto"/>
      <w:ind w:firstLineChars="0" w:firstLine="0"/>
    </w:pPr>
    <w:r>
      <w:rPr>
        <w:rFonts w:hint="eastAsia"/>
      </w:rPr>
      <w:t>东华大学硕士学位论文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76D"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9B2" w14:textId="25AF5421" w:rsidR="00212359" w:rsidRDefault="00E06720" w:rsidP="00AE5A39">
    <w:pPr>
      <w:pStyle w:val="a3"/>
      <w:pBdr>
        <w:bottom w:val="single" w:sz="12" w:space="1" w:color="auto"/>
      </w:pBdr>
      <w:spacing w:line="240" w:lineRule="auto"/>
      <w:ind w:firstLineChars="0" w:firstLine="0"/>
    </w:pPr>
    <w:r>
      <w:rPr>
        <w:rFonts w:hint="eastAsia"/>
      </w:rPr>
      <w:t>总结与展望</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95F9" w14:textId="4AAA3E08" w:rsidR="008F6394" w:rsidRPr="00C84B05" w:rsidRDefault="001957ED" w:rsidP="00AE5A39">
    <w:pPr>
      <w:pStyle w:val="a3"/>
      <w:pBdr>
        <w:bottom w:val="single" w:sz="12" w:space="1" w:color="auto"/>
      </w:pBdr>
      <w:spacing w:line="240" w:lineRule="auto"/>
      <w:ind w:firstLineChars="0" w:firstLine="0"/>
    </w:pPr>
    <w:r>
      <w:rPr>
        <w:rFonts w:hint="eastAsia"/>
      </w:rPr>
      <w:t>东华大学硕士学位论文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0635" w14:textId="73157ED1" w:rsidR="00212359" w:rsidRDefault="001957ED" w:rsidP="00AE5A39">
    <w:pPr>
      <w:pStyle w:val="a3"/>
      <w:pBdr>
        <w:bottom w:val="single" w:sz="12" w:space="1" w:color="auto"/>
      </w:pBdr>
      <w:spacing w:line="240" w:lineRule="auto"/>
      <w:ind w:firstLineChars="0" w:firstLine="0"/>
    </w:pPr>
    <w:r>
      <w:rPr>
        <w:rFonts w:hint="eastAsia"/>
      </w:rPr>
      <w:t>总结与展望</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944F" w14:textId="71CA1B38" w:rsidR="00250D39" w:rsidRDefault="009A2530" w:rsidP="00AE5A39">
    <w:pPr>
      <w:pStyle w:val="a3"/>
      <w:pBdr>
        <w:bottom w:val="single" w:sz="12" w:space="1" w:color="auto"/>
      </w:pBdr>
      <w:spacing w:line="240" w:lineRule="auto"/>
      <w:ind w:firstLineChars="0" w:firstLine="0"/>
    </w:pPr>
    <w:r>
      <w:rPr>
        <w:rFonts w:hint="eastAsia"/>
      </w:rPr>
      <w:t>参考文献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0125" w14:textId="233F1AF1" w:rsidR="00250D39" w:rsidRDefault="009A2530" w:rsidP="00AE5A39">
    <w:pPr>
      <w:pStyle w:val="a3"/>
      <w:pBdr>
        <w:bottom w:val="single" w:sz="12" w:space="1" w:color="auto"/>
      </w:pBdr>
      <w:spacing w:line="240" w:lineRule="auto"/>
      <w:ind w:firstLineChars="0" w:firstLine="0"/>
    </w:pPr>
    <w:r>
      <w:rPr>
        <w:rFonts w:hint="eastAsia"/>
      </w:rPr>
      <w:t>东华大学硕士学位论文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A3E2" w14:textId="26601505" w:rsidR="00250D39" w:rsidRDefault="0040587C">
    <w:pPr>
      <w:pStyle w:val="a3"/>
      <w:ind w:firstLine="360"/>
    </w:pPr>
    <w:r>
      <w:rPr>
        <w:rFonts w:hint="eastAsia"/>
      </w:rPr>
      <w:t>东华大学硕士论文</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4E4D" w14:textId="05F21C59" w:rsidR="00F47E8C" w:rsidRDefault="00F47E8C" w:rsidP="00AE5A39">
    <w:pPr>
      <w:pStyle w:val="a3"/>
      <w:pBdr>
        <w:bottom w:val="single" w:sz="12" w:space="1" w:color="auto"/>
      </w:pBdr>
      <w:spacing w:line="240" w:lineRule="auto"/>
      <w:ind w:firstLineChars="0" w:firstLine="0"/>
    </w:pPr>
    <w:r>
      <w:rPr>
        <w:rFonts w:hint="eastAsia"/>
      </w:rPr>
      <w:t>东华大学硕士</w:t>
    </w:r>
    <w:r w:rsidR="009A2530">
      <w:rPr>
        <w:rFonts w:hint="eastAsia"/>
      </w:rPr>
      <w:t>学位</w:t>
    </w:r>
    <w:r>
      <w:rPr>
        <w:rFonts w:hint="eastAsia"/>
      </w:rPr>
      <w:t>论文</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7F08" w14:textId="438D78A5" w:rsidR="0040587C" w:rsidRDefault="00F47E8C" w:rsidP="00AE5A39">
    <w:pPr>
      <w:pStyle w:val="a3"/>
      <w:pBdr>
        <w:bottom w:val="single" w:sz="12" w:space="1" w:color="auto"/>
      </w:pBdr>
      <w:spacing w:line="240" w:lineRule="auto"/>
      <w:ind w:firstLineChars="0" w:firstLine="0"/>
    </w:pPr>
    <w:r>
      <w:rPr>
        <w:rFonts w:hint="eastAsia"/>
      </w:rPr>
      <w:t>东华大学硕士</w:t>
    </w:r>
    <w:r w:rsidR="009A2530">
      <w:rPr>
        <w:rFonts w:hint="eastAsia"/>
      </w:rPr>
      <w:t>学位</w:t>
    </w:r>
    <w:r>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11792"/>
    <w:multiLevelType w:val="multilevel"/>
    <w:tmpl w:val="86D11792"/>
    <w:lvl w:ilvl="0">
      <w:start w:val="1"/>
      <w:numFmt w:val="decimal"/>
      <w:lvlText w:val="[%1]"/>
      <w:lvlJc w:val="left"/>
      <w:pPr>
        <w:tabs>
          <w:tab w:val="left" w:pos="420"/>
        </w:tabs>
        <w:ind w:left="1340" w:hanging="440"/>
      </w:pPr>
      <w:rPr>
        <w:rFonts w:hint="default"/>
      </w:rPr>
    </w:lvl>
    <w:lvl w:ilvl="1">
      <w:start w:val="1"/>
      <w:numFmt w:val="lowerLetter"/>
      <w:lvlText w:val="%2)"/>
      <w:lvlJc w:val="left"/>
      <w:pPr>
        <w:tabs>
          <w:tab w:val="left" w:pos="420"/>
        </w:tabs>
        <w:ind w:left="1780" w:hanging="440"/>
      </w:pPr>
    </w:lvl>
    <w:lvl w:ilvl="2">
      <w:start w:val="1"/>
      <w:numFmt w:val="lowerRoman"/>
      <w:lvlText w:val="%3."/>
      <w:lvlJc w:val="right"/>
      <w:pPr>
        <w:tabs>
          <w:tab w:val="left" w:pos="420"/>
        </w:tabs>
        <w:ind w:left="2220" w:hanging="440"/>
      </w:pPr>
    </w:lvl>
    <w:lvl w:ilvl="3">
      <w:start w:val="1"/>
      <w:numFmt w:val="decimal"/>
      <w:lvlText w:val="%4."/>
      <w:lvlJc w:val="left"/>
      <w:pPr>
        <w:tabs>
          <w:tab w:val="left" w:pos="420"/>
        </w:tabs>
        <w:ind w:left="2660" w:hanging="440"/>
      </w:pPr>
    </w:lvl>
    <w:lvl w:ilvl="4">
      <w:start w:val="1"/>
      <w:numFmt w:val="lowerLetter"/>
      <w:lvlText w:val="%5)"/>
      <w:lvlJc w:val="left"/>
      <w:pPr>
        <w:tabs>
          <w:tab w:val="left" w:pos="420"/>
        </w:tabs>
        <w:ind w:left="3100" w:hanging="440"/>
      </w:pPr>
    </w:lvl>
    <w:lvl w:ilvl="5">
      <w:start w:val="1"/>
      <w:numFmt w:val="lowerRoman"/>
      <w:lvlText w:val="%6."/>
      <w:lvlJc w:val="right"/>
      <w:pPr>
        <w:tabs>
          <w:tab w:val="left" w:pos="420"/>
        </w:tabs>
        <w:ind w:left="3540" w:hanging="440"/>
      </w:pPr>
    </w:lvl>
    <w:lvl w:ilvl="6">
      <w:start w:val="1"/>
      <w:numFmt w:val="decimal"/>
      <w:lvlText w:val="%7."/>
      <w:lvlJc w:val="left"/>
      <w:pPr>
        <w:tabs>
          <w:tab w:val="left" w:pos="420"/>
        </w:tabs>
        <w:ind w:left="3980" w:hanging="440"/>
      </w:pPr>
    </w:lvl>
    <w:lvl w:ilvl="7">
      <w:start w:val="1"/>
      <w:numFmt w:val="lowerLetter"/>
      <w:lvlText w:val="%8)"/>
      <w:lvlJc w:val="left"/>
      <w:pPr>
        <w:tabs>
          <w:tab w:val="left" w:pos="420"/>
        </w:tabs>
        <w:ind w:left="4420" w:hanging="440"/>
      </w:pPr>
    </w:lvl>
    <w:lvl w:ilvl="8">
      <w:start w:val="1"/>
      <w:numFmt w:val="lowerRoman"/>
      <w:lvlText w:val="%9."/>
      <w:lvlJc w:val="right"/>
      <w:pPr>
        <w:tabs>
          <w:tab w:val="left" w:pos="420"/>
        </w:tabs>
        <w:ind w:left="4860" w:hanging="440"/>
      </w:pPr>
    </w:lvl>
  </w:abstractNum>
  <w:abstractNum w:abstractNumId="1" w15:restartNumberingAfterBreak="0">
    <w:nsid w:val="AB3AC8D0"/>
    <w:multiLevelType w:val="singleLevel"/>
    <w:tmpl w:val="60A64B8A"/>
    <w:lvl w:ilvl="0">
      <w:start w:val="1"/>
      <w:numFmt w:val="decimal"/>
      <w:lvlText w:val="%1."/>
      <w:lvlJc w:val="left"/>
      <w:pPr>
        <w:ind w:left="440" w:hanging="440"/>
      </w:pPr>
      <w:rPr>
        <w:rFonts w:hint="eastAsia"/>
      </w:rPr>
    </w:lvl>
  </w:abstractNum>
  <w:abstractNum w:abstractNumId="2" w15:restartNumberingAfterBreak="0">
    <w:nsid w:val="05675E6A"/>
    <w:multiLevelType w:val="hybridMultilevel"/>
    <w:tmpl w:val="A9243308"/>
    <w:lvl w:ilvl="0" w:tplc="FFFFFFFF">
      <w:start w:val="1"/>
      <w:numFmt w:val="upperLetter"/>
      <w:suff w:val="space"/>
      <w:lvlText w:val="%1."/>
      <w:lvlJc w:val="center"/>
      <w:pPr>
        <w:ind w:left="563" w:hanging="563"/>
      </w:pPr>
      <w:rPr>
        <w:rFonts w:ascii="Times New Roman" w:hAnsi="Times New Roman"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845E1F"/>
    <w:multiLevelType w:val="multilevel"/>
    <w:tmpl w:val="D10EAF20"/>
    <w:lvl w:ilvl="0">
      <w:start w:val="1"/>
      <w:numFmt w:val="decimal"/>
      <w:lvlText w:val="%1"/>
      <w:lvlJc w:val="left"/>
      <w:pPr>
        <w:ind w:left="440" w:hanging="440"/>
      </w:pPr>
      <w:rPr>
        <w:rFonts w:hint="eastAsia"/>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E82816"/>
    <w:multiLevelType w:val="hybridMultilevel"/>
    <w:tmpl w:val="5DD42C6E"/>
    <w:lvl w:ilvl="0" w:tplc="FFFFFFFF">
      <w:start w:val="1"/>
      <w:numFmt w:val="decimal"/>
      <w:suff w:val="space"/>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12439EC"/>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6" w15:restartNumberingAfterBreak="0">
    <w:nsid w:val="133A3F56"/>
    <w:multiLevelType w:val="hybridMultilevel"/>
    <w:tmpl w:val="3A868F44"/>
    <w:lvl w:ilvl="0" w:tplc="9DCC4A28">
      <w:start w:val="1"/>
      <w:numFmt w:val="decimal"/>
      <w:suff w:val="space"/>
      <w:lvlText w:val="（%1）"/>
      <w:lvlJc w:val="left"/>
      <w:pPr>
        <w:ind w:left="0" w:firstLine="495"/>
      </w:pPr>
      <w:rPr>
        <w:rFonts w:hint="default"/>
        <w:color w:val="000000" w:themeColor="text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9DF2E72"/>
    <w:multiLevelType w:val="hybridMultilevel"/>
    <w:tmpl w:val="788ADBE0"/>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8" w15:restartNumberingAfterBreak="0">
    <w:nsid w:val="21A44A4B"/>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23006889"/>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0" w15:restartNumberingAfterBreak="0">
    <w:nsid w:val="292B037F"/>
    <w:multiLevelType w:val="hybridMultilevel"/>
    <w:tmpl w:val="364C737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1" w15:restartNumberingAfterBreak="0">
    <w:nsid w:val="2E681A67"/>
    <w:multiLevelType w:val="hybridMultilevel"/>
    <w:tmpl w:val="2916A966"/>
    <w:lvl w:ilvl="0" w:tplc="5428E470">
      <w:start w:val="1"/>
      <w:numFmt w:val="decimal"/>
      <w:suff w:val="space"/>
      <w:lvlText w:val="（%1）"/>
      <w:lvlJc w:val="left"/>
      <w:pPr>
        <w:ind w:left="0" w:firstLine="495"/>
      </w:pPr>
      <w:rPr>
        <w:rFonts w:hint="eastAsia"/>
        <w:color w:val="000000" w:themeColor="text1"/>
        <w:sz w:val="24"/>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12" w15:restartNumberingAfterBreak="0">
    <w:nsid w:val="2F5C206C"/>
    <w:multiLevelType w:val="hybridMultilevel"/>
    <w:tmpl w:val="F68C13CC"/>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387A616C"/>
    <w:multiLevelType w:val="multilevel"/>
    <w:tmpl w:val="EB500322"/>
    <w:lvl w:ilvl="0">
      <w:start w:val="6"/>
      <w:numFmt w:val="ideographDigital"/>
      <w:suff w:val="space"/>
      <w:lvlText w:val="第%1章"/>
      <w:lvlJc w:val="center"/>
      <w:pPr>
        <w:ind w:left="0" w:firstLine="288"/>
      </w:pPr>
      <w:rPr>
        <w:rFonts w:hint="eastAsia"/>
        <w:lang w:val="en-US"/>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6"/>
      <w:numFmt w:val="ideographDigital"/>
      <w:suff w:val="space"/>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91F2576"/>
    <w:multiLevelType w:val="hybridMultilevel"/>
    <w:tmpl w:val="0B1CA196"/>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44EA0CE3"/>
    <w:multiLevelType w:val="hybridMultilevel"/>
    <w:tmpl w:val="0B1CA196"/>
    <w:lvl w:ilvl="0" w:tplc="A302F82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4635142C"/>
    <w:multiLevelType w:val="hybridMultilevel"/>
    <w:tmpl w:val="99827AF8"/>
    <w:lvl w:ilvl="0" w:tplc="6D2241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7F701D5"/>
    <w:multiLevelType w:val="multilevel"/>
    <w:tmpl w:val="13482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F768D4"/>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9" w15:restartNumberingAfterBreak="0">
    <w:nsid w:val="4C1A3BA1"/>
    <w:multiLevelType w:val="hybridMultilevel"/>
    <w:tmpl w:val="FD266148"/>
    <w:lvl w:ilvl="0" w:tplc="05F84736">
      <w:start w:val="1"/>
      <w:numFmt w:val="decimal"/>
      <w:suff w:val="space"/>
      <w:lvlText w:val="（%1）"/>
      <w:lvlJc w:val="left"/>
      <w:pPr>
        <w:ind w:left="0" w:firstLine="495"/>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54587106"/>
    <w:multiLevelType w:val="hybridMultilevel"/>
    <w:tmpl w:val="05C6BC3E"/>
    <w:lvl w:ilvl="0" w:tplc="D6FE8620">
      <w:start w:val="1"/>
      <w:numFmt w:val="decimal"/>
      <w:suff w:val="space"/>
      <w:lvlText w:val="（%1）"/>
      <w:lvlJc w:val="left"/>
      <w:pPr>
        <w:ind w:left="0" w:firstLine="495"/>
      </w:pPr>
      <w:rPr>
        <w:rFonts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1" w15:restartNumberingAfterBreak="0">
    <w:nsid w:val="549A5CD0"/>
    <w:multiLevelType w:val="hybridMultilevel"/>
    <w:tmpl w:val="05C6BC3E"/>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2" w15:restartNumberingAfterBreak="0">
    <w:nsid w:val="59C9469F"/>
    <w:multiLevelType w:val="hybridMultilevel"/>
    <w:tmpl w:val="FB0ED090"/>
    <w:lvl w:ilvl="0" w:tplc="15D6133C">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B825E11"/>
    <w:multiLevelType w:val="multilevel"/>
    <w:tmpl w:val="60D8DBC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F266D8B"/>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5" w15:restartNumberingAfterBreak="0">
    <w:nsid w:val="65234558"/>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1D1226F"/>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73721F3F"/>
    <w:multiLevelType w:val="hybridMultilevel"/>
    <w:tmpl w:val="4732AC36"/>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8" w15:restartNumberingAfterBreak="0">
    <w:nsid w:val="753B3953"/>
    <w:multiLevelType w:val="multilevel"/>
    <w:tmpl w:val="7B9C7B0E"/>
    <w:lvl w:ilvl="0">
      <w:start w:val="1"/>
      <w:numFmt w:val="ideographDigital"/>
      <w:pStyle w:val="1"/>
      <w:suff w:val="space"/>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75C0062D"/>
    <w:multiLevelType w:val="hybridMultilevel"/>
    <w:tmpl w:val="63263EAE"/>
    <w:lvl w:ilvl="0" w:tplc="2A963268">
      <w:start w:val="1"/>
      <w:numFmt w:val="decimal"/>
      <w:suff w:val="space"/>
      <w:lvlText w:val="（%1）"/>
      <w:lvlJc w:val="left"/>
      <w:pPr>
        <w:ind w:left="0" w:firstLine="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764F7395"/>
    <w:multiLevelType w:val="hybridMultilevel"/>
    <w:tmpl w:val="9088586A"/>
    <w:lvl w:ilvl="0" w:tplc="36CC8BAC">
      <w:start w:val="1"/>
      <w:numFmt w:val="decimal"/>
      <w:suff w:val="space"/>
      <w:lvlText w:val="(%1)"/>
      <w:lvlJc w:val="left"/>
      <w:pPr>
        <w:ind w:left="0" w:firstLine="495"/>
      </w:pPr>
      <w:rPr>
        <w:rFonts w:ascii="宋体" w:hAnsi="宋体" w:cstheme="minorBidi"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1" w15:restartNumberingAfterBreak="0">
    <w:nsid w:val="79686535"/>
    <w:multiLevelType w:val="hybridMultilevel"/>
    <w:tmpl w:val="788ADBE0"/>
    <w:lvl w:ilvl="0" w:tplc="DE72719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2" w15:restartNumberingAfterBreak="0">
    <w:nsid w:val="7D895724"/>
    <w:multiLevelType w:val="multilevel"/>
    <w:tmpl w:val="773CA6DE"/>
    <w:lvl w:ilvl="0">
      <w:start w:val="1"/>
      <w:numFmt w:val="ideographDigital"/>
      <w:lvlText w:val="第%1章"/>
      <w:lvlJc w:val="center"/>
      <w:pPr>
        <w:ind w:left="0" w:firstLine="288"/>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08435225">
    <w:abstractNumId w:val="2"/>
  </w:num>
  <w:num w:numId="2" w16cid:durableId="384648159">
    <w:abstractNumId w:val="3"/>
  </w:num>
  <w:num w:numId="3" w16cid:durableId="1478303080">
    <w:abstractNumId w:val="1"/>
  </w:num>
  <w:num w:numId="4" w16cid:durableId="1649826139">
    <w:abstractNumId w:val="22"/>
  </w:num>
  <w:num w:numId="5" w16cid:durableId="780807485">
    <w:abstractNumId w:val="4"/>
  </w:num>
  <w:num w:numId="6" w16cid:durableId="597521008">
    <w:abstractNumId w:val="17"/>
  </w:num>
  <w:num w:numId="7" w16cid:durableId="1514999297">
    <w:abstractNumId w:val="11"/>
  </w:num>
  <w:num w:numId="8" w16cid:durableId="1255551345">
    <w:abstractNumId w:val="6"/>
  </w:num>
  <w:num w:numId="9" w16cid:durableId="334500429">
    <w:abstractNumId w:val="15"/>
  </w:num>
  <w:num w:numId="10" w16cid:durableId="1373653904">
    <w:abstractNumId w:val="20"/>
  </w:num>
  <w:num w:numId="11" w16cid:durableId="1276406743">
    <w:abstractNumId w:val="31"/>
  </w:num>
  <w:num w:numId="12" w16cid:durableId="1951929885">
    <w:abstractNumId w:val="27"/>
  </w:num>
  <w:num w:numId="13" w16cid:durableId="1504903552">
    <w:abstractNumId w:val="5"/>
  </w:num>
  <w:num w:numId="14" w16cid:durableId="1175342284">
    <w:abstractNumId w:val="10"/>
  </w:num>
  <w:num w:numId="15" w16cid:durableId="1197542135">
    <w:abstractNumId w:val="24"/>
  </w:num>
  <w:num w:numId="16" w16cid:durableId="200287239">
    <w:abstractNumId w:val="12"/>
  </w:num>
  <w:num w:numId="17" w16cid:durableId="1513060419">
    <w:abstractNumId w:val="14"/>
  </w:num>
  <w:num w:numId="18" w16cid:durableId="1466969050">
    <w:abstractNumId w:val="21"/>
  </w:num>
  <w:num w:numId="19" w16cid:durableId="305279450">
    <w:abstractNumId w:val="7"/>
  </w:num>
  <w:num w:numId="20" w16cid:durableId="272789821">
    <w:abstractNumId w:val="19"/>
  </w:num>
  <w:num w:numId="21" w16cid:durableId="1455443522">
    <w:abstractNumId w:val="18"/>
  </w:num>
  <w:num w:numId="22" w16cid:durableId="1284967127">
    <w:abstractNumId w:val="30"/>
  </w:num>
  <w:num w:numId="23" w16cid:durableId="129590617">
    <w:abstractNumId w:val="16"/>
  </w:num>
  <w:num w:numId="24" w16cid:durableId="2043287672">
    <w:abstractNumId w:val="25"/>
  </w:num>
  <w:num w:numId="25" w16cid:durableId="637955764">
    <w:abstractNumId w:val="26"/>
  </w:num>
  <w:num w:numId="26" w16cid:durableId="450636366">
    <w:abstractNumId w:val="29"/>
  </w:num>
  <w:num w:numId="27" w16cid:durableId="252588153">
    <w:abstractNumId w:val="9"/>
  </w:num>
  <w:num w:numId="28" w16cid:durableId="1586262131">
    <w:abstractNumId w:val="13"/>
  </w:num>
  <w:num w:numId="29" w16cid:durableId="555090558">
    <w:abstractNumId w:val="23"/>
  </w:num>
  <w:num w:numId="30" w16cid:durableId="661197088">
    <w:abstractNumId w:val="13"/>
  </w:num>
  <w:num w:numId="31" w16cid:durableId="1163204735">
    <w:abstractNumId w:val="0"/>
  </w:num>
  <w:num w:numId="32" w16cid:durableId="1077509423">
    <w:abstractNumId w:val="13"/>
  </w:num>
  <w:num w:numId="33" w16cid:durableId="309096687">
    <w:abstractNumId w:val="13"/>
  </w:num>
  <w:num w:numId="34" w16cid:durableId="1956789149">
    <w:abstractNumId w:val="13"/>
  </w:num>
  <w:num w:numId="35" w16cid:durableId="1897620420">
    <w:abstractNumId w:val="13"/>
  </w:num>
  <w:num w:numId="36" w16cid:durableId="117452949">
    <w:abstractNumId w:val="32"/>
  </w:num>
  <w:num w:numId="37" w16cid:durableId="330104941">
    <w:abstractNumId w:val="13"/>
  </w:num>
  <w:num w:numId="38" w16cid:durableId="168563841">
    <w:abstractNumId w:val="13"/>
  </w:num>
  <w:num w:numId="39" w16cid:durableId="2426156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8929654">
    <w:abstractNumId w:val="13"/>
  </w:num>
  <w:num w:numId="41" w16cid:durableId="898831583">
    <w:abstractNumId w:val="13"/>
  </w:num>
  <w:num w:numId="42" w16cid:durableId="1364747176">
    <w:abstractNumId w:val="8"/>
  </w:num>
  <w:num w:numId="43" w16cid:durableId="85272053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592D"/>
    <w:rsid w:val="00006EBD"/>
    <w:rsid w:val="0000730A"/>
    <w:rsid w:val="00007EFE"/>
    <w:rsid w:val="0001064D"/>
    <w:rsid w:val="00010A39"/>
    <w:rsid w:val="00011771"/>
    <w:rsid w:val="00011D2F"/>
    <w:rsid w:val="00014B29"/>
    <w:rsid w:val="000153E5"/>
    <w:rsid w:val="000176C8"/>
    <w:rsid w:val="00017CC5"/>
    <w:rsid w:val="0002057A"/>
    <w:rsid w:val="00021E46"/>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38A"/>
    <w:rsid w:val="0004282C"/>
    <w:rsid w:val="00045074"/>
    <w:rsid w:val="000452AB"/>
    <w:rsid w:val="000463CB"/>
    <w:rsid w:val="000474D4"/>
    <w:rsid w:val="00050CAA"/>
    <w:rsid w:val="000510D0"/>
    <w:rsid w:val="00051480"/>
    <w:rsid w:val="0005246A"/>
    <w:rsid w:val="00052BCE"/>
    <w:rsid w:val="00054F31"/>
    <w:rsid w:val="000550B8"/>
    <w:rsid w:val="00055E39"/>
    <w:rsid w:val="00057E97"/>
    <w:rsid w:val="00062696"/>
    <w:rsid w:val="00062A7E"/>
    <w:rsid w:val="00063065"/>
    <w:rsid w:val="0006415A"/>
    <w:rsid w:val="000654C3"/>
    <w:rsid w:val="00065565"/>
    <w:rsid w:val="00065F42"/>
    <w:rsid w:val="00066406"/>
    <w:rsid w:val="000666B9"/>
    <w:rsid w:val="0006728B"/>
    <w:rsid w:val="0006760E"/>
    <w:rsid w:val="00067DD0"/>
    <w:rsid w:val="000701FF"/>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879B1"/>
    <w:rsid w:val="0009058F"/>
    <w:rsid w:val="000907B0"/>
    <w:rsid w:val="00090C8D"/>
    <w:rsid w:val="00090FF2"/>
    <w:rsid w:val="000929BB"/>
    <w:rsid w:val="00093C6D"/>
    <w:rsid w:val="00095CB8"/>
    <w:rsid w:val="00096473"/>
    <w:rsid w:val="00097AE1"/>
    <w:rsid w:val="00097F64"/>
    <w:rsid w:val="000A05F4"/>
    <w:rsid w:val="000A296F"/>
    <w:rsid w:val="000A3AC7"/>
    <w:rsid w:val="000A5356"/>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4A"/>
    <w:rsid w:val="000C4650"/>
    <w:rsid w:val="000C4CF0"/>
    <w:rsid w:val="000C4DA2"/>
    <w:rsid w:val="000C521C"/>
    <w:rsid w:val="000C52E5"/>
    <w:rsid w:val="000C5F22"/>
    <w:rsid w:val="000C67FC"/>
    <w:rsid w:val="000C749A"/>
    <w:rsid w:val="000D018E"/>
    <w:rsid w:val="000D170E"/>
    <w:rsid w:val="000D2483"/>
    <w:rsid w:val="000D29C3"/>
    <w:rsid w:val="000D2A64"/>
    <w:rsid w:val="000D2FC3"/>
    <w:rsid w:val="000D3004"/>
    <w:rsid w:val="000D4F10"/>
    <w:rsid w:val="000D5ACE"/>
    <w:rsid w:val="000D5CCE"/>
    <w:rsid w:val="000D6FB9"/>
    <w:rsid w:val="000D7907"/>
    <w:rsid w:val="000D7D22"/>
    <w:rsid w:val="000E0838"/>
    <w:rsid w:val="000E0B40"/>
    <w:rsid w:val="000E146A"/>
    <w:rsid w:val="000E24CD"/>
    <w:rsid w:val="000E26F6"/>
    <w:rsid w:val="000E2BF9"/>
    <w:rsid w:val="000E361E"/>
    <w:rsid w:val="000E369F"/>
    <w:rsid w:val="000E46F1"/>
    <w:rsid w:val="000E4E40"/>
    <w:rsid w:val="000E534E"/>
    <w:rsid w:val="000E68A5"/>
    <w:rsid w:val="000E79F2"/>
    <w:rsid w:val="000E7E61"/>
    <w:rsid w:val="000F0A54"/>
    <w:rsid w:val="000F12D0"/>
    <w:rsid w:val="000F1F82"/>
    <w:rsid w:val="000F22A7"/>
    <w:rsid w:val="000F2844"/>
    <w:rsid w:val="000F4E71"/>
    <w:rsid w:val="000F4F3C"/>
    <w:rsid w:val="000F7116"/>
    <w:rsid w:val="000F722F"/>
    <w:rsid w:val="000F74F4"/>
    <w:rsid w:val="000F76E1"/>
    <w:rsid w:val="00101505"/>
    <w:rsid w:val="00102556"/>
    <w:rsid w:val="001039E4"/>
    <w:rsid w:val="001046C2"/>
    <w:rsid w:val="00104B5C"/>
    <w:rsid w:val="00104F4F"/>
    <w:rsid w:val="00104F55"/>
    <w:rsid w:val="001055A4"/>
    <w:rsid w:val="001068AC"/>
    <w:rsid w:val="00106CBC"/>
    <w:rsid w:val="00110272"/>
    <w:rsid w:val="001104DD"/>
    <w:rsid w:val="0011097D"/>
    <w:rsid w:val="00111A63"/>
    <w:rsid w:val="00111BCF"/>
    <w:rsid w:val="00111D28"/>
    <w:rsid w:val="00111F88"/>
    <w:rsid w:val="001146FF"/>
    <w:rsid w:val="001149AA"/>
    <w:rsid w:val="00114C8F"/>
    <w:rsid w:val="00115068"/>
    <w:rsid w:val="00115A6E"/>
    <w:rsid w:val="00115EB3"/>
    <w:rsid w:val="001165B1"/>
    <w:rsid w:val="00116D1A"/>
    <w:rsid w:val="00116F36"/>
    <w:rsid w:val="00117037"/>
    <w:rsid w:val="0011728E"/>
    <w:rsid w:val="00117B74"/>
    <w:rsid w:val="00122C42"/>
    <w:rsid w:val="00125CA3"/>
    <w:rsid w:val="001266B8"/>
    <w:rsid w:val="00126DE1"/>
    <w:rsid w:val="00127D0D"/>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6BB5"/>
    <w:rsid w:val="00147A31"/>
    <w:rsid w:val="001509C6"/>
    <w:rsid w:val="00150CB4"/>
    <w:rsid w:val="001513A6"/>
    <w:rsid w:val="001526F2"/>
    <w:rsid w:val="001528C2"/>
    <w:rsid w:val="001539D3"/>
    <w:rsid w:val="00154B13"/>
    <w:rsid w:val="00155EF2"/>
    <w:rsid w:val="00156074"/>
    <w:rsid w:val="001564BC"/>
    <w:rsid w:val="001566E7"/>
    <w:rsid w:val="001568F3"/>
    <w:rsid w:val="00156B15"/>
    <w:rsid w:val="00160F1F"/>
    <w:rsid w:val="0016210C"/>
    <w:rsid w:val="00162D8C"/>
    <w:rsid w:val="00164943"/>
    <w:rsid w:val="00164D6B"/>
    <w:rsid w:val="00164E6F"/>
    <w:rsid w:val="001659FC"/>
    <w:rsid w:val="001664C7"/>
    <w:rsid w:val="0016676D"/>
    <w:rsid w:val="001673D6"/>
    <w:rsid w:val="00171EAC"/>
    <w:rsid w:val="00181E05"/>
    <w:rsid w:val="001825C9"/>
    <w:rsid w:val="00183683"/>
    <w:rsid w:val="00184EA1"/>
    <w:rsid w:val="001853E2"/>
    <w:rsid w:val="001859E2"/>
    <w:rsid w:val="00185E3D"/>
    <w:rsid w:val="00185F50"/>
    <w:rsid w:val="00186834"/>
    <w:rsid w:val="00190050"/>
    <w:rsid w:val="00192CD1"/>
    <w:rsid w:val="001933D8"/>
    <w:rsid w:val="001934DD"/>
    <w:rsid w:val="001941DA"/>
    <w:rsid w:val="00194751"/>
    <w:rsid w:val="00194AE0"/>
    <w:rsid w:val="001957ED"/>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5433"/>
    <w:rsid w:val="001B66B2"/>
    <w:rsid w:val="001B6962"/>
    <w:rsid w:val="001B6D69"/>
    <w:rsid w:val="001C01F6"/>
    <w:rsid w:val="001C0AC5"/>
    <w:rsid w:val="001C2342"/>
    <w:rsid w:val="001C30C7"/>
    <w:rsid w:val="001C490A"/>
    <w:rsid w:val="001C493F"/>
    <w:rsid w:val="001C4B02"/>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5668"/>
    <w:rsid w:val="001E7BBC"/>
    <w:rsid w:val="001E7DAD"/>
    <w:rsid w:val="001E7ED8"/>
    <w:rsid w:val="001F03DD"/>
    <w:rsid w:val="001F0409"/>
    <w:rsid w:val="001F208E"/>
    <w:rsid w:val="001F2B9C"/>
    <w:rsid w:val="001F30CF"/>
    <w:rsid w:val="001F3197"/>
    <w:rsid w:val="001F3764"/>
    <w:rsid w:val="001F7AA5"/>
    <w:rsid w:val="001F7F70"/>
    <w:rsid w:val="00200AB9"/>
    <w:rsid w:val="0020228F"/>
    <w:rsid w:val="00202542"/>
    <w:rsid w:val="00202AFF"/>
    <w:rsid w:val="00202EDD"/>
    <w:rsid w:val="002048B0"/>
    <w:rsid w:val="0020524C"/>
    <w:rsid w:val="00205BB2"/>
    <w:rsid w:val="002072F6"/>
    <w:rsid w:val="00207B61"/>
    <w:rsid w:val="002100D0"/>
    <w:rsid w:val="00210E4B"/>
    <w:rsid w:val="00210ECF"/>
    <w:rsid w:val="0021119C"/>
    <w:rsid w:val="00211A83"/>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2B94"/>
    <w:rsid w:val="0022347C"/>
    <w:rsid w:val="00223EC7"/>
    <w:rsid w:val="0022441C"/>
    <w:rsid w:val="00224F88"/>
    <w:rsid w:val="00226F35"/>
    <w:rsid w:val="00227380"/>
    <w:rsid w:val="00227459"/>
    <w:rsid w:val="002309CC"/>
    <w:rsid w:val="00233B4A"/>
    <w:rsid w:val="0023544C"/>
    <w:rsid w:val="00235F4B"/>
    <w:rsid w:val="00236B4F"/>
    <w:rsid w:val="00236DE2"/>
    <w:rsid w:val="00237437"/>
    <w:rsid w:val="00237C7B"/>
    <w:rsid w:val="00241867"/>
    <w:rsid w:val="00242D60"/>
    <w:rsid w:val="002441F5"/>
    <w:rsid w:val="00244D9E"/>
    <w:rsid w:val="002452E2"/>
    <w:rsid w:val="00245432"/>
    <w:rsid w:val="00246206"/>
    <w:rsid w:val="00246451"/>
    <w:rsid w:val="002470A6"/>
    <w:rsid w:val="0024725D"/>
    <w:rsid w:val="002477AA"/>
    <w:rsid w:val="00247946"/>
    <w:rsid w:val="00247FF1"/>
    <w:rsid w:val="00250008"/>
    <w:rsid w:val="0025042E"/>
    <w:rsid w:val="002509A8"/>
    <w:rsid w:val="00250BD6"/>
    <w:rsid w:val="00250D09"/>
    <w:rsid w:val="00250D39"/>
    <w:rsid w:val="00252302"/>
    <w:rsid w:val="002530E0"/>
    <w:rsid w:val="00253996"/>
    <w:rsid w:val="0025704B"/>
    <w:rsid w:val="00257F31"/>
    <w:rsid w:val="00261558"/>
    <w:rsid w:val="00262D38"/>
    <w:rsid w:val="0026337C"/>
    <w:rsid w:val="002634BC"/>
    <w:rsid w:val="0026486E"/>
    <w:rsid w:val="00264E15"/>
    <w:rsid w:val="002650FC"/>
    <w:rsid w:val="00265AB5"/>
    <w:rsid w:val="00265F36"/>
    <w:rsid w:val="00267657"/>
    <w:rsid w:val="002679E4"/>
    <w:rsid w:val="00270038"/>
    <w:rsid w:val="0027015F"/>
    <w:rsid w:val="00270859"/>
    <w:rsid w:val="00270A9E"/>
    <w:rsid w:val="00271060"/>
    <w:rsid w:val="00272E6F"/>
    <w:rsid w:val="00273396"/>
    <w:rsid w:val="00273A11"/>
    <w:rsid w:val="0027426F"/>
    <w:rsid w:val="0027489E"/>
    <w:rsid w:val="00274BD9"/>
    <w:rsid w:val="00275AEE"/>
    <w:rsid w:val="00276171"/>
    <w:rsid w:val="002765B6"/>
    <w:rsid w:val="00276794"/>
    <w:rsid w:val="00276B8C"/>
    <w:rsid w:val="0027743F"/>
    <w:rsid w:val="00277C84"/>
    <w:rsid w:val="00277F55"/>
    <w:rsid w:val="00277FF6"/>
    <w:rsid w:val="0028031B"/>
    <w:rsid w:val="00280ABA"/>
    <w:rsid w:val="00281202"/>
    <w:rsid w:val="00282D7B"/>
    <w:rsid w:val="00282DDC"/>
    <w:rsid w:val="00283857"/>
    <w:rsid w:val="00283BD4"/>
    <w:rsid w:val="00283F3B"/>
    <w:rsid w:val="0028413F"/>
    <w:rsid w:val="0028507C"/>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0D23"/>
    <w:rsid w:val="002A2CC3"/>
    <w:rsid w:val="002A3C54"/>
    <w:rsid w:val="002A44DE"/>
    <w:rsid w:val="002A6512"/>
    <w:rsid w:val="002A75DA"/>
    <w:rsid w:val="002A78ED"/>
    <w:rsid w:val="002B15CA"/>
    <w:rsid w:val="002B2B0C"/>
    <w:rsid w:val="002B38BE"/>
    <w:rsid w:val="002B4261"/>
    <w:rsid w:val="002B436E"/>
    <w:rsid w:val="002B4B60"/>
    <w:rsid w:val="002B52CF"/>
    <w:rsid w:val="002B5708"/>
    <w:rsid w:val="002B6C97"/>
    <w:rsid w:val="002B70F7"/>
    <w:rsid w:val="002B7462"/>
    <w:rsid w:val="002B75F0"/>
    <w:rsid w:val="002B78A0"/>
    <w:rsid w:val="002C006A"/>
    <w:rsid w:val="002C1152"/>
    <w:rsid w:val="002C1C18"/>
    <w:rsid w:val="002C2545"/>
    <w:rsid w:val="002C31CD"/>
    <w:rsid w:val="002C3FF2"/>
    <w:rsid w:val="002C5487"/>
    <w:rsid w:val="002C54BD"/>
    <w:rsid w:val="002C6B71"/>
    <w:rsid w:val="002C6E10"/>
    <w:rsid w:val="002C6E64"/>
    <w:rsid w:val="002C7E78"/>
    <w:rsid w:val="002D0164"/>
    <w:rsid w:val="002D02E2"/>
    <w:rsid w:val="002D1721"/>
    <w:rsid w:val="002D32CF"/>
    <w:rsid w:val="002D40DD"/>
    <w:rsid w:val="002D413F"/>
    <w:rsid w:val="002D4F8D"/>
    <w:rsid w:val="002D64E8"/>
    <w:rsid w:val="002D6DF4"/>
    <w:rsid w:val="002D720D"/>
    <w:rsid w:val="002E069D"/>
    <w:rsid w:val="002E0784"/>
    <w:rsid w:val="002E195C"/>
    <w:rsid w:val="002E1B27"/>
    <w:rsid w:val="002E1E9E"/>
    <w:rsid w:val="002E296D"/>
    <w:rsid w:val="002E4242"/>
    <w:rsid w:val="002E4834"/>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0EA5"/>
    <w:rsid w:val="003021FD"/>
    <w:rsid w:val="00302CEF"/>
    <w:rsid w:val="0030383A"/>
    <w:rsid w:val="00303A97"/>
    <w:rsid w:val="00303C8B"/>
    <w:rsid w:val="00304F57"/>
    <w:rsid w:val="00310E1C"/>
    <w:rsid w:val="00311234"/>
    <w:rsid w:val="0031220C"/>
    <w:rsid w:val="003162A5"/>
    <w:rsid w:val="0031691D"/>
    <w:rsid w:val="00317615"/>
    <w:rsid w:val="003209E9"/>
    <w:rsid w:val="00321ADC"/>
    <w:rsid w:val="00322A83"/>
    <w:rsid w:val="003234AF"/>
    <w:rsid w:val="00325356"/>
    <w:rsid w:val="00325536"/>
    <w:rsid w:val="0032619A"/>
    <w:rsid w:val="0033169C"/>
    <w:rsid w:val="00331CBE"/>
    <w:rsid w:val="00331D20"/>
    <w:rsid w:val="00332E1D"/>
    <w:rsid w:val="0033417B"/>
    <w:rsid w:val="0033427A"/>
    <w:rsid w:val="00335D17"/>
    <w:rsid w:val="00336B80"/>
    <w:rsid w:val="0033791F"/>
    <w:rsid w:val="00337C94"/>
    <w:rsid w:val="00341884"/>
    <w:rsid w:val="0034212E"/>
    <w:rsid w:val="00345E84"/>
    <w:rsid w:val="00346BD3"/>
    <w:rsid w:val="00347CF1"/>
    <w:rsid w:val="00351066"/>
    <w:rsid w:val="003513C5"/>
    <w:rsid w:val="003520B0"/>
    <w:rsid w:val="00352C2C"/>
    <w:rsid w:val="00352C7A"/>
    <w:rsid w:val="00352FC8"/>
    <w:rsid w:val="003564D7"/>
    <w:rsid w:val="00356C83"/>
    <w:rsid w:val="00357107"/>
    <w:rsid w:val="00357935"/>
    <w:rsid w:val="00360A2C"/>
    <w:rsid w:val="00362279"/>
    <w:rsid w:val="00363B00"/>
    <w:rsid w:val="00364C48"/>
    <w:rsid w:val="00364D34"/>
    <w:rsid w:val="00364F6F"/>
    <w:rsid w:val="0037025D"/>
    <w:rsid w:val="00370D39"/>
    <w:rsid w:val="00375E63"/>
    <w:rsid w:val="0037690C"/>
    <w:rsid w:val="00377294"/>
    <w:rsid w:val="003773F9"/>
    <w:rsid w:val="00380F89"/>
    <w:rsid w:val="003815DA"/>
    <w:rsid w:val="00381938"/>
    <w:rsid w:val="0038198F"/>
    <w:rsid w:val="0038287B"/>
    <w:rsid w:val="0038308E"/>
    <w:rsid w:val="00384207"/>
    <w:rsid w:val="00384B67"/>
    <w:rsid w:val="00386833"/>
    <w:rsid w:val="003869F1"/>
    <w:rsid w:val="00386B0A"/>
    <w:rsid w:val="003904FB"/>
    <w:rsid w:val="0039163A"/>
    <w:rsid w:val="0039268D"/>
    <w:rsid w:val="00392840"/>
    <w:rsid w:val="0039359F"/>
    <w:rsid w:val="00393BF1"/>
    <w:rsid w:val="00394ED7"/>
    <w:rsid w:val="00394FF9"/>
    <w:rsid w:val="003953AD"/>
    <w:rsid w:val="003A1ACD"/>
    <w:rsid w:val="003A1C1B"/>
    <w:rsid w:val="003A21B8"/>
    <w:rsid w:val="003A33E6"/>
    <w:rsid w:val="003A45B2"/>
    <w:rsid w:val="003A490B"/>
    <w:rsid w:val="003A544D"/>
    <w:rsid w:val="003A6625"/>
    <w:rsid w:val="003B02A8"/>
    <w:rsid w:val="003B0331"/>
    <w:rsid w:val="003B058A"/>
    <w:rsid w:val="003B1A08"/>
    <w:rsid w:val="003B4C01"/>
    <w:rsid w:val="003B59A8"/>
    <w:rsid w:val="003B6558"/>
    <w:rsid w:val="003B7C82"/>
    <w:rsid w:val="003C05FB"/>
    <w:rsid w:val="003C0999"/>
    <w:rsid w:val="003C1E61"/>
    <w:rsid w:val="003C3CF1"/>
    <w:rsid w:val="003C573A"/>
    <w:rsid w:val="003C6303"/>
    <w:rsid w:val="003C76AF"/>
    <w:rsid w:val="003C7BBA"/>
    <w:rsid w:val="003D0A73"/>
    <w:rsid w:val="003D0D99"/>
    <w:rsid w:val="003D105E"/>
    <w:rsid w:val="003D1E87"/>
    <w:rsid w:val="003D1EFE"/>
    <w:rsid w:val="003D229B"/>
    <w:rsid w:val="003D2314"/>
    <w:rsid w:val="003D3A8F"/>
    <w:rsid w:val="003D3B8B"/>
    <w:rsid w:val="003D46C1"/>
    <w:rsid w:val="003D5689"/>
    <w:rsid w:val="003D5D53"/>
    <w:rsid w:val="003D61D5"/>
    <w:rsid w:val="003D6787"/>
    <w:rsid w:val="003D705D"/>
    <w:rsid w:val="003D7DC8"/>
    <w:rsid w:val="003E01D6"/>
    <w:rsid w:val="003E07E0"/>
    <w:rsid w:val="003E1E32"/>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4356"/>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1158"/>
    <w:rsid w:val="0047176B"/>
    <w:rsid w:val="00471DDF"/>
    <w:rsid w:val="00472202"/>
    <w:rsid w:val="004723D9"/>
    <w:rsid w:val="00472CDA"/>
    <w:rsid w:val="00474839"/>
    <w:rsid w:val="00475C05"/>
    <w:rsid w:val="00476226"/>
    <w:rsid w:val="004771B8"/>
    <w:rsid w:val="004778B7"/>
    <w:rsid w:val="00480239"/>
    <w:rsid w:val="004805EB"/>
    <w:rsid w:val="0048060E"/>
    <w:rsid w:val="0048132C"/>
    <w:rsid w:val="00481542"/>
    <w:rsid w:val="00481A0B"/>
    <w:rsid w:val="00481AFB"/>
    <w:rsid w:val="00482F27"/>
    <w:rsid w:val="00482F70"/>
    <w:rsid w:val="00483219"/>
    <w:rsid w:val="00483E55"/>
    <w:rsid w:val="004848B4"/>
    <w:rsid w:val="00484B9F"/>
    <w:rsid w:val="00484F63"/>
    <w:rsid w:val="004862EA"/>
    <w:rsid w:val="00486B5F"/>
    <w:rsid w:val="004874D0"/>
    <w:rsid w:val="00487B9E"/>
    <w:rsid w:val="00492254"/>
    <w:rsid w:val="00492527"/>
    <w:rsid w:val="00493288"/>
    <w:rsid w:val="0049455C"/>
    <w:rsid w:val="004952BC"/>
    <w:rsid w:val="00495C28"/>
    <w:rsid w:val="00495C5F"/>
    <w:rsid w:val="00497248"/>
    <w:rsid w:val="004975A7"/>
    <w:rsid w:val="004975E9"/>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B5924"/>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4236"/>
    <w:rsid w:val="004D7B43"/>
    <w:rsid w:val="004E093C"/>
    <w:rsid w:val="004E0E06"/>
    <w:rsid w:val="004E15DE"/>
    <w:rsid w:val="004E24EE"/>
    <w:rsid w:val="004E2787"/>
    <w:rsid w:val="004E29DC"/>
    <w:rsid w:val="004E442A"/>
    <w:rsid w:val="004E47D3"/>
    <w:rsid w:val="004E50D4"/>
    <w:rsid w:val="004E522C"/>
    <w:rsid w:val="004E5F5E"/>
    <w:rsid w:val="004E6C69"/>
    <w:rsid w:val="004E6EFE"/>
    <w:rsid w:val="004E6FC7"/>
    <w:rsid w:val="004E7040"/>
    <w:rsid w:val="004E7C70"/>
    <w:rsid w:val="004F07BC"/>
    <w:rsid w:val="004F0D6E"/>
    <w:rsid w:val="004F135E"/>
    <w:rsid w:val="004F1AB1"/>
    <w:rsid w:val="004F2822"/>
    <w:rsid w:val="004F43B7"/>
    <w:rsid w:val="004F4658"/>
    <w:rsid w:val="004F58C8"/>
    <w:rsid w:val="004F5956"/>
    <w:rsid w:val="004F6374"/>
    <w:rsid w:val="004F6650"/>
    <w:rsid w:val="004F66AE"/>
    <w:rsid w:val="004F69E8"/>
    <w:rsid w:val="004F7498"/>
    <w:rsid w:val="004F753B"/>
    <w:rsid w:val="004F7ED0"/>
    <w:rsid w:val="0050091D"/>
    <w:rsid w:val="005009D8"/>
    <w:rsid w:val="00500AE7"/>
    <w:rsid w:val="00500D84"/>
    <w:rsid w:val="00500DE5"/>
    <w:rsid w:val="00501E8D"/>
    <w:rsid w:val="005021D9"/>
    <w:rsid w:val="00502377"/>
    <w:rsid w:val="00502A64"/>
    <w:rsid w:val="0050349D"/>
    <w:rsid w:val="005049B5"/>
    <w:rsid w:val="00505C51"/>
    <w:rsid w:val="0051018D"/>
    <w:rsid w:val="0051026C"/>
    <w:rsid w:val="00510B7F"/>
    <w:rsid w:val="00510C15"/>
    <w:rsid w:val="00511052"/>
    <w:rsid w:val="00511916"/>
    <w:rsid w:val="00511DEC"/>
    <w:rsid w:val="00513193"/>
    <w:rsid w:val="005138F2"/>
    <w:rsid w:val="00514CFD"/>
    <w:rsid w:val="00516726"/>
    <w:rsid w:val="005170D0"/>
    <w:rsid w:val="005204F4"/>
    <w:rsid w:val="00520B80"/>
    <w:rsid w:val="00521129"/>
    <w:rsid w:val="00523C69"/>
    <w:rsid w:val="005267FC"/>
    <w:rsid w:val="00526AD0"/>
    <w:rsid w:val="00527A5D"/>
    <w:rsid w:val="00530CC5"/>
    <w:rsid w:val="005313A3"/>
    <w:rsid w:val="00532790"/>
    <w:rsid w:val="00533117"/>
    <w:rsid w:val="005356AB"/>
    <w:rsid w:val="00536F79"/>
    <w:rsid w:val="00537142"/>
    <w:rsid w:val="0054329A"/>
    <w:rsid w:val="00543342"/>
    <w:rsid w:val="00543E53"/>
    <w:rsid w:val="00545210"/>
    <w:rsid w:val="00545532"/>
    <w:rsid w:val="0054646B"/>
    <w:rsid w:val="00547456"/>
    <w:rsid w:val="00550E06"/>
    <w:rsid w:val="00551706"/>
    <w:rsid w:val="0055372A"/>
    <w:rsid w:val="0055554F"/>
    <w:rsid w:val="00556812"/>
    <w:rsid w:val="00556B44"/>
    <w:rsid w:val="00556F8C"/>
    <w:rsid w:val="005570A3"/>
    <w:rsid w:val="00560349"/>
    <w:rsid w:val="00560DEB"/>
    <w:rsid w:val="00561B23"/>
    <w:rsid w:val="00564917"/>
    <w:rsid w:val="00566611"/>
    <w:rsid w:val="00570D77"/>
    <w:rsid w:val="005711A7"/>
    <w:rsid w:val="00571CFE"/>
    <w:rsid w:val="00572BC8"/>
    <w:rsid w:val="0057377D"/>
    <w:rsid w:val="00573D73"/>
    <w:rsid w:val="005743E9"/>
    <w:rsid w:val="00574783"/>
    <w:rsid w:val="00574E79"/>
    <w:rsid w:val="00575275"/>
    <w:rsid w:val="00575663"/>
    <w:rsid w:val="00575B23"/>
    <w:rsid w:val="00576F26"/>
    <w:rsid w:val="00576F4B"/>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298"/>
    <w:rsid w:val="00593E5A"/>
    <w:rsid w:val="0059693F"/>
    <w:rsid w:val="00596C9B"/>
    <w:rsid w:val="00596F78"/>
    <w:rsid w:val="00596FB5"/>
    <w:rsid w:val="00597EF4"/>
    <w:rsid w:val="005A05C9"/>
    <w:rsid w:val="005A05EE"/>
    <w:rsid w:val="005A13B4"/>
    <w:rsid w:val="005A1543"/>
    <w:rsid w:val="005A163F"/>
    <w:rsid w:val="005A1EB8"/>
    <w:rsid w:val="005A287D"/>
    <w:rsid w:val="005A3225"/>
    <w:rsid w:val="005A3B7C"/>
    <w:rsid w:val="005A4E58"/>
    <w:rsid w:val="005A5078"/>
    <w:rsid w:val="005A6ED5"/>
    <w:rsid w:val="005B0008"/>
    <w:rsid w:val="005B0C4E"/>
    <w:rsid w:val="005B1D10"/>
    <w:rsid w:val="005B28F4"/>
    <w:rsid w:val="005B3FB2"/>
    <w:rsid w:val="005B485F"/>
    <w:rsid w:val="005B53EC"/>
    <w:rsid w:val="005B5F1F"/>
    <w:rsid w:val="005B736F"/>
    <w:rsid w:val="005C0005"/>
    <w:rsid w:val="005C1D10"/>
    <w:rsid w:val="005C5D2C"/>
    <w:rsid w:val="005C7F5D"/>
    <w:rsid w:val="005D0936"/>
    <w:rsid w:val="005D0EFF"/>
    <w:rsid w:val="005D1185"/>
    <w:rsid w:val="005D1B71"/>
    <w:rsid w:val="005D26B8"/>
    <w:rsid w:val="005D5CC6"/>
    <w:rsid w:val="005D5FB7"/>
    <w:rsid w:val="005D624D"/>
    <w:rsid w:val="005D68D2"/>
    <w:rsid w:val="005D6E86"/>
    <w:rsid w:val="005D6FFF"/>
    <w:rsid w:val="005D7EC8"/>
    <w:rsid w:val="005E0292"/>
    <w:rsid w:val="005E0A4C"/>
    <w:rsid w:val="005E11C7"/>
    <w:rsid w:val="005E12C6"/>
    <w:rsid w:val="005E1948"/>
    <w:rsid w:val="005E1E05"/>
    <w:rsid w:val="005E2585"/>
    <w:rsid w:val="005E2B58"/>
    <w:rsid w:val="005E3A1E"/>
    <w:rsid w:val="005E40FA"/>
    <w:rsid w:val="005E4B54"/>
    <w:rsid w:val="005E5064"/>
    <w:rsid w:val="005E53FB"/>
    <w:rsid w:val="005E5E7D"/>
    <w:rsid w:val="005E6183"/>
    <w:rsid w:val="005E7F67"/>
    <w:rsid w:val="005F01FC"/>
    <w:rsid w:val="005F0216"/>
    <w:rsid w:val="005F0B84"/>
    <w:rsid w:val="005F0D1C"/>
    <w:rsid w:val="005F13D0"/>
    <w:rsid w:val="005F2C1A"/>
    <w:rsid w:val="005F3AA0"/>
    <w:rsid w:val="005F3F79"/>
    <w:rsid w:val="005F7296"/>
    <w:rsid w:val="006006AD"/>
    <w:rsid w:val="00600E24"/>
    <w:rsid w:val="00600EF0"/>
    <w:rsid w:val="0060135F"/>
    <w:rsid w:val="0060208C"/>
    <w:rsid w:val="006024B4"/>
    <w:rsid w:val="006035DA"/>
    <w:rsid w:val="006036D0"/>
    <w:rsid w:val="00603A35"/>
    <w:rsid w:val="0060400E"/>
    <w:rsid w:val="00604280"/>
    <w:rsid w:val="0060468C"/>
    <w:rsid w:val="00604D64"/>
    <w:rsid w:val="00605730"/>
    <w:rsid w:val="00605A51"/>
    <w:rsid w:val="006063C9"/>
    <w:rsid w:val="00607910"/>
    <w:rsid w:val="00611ED8"/>
    <w:rsid w:val="0061255E"/>
    <w:rsid w:val="00612A96"/>
    <w:rsid w:val="00613521"/>
    <w:rsid w:val="00613AAD"/>
    <w:rsid w:val="00614810"/>
    <w:rsid w:val="006149B9"/>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0A2"/>
    <w:rsid w:val="00636234"/>
    <w:rsid w:val="006375E9"/>
    <w:rsid w:val="00637C50"/>
    <w:rsid w:val="00640AE2"/>
    <w:rsid w:val="006428CE"/>
    <w:rsid w:val="00643363"/>
    <w:rsid w:val="00643532"/>
    <w:rsid w:val="006438AE"/>
    <w:rsid w:val="006452B9"/>
    <w:rsid w:val="00645B6D"/>
    <w:rsid w:val="00646AB1"/>
    <w:rsid w:val="00647171"/>
    <w:rsid w:val="006500B4"/>
    <w:rsid w:val="006507F6"/>
    <w:rsid w:val="00650869"/>
    <w:rsid w:val="0065157D"/>
    <w:rsid w:val="006537D0"/>
    <w:rsid w:val="00654F8A"/>
    <w:rsid w:val="0065559D"/>
    <w:rsid w:val="0065763B"/>
    <w:rsid w:val="00660565"/>
    <w:rsid w:val="00661B48"/>
    <w:rsid w:val="00662517"/>
    <w:rsid w:val="006629D1"/>
    <w:rsid w:val="00662B5D"/>
    <w:rsid w:val="006638D7"/>
    <w:rsid w:val="006648B3"/>
    <w:rsid w:val="0066526B"/>
    <w:rsid w:val="006673D0"/>
    <w:rsid w:val="00670210"/>
    <w:rsid w:val="006705EB"/>
    <w:rsid w:val="00670881"/>
    <w:rsid w:val="006711C2"/>
    <w:rsid w:val="00671829"/>
    <w:rsid w:val="00671E1F"/>
    <w:rsid w:val="00672091"/>
    <w:rsid w:val="00673C76"/>
    <w:rsid w:val="00674CEB"/>
    <w:rsid w:val="00675A7D"/>
    <w:rsid w:val="00675D39"/>
    <w:rsid w:val="0067695A"/>
    <w:rsid w:val="00676B79"/>
    <w:rsid w:val="00676D30"/>
    <w:rsid w:val="00680C22"/>
    <w:rsid w:val="00680D57"/>
    <w:rsid w:val="00682115"/>
    <w:rsid w:val="00683BF4"/>
    <w:rsid w:val="006845B3"/>
    <w:rsid w:val="00684B96"/>
    <w:rsid w:val="006855A5"/>
    <w:rsid w:val="0068684C"/>
    <w:rsid w:val="006871C7"/>
    <w:rsid w:val="00687D7B"/>
    <w:rsid w:val="00690C84"/>
    <w:rsid w:val="00690F71"/>
    <w:rsid w:val="00692546"/>
    <w:rsid w:val="006928C1"/>
    <w:rsid w:val="00693D93"/>
    <w:rsid w:val="00693E4C"/>
    <w:rsid w:val="00695559"/>
    <w:rsid w:val="006963CF"/>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B74D1"/>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167"/>
    <w:rsid w:val="006E1BB0"/>
    <w:rsid w:val="006E2679"/>
    <w:rsid w:val="006E323F"/>
    <w:rsid w:val="006E4B8B"/>
    <w:rsid w:val="006E5632"/>
    <w:rsid w:val="006E5D37"/>
    <w:rsid w:val="006E601F"/>
    <w:rsid w:val="006E7F99"/>
    <w:rsid w:val="006F06FB"/>
    <w:rsid w:val="006F1651"/>
    <w:rsid w:val="006F1778"/>
    <w:rsid w:val="006F1C63"/>
    <w:rsid w:val="006F1F38"/>
    <w:rsid w:val="006F21F4"/>
    <w:rsid w:val="006F3298"/>
    <w:rsid w:val="006F4684"/>
    <w:rsid w:val="006F49F6"/>
    <w:rsid w:val="006F558B"/>
    <w:rsid w:val="006F614E"/>
    <w:rsid w:val="006F6291"/>
    <w:rsid w:val="006F63DD"/>
    <w:rsid w:val="006F7F83"/>
    <w:rsid w:val="007000C1"/>
    <w:rsid w:val="007009AC"/>
    <w:rsid w:val="0070166D"/>
    <w:rsid w:val="00702873"/>
    <w:rsid w:val="00703970"/>
    <w:rsid w:val="00704976"/>
    <w:rsid w:val="00704F51"/>
    <w:rsid w:val="0070556C"/>
    <w:rsid w:val="007061CA"/>
    <w:rsid w:val="00706543"/>
    <w:rsid w:val="00710545"/>
    <w:rsid w:val="007110B9"/>
    <w:rsid w:val="00712CDE"/>
    <w:rsid w:val="0071412F"/>
    <w:rsid w:val="007142C3"/>
    <w:rsid w:val="007150C4"/>
    <w:rsid w:val="007152E3"/>
    <w:rsid w:val="007155FE"/>
    <w:rsid w:val="00715A24"/>
    <w:rsid w:val="00716888"/>
    <w:rsid w:val="007177E8"/>
    <w:rsid w:val="0071796B"/>
    <w:rsid w:val="007216C5"/>
    <w:rsid w:val="00721828"/>
    <w:rsid w:val="00721A9F"/>
    <w:rsid w:val="00722406"/>
    <w:rsid w:val="0072263F"/>
    <w:rsid w:val="00724AC8"/>
    <w:rsid w:val="00725E3C"/>
    <w:rsid w:val="00726BE5"/>
    <w:rsid w:val="007271C0"/>
    <w:rsid w:val="00727ED6"/>
    <w:rsid w:val="00727FD4"/>
    <w:rsid w:val="007307B1"/>
    <w:rsid w:val="00733160"/>
    <w:rsid w:val="00733D5D"/>
    <w:rsid w:val="007344E1"/>
    <w:rsid w:val="007348D4"/>
    <w:rsid w:val="00735AD9"/>
    <w:rsid w:val="0073644C"/>
    <w:rsid w:val="00736580"/>
    <w:rsid w:val="00740E3D"/>
    <w:rsid w:val="00741155"/>
    <w:rsid w:val="00741D61"/>
    <w:rsid w:val="00743BBB"/>
    <w:rsid w:val="0074414C"/>
    <w:rsid w:val="00744483"/>
    <w:rsid w:val="00744BF6"/>
    <w:rsid w:val="00745396"/>
    <w:rsid w:val="007469A0"/>
    <w:rsid w:val="00746AD4"/>
    <w:rsid w:val="0074701B"/>
    <w:rsid w:val="007476D1"/>
    <w:rsid w:val="007504B6"/>
    <w:rsid w:val="00750CAD"/>
    <w:rsid w:val="00753507"/>
    <w:rsid w:val="00754A0D"/>
    <w:rsid w:val="00755489"/>
    <w:rsid w:val="00756F81"/>
    <w:rsid w:val="00757080"/>
    <w:rsid w:val="007604E3"/>
    <w:rsid w:val="00762578"/>
    <w:rsid w:val="007644FD"/>
    <w:rsid w:val="007658F2"/>
    <w:rsid w:val="007663FF"/>
    <w:rsid w:val="00767F57"/>
    <w:rsid w:val="00770CD4"/>
    <w:rsid w:val="00772076"/>
    <w:rsid w:val="007726E4"/>
    <w:rsid w:val="007740DC"/>
    <w:rsid w:val="00774816"/>
    <w:rsid w:val="00774CB4"/>
    <w:rsid w:val="00774CCB"/>
    <w:rsid w:val="00775CCA"/>
    <w:rsid w:val="00776821"/>
    <w:rsid w:val="00780515"/>
    <w:rsid w:val="00780972"/>
    <w:rsid w:val="00780FC0"/>
    <w:rsid w:val="00782700"/>
    <w:rsid w:val="00782876"/>
    <w:rsid w:val="0078339F"/>
    <w:rsid w:val="007843DD"/>
    <w:rsid w:val="00785ABA"/>
    <w:rsid w:val="0078763D"/>
    <w:rsid w:val="00787723"/>
    <w:rsid w:val="0078780F"/>
    <w:rsid w:val="00787A00"/>
    <w:rsid w:val="0079102D"/>
    <w:rsid w:val="007917FC"/>
    <w:rsid w:val="007918A7"/>
    <w:rsid w:val="00791E4D"/>
    <w:rsid w:val="00793C3B"/>
    <w:rsid w:val="00795526"/>
    <w:rsid w:val="00795E81"/>
    <w:rsid w:val="00796230"/>
    <w:rsid w:val="00796789"/>
    <w:rsid w:val="007973E8"/>
    <w:rsid w:val="007A16F4"/>
    <w:rsid w:val="007A17BF"/>
    <w:rsid w:val="007A1C0F"/>
    <w:rsid w:val="007A4478"/>
    <w:rsid w:val="007A46DB"/>
    <w:rsid w:val="007A511D"/>
    <w:rsid w:val="007A5179"/>
    <w:rsid w:val="007A53BF"/>
    <w:rsid w:val="007A5A93"/>
    <w:rsid w:val="007A5D21"/>
    <w:rsid w:val="007A6B9C"/>
    <w:rsid w:val="007A7596"/>
    <w:rsid w:val="007A7AF6"/>
    <w:rsid w:val="007B06A2"/>
    <w:rsid w:val="007B16B9"/>
    <w:rsid w:val="007B1DDF"/>
    <w:rsid w:val="007B378C"/>
    <w:rsid w:val="007B42B7"/>
    <w:rsid w:val="007B4C8B"/>
    <w:rsid w:val="007B5DB2"/>
    <w:rsid w:val="007B653D"/>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D7986"/>
    <w:rsid w:val="007E0F5D"/>
    <w:rsid w:val="007E2472"/>
    <w:rsid w:val="007E269A"/>
    <w:rsid w:val="007E308B"/>
    <w:rsid w:val="007E369F"/>
    <w:rsid w:val="007E4437"/>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1730"/>
    <w:rsid w:val="00812F6A"/>
    <w:rsid w:val="00814252"/>
    <w:rsid w:val="008143E8"/>
    <w:rsid w:val="00814A2F"/>
    <w:rsid w:val="00814D9A"/>
    <w:rsid w:val="008177E1"/>
    <w:rsid w:val="00817F16"/>
    <w:rsid w:val="00820FD8"/>
    <w:rsid w:val="00822035"/>
    <w:rsid w:val="008224D4"/>
    <w:rsid w:val="00822E34"/>
    <w:rsid w:val="00823CF7"/>
    <w:rsid w:val="00824895"/>
    <w:rsid w:val="00824AC9"/>
    <w:rsid w:val="00824E38"/>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37FF1"/>
    <w:rsid w:val="0084052D"/>
    <w:rsid w:val="00842996"/>
    <w:rsid w:val="008436A7"/>
    <w:rsid w:val="00843F0B"/>
    <w:rsid w:val="00844366"/>
    <w:rsid w:val="0084456F"/>
    <w:rsid w:val="00844DB9"/>
    <w:rsid w:val="00844E6A"/>
    <w:rsid w:val="0084708C"/>
    <w:rsid w:val="008479F9"/>
    <w:rsid w:val="00847B57"/>
    <w:rsid w:val="00847FE4"/>
    <w:rsid w:val="0085036C"/>
    <w:rsid w:val="0085115D"/>
    <w:rsid w:val="00851299"/>
    <w:rsid w:val="00852486"/>
    <w:rsid w:val="00852791"/>
    <w:rsid w:val="00852FE1"/>
    <w:rsid w:val="00854949"/>
    <w:rsid w:val="00855B8A"/>
    <w:rsid w:val="00857CDA"/>
    <w:rsid w:val="008600D5"/>
    <w:rsid w:val="00860DBC"/>
    <w:rsid w:val="008612C7"/>
    <w:rsid w:val="00861716"/>
    <w:rsid w:val="0086226B"/>
    <w:rsid w:val="008627BC"/>
    <w:rsid w:val="0086375C"/>
    <w:rsid w:val="0086530A"/>
    <w:rsid w:val="008659A2"/>
    <w:rsid w:val="00865EF9"/>
    <w:rsid w:val="008677CF"/>
    <w:rsid w:val="00870877"/>
    <w:rsid w:val="00871F0A"/>
    <w:rsid w:val="0087257D"/>
    <w:rsid w:val="008742DE"/>
    <w:rsid w:val="00876287"/>
    <w:rsid w:val="00876A66"/>
    <w:rsid w:val="00876CEA"/>
    <w:rsid w:val="00877756"/>
    <w:rsid w:val="008804AD"/>
    <w:rsid w:val="00880A1B"/>
    <w:rsid w:val="0088135E"/>
    <w:rsid w:val="008815C3"/>
    <w:rsid w:val="008816A3"/>
    <w:rsid w:val="00882AEF"/>
    <w:rsid w:val="00882FFD"/>
    <w:rsid w:val="00883D3E"/>
    <w:rsid w:val="0088429B"/>
    <w:rsid w:val="00884FB6"/>
    <w:rsid w:val="0088570D"/>
    <w:rsid w:val="00885DFB"/>
    <w:rsid w:val="00886B90"/>
    <w:rsid w:val="00887347"/>
    <w:rsid w:val="00887F77"/>
    <w:rsid w:val="00887FC2"/>
    <w:rsid w:val="0089005B"/>
    <w:rsid w:val="00890092"/>
    <w:rsid w:val="00890873"/>
    <w:rsid w:val="00891E45"/>
    <w:rsid w:val="00891EC1"/>
    <w:rsid w:val="00892759"/>
    <w:rsid w:val="008934C5"/>
    <w:rsid w:val="00894155"/>
    <w:rsid w:val="00894E4A"/>
    <w:rsid w:val="00895131"/>
    <w:rsid w:val="0089525B"/>
    <w:rsid w:val="00895368"/>
    <w:rsid w:val="0089569D"/>
    <w:rsid w:val="0089591F"/>
    <w:rsid w:val="00897626"/>
    <w:rsid w:val="008A0C6B"/>
    <w:rsid w:val="008A1727"/>
    <w:rsid w:val="008A1D10"/>
    <w:rsid w:val="008A1D82"/>
    <w:rsid w:val="008A2DE0"/>
    <w:rsid w:val="008A5B33"/>
    <w:rsid w:val="008A5F89"/>
    <w:rsid w:val="008A6E60"/>
    <w:rsid w:val="008B0511"/>
    <w:rsid w:val="008B0BC3"/>
    <w:rsid w:val="008B10A7"/>
    <w:rsid w:val="008B3774"/>
    <w:rsid w:val="008B4230"/>
    <w:rsid w:val="008B4F59"/>
    <w:rsid w:val="008B6825"/>
    <w:rsid w:val="008B69B8"/>
    <w:rsid w:val="008B7F1B"/>
    <w:rsid w:val="008C0004"/>
    <w:rsid w:val="008C1B96"/>
    <w:rsid w:val="008C30DD"/>
    <w:rsid w:val="008C3510"/>
    <w:rsid w:val="008C394A"/>
    <w:rsid w:val="008C3E88"/>
    <w:rsid w:val="008C3F00"/>
    <w:rsid w:val="008C4FAE"/>
    <w:rsid w:val="008C687F"/>
    <w:rsid w:val="008C6A94"/>
    <w:rsid w:val="008C793C"/>
    <w:rsid w:val="008C7D3F"/>
    <w:rsid w:val="008D037C"/>
    <w:rsid w:val="008D0EA4"/>
    <w:rsid w:val="008D29ED"/>
    <w:rsid w:val="008D2C6B"/>
    <w:rsid w:val="008D33A8"/>
    <w:rsid w:val="008D41EE"/>
    <w:rsid w:val="008D5B89"/>
    <w:rsid w:val="008D6125"/>
    <w:rsid w:val="008D668F"/>
    <w:rsid w:val="008D6E0F"/>
    <w:rsid w:val="008E0CFA"/>
    <w:rsid w:val="008E1C0C"/>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A4C"/>
    <w:rsid w:val="008F6BE2"/>
    <w:rsid w:val="008F7900"/>
    <w:rsid w:val="00902D5A"/>
    <w:rsid w:val="00903EA1"/>
    <w:rsid w:val="00904990"/>
    <w:rsid w:val="00904CB4"/>
    <w:rsid w:val="009050D0"/>
    <w:rsid w:val="009059CC"/>
    <w:rsid w:val="00905B37"/>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4F1A"/>
    <w:rsid w:val="0092543C"/>
    <w:rsid w:val="00925B75"/>
    <w:rsid w:val="00925FA9"/>
    <w:rsid w:val="00926C21"/>
    <w:rsid w:val="0093023F"/>
    <w:rsid w:val="00933269"/>
    <w:rsid w:val="00933574"/>
    <w:rsid w:val="009337C1"/>
    <w:rsid w:val="00935ADD"/>
    <w:rsid w:val="00936997"/>
    <w:rsid w:val="00936BA4"/>
    <w:rsid w:val="00940095"/>
    <w:rsid w:val="0094076E"/>
    <w:rsid w:val="0094177B"/>
    <w:rsid w:val="00942B09"/>
    <w:rsid w:val="009439F0"/>
    <w:rsid w:val="0094577B"/>
    <w:rsid w:val="00946485"/>
    <w:rsid w:val="00946B3C"/>
    <w:rsid w:val="00947837"/>
    <w:rsid w:val="00947E3C"/>
    <w:rsid w:val="0095019C"/>
    <w:rsid w:val="00950EEE"/>
    <w:rsid w:val="00951163"/>
    <w:rsid w:val="00951645"/>
    <w:rsid w:val="009532A4"/>
    <w:rsid w:val="009559E0"/>
    <w:rsid w:val="00960364"/>
    <w:rsid w:val="0096088A"/>
    <w:rsid w:val="00961174"/>
    <w:rsid w:val="00962977"/>
    <w:rsid w:val="00963C36"/>
    <w:rsid w:val="009642CA"/>
    <w:rsid w:val="0096446E"/>
    <w:rsid w:val="00964D97"/>
    <w:rsid w:val="009650D1"/>
    <w:rsid w:val="00965AAA"/>
    <w:rsid w:val="009669E9"/>
    <w:rsid w:val="00970BBB"/>
    <w:rsid w:val="009746C5"/>
    <w:rsid w:val="00974B82"/>
    <w:rsid w:val="0097592C"/>
    <w:rsid w:val="00975B9D"/>
    <w:rsid w:val="009767BF"/>
    <w:rsid w:val="00977CC4"/>
    <w:rsid w:val="00977FCE"/>
    <w:rsid w:val="00980AB4"/>
    <w:rsid w:val="009817EB"/>
    <w:rsid w:val="00982852"/>
    <w:rsid w:val="00982F39"/>
    <w:rsid w:val="009848CD"/>
    <w:rsid w:val="00985ED6"/>
    <w:rsid w:val="00986796"/>
    <w:rsid w:val="00987FED"/>
    <w:rsid w:val="00990136"/>
    <w:rsid w:val="009928B7"/>
    <w:rsid w:val="00992939"/>
    <w:rsid w:val="00992E4C"/>
    <w:rsid w:val="009931E0"/>
    <w:rsid w:val="00993700"/>
    <w:rsid w:val="00994619"/>
    <w:rsid w:val="0099472F"/>
    <w:rsid w:val="00995353"/>
    <w:rsid w:val="00995AD4"/>
    <w:rsid w:val="009A2530"/>
    <w:rsid w:val="009A2839"/>
    <w:rsid w:val="009A349B"/>
    <w:rsid w:val="009A3736"/>
    <w:rsid w:val="009A388C"/>
    <w:rsid w:val="009A4130"/>
    <w:rsid w:val="009A46E5"/>
    <w:rsid w:val="009A49A6"/>
    <w:rsid w:val="009A4EFF"/>
    <w:rsid w:val="009A50E5"/>
    <w:rsid w:val="009A6649"/>
    <w:rsid w:val="009A7343"/>
    <w:rsid w:val="009A7737"/>
    <w:rsid w:val="009B098A"/>
    <w:rsid w:val="009B132B"/>
    <w:rsid w:val="009B1F13"/>
    <w:rsid w:val="009B315B"/>
    <w:rsid w:val="009B3250"/>
    <w:rsid w:val="009B535A"/>
    <w:rsid w:val="009B5B56"/>
    <w:rsid w:val="009B708E"/>
    <w:rsid w:val="009B7A28"/>
    <w:rsid w:val="009C0D21"/>
    <w:rsid w:val="009C124F"/>
    <w:rsid w:val="009C1644"/>
    <w:rsid w:val="009C1947"/>
    <w:rsid w:val="009C2829"/>
    <w:rsid w:val="009C380F"/>
    <w:rsid w:val="009C62F4"/>
    <w:rsid w:val="009C6382"/>
    <w:rsid w:val="009C6A89"/>
    <w:rsid w:val="009C71A5"/>
    <w:rsid w:val="009C7D6F"/>
    <w:rsid w:val="009D0EF7"/>
    <w:rsid w:val="009D1E4E"/>
    <w:rsid w:val="009D267B"/>
    <w:rsid w:val="009D2983"/>
    <w:rsid w:val="009D2C49"/>
    <w:rsid w:val="009D39EA"/>
    <w:rsid w:val="009D4753"/>
    <w:rsid w:val="009D5449"/>
    <w:rsid w:val="009D55DF"/>
    <w:rsid w:val="009D5E32"/>
    <w:rsid w:val="009E0C3B"/>
    <w:rsid w:val="009E170A"/>
    <w:rsid w:val="009E208A"/>
    <w:rsid w:val="009E29A6"/>
    <w:rsid w:val="009E37C5"/>
    <w:rsid w:val="009E54FC"/>
    <w:rsid w:val="009E7249"/>
    <w:rsid w:val="009E7D66"/>
    <w:rsid w:val="009F15BE"/>
    <w:rsid w:val="009F1866"/>
    <w:rsid w:val="009F2938"/>
    <w:rsid w:val="009F3E83"/>
    <w:rsid w:val="009F4664"/>
    <w:rsid w:val="009F534D"/>
    <w:rsid w:val="009F6B57"/>
    <w:rsid w:val="009F73D2"/>
    <w:rsid w:val="009F76E7"/>
    <w:rsid w:val="009F7F1D"/>
    <w:rsid w:val="00A0308C"/>
    <w:rsid w:val="00A03135"/>
    <w:rsid w:val="00A03F95"/>
    <w:rsid w:val="00A053F0"/>
    <w:rsid w:val="00A062D0"/>
    <w:rsid w:val="00A06ED0"/>
    <w:rsid w:val="00A1005A"/>
    <w:rsid w:val="00A10328"/>
    <w:rsid w:val="00A128FD"/>
    <w:rsid w:val="00A12E3E"/>
    <w:rsid w:val="00A1318D"/>
    <w:rsid w:val="00A134F5"/>
    <w:rsid w:val="00A1413E"/>
    <w:rsid w:val="00A1447A"/>
    <w:rsid w:val="00A15F77"/>
    <w:rsid w:val="00A16581"/>
    <w:rsid w:val="00A17B99"/>
    <w:rsid w:val="00A20671"/>
    <w:rsid w:val="00A206D3"/>
    <w:rsid w:val="00A21097"/>
    <w:rsid w:val="00A2184C"/>
    <w:rsid w:val="00A219C3"/>
    <w:rsid w:val="00A21BA1"/>
    <w:rsid w:val="00A22F27"/>
    <w:rsid w:val="00A26F6B"/>
    <w:rsid w:val="00A2736D"/>
    <w:rsid w:val="00A30452"/>
    <w:rsid w:val="00A31387"/>
    <w:rsid w:val="00A32D20"/>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58D"/>
    <w:rsid w:val="00A778DD"/>
    <w:rsid w:val="00A81D0A"/>
    <w:rsid w:val="00A8356B"/>
    <w:rsid w:val="00A83AC6"/>
    <w:rsid w:val="00A84F86"/>
    <w:rsid w:val="00A8554F"/>
    <w:rsid w:val="00A86D5B"/>
    <w:rsid w:val="00A874A4"/>
    <w:rsid w:val="00A87533"/>
    <w:rsid w:val="00A90196"/>
    <w:rsid w:val="00A9023C"/>
    <w:rsid w:val="00A90254"/>
    <w:rsid w:val="00A91321"/>
    <w:rsid w:val="00A918A8"/>
    <w:rsid w:val="00A932A4"/>
    <w:rsid w:val="00A977D7"/>
    <w:rsid w:val="00A97D7E"/>
    <w:rsid w:val="00AA1468"/>
    <w:rsid w:val="00AA1D8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227A"/>
    <w:rsid w:val="00AC3B56"/>
    <w:rsid w:val="00AC4E87"/>
    <w:rsid w:val="00AC5092"/>
    <w:rsid w:val="00AC56CA"/>
    <w:rsid w:val="00AC5F03"/>
    <w:rsid w:val="00AC6855"/>
    <w:rsid w:val="00AC73D6"/>
    <w:rsid w:val="00AC7C96"/>
    <w:rsid w:val="00AD02A5"/>
    <w:rsid w:val="00AD0BC4"/>
    <w:rsid w:val="00AD0F93"/>
    <w:rsid w:val="00AD21DF"/>
    <w:rsid w:val="00AD2D0A"/>
    <w:rsid w:val="00AD2F9E"/>
    <w:rsid w:val="00AD3481"/>
    <w:rsid w:val="00AD656A"/>
    <w:rsid w:val="00AD6F72"/>
    <w:rsid w:val="00AD7063"/>
    <w:rsid w:val="00AD72CD"/>
    <w:rsid w:val="00AD7D94"/>
    <w:rsid w:val="00AE0714"/>
    <w:rsid w:val="00AE103B"/>
    <w:rsid w:val="00AE1A1D"/>
    <w:rsid w:val="00AE2019"/>
    <w:rsid w:val="00AE2666"/>
    <w:rsid w:val="00AE392D"/>
    <w:rsid w:val="00AE3D7F"/>
    <w:rsid w:val="00AE49AE"/>
    <w:rsid w:val="00AE4C1F"/>
    <w:rsid w:val="00AE5049"/>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2AA"/>
    <w:rsid w:val="00B1176C"/>
    <w:rsid w:val="00B11BB1"/>
    <w:rsid w:val="00B12945"/>
    <w:rsid w:val="00B131E0"/>
    <w:rsid w:val="00B14477"/>
    <w:rsid w:val="00B14587"/>
    <w:rsid w:val="00B14E2D"/>
    <w:rsid w:val="00B1502B"/>
    <w:rsid w:val="00B152C4"/>
    <w:rsid w:val="00B15B6F"/>
    <w:rsid w:val="00B17EB4"/>
    <w:rsid w:val="00B21705"/>
    <w:rsid w:val="00B21F92"/>
    <w:rsid w:val="00B2248C"/>
    <w:rsid w:val="00B23111"/>
    <w:rsid w:val="00B249A0"/>
    <w:rsid w:val="00B249D6"/>
    <w:rsid w:val="00B25316"/>
    <w:rsid w:val="00B255BD"/>
    <w:rsid w:val="00B25904"/>
    <w:rsid w:val="00B2592C"/>
    <w:rsid w:val="00B269B9"/>
    <w:rsid w:val="00B26B21"/>
    <w:rsid w:val="00B3084A"/>
    <w:rsid w:val="00B32304"/>
    <w:rsid w:val="00B3295C"/>
    <w:rsid w:val="00B33088"/>
    <w:rsid w:val="00B347DF"/>
    <w:rsid w:val="00B3525F"/>
    <w:rsid w:val="00B3540D"/>
    <w:rsid w:val="00B35EBA"/>
    <w:rsid w:val="00B36324"/>
    <w:rsid w:val="00B36A06"/>
    <w:rsid w:val="00B370E6"/>
    <w:rsid w:val="00B37692"/>
    <w:rsid w:val="00B4024E"/>
    <w:rsid w:val="00B41A5D"/>
    <w:rsid w:val="00B428CC"/>
    <w:rsid w:val="00B42985"/>
    <w:rsid w:val="00B42FBA"/>
    <w:rsid w:val="00B430AF"/>
    <w:rsid w:val="00B44289"/>
    <w:rsid w:val="00B444D6"/>
    <w:rsid w:val="00B46100"/>
    <w:rsid w:val="00B46121"/>
    <w:rsid w:val="00B461EF"/>
    <w:rsid w:val="00B46EE7"/>
    <w:rsid w:val="00B47354"/>
    <w:rsid w:val="00B518A7"/>
    <w:rsid w:val="00B51940"/>
    <w:rsid w:val="00B52A13"/>
    <w:rsid w:val="00B53050"/>
    <w:rsid w:val="00B54BEE"/>
    <w:rsid w:val="00B560C4"/>
    <w:rsid w:val="00B5674F"/>
    <w:rsid w:val="00B5698F"/>
    <w:rsid w:val="00B5706B"/>
    <w:rsid w:val="00B5785D"/>
    <w:rsid w:val="00B57D50"/>
    <w:rsid w:val="00B60D24"/>
    <w:rsid w:val="00B62465"/>
    <w:rsid w:val="00B63400"/>
    <w:rsid w:val="00B63DBE"/>
    <w:rsid w:val="00B63F6A"/>
    <w:rsid w:val="00B651D6"/>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578B"/>
    <w:rsid w:val="00B86360"/>
    <w:rsid w:val="00B86486"/>
    <w:rsid w:val="00B90029"/>
    <w:rsid w:val="00B90515"/>
    <w:rsid w:val="00B90DD5"/>
    <w:rsid w:val="00B910E4"/>
    <w:rsid w:val="00B934F2"/>
    <w:rsid w:val="00B93655"/>
    <w:rsid w:val="00B93A23"/>
    <w:rsid w:val="00B95DD1"/>
    <w:rsid w:val="00B95EFC"/>
    <w:rsid w:val="00B96321"/>
    <w:rsid w:val="00B96418"/>
    <w:rsid w:val="00B96794"/>
    <w:rsid w:val="00BA10D2"/>
    <w:rsid w:val="00BA257B"/>
    <w:rsid w:val="00BA3F58"/>
    <w:rsid w:val="00BA480A"/>
    <w:rsid w:val="00BA5744"/>
    <w:rsid w:val="00BA5CA6"/>
    <w:rsid w:val="00BA66E2"/>
    <w:rsid w:val="00BA7E8F"/>
    <w:rsid w:val="00BB0F2C"/>
    <w:rsid w:val="00BB1DE4"/>
    <w:rsid w:val="00BB319F"/>
    <w:rsid w:val="00BB3C28"/>
    <w:rsid w:val="00BB42DA"/>
    <w:rsid w:val="00BB457A"/>
    <w:rsid w:val="00BB4C3E"/>
    <w:rsid w:val="00BB529B"/>
    <w:rsid w:val="00BB57B8"/>
    <w:rsid w:val="00BB756A"/>
    <w:rsid w:val="00BB78A2"/>
    <w:rsid w:val="00BC2AF9"/>
    <w:rsid w:val="00BC2E8B"/>
    <w:rsid w:val="00BC3E98"/>
    <w:rsid w:val="00BC5469"/>
    <w:rsid w:val="00BC5A29"/>
    <w:rsid w:val="00BC6960"/>
    <w:rsid w:val="00BC6A42"/>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41C"/>
    <w:rsid w:val="00BE0665"/>
    <w:rsid w:val="00BE142D"/>
    <w:rsid w:val="00BE22A5"/>
    <w:rsid w:val="00BE2732"/>
    <w:rsid w:val="00BE2DD7"/>
    <w:rsid w:val="00BE2EB8"/>
    <w:rsid w:val="00BE4060"/>
    <w:rsid w:val="00BE5F3A"/>
    <w:rsid w:val="00BE7199"/>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5C0"/>
    <w:rsid w:val="00C259AA"/>
    <w:rsid w:val="00C25C97"/>
    <w:rsid w:val="00C26A0F"/>
    <w:rsid w:val="00C26B86"/>
    <w:rsid w:val="00C3087E"/>
    <w:rsid w:val="00C317F6"/>
    <w:rsid w:val="00C318F4"/>
    <w:rsid w:val="00C31A5B"/>
    <w:rsid w:val="00C320EB"/>
    <w:rsid w:val="00C33064"/>
    <w:rsid w:val="00C33D39"/>
    <w:rsid w:val="00C3401F"/>
    <w:rsid w:val="00C34623"/>
    <w:rsid w:val="00C34F1C"/>
    <w:rsid w:val="00C352DB"/>
    <w:rsid w:val="00C3575F"/>
    <w:rsid w:val="00C37C57"/>
    <w:rsid w:val="00C37D44"/>
    <w:rsid w:val="00C40606"/>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1BD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7E7"/>
    <w:rsid w:val="00C80C6E"/>
    <w:rsid w:val="00C82075"/>
    <w:rsid w:val="00C82119"/>
    <w:rsid w:val="00C825CF"/>
    <w:rsid w:val="00C8322B"/>
    <w:rsid w:val="00C83736"/>
    <w:rsid w:val="00C83BC5"/>
    <w:rsid w:val="00C862C4"/>
    <w:rsid w:val="00C87A1E"/>
    <w:rsid w:val="00C91DDF"/>
    <w:rsid w:val="00C92068"/>
    <w:rsid w:val="00C923AA"/>
    <w:rsid w:val="00C93CF8"/>
    <w:rsid w:val="00C9470A"/>
    <w:rsid w:val="00C94A36"/>
    <w:rsid w:val="00C95F4E"/>
    <w:rsid w:val="00C9685F"/>
    <w:rsid w:val="00C969CB"/>
    <w:rsid w:val="00C970E3"/>
    <w:rsid w:val="00CA1682"/>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0E0"/>
    <w:rsid w:val="00CC157B"/>
    <w:rsid w:val="00CC1679"/>
    <w:rsid w:val="00CC1A83"/>
    <w:rsid w:val="00CC2554"/>
    <w:rsid w:val="00CC2E3E"/>
    <w:rsid w:val="00CC3AB0"/>
    <w:rsid w:val="00CC413D"/>
    <w:rsid w:val="00CC4429"/>
    <w:rsid w:val="00CC6529"/>
    <w:rsid w:val="00CC6A0A"/>
    <w:rsid w:val="00CC77DF"/>
    <w:rsid w:val="00CC7DB7"/>
    <w:rsid w:val="00CD0078"/>
    <w:rsid w:val="00CD06A3"/>
    <w:rsid w:val="00CD127D"/>
    <w:rsid w:val="00CD24D8"/>
    <w:rsid w:val="00CD2EEE"/>
    <w:rsid w:val="00CD37BE"/>
    <w:rsid w:val="00CD4AF6"/>
    <w:rsid w:val="00CD611B"/>
    <w:rsid w:val="00CD654D"/>
    <w:rsid w:val="00CD6AD4"/>
    <w:rsid w:val="00CD7646"/>
    <w:rsid w:val="00CE1F82"/>
    <w:rsid w:val="00CE2374"/>
    <w:rsid w:val="00CE55CD"/>
    <w:rsid w:val="00CE6950"/>
    <w:rsid w:val="00CF1B63"/>
    <w:rsid w:val="00CF1E8A"/>
    <w:rsid w:val="00CF2829"/>
    <w:rsid w:val="00CF419C"/>
    <w:rsid w:val="00CF47EA"/>
    <w:rsid w:val="00CF5F30"/>
    <w:rsid w:val="00CF6363"/>
    <w:rsid w:val="00CF6884"/>
    <w:rsid w:val="00D0029B"/>
    <w:rsid w:val="00D00680"/>
    <w:rsid w:val="00D0080B"/>
    <w:rsid w:val="00D00E92"/>
    <w:rsid w:val="00D00E97"/>
    <w:rsid w:val="00D01555"/>
    <w:rsid w:val="00D01C19"/>
    <w:rsid w:val="00D03ACD"/>
    <w:rsid w:val="00D06269"/>
    <w:rsid w:val="00D105C7"/>
    <w:rsid w:val="00D107A0"/>
    <w:rsid w:val="00D11773"/>
    <w:rsid w:val="00D11B06"/>
    <w:rsid w:val="00D12053"/>
    <w:rsid w:val="00D1233A"/>
    <w:rsid w:val="00D12AA6"/>
    <w:rsid w:val="00D1311B"/>
    <w:rsid w:val="00D13355"/>
    <w:rsid w:val="00D14E8C"/>
    <w:rsid w:val="00D1511B"/>
    <w:rsid w:val="00D16F6D"/>
    <w:rsid w:val="00D171D7"/>
    <w:rsid w:val="00D175F7"/>
    <w:rsid w:val="00D20590"/>
    <w:rsid w:val="00D20869"/>
    <w:rsid w:val="00D20C32"/>
    <w:rsid w:val="00D20FB0"/>
    <w:rsid w:val="00D228DE"/>
    <w:rsid w:val="00D22C61"/>
    <w:rsid w:val="00D23DF7"/>
    <w:rsid w:val="00D2411E"/>
    <w:rsid w:val="00D250D3"/>
    <w:rsid w:val="00D2539A"/>
    <w:rsid w:val="00D266DB"/>
    <w:rsid w:val="00D267CC"/>
    <w:rsid w:val="00D26909"/>
    <w:rsid w:val="00D26CB4"/>
    <w:rsid w:val="00D26F6E"/>
    <w:rsid w:val="00D27768"/>
    <w:rsid w:val="00D27A5F"/>
    <w:rsid w:val="00D27B56"/>
    <w:rsid w:val="00D30462"/>
    <w:rsid w:val="00D317C4"/>
    <w:rsid w:val="00D319CE"/>
    <w:rsid w:val="00D31AB5"/>
    <w:rsid w:val="00D33912"/>
    <w:rsid w:val="00D339E2"/>
    <w:rsid w:val="00D35064"/>
    <w:rsid w:val="00D35DE2"/>
    <w:rsid w:val="00D36351"/>
    <w:rsid w:val="00D363D8"/>
    <w:rsid w:val="00D372D7"/>
    <w:rsid w:val="00D421EB"/>
    <w:rsid w:val="00D42477"/>
    <w:rsid w:val="00D43ABE"/>
    <w:rsid w:val="00D43B4B"/>
    <w:rsid w:val="00D44155"/>
    <w:rsid w:val="00D44377"/>
    <w:rsid w:val="00D44E47"/>
    <w:rsid w:val="00D457CB"/>
    <w:rsid w:val="00D45A7D"/>
    <w:rsid w:val="00D4647B"/>
    <w:rsid w:val="00D47DEE"/>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37A"/>
    <w:rsid w:val="00D6594F"/>
    <w:rsid w:val="00D6661A"/>
    <w:rsid w:val="00D66B59"/>
    <w:rsid w:val="00D676AD"/>
    <w:rsid w:val="00D70244"/>
    <w:rsid w:val="00D70411"/>
    <w:rsid w:val="00D70C3C"/>
    <w:rsid w:val="00D72712"/>
    <w:rsid w:val="00D72C47"/>
    <w:rsid w:val="00D732C5"/>
    <w:rsid w:val="00D7332F"/>
    <w:rsid w:val="00D73FCE"/>
    <w:rsid w:val="00D742B7"/>
    <w:rsid w:val="00D7440A"/>
    <w:rsid w:val="00D74B63"/>
    <w:rsid w:val="00D75694"/>
    <w:rsid w:val="00D7584A"/>
    <w:rsid w:val="00D75AA7"/>
    <w:rsid w:val="00D75BFF"/>
    <w:rsid w:val="00D7605B"/>
    <w:rsid w:val="00D76D31"/>
    <w:rsid w:val="00D777DA"/>
    <w:rsid w:val="00D800E6"/>
    <w:rsid w:val="00D80B29"/>
    <w:rsid w:val="00D82094"/>
    <w:rsid w:val="00D82134"/>
    <w:rsid w:val="00D84B6E"/>
    <w:rsid w:val="00D8513B"/>
    <w:rsid w:val="00D86A4A"/>
    <w:rsid w:val="00D919BC"/>
    <w:rsid w:val="00D91A23"/>
    <w:rsid w:val="00D92876"/>
    <w:rsid w:val="00D92BC1"/>
    <w:rsid w:val="00D9383D"/>
    <w:rsid w:val="00D93A72"/>
    <w:rsid w:val="00D9406A"/>
    <w:rsid w:val="00D94105"/>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4FCB"/>
    <w:rsid w:val="00DB513F"/>
    <w:rsid w:val="00DB5197"/>
    <w:rsid w:val="00DB5A56"/>
    <w:rsid w:val="00DB6EF0"/>
    <w:rsid w:val="00DB7194"/>
    <w:rsid w:val="00DC122F"/>
    <w:rsid w:val="00DC20C7"/>
    <w:rsid w:val="00DC3218"/>
    <w:rsid w:val="00DC3718"/>
    <w:rsid w:val="00DC4556"/>
    <w:rsid w:val="00DC4A02"/>
    <w:rsid w:val="00DC4AEF"/>
    <w:rsid w:val="00DC4BF0"/>
    <w:rsid w:val="00DC617E"/>
    <w:rsid w:val="00DC6740"/>
    <w:rsid w:val="00DC7F6A"/>
    <w:rsid w:val="00DD1263"/>
    <w:rsid w:val="00DD12AC"/>
    <w:rsid w:val="00DD1804"/>
    <w:rsid w:val="00DD19C3"/>
    <w:rsid w:val="00DD1CC6"/>
    <w:rsid w:val="00DD26A1"/>
    <w:rsid w:val="00DD5BFA"/>
    <w:rsid w:val="00DD79A6"/>
    <w:rsid w:val="00DE07F8"/>
    <w:rsid w:val="00DE0AEC"/>
    <w:rsid w:val="00DE0D33"/>
    <w:rsid w:val="00DE19FA"/>
    <w:rsid w:val="00DE3583"/>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720"/>
    <w:rsid w:val="00E06C96"/>
    <w:rsid w:val="00E10176"/>
    <w:rsid w:val="00E12750"/>
    <w:rsid w:val="00E130DC"/>
    <w:rsid w:val="00E13E48"/>
    <w:rsid w:val="00E145CE"/>
    <w:rsid w:val="00E1533B"/>
    <w:rsid w:val="00E21729"/>
    <w:rsid w:val="00E21882"/>
    <w:rsid w:val="00E21EF4"/>
    <w:rsid w:val="00E22159"/>
    <w:rsid w:val="00E22885"/>
    <w:rsid w:val="00E22E28"/>
    <w:rsid w:val="00E25658"/>
    <w:rsid w:val="00E25E95"/>
    <w:rsid w:val="00E27F9F"/>
    <w:rsid w:val="00E33259"/>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6C1F"/>
    <w:rsid w:val="00E57502"/>
    <w:rsid w:val="00E57A02"/>
    <w:rsid w:val="00E57BB9"/>
    <w:rsid w:val="00E6013F"/>
    <w:rsid w:val="00E60405"/>
    <w:rsid w:val="00E607DF"/>
    <w:rsid w:val="00E60A6A"/>
    <w:rsid w:val="00E62CD2"/>
    <w:rsid w:val="00E6301A"/>
    <w:rsid w:val="00E6330A"/>
    <w:rsid w:val="00E63AE0"/>
    <w:rsid w:val="00E64625"/>
    <w:rsid w:val="00E6470F"/>
    <w:rsid w:val="00E649D3"/>
    <w:rsid w:val="00E662B0"/>
    <w:rsid w:val="00E663CE"/>
    <w:rsid w:val="00E66AFD"/>
    <w:rsid w:val="00E66D84"/>
    <w:rsid w:val="00E7076D"/>
    <w:rsid w:val="00E70A55"/>
    <w:rsid w:val="00E70D1D"/>
    <w:rsid w:val="00E7151A"/>
    <w:rsid w:val="00E7302E"/>
    <w:rsid w:val="00E730B2"/>
    <w:rsid w:val="00E742FA"/>
    <w:rsid w:val="00E743F7"/>
    <w:rsid w:val="00E74B71"/>
    <w:rsid w:val="00E75B35"/>
    <w:rsid w:val="00E75C41"/>
    <w:rsid w:val="00E76E3D"/>
    <w:rsid w:val="00E77396"/>
    <w:rsid w:val="00E80D07"/>
    <w:rsid w:val="00E8238A"/>
    <w:rsid w:val="00E83CA9"/>
    <w:rsid w:val="00E84FFF"/>
    <w:rsid w:val="00E858AC"/>
    <w:rsid w:val="00E9003C"/>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5"/>
    <w:rsid w:val="00EA793D"/>
    <w:rsid w:val="00EB017B"/>
    <w:rsid w:val="00EB07B3"/>
    <w:rsid w:val="00EB4126"/>
    <w:rsid w:val="00EB435E"/>
    <w:rsid w:val="00EB59DB"/>
    <w:rsid w:val="00EB5A4C"/>
    <w:rsid w:val="00EB6032"/>
    <w:rsid w:val="00EB7428"/>
    <w:rsid w:val="00EB7A4B"/>
    <w:rsid w:val="00EB7DEB"/>
    <w:rsid w:val="00EC0528"/>
    <w:rsid w:val="00EC1160"/>
    <w:rsid w:val="00EC19D0"/>
    <w:rsid w:val="00EC2D91"/>
    <w:rsid w:val="00EC302B"/>
    <w:rsid w:val="00EC3EC2"/>
    <w:rsid w:val="00EC3FB5"/>
    <w:rsid w:val="00EC4053"/>
    <w:rsid w:val="00EC4968"/>
    <w:rsid w:val="00EC59DD"/>
    <w:rsid w:val="00EC5CD3"/>
    <w:rsid w:val="00EC5D0B"/>
    <w:rsid w:val="00EC5FB8"/>
    <w:rsid w:val="00EC6908"/>
    <w:rsid w:val="00EC6A8C"/>
    <w:rsid w:val="00EC6CA7"/>
    <w:rsid w:val="00ED07AE"/>
    <w:rsid w:val="00ED1B55"/>
    <w:rsid w:val="00ED2131"/>
    <w:rsid w:val="00ED2C88"/>
    <w:rsid w:val="00ED2D00"/>
    <w:rsid w:val="00ED3C5C"/>
    <w:rsid w:val="00ED4096"/>
    <w:rsid w:val="00ED4800"/>
    <w:rsid w:val="00ED4EAB"/>
    <w:rsid w:val="00ED57C5"/>
    <w:rsid w:val="00ED6CA3"/>
    <w:rsid w:val="00ED6F45"/>
    <w:rsid w:val="00ED73B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0D92"/>
    <w:rsid w:val="00F01DD5"/>
    <w:rsid w:val="00F02ACA"/>
    <w:rsid w:val="00F03CA4"/>
    <w:rsid w:val="00F04EB5"/>
    <w:rsid w:val="00F05DF5"/>
    <w:rsid w:val="00F071CB"/>
    <w:rsid w:val="00F077C1"/>
    <w:rsid w:val="00F07B6D"/>
    <w:rsid w:val="00F07E70"/>
    <w:rsid w:val="00F1188F"/>
    <w:rsid w:val="00F11A72"/>
    <w:rsid w:val="00F11FB2"/>
    <w:rsid w:val="00F125B2"/>
    <w:rsid w:val="00F12FF3"/>
    <w:rsid w:val="00F14027"/>
    <w:rsid w:val="00F145F0"/>
    <w:rsid w:val="00F15ABC"/>
    <w:rsid w:val="00F16FD7"/>
    <w:rsid w:val="00F17D2C"/>
    <w:rsid w:val="00F202D1"/>
    <w:rsid w:val="00F20517"/>
    <w:rsid w:val="00F208D9"/>
    <w:rsid w:val="00F21A7B"/>
    <w:rsid w:val="00F21AFF"/>
    <w:rsid w:val="00F23B27"/>
    <w:rsid w:val="00F2404C"/>
    <w:rsid w:val="00F27C17"/>
    <w:rsid w:val="00F306C1"/>
    <w:rsid w:val="00F31332"/>
    <w:rsid w:val="00F31940"/>
    <w:rsid w:val="00F31A6D"/>
    <w:rsid w:val="00F31BF4"/>
    <w:rsid w:val="00F324AC"/>
    <w:rsid w:val="00F33EC9"/>
    <w:rsid w:val="00F33F3E"/>
    <w:rsid w:val="00F34B5D"/>
    <w:rsid w:val="00F34F4C"/>
    <w:rsid w:val="00F3522E"/>
    <w:rsid w:val="00F3590C"/>
    <w:rsid w:val="00F367F3"/>
    <w:rsid w:val="00F37071"/>
    <w:rsid w:val="00F370E5"/>
    <w:rsid w:val="00F37355"/>
    <w:rsid w:val="00F37633"/>
    <w:rsid w:val="00F42B01"/>
    <w:rsid w:val="00F4464E"/>
    <w:rsid w:val="00F457FA"/>
    <w:rsid w:val="00F4637B"/>
    <w:rsid w:val="00F47E8C"/>
    <w:rsid w:val="00F53AD9"/>
    <w:rsid w:val="00F540A1"/>
    <w:rsid w:val="00F541AB"/>
    <w:rsid w:val="00F54F93"/>
    <w:rsid w:val="00F55A09"/>
    <w:rsid w:val="00F56F6B"/>
    <w:rsid w:val="00F60003"/>
    <w:rsid w:val="00F60924"/>
    <w:rsid w:val="00F6182D"/>
    <w:rsid w:val="00F62404"/>
    <w:rsid w:val="00F63DFF"/>
    <w:rsid w:val="00F663ED"/>
    <w:rsid w:val="00F67BBF"/>
    <w:rsid w:val="00F67DEE"/>
    <w:rsid w:val="00F71032"/>
    <w:rsid w:val="00F71A83"/>
    <w:rsid w:val="00F72706"/>
    <w:rsid w:val="00F73079"/>
    <w:rsid w:val="00F7346E"/>
    <w:rsid w:val="00F73984"/>
    <w:rsid w:val="00F745DF"/>
    <w:rsid w:val="00F75318"/>
    <w:rsid w:val="00F7547C"/>
    <w:rsid w:val="00F75C99"/>
    <w:rsid w:val="00F7676D"/>
    <w:rsid w:val="00F76868"/>
    <w:rsid w:val="00F76D18"/>
    <w:rsid w:val="00F77006"/>
    <w:rsid w:val="00F774FC"/>
    <w:rsid w:val="00F80184"/>
    <w:rsid w:val="00F8063D"/>
    <w:rsid w:val="00F84018"/>
    <w:rsid w:val="00F84362"/>
    <w:rsid w:val="00F84783"/>
    <w:rsid w:val="00F84D3C"/>
    <w:rsid w:val="00F8547B"/>
    <w:rsid w:val="00F87F2E"/>
    <w:rsid w:val="00F932FC"/>
    <w:rsid w:val="00F9381F"/>
    <w:rsid w:val="00F94515"/>
    <w:rsid w:val="00F946E8"/>
    <w:rsid w:val="00F95177"/>
    <w:rsid w:val="00F95409"/>
    <w:rsid w:val="00F95473"/>
    <w:rsid w:val="00F975A3"/>
    <w:rsid w:val="00FA2171"/>
    <w:rsid w:val="00FA22F0"/>
    <w:rsid w:val="00FA306E"/>
    <w:rsid w:val="00FA44E9"/>
    <w:rsid w:val="00FA4D14"/>
    <w:rsid w:val="00FA4E13"/>
    <w:rsid w:val="00FA5042"/>
    <w:rsid w:val="00FA52F7"/>
    <w:rsid w:val="00FA5B29"/>
    <w:rsid w:val="00FA60A0"/>
    <w:rsid w:val="00FA6650"/>
    <w:rsid w:val="00FB141D"/>
    <w:rsid w:val="00FB188E"/>
    <w:rsid w:val="00FB19D8"/>
    <w:rsid w:val="00FB28BD"/>
    <w:rsid w:val="00FB2BCA"/>
    <w:rsid w:val="00FB34F5"/>
    <w:rsid w:val="00FB39EF"/>
    <w:rsid w:val="00FB3A3F"/>
    <w:rsid w:val="00FB516B"/>
    <w:rsid w:val="00FB56E8"/>
    <w:rsid w:val="00FC039A"/>
    <w:rsid w:val="00FC0B18"/>
    <w:rsid w:val="00FC0D77"/>
    <w:rsid w:val="00FC1C56"/>
    <w:rsid w:val="00FC3289"/>
    <w:rsid w:val="00FC38BF"/>
    <w:rsid w:val="00FC3945"/>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2D18"/>
    <w:rsid w:val="00FD3106"/>
    <w:rsid w:val="00FD3E1A"/>
    <w:rsid w:val="00FD4825"/>
    <w:rsid w:val="00FD606A"/>
    <w:rsid w:val="00FE00FA"/>
    <w:rsid w:val="00FE1BF9"/>
    <w:rsid w:val="00FE22F1"/>
    <w:rsid w:val="00FE3C03"/>
    <w:rsid w:val="00FE428E"/>
    <w:rsid w:val="00FE5685"/>
    <w:rsid w:val="00FE5EF3"/>
    <w:rsid w:val="00FE5FF0"/>
    <w:rsid w:val="00FE6BDE"/>
    <w:rsid w:val="00FE7739"/>
    <w:rsid w:val="00FE79CE"/>
    <w:rsid w:val="00FF0C0F"/>
    <w:rsid w:val="00FF0D35"/>
    <w:rsid w:val="00FF0E2E"/>
    <w:rsid w:val="00FF2FD2"/>
    <w:rsid w:val="00FF307C"/>
    <w:rsid w:val="00FF3531"/>
    <w:rsid w:val="00FF39F5"/>
    <w:rsid w:val="00FF40A5"/>
    <w:rsid w:val="00FF55D2"/>
    <w:rsid w:val="00FF5786"/>
    <w:rsid w:val="00FF6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7CBB4"/>
  <w15:chartTrackingRefBased/>
  <w15:docId w15:val="{08D91C48-7509-4F8B-9E61-33DD906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_xinxin"/>
    <w:qFormat/>
    <w:rsid w:val="00AC6855"/>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qFormat/>
    <w:rsid w:val="008F6394"/>
    <w:pPr>
      <w:keepNext/>
      <w:keepLines/>
      <w:numPr>
        <w:numId w:val="43"/>
      </w:numPr>
      <w:spacing w:before="397" w:after="397"/>
      <w:ind w:firstLineChars="0"/>
      <w:jc w:val="center"/>
      <w:outlineLvl w:val="0"/>
    </w:pPr>
    <w:rPr>
      <w:rFonts w:eastAsia="黑体"/>
      <w:bCs/>
      <w:kern w:val="44"/>
      <w:sz w:val="32"/>
      <w:szCs w:val="44"/>
    </w:rPr>
  </w:style>
  <w:style w:type="paragraph" w:styleId="2">
    <w:name w:val="heading 2"/>
    <w:aliases w:val="标题2_xinxin"/>
    <w:basedOn w:val="a"/>
    <w:next w:val="a"/>
    <w:link w:val="20"/>
    <w:unhideWhenUsed/>
    <w:qFormat/>
    <w:rsid w:val="00D0080B"/>
    <w:pPr>
      <w:keepNext/>
      <w:keepLines/>
      <w:spacing w:before="397" w:after="397" w:line="240" w:lineRule="auto"/>
      <w:ind w:firstLineChars="0" w:firstLine="0"/>
      <w:jc w:val="left"/>
      <w:outlineLvl w:val="1"/>
    </w:pPr>
    <w:rPr>
      <w:rFonts w:eastAsia="黑体" w:cstheme="majorBidi"/>
      <w:bCs/>
      <w:sz w:val="28"/>
      <w:szCs w:val="28"/>
    </w:rPr>
  </w:style>
  <w:style w:type="paragraph" w:styleId="3">
    <w:name w:val="heading 3"/>
    <w:aliases w:val="标题3_xinxin"/>
    <w:basedOn w:val="a"/>
    <w:next w:val="a"/>
    <w:link w:val="30"/>
    <w:uiPriority w:val="9"/>
    <w:unhideWhenUsed/>
    <w:qFormat/>
    <w:rsid w:val="00003C99"/>
    <w:pPr>
      <w:keepNext/>
      <w:keepLines/>
      <w:spacing w:before="170" w:after="170" w:line="240" w:lineRule="auto"/>
      <w:ind w:firstLineChars="0" w:firstLine="0"/>
      <w:jc w:val="left"/>
      <w:outlineLvl w:val="2"/>
    </w:pPr>
    <w:rPr>
      <w:rFonts w:eastAsia="黑体"/>
      <w:bCs/>
      <w:szCs w:val="32"/>
    </w:rPr>
  </w:style>
  <w:style w:type="paragraph" w:styleId="6">
    <w:name w:val="heading 6"/>
    <w:basedOn w:val="a"/>
    <w:next w:val="a"/>
    <w:link w:val="60"/>
    <w:unhideWhenUsed/>
    <w:qFormat/>
    <w:rsid w:val="0011097D"/>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4E29DC"/>
    <w:pPr>
      <w:keepNext/>
      <w:keepLines/>
      <w:spacing w:before="240" w:after="64" w:line="320" w:lineRule="auto"/>
      <w:outlineLvl w:val="6"/>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97D"/>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97D"/>
    <w:rPr>
      <w:sz w:val="18"/>
      <w:szCs w:val="18"/>
    </w:rPr>
  </w:style>
  <w:style w:type="paragraph" w:styleId="a5">
    <w:name w:val="footer"/>
    <w:basedOn w:val="a"/>
    <w:link w:val="a6"/>
    <w:uiPriority w:val="99"/>
    <w:unhideWhenUsed/>
    <w:rsid w:val="0011097D"/>
    <w:pPr>
      <w:tabs>
        <w:tab w:val="center" w:pos="4153"/>
        <w:tab w:val="right" w:pos="8306"/>
      </w:tabs>
      <w:snapToGrid w:val="0"/>
      <w:jc w:val="left"/>
    </w:pPr>
    <w:rPr>
      <w:sz w:val="18"/>
      <w:szCs w:val="18"/>
    </w:rPr>
  </w:style>
  <w:style w:type="character" w:customStyle="1" w:styleId="a6">
    <w:name w:val="页脚 字符"/>
    <w:basedOn w:val="a0"/>
    <w:link w:val="a5"/>
    <w:uiPriority w:val="99"/>
    <w:rsid w:val="0011097D"/>
    <w:rPr>
      <w:sz w:val="18"/>
      <w:szCs w:val="18"/>
    </w:rPr>
  </w:style>
  <w:style w:type="character" w:customStyle="1" w:styleId="60">
    <w:name w:val="标题 6 字符"/>
    <w:basedOn w:val="a0"/>
    <w:link w:val="6"/>
    <w:rsid w:val="0011097D"/>
    <w:rPr>
      <w:rFonts w:ascii="Arial" w:eastAsia="黑体" w:hAnsi="Arial" w:cs="Times New Roman"/>
      <w:b/>
      <w:sz w:val="24"/>
      <w:szCs w:val="20"/>
    </w:rPr>
  </w:style>
  <w:style w:type="paragraph" w:styleId="a7">
    <w:name w:val="Normal (Web)"/>
    <w:basedOn w:val="a"/>
    <w:uiPriority w:val="99"/>
    <w:unhideWhenUsed/>
    <w:qFormat/>
    <w:rsid w:val="002679E4"/>
    <w:pPr>
      <w:widowControl/>
      <w:spacing w:before="100" w:beforeAutospacing="1" w:after="100" w:afterAutospacing="1"/>
      <w:jc w:val="left"/>
    </w:pPr>
    <w:rPr>
      <w:rFonts w:ascii="宋体" w:hAnsi="宋体" w:cs="宋体"/>
      <w:kern w:val="0"/>
    </w:rPr>
  </w:style>
  <w:style w:type="paragraph" w:customStyle="1" w:styleId="a8">
    <w:name w:val="论文正文"/>
    <w:basedOn w:val="a"/>
    <w:qFormat/>
    <w:rsid w:val="00B6711D"/>
    <w:pPr>
      <w:spacing w:line="300" w:lineRule="auto"/>
      <w:ind w:firstLine="480"/>
    </w:pPr>
  </w:style>
  <w:style w:type="character" w:customStyle="1" w:styleId="20">
    <w:name w:val="标题 2 字符"/>
    <w:aliases w:val="标题2_xinxin 字符"/>
    <w:basedOn w:val="a0"/>
    <w:link w:val="2"/>
    <w:qFormat/>
    <w:rsid w:val="00D0080B"/>
    <w:rPr>
      <w:rFonts w:ascii="Times New Roman" w:eastAsia="黑体" w:hAnsi="Times New Roman" w:cstheme="majorBidi"/>
      <w:bCs/>
      <w:sz w:val="28"/>
      <w:szCs w:val="28"/>
    </w:rPr>
  </w:style>
  <w:style w:type="paragraph" w:customStyle="1" w:styleId="paragraph">
    <w:name w:val="paragraph"/>
    <w:basedOn w:val="a"/>
    <w:semiHidden/>
    <w:rsid w:val="0073644C"/>
    <w:pPr>
      <w:widowControl/>
      <w:spacing w:before="100" w:beforeAutospacing="1" w:after="100" w:afterAutospacing="1"/>
      <w:jc w:val="left"/>
    </w:pPr>
    <w:rPr>
      <w:rFonts w:ascii="等线" w:eastAsia="等线" w:hAnsi="等线"/>
      <w:kern w:val="0"/>
    </w:rPr>
  </w:style>
  <w:style w:type="character" w:styleId="a9">
    <w:name w:val="annotation reference"/>
    <w:basedOn w:val="a0"/>
    <w:uiPriority w:val="99"/>
    <w:semiHidden/>
    <w:unhideWhenUsed/>
    <w:rsid w:val="004E29DC"/>
    <w:rPr>
      <w:sz w:val="21"/>
      <w:szCs w:val="21"/>
    </w:rPr>
  </w:style>
  <w:style w:type="paragraph" w:styleId="aa">
    <w:name w:val="annotation text"/>
    <w:basedOn w:val="a"/>
    <w:link w:val="ab"/>
    <w:uiPriority w:val="99"/>
    <w:unhideWhenUsed/>
    <w:rsid w:val="004E29DC"/>
    <w:pPr>
      <w:jc w:val="left"/>
    </w:pPr>
    <w:rPr>
      <w:rFonts w:asciiTheme="minorHAnsi" w:eastAsiaTheme="minorEastAsia" w:hAnsiTheme="minorHAnsi" w:cstheme="minorBidi"/>
      <w:szCs w:val="22"/>
    </w:rPr>
  </w:style>
  <w:style w:type="character" w:customStyle="1" w:styleId="ab">
    <w:name w:val="批注文字 字符"/>
    <w:basedOn w:val="a0"/>
    <w:link w:val="aa"/>
    <w:uiPriority w:val="99"/>
    <w:rsid w:val="004E29DC"/>
  </w:style>
  <w:style w:type="character" w:customStyle="1" w:styleId="abstract-text">
    <w:name w:val="abstract-text"/>
    <w:basedOn w:val="a0"/>
    <w:rsid w:val="004E29DC"/>
  </w:style>
  <w:style w:type="character" w:customStyle="1" w:styleId="70">
    <w:name w:val="标题 7 字符"/>
    <w:basedOn w:val="a0"/>
    <w:link w:val="7"/>
    <w:uiPriority w:val="9"/>
    <w:semiHidden/>
    <w:rsid w:val="004E29DC"/>
    <w:rPr>
      <w:rFonts w:ascii="Times New Roman" w:eastAsia="宋体" w:hAnsi="Times New Roman" w:cs="Times New Roman"/>
      <w:b/>
      <w:bCs/>
      <w:sz w:val="24"/>
      <w:szCs w:val="24"/>
    </w:rPr>
  </w:style>
  <w:style w:type="character" w:customStyle="1" w:styleId="30">
    <w:name w:val="标题 3 字符"/>
    <w:aliases w:val="标题3_xinxin 字符"/>
    <w:basedOn w:val="a0"/>
    <w:link w:val="3"/>
    <w:uiPriority w:val="9"/>
    <w:rsid w:val="00003C99"/>
    <w:rPr>
      <w:rFonts w:ascii="Times New Roman" w:eastAsia="黑体" w:hAnsi="Times New Roman" w:cs="Times New Roman"/>
      <w:bCs/>
      <w:sz w:val="24"/>
      <w:szCs w:val="32"/>
    </w:rPr>
  </w:style>
  <w:style w:type="paragraph" w:styleId="ac">
    <w:name w:val="List Paragraph"/>
    <w:basedOn w:val="a"/>
    <w:uiPriority w:val="34"/>
    <w:qFormat/>
    <w:rsid w:val="00897626"/>
    <w:pPr>
      <w:ind w:firstLine="420"/>
    </w:pPr>
    <w:rPr>
      <w:rFonts w:cstheme="minorBidi"/>
      <w:szCs w:val="22"/>
    </w:rPr>
  </w:style>
  <w:style w:type="paragraph" w:customStyle="1" w:styleId="ad">
    <w:name w:val="公式"/>
    <w:basedOn w:val="a"/>
    <w:link w:val="ae"/>
    <w:qFormat/>
    <w:rsid w:val="00613521"/>
    <w:pPr>
      <w:tabs>
        <w:tab w:val="center" w:pos="4200"/>
        <w:tab w:val="right" w:pos="7560"/>
      </w:tabs>
      <w:jc w:val="center"/>
    </w:pPr>
    <w:rPr>
      <w:rFonts w:asciiTheme="minorHAnsi" w:eastAsiaTheme="minorEastAsia" w:hAnsiTheme="minorHAnsi" w:cstheme="minorBidi"/>
      <w:szCs w:val="22"/>
    </w:rPr>
  </w:style>
  <w:style w:type="character" w:customStyle="1" w:styleId="ae">
    <w:name w:val="公式 字符"/>
    <w:basedOn w:val="a0"/>
    <w:link w:val="ad"/>
    <w:rsid w:val="00613521"/>
  </w:style>
  <w:style w:type="character" w:customStyle="1" w:styleId="mord">
    <w:name w:val="mord"/>
    <w:basedOn w:val="a0"/>
    <w:rsid w:val="00B347DF"/>
  </w:style>
  <w:style w:type="table" w:styleId="af">
    <w:name w:val="Table Grid"/>
    <w:basedOn w:val="a1"/>
    <w:uiPriority w:val="39"/>
    <w:rsid w:val="00B34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34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B347DF"/>
    <w:rPr>
      <w:rFonts w:ascii="宋体" w:eastAsia="宋体" w:hAnsi="宋体" w:cs="宋体"/>
      <w:kern w:val="0"/>
      <w:sz w:val="24"/>
      <w:szCs w:val="24"/>
    </w:rPr>
  </w:style>
  <w:style w:type="paragraph" w:styleId="af0">
    <w:name w:val="annotation subject"/>
    <w:basedOn w:val="aa"/>
    <w:next w:val="aa"/>
    <w:link w:val="af1"/>
    <w:uiPriority w:val="99"/>
    <w:semiHidden/>
    <w:unhideWhenUsed/>
    <w:rsid w:val="006629D1"/>
    <w:rPr>
      <w:rFonts w:ascii="Times New Roman" w:eastAsia="宋体" w:hAnsi="Times New Roman" w:cs="Times New Roman"/>
      <w:b/>
      <w:bCs/>
      <w:szCs w:val="20"/>
    </w:rPr>
  </w:style>
  <w:style w:type="character" w:customStyle="1" w:styleId="af1">
    <w:name w:val="批注主题 字符"/>
    <w:basedOn w:val="ab"/>
    <w:link w:val="af0"/>
    <w:uiPriority w:val="99"/>
    <w:semiHidden/>
    <w:rsid w:val="006629D1"/>
    <w:rPr>
      <w:rFonts w:ascii="Times New Roman" w:eastAsia="宋体" w:hAnsi="Times New Roman" w:cs="Times New Roman"/>
      <w:b/>
      <w:bCs/>
      <w:szCs w:val="20"/>
    </w:rPr>
  </w:style>
  <w:style w:type="paragraph" w:styleId="af2">
    <w:name w:val="Date"/>
    <w:basedOn w:val="a"/>
    <w:next w:val="a"/>
    <w:link w:val="af3"/>
    <w:uiPriority w:val="99"/>
    <w:semiHidden/>
    <w:unhideWhenUsed/>
    <w:rsid w:val="00356C83"/>
    <w:pPr>
      <w:ind w:leftChars="2500" w:left="100"/>
    </w:pPr>
  </w:style>
  <w:style w:type="character" w:customStyle="1" w:styleId="af3">
    <w:name w:val="日期 字符"/>
    <w:basedOn w:val="a0"/>
    <w:link w:val="af2"/>
    <w:uiPriority w:val="99"/>
    <w:semiHidden/>
    <w:rsid w:val="00356C83"/>
    <w:rPr>
      <w:rFonts w:ascii="Times New Roman" w:eastAsia="宋体" w:hAnsi="Times New Roman" w:cs="Times New Roman"/>
      <w:szCs w:val="20"/>
    </w:rPr>
  </w:style>
  <w:style w:type="character" w:styleId="af4">
    <w:name w:val="Placeholder Text"/>
    <w:basedOn w:val="a0"/>
    <w:uiPriority w:val="99"/>
    <w:semiHidden/>
    <w:rsid w:val="00D92876"/>
    <w:rPr>
      <w:color w:val="666666"/>
    </w:rPr>
  </w:style>
  <w:style w:type="paragraph" w:styleId="af5">
    <w:name w:val="Title"/>
    <w:basedOn w:val="a"/>
    <w:link w:val="af6"/>
    <w:qFormat/>
    <w:rsid w:val="00695559"/>
    <w:pPr>
      <w:spacing w:before="240" w:after="60"/>
      <w:jc w:val="center"/>
      <w:outlineLvl w:val="0"/>
    </w:pPr>
    <w:rPr>
      <w:rFonts w:ascii="Arial" w:hAnsi="Arial" w:cs="Arial"/>
      <w:b/>
      <w:bCs/>
      <w:sz w:val="32"/>
      <w:szCs w:val="32"/>
    </w:rPr>
  </w:style>
  <w:style w:type="character" w:customStyle="1" w:styleId="af6">
    <w:name w:val="标题 字符"/>
    <w:basedOn w:val="a0"/>
    <w:link w:val="af5"/>
    <w:rsid w:val="00695559"/>
    <w:rPr>
      <w:rFonts w:ascii="Arial" w:eastAsia="宋体" w:hAnsi="Arial" w:cs="Arial"/>
      <w:b/>
      <w:bCs/>
      <w:sz w:val="32"/>
      <w:szCs w:val="32"/>
    </w:rPr>
  </w:style>
  <w:style w:type="character" w:customStyle="1" w:styleId="10">
    <w:name w:val="标题 1 字符"/>
    <w:basedOn w:val="a0"/>
    <w:link w:val="1"/>
    <w:qFormat/>
    <w:rsid w:val="008F6394"/>
    <w:rPr>
      <w:rFonts w:ascii="Times New Roman" w:eastAsia="黑体" w:hAnsi="Times New Roman" w:cs="Times New Roman"/>
      <w:bCs/>
      <w:kern w:val="44"/>
      <w:sz w:val="32"/>
      <w:szCs w:val="44"/>
    </w:rPr>
  </w:style>
  <w:style w:type="paragraph" w:styleId="TOC">
    <w:name w:val="TOC Heading"/>
    <w:basedOn w:val="1"/>
    <w:next w:val="a"/>
    <w:uiPriority w:val="39"/>
    <w:unhideWhenUsed/>
    <w:qFormat/>
    <w:rsid w:val="00B5785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aliases w:val="1xinxin"/>
    <w:basedOn w:val="a"/>
    <w:next w:val="a"/>
    <w:autoRedefine/>
    <w:uiPriority w:val="39"/>
    <w:unhideWhenUsed/>
    <w:rsid w:val="003C7BBA"/>
    <w:pPr>
      <w:spacing w:line="300" w:lineRule="auto"/>
      <w:ind w:firstLineChars="0" w:firstLine="0"/>
      <w:jc w:val="left"/>
    </w:pPr>
    <w:rPr>
      <w:rFonts w:asciiTheme="majorBidi" w:hAnsiTheme="majorBidi"/>
      <w:bCs/>
      <w:caps/>
    </w:rPr>
  </w:style>
  <w:style w:type="paragraph" w:styleId="TOC2">
    <w:name w:val="toc 2"/>
    <w:basedOn w:val="a"/>
    <w:next w:val="a"/>
    <w:autoRedefine/>
    <w:uiPriority w:val="39"/>
    <w:unhideWhenUsed/>
    <w:rsid w:val="003C7BBA"/>
    <w:pPr>
      <w:spacing w:line="300" w:lineRule="auto"/>
      <w:ind w:firstLineChars="100" w:firstLine="100"/>
      <w:jc w:val="left"/>
    </w:pPr>
    <w:rPr>
      <w:rFonts w:asciiTheme="majorBidi" w:hAnsiTheme="majorBidi"/>
      <w:smallCaps/>
    </w:rPr>
  </w:style>
  <w:style w:type="paragraph" w:styleId="TOC3">
    <w:name w:val="toc 3"/>
    <w:basedOn w:val="a"/>
    <w:next w:val="a"/>
    <w:autoRedefine/>
    <w:uiPriority w:val="39"/>
    <w:unhideWhenUsed/>
    <w:rsid w:val="003C7BBA"/>
    <w:pPr>
      <w:spacing w:line="300" w:lineRule="auto"/>
      <w:jc w:val="left"/>
    </w:pPr>
    <w:rPr>
      <w:iCs/>
    </w:rPr>
  </w:style>
  <w:style w:type="character" w:styleId="af7">
    <w:name w:val="Hyperlink"/>
    <w:basedOn w:val="a0"/>
    <w:uiPriority w:val="99"/>
    <w:unhideWhenUsed/>
    <w:rsid w:val="00B5785D"/>
    <w:rPr>
      <w:color w:val="0563C1" w:themeColor="hyperlink"/>
      <w:u w:val="single"/>
    </w:rPr>
  </w:style>
  <w:style w:type="paragraph" w:customStyle="1" w:styleId="af8">
    <w:name w:val="摘要内容"/>
    <w:basedOn w:val="a"/>
    <w:qFormat/>
    <w:rsid w:val="00DE4DD7"/>
    <w:pPr>
      <w:spacing w:line="300" w:lineRule="auto"/>
      <w:ind w:firstLine="560"/>
    </w:pPr>
    <w:rPr>
      <w:sz w:val="28"/>
    </w:rPr>
  </w:style>
  <w:style w:type="character" w:customStyle="1" w:styleId="af9">
    <w:name w:val="关键词"/>
    <w:qFormat/>
    <w:rsid w:val="006310F8"/>
    <w:rPr>
      <w:rFonts w:ascii="黑体" w:eastAsia="黑体" w:hAnsi="黑体"/>
      <w:bCs/>
      <w:sz w:val="28"/>
    </w:rPr>
  </w:style>
  <w:style w:type="character" w:customStyle="1" w:styleId="Char">
    <w:name w:val="关键词内容 Char"/>
    <w:link w:val="afa"/>
    <w:qFormat/>
    <w:rsid w:val="006310F8"/>
    <w:rPr>
      <w:sz w:val="28"/>
      <w:szCs w:val="28"/>
    </w:rPr>
  </w:style>
  <w:style w:type="paragraph" w:customStyle="1" w:styleId="afa">
    <w:name w:val="关键词内容"/>
    <w:basedOn w:val="a"/>
    <w:link w:val="Char"/>
    <w:qFormat/>
    <w:rsid w:val="006310F8"/>
    <w:pPr>
      <w:ind w:left="2624" w:hangingChars="937" w:hanging="2624"/>
    </w:pPr>
    <w:rPr>
      <w:rFonts w:asciiTheme="minorHAnsi" w:eastAsiaTheme="minorEastAsia" w:hAnsiTheme="minorHAnsi" w:cstheme="minorBidi"/>
      <w:sz w:val="28"/>
      <w:szCs w:val="28"/>
    </w:rPr>
  </w:style>
  <w:style w:type="paragraph" w:styleId="TOC4">
    <w:name w:val="toc 4"/>
    <w:basedOn w:val="a"/>
    <w:next w:val="a"/>
    <w:autoRedefine/>
    <w:uiPriority w:val="39"/>
    <w:unhideWhenUsed/>
    <w:rsid w:val="00E83CA9"/>
    <w:pPr>
      <w:ind w:left="720"/>
      <w:jc w:val="left"/>
    </w:pPr>
    <w:rPr>
      <w:rFonts w:asciiTheme="minorHAnsi" w:eastAsiaTheme="minorHAnsi"/>
      <w:sz w:val="18"/>
      <w:szCs w:val="21"/>
    </w:rPr>
  </w:style>
  <w:style w:type="paragraph" w:styleId="TOC5">
    <w:name w:val="toc 5"/>
    <w:basedOn w:val="a"/>
    <w:next w:val="a"/>
    <w:autoRedefine/>
    <w:uiPriority w:val="39"/>
    <w:unhideWhenUsed/>
    <w:rsid w:val="00E83CA9"/>
    <w:pPr>
      <w:ind w:left="960"/>
      <w:jc w:val="left"/>
    </w:pPr>
    <w:rPr>
      <w:rFonts w:asciiTheme="minorHAnsi" w:eastAsiaTheme="minorHAnsi"/>
      <w:sz w:val="18"/>
      <w:szCs w:val="21"/>
    </w:rPr>
  </w:style>
  <w:style w:type="paragraph" w:styleId="TOC6">
    <w:name w:val="toc 6"/>
    <w:basedOn w:val="a"/>
    <w:next w:val="a"/>
    <w:autoRedefine/>
    <w:uiPriority w:val="39"/>
    <w:unhideWhenUsed/>
    <w:rsid w:val="00E83CA9"/>
    <w:pPr>
      <w:ind w:left="1200"/>
      <w:jc w:val="left"/>
    </w:pPr>
    <w:rPr>
      <w:rFonts w:asciiTheme="minorHAnsi" w:eastAsiaTheme="minorHAnsi"/>
      <w:sz w:val="18"/>
      <w:szCs w:val="21"/>
    </w:rPr>
  </w:style>
  <w:style w:type="paragraph" w:styleId="TOC7">
    <w:name w:val="toc 7"/>
    <w:basedOn w:val="a"/>
    <w:next w:val="a"/>
    <w:autoRedefine/>
    <w:uiPriority w:val="39"/>
    <w:unhideWhenUsed/>
    <w:rsid w:val="00E83CA9"/>
    <w:pPr>
      <w:ind w:left="1440"/>
      <w:jc w:val="left"/>
    </w:pPr>
    <w:rPr>
      <w:rFonts w:asciiTheme="minorHAnsi" w:eastAsiaTheme="minorHAnsi"/>
      <w:sz w:val="18"/>
      <w:szCs w:val="21"/>
    </w:rPr>
  </w:style>
  <w:style w:type="paragraph" w:styleId="TOC8">
    <w:name w:val="toc 8"/>
    <w:basedOn w:val="a"/>
    <w:next w:val="a"/>
    <w:autoRedefine/>
    <w:uiPriority w:val="39"/>
    <w:unhideWhenUsed/>
    <w:rsid w:val="00E83CA9"/>
    <w:pPr>
      <w:ind w:left="1680"/>
      <w:jc w:val="left"/>
    </w:pPr>
    <w:rPr>
      <w:rFonts w:asciiTheme="minorHAnsi" w:eastAsiaTheme="minorHAnsi"/>
      <w:sz w:val="18"/>
      <w:szCs w:val="21"/>
    </w:rPr>
  </w:style>
  <w:style w:type="paragraph" w:styleId="TOC9">
    <w:name w:val="toc 9"/>
    <w:basedOn w:val="a"/>
    <w:next w:val="a"/>
    <w:autoRedefine/>
    <w:uiPriority w:val="39"/>
    <w:unhideWhenUsed/>
    <w:rsid w:val="00E83CA9"/>
    <w:pPr>
      <w:ind w:left="1920"/>
      <w:jc w:val="left"/>
    </w:pPr>
    <w:rPr>
      <w:rFonts w:asciiTheme="minorHAnsi" w:eastAsiaTheme="minorHAnsi"/>
      <w:sz w:val="18"/>
      <w:szCs w:val="21"/>
    </w:rPr>
  </w:style>
  <w:style w:type="character" w:customStyle="1" w:styleId="-">
    <w:name w:val="英文封面-表单项"/>
    <w:qFormat/>
    <w:rsid w:val="00BF6534"/>
    <w:rPr>
      <w:rFonts w:ascii="Times New Roman" w:hAnsi="Times New Roman"/>
      <w:b/>
      <w:bCs/>
      <w:sz w:val="28"/>
    </w:rPr>
  </w:style>
  <w:style w:type="paragraph" w:customStyle="1" w:styleId="-0">
    <w:name w:val="英文封面-表单内容"/>
    <w:basedOn w:val="a"/>
    <w:next w:val="a"/>
    <w:qFormat/>
    <w:rsid w:val="00D171D7"/>
    <w:pPr>
      <w:spacing w:before="120" w:after="120" w:line="240" w:lineRule="auto"/>
      <w:ind w:firstLineChars="0" w:firstLine="0"/>
    </w:pPr>
    <w:rPr>
      <w:sz w:val="28"/>
    </w:rPr>
  </w:style>
  <w:style w:type="paragraph" w:customStyle="1" w:styleId="-1">
    <w:name w:val="表-中文题注"/>
    <w:basedOn w:val="a"/>
    <w:rsid w:val="003A33E6"/>
    <w:pPr>
      <w:spacing w:line="240" w:lineRule="auto"/>
      <w:ind w:firstLineChars="0" w:firstLine="0"/>
      <w:jc w:val="center"/>
    </w:pPr>
    <w:rPr>
      <w:rFonts w:eastAsia="楷体_GB2312"/>
      <w:sz w:val="21"/>
    </w:rPr>
  </w:style>
  <w:style w:type="paragraph" w:customStyle="1" w:styleId="-2">
    <w:name w:val="表-英文题注"/>
    <w:basedOn w:val="afb"/>
    <w:rsid w:val="003A33E6"/>
    <w:pPr>
      <w:ind w:firstLineChars="0" w:firstLine="0"/>
    </w:pPr>
    <w:rPr>
      <w:rFonts w:ascii="Times New Roman" w:eastAsia="Times New Roman" w:hAnsi="Times New Roman" w:cs="Arial"/>
    </w:rPr>
  </w:style>
  <w:style w:type="paragraph" w:styleId="afb">
    <w:name w:val="caption"/>
    <w:basedOn w:val="a"/>
    <w:next w:val="a"/>
    <w:uiPriority w:val="35"/>
    <w:unhideWhenUsed/>
    <w:qFormat/>
    <w:rsid w:val="003C7BBA"/>
    <w:pPr>
      <w:spacing w:line="240" w:lineRule="auto"/>
      <w:jc w:val="center"/>
    </w:pPr>
    <w:rPr>
      <w:rFonts w:asciiTheme="majorBidi" w:eastAsia="楷体_GB2312" w:hAnsiTheme="majorBidi" w:cstheme="majorBidi"/>
      <w:sz w:val="21"/>
      <w:szCs w:val="20"/>
    </w:rPr>
  </w:style>
  <w:style w:type="paragraph" w:customStyle="1" w:styleId="-3">
    <w:name w:val="图-中文题注"/>
    <w:basedOn w:val="afb"/>
    <w:rsid w:val="00990136"/>
    <w:pPr>
      <w:ind w:firstLineChars="0" w:firstLine="0"/>
    </w:pPr>
    <w:rPr>
      <w:rFonts w:ascii="Times New Roman" w:hAnsi="Times New Roman" w:cs="Arial"/>
    </w:rPr>
  </w:style>
  <w:style w:type="character" w:styleId="afc">
    <w:name w:val="page number"/>
    <w:basedOn w:val="a0"/>
    <w:uiPriority w:val="99"/>
    <w:semiHidden/>
    <w:unhideWhenUsed/>
    <w:rsid w:val="0079102D"/>
  </w:style>
  <w:style w:type="paragraph" w:styleId="afd">
    <w:name w:val="table of figures"/>
    <w:basedOn w:val="a"/>
    <w:next w:val="a"/>
    <w:uiPriority w:val="99"/>
    <w:unhideWhenUsed/>
    <w:rsid w:val="00EA7655"/>
    <w:pPr>
      <w:ind w:leftChars="200" w:left="200" w:hangingChars="200" w:hanging="200"/>
    </w:pPr>
  </w:style>
  <w:style w:type="paragraph" w:customStyle="1" w:styleId="afe">
    <w:name w:val="参考文献内容"/>
    <w:basedOn w:val="a"/>
    <w:qFormat/>
    <w:rsid w:val="00E35124"/>
    <w:pPr>
      <w:spacing w:line="300" w:lineRule="auto"/>
      <w:ind w:firstLineChars="0" w:firstLine="0"/>
    </w:pPr>
  </w:style>
  <w:style w:type="paragraph" w:styleId="aff">
    <w:name w:val="Revision"/>
    <w:hidden/>
    <w:uiPriority w:val="99"/>
    <w:semiHidden/>
    <w:rsid w:val="005C0005"/>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2907">
      <w:bodyDiv w:val="1"/>
      <w:marLeft w:val="0"/>
      <w:marRight w:val="0"/>
      <w:marTop w:val="0"/>
      <w:marBottom w:val="0"/>
      <w:divBdr>
        <w:top w:val="none" w:sz="0" w:space="0" w:color="auto"/>
        <w:left w:val="none" w:sz="0" w:space="0" w:color="auto"/>
        <w:bottom w:val="none" w:sz="0" w:space="0" w:color="auto"/>
        <w:right w:val="none" w:sz="0" w:space="0" w:color="auto"/>
      </w:divBdr>
    </w:div>
    <w:div w:id="41754102">
      <w:bodyDiv w:val="1"/>
      <w:marLeft w:val="0"/>
      <w:marRight w:val="0"/>
      <w:marTop w:val="0"/>
      <w:marBottom w:val="0"/>
      <w:divBdr>
        <w:top w:val="none" w:sz="0" w:space="0" w:color="auto"/>
        <w:left w:val="none" w:sz="0" w:space="0" w:color="auto"/>
        <w:bottom w:val="none" w:sz="0" w:space="0" w:color="auto"/>
        <w:right w:val="none" w:sz="0" w:space="0" w:color="auto"/>
      </w:divBdr>
    </w:div>
    <w:div w:id="47841713">
      <w:bodyDiv w:val="1"/>
      <w:marLeft w:val="0"/>
      <w:marRight w:val="0"/>
      <w:marTop w:val="0"/>
      <w:marBottom w:val="0"/>
      <w:divBdr>
        <w:top w:val="none" w:sz="0" w:space="0" w:color="auto"/>
        <w:left w:val="none" w:sz="0" w:space="0" w:color="auto"/>
        <w:bottom w:val="none" w:sz="0" w:space="0" w:color="auto"/>
        <w:right w:val="none" w:sz="0" w:space="0" w:color="auto"/>
      </w:divBdr>
    </w:div>
    <w:div w:id="71776602">
      <w:bodyDiv w:val="1"/>
      <w:marLeft w:val="0"/>
      <w:marRight w:val="0"/>
      <w:marTop w:val="0"/>
      <w:marBottom w:val="0"/>
      <w:divBdr>
        <w:top w:val="none" w:sz="0" w:space="0" w:color="auto"/>
        <w:left w:val="none" w:sz="0" w:space="0" w:color="auto"/>
        <w:bottom w:val="none" w:sz="0" w:space="0" w:color="auto"/>
        <w:right w:val="none" w:sz="0" w:space="0" w:color="auto"/>
      </w:divBdr>
      <w:divsChild>
        <w:div w:id="64374639">
          <w:marLeft w:val="0"/>
          <w:marRight w:val="0"/>
          <w:marTop w:val="0"/>
          <w:marBottom w:val="0"/>
          <w:divBdr>
            <w:top w:val="none" w:sz="0" w:space="0" w:color="auto"/>
            <w:left w:val="none" w:sz="0" w:space="0" w:color="auto"/>
            <w:bottom w:val="none" w:sz="0" w:space="0" w:color="auto"/>
            <w:right w:val="none" w:sz="0" w:space="0" w:color="auto"/>
          </w:divBdr>
        </w:div>
      </w:divsChild>
    </w:div>
    <w:div w:id="128012831">
      <w:bodyDiv w:val="1"/>
      <w:marLeft w:val="0"/>
      <w:marRight w:val="0"/>
      <w:marTop w:val="0"/>
      <w:marBottom w:val="0"/>
      <w:divBdr>
        <w:top w:val="none" w:sz="0" w:space="0" w:color="auto"/>
        <w:left w:val="none" w:sz="0" w:space="0" w:color="auto"/>
        <w:bottom w:val="none" w:sz="0" w:space="0" w:color="auto"/>
        <w:right w:val="none" w:sz="0" w:space="0" w:color="auto"/>
      </w:divBdr>
    </w:div>
    <w:div w:id="221406788">
      <w:bodyDiv w:val="1"/>
      <w:marLeft w:val="0"/>
      <w:marRight w:val="0"/>
      <w:marTop w:val="0"/>
      <w:marBottom w:val="0"/>
      <w:divBdr>
        <w:top w:val="none" w:sz="0" w:space="0" w:color="auto"/>
        <w:left w:val="none" w:sz="0" w:space="0" w:color="auto"/>
        <w:bottom w:val="none" w:sz="0" w:space="0" w:color="auto"/>
        <w:right w:val="none" w:sz="0" w:space="0" w:color="auto"/>
      </w:divBdr>
      <w:divsChild>
        <w:div w:id="1744645871">
          <w:marLeft w:val="0"/>
          <w:marRight w:val="0"/>
          <w:marTop w:val="0"/>
          <w:marBottom w:val="0"/>
          <w:divBdr>
            <w:top w:val="none" w:sz="0" w:space="0" w:color="auto"/>
            <w:left w:val="none" w:sz="0" w:space="0" w:color="auto"/>
            <w:bottom w:val="none" w:sz="0" w:space="0" w:color="auto"/>
            <w:right w:val="none" w:sz="0" w:space="0" w:color="auto"/>
          </w:divBdr>
          <w:divsChild>
            <w:div w:id="1078867637">
              <w:marLeft w:val="0"/>
              <w:marRight w:val="0"/>
              <w:marTop w:val="0"/>
              <w:marBottom w:val="0"/>
              <w:divBdr>
                <w:top w:val="none" w:sz="0" w:space="0" w:color="auto"/>
                <w:left w:val="none" w:sz="0" w:space="0" w:color="auto"/>
                <w:bottom w:val="none" w:sz="0" w:space="0" w:color="auto"/>
                <w:right w:val="none" w:sz="0" w:space="0" w:color="auto"/>
              </w:divBdr>
              <w:divsChild>
                <w:div w:id="9672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35539">
      <w:bodyDiv w:val="1"/>
      <w:marLeft w:val="0"/>
      <w:marRight w:val="0"/>
      <w:marTop w:val="0"/>
      <w:marBottom w:val="0"/>
      <w:divBdr>
        <w:top w:val="none" w:sz="0" w:space="0" w:color="auto"/>
        <w:left w:val="none" w:sz="0" w:space="0" w:color="auto"/>
        <w:bottom w:val="none" w:sz="0" w:space="0" w:color="auto"/>
        <w:right w:val="none" w:sz="0" w:space="0" w:color="auto"/>
      </w:divBdr>
    </w:div>
    <w:div w:id="381708385">
      <w:bodyDiv w:val="1"/>
      <w:marLeft w:val="0"/>
      <w:marRight w:val="0"/>
      <w:marTop w:val="0"/>
      <w:marBottom w:val="0"/>
      <w:divBdr>
        <w:top w:val="none" w:sz="0" w:space="0" w:color="auto"/>
        <w:left w:val="none" w:sz="0" w:space="0" w:color="auto"/>
        <w:bottom w:val="none" w:sz="0" w:space="0" w:color="auto"/>
        <w:right w:val="none" w:sz="0" w:space="0" w:color="auto"/>
      </w:divBdr>
      <w:divsChild>
        <w:div w:id="2033722155">
          <w:marLeft w:val="0"/>
          <w:marRight w:val="0"/>
          <w:marTop w:val="0"/>
          <w:marBottom w:val="0"/>
          <w:divBdr>
            <w:top w:val="none" w:sz="0" w:space="0" w:color="auto"/>
            <w:left w:val="none" w:sz="0" w:space="0" w:color="auto"/>
            <w:bottom w:val="none" w:sz="0" w:space="0" w:color="auto"/>
            <w:right w:val="none" w:sz="0" w:space="0" w:color="auto"/>
          </w:divBdr>
        </w:div>
        <w:div w:id="1232153917">
          <w:marLeft w:val="0"/>
          <w:marRight w:val="0"/>
          <w:marTop w:val="0"/>
          <w:marBottom w:val="0"/>
          <w:divBdr>
            <w:top w:val="none" w:sz="0" w:space="0" w:color="auto"/>
            <w:left w:val="none" w:sz="0" w:space="0" w:color="auto"/>
            <w:bottom w:val="none" w:sz="0" w:space="0" w:color="auto"/>
            <w:right w:val="none" w:sz="0" w:space="0" w:color="auto"/>
          </w:divBdr>
        </w:div>
      </w:divsChild>
    </w:div>
    <w:div w:id="397560661">
      <w:bodyDiv w:val="1"/>
      <w:marLeft w:val="0"/>
      <w:marRight w:val="0"/>
      <w:marTop w:val="0"/>
      <w:marBottom w:val="0"/>
      <w:divBdr>
        <w:top w:val="none" w:sz="0" w:space="0" w:color="auto"/>
        <w:left w:val="none" w:sz="0" w:space="0" w:color="auto"/>
        <w:bottom w:val="none" w:sz="0" w:space="0" w:color="auto"/>
        <w:right w:val="none" w:sz="0" w:space="0" w:color="auto"/>
      </w:divBdr>
    </w:div>
    <w:div w:id="508906302">
      <w:bodyDiv w:val="1"/>
      <w:marLeft w:val="0"/>
      <w:marRight w:val="0"/>
      <w:marTop w:val="0"/>
      <w:marBottom w:val="0"/>
      <w:divBdr>
        <w:top w:val="none" w:sz="0" w:space="0" w:color="auto"/>
        <w:left w:val="none" w:sz="0" w:space="0" w:color="auto"/>
        <w:bottom w:val="none" w:sz="0" w:space="0" w:color="auto"/>
        <w:right w:val="none" w:sz="0" w:space="0" w:color="auto"/>
      </w:divBdr>
      <w:divsChild>
        <w:div w:id="1260943366">
          <w:marLeft w:val="0"/>
          <w:marRight w:val="0"/>
          <w:marTop w:val="0"/>
          <w:marBottom w:val="0"/>
          <w:divBdr>
            <w:top w:val="none" w:sz="0" w:space="0" w:color="auto"/>
            <w:left w:val="none" w:sz="0" w:space="0" w:color="auto"/>
            <w:bottom w:val="none" w:sz="0" w:space="0" w:color="auto"/>
            <w:right w:val="none" w:sz="0" w:space="0" w:color="auto"/>
          </w:divBdr>
        </w:div>
      </w:divsChild>
    </w:div>
    <w:div w:id="533999545">
      <w:bodyDiv w:val="1"/>
      <w:marLeft w:val="0"/>
      <w:marRight w:val="0"/>
      <w:marTop w:val="0"/>
      <w:marBottom w:val="0"/>
      <w:divBdr>
        <w:top w:val="none" w:sz="0" w:space="0" w:color="auto"/>
        <w:left w:val="none" w:sz="0" w:space="0" w:color="auto"/>
        <w:bottom w:val="none" w:sz="0" w:space="0" w:color="auto"/>
        <w:right w:val="none" w:sz="0" w:space="0" w:color="auto"/>
      </w:divBdr>
      <w:divsChild>
        <w:div w:id="210729147">
          <w:marLeft w:val="0"/>
          <w:marRight w:val="0"/>
          <w:marTop w:val="0"/>
          <w:marBottom w:val="0"/>
          <w:divBdr>
            <w:top w:val="none" w:sz="0" w:space="0" w:color="auto"/>
            <w:left w:val="none" w:sz="0" w:space="0" w:color="auto"/>
            <w:bottom w:val="none" w:sz="0" w:space="0" w:color="auto"/>
            <w:right w:val="none" w:sz="0" w:space="0" w:color="auto"/>
          </w:divBdr>
        </w:div>
        <w:div w:id="1330140636">
          <w:marLeft w:val="0"/>
          <w:marRight w:val="0"/>
          <w:marTop w:val="0"/>
          <w:marBottom w:val="0"/>
          <w:divBdr>
            <w:top w:val="none" w:sz="0" w:space="0" w:color="auto"/>
            <w:left w:val="none" w:sz="0" w:space="0" w:color="auto"/>
            <w:bottom w:val="none" w:sz="0" w:space="0" w:color="auto"/>
            <w:right w:val="none" w:sz="0" w:space="0" w:color="auto"/>
          </w:divBdr>
        </w:div>
        <w:div w:id="109251830">
          <w:marLeft w:val="0"/>
          <w:marRight w:val="0"/>
          <w:marTop w:val="0"/>
          <w:marBottom w:val="0"/>
          <w:divBdr>
            <w:top w:val="none" w:sz="0" w:space="0" w:color="auto"/>
            <w:left w:val="none" w:sz="0" w:space="0" w:color="auto"/>
            <w:bottom w:val="none" w:sz="0" w:space="0" w:color="auto"/>
            <w:right w:val="none" w:sz="0" w:space="0" w:color="auto"/>
          </w:divBdr>
        </w:div>
        <w:div w:id="1171720089">
          <w:marLeft w:val="0"/>
          <w:marRight w:val="0"/>
          <w:marTop w:val="0"/>
          <w:marBottom w:val="0"/>
          <w:divBdr>
            <w:top w:val="none" w:sz="0" w:space="0" w:color="auto"/>
            <w:left w:val="none" w:sz="0" w:space="0" w:color="auto"/>
            <w:bottom w:val="none" w:sz="0" w:space="0" w:color="auto"/>
            <w:right w:val="none" w:sz="0" w:space="0" w:color="auto"/>
          </w:divBdr>
        </w:div>
        <w:div w:id="2031375963">
          <w:marLeft w:val="0"/>
          <w:marRight w:val="0"/>
          <w:marTop w:val="0"/>
          <w:marBottom w:val="0"/>
          <w:divBdr>
            <w:top w:val="none" w:sz="0" w:space="0" w:color="auto"/>
            <w:left w:val="none" w:sz="0" w:space="0" w:color="auto"/>
            <w:bottom w:val="none" w:sz="0" w:space="0" w:color="auto"/>
            <w:right w:val="none" w:sz="0" w:space="0" w:color="auto"/>
          </w:divBdr>
        </w:div>
        <w:div w:id="165023816">
          <w:marLeft w:val="0"/>
          <w:marRight w:val="0"/>
          <w:marTop w:val="0"/>
          <w:marBottom w:val="0"/>
          <w:divBdr>
            <w:top w:val="none" w:sz="0" w:space="0" w:color="auto"/>
            <w:left w:val="none" w:sz="0" w:space="0" w:color="auto"/>
            <w:bottom w:val="none" w:sz="0" w:space="0" w:color="auto"/>
            <w:right w:val="none" w:sz="0" w:space="0" w:color="auto"/>
          </w:divBdr>
        </w:div>
        <w:div w:id="470287020">
          <w:marLeft w:val="0"/>
          <w:marRight w:val="0"/>
          <w:marTop w:val="0"/>
          <w:marBottom w:val="0"/>
          <w:divBdr>
            <w:top w:val="none" w:sz="0" w:space="0" w:color="auto"/>
            <w:left w:val="none" w:sz="0" w:space="0" w:color="auto"/>
            <w:bottom w:val="none" w:sz="0" w:space="0" w:color="auto"/>
            <w:right w:val="none" w:sz="0" w:space="0" w:color="auto"/>
          </w:divBdr>
        </w:div>
        <w:div w:id="2133554541">
          <w:marLeft w:val="0"/>
          <w:marRight w:val="0"/>
          <w:marTop w:val="0"/>
          <w:marBottom w:val="0"/>
          <w:divBdr>
            <w:top w:val="none" w:sz="0" w:space="0" w:color="auto"/>
            <w:left w:val="none" w:sz="0" w:space="0" w:color="auto"/>
            <w:bottom w:val="none" w:sz="0" w:space="0" w:color="auto"/>
            <w:right w:val="none" w:sz="0" w:space="0" w:color="auto"/>
          </w:divBdr>
        </w:div>
        <w:div w:id="18314582">
          <w:marLeft w:val="0"/>
          <w:marRight w:val="0"/>
          <w:marTop w:val="0"/>
          <w:marBottom w:val="0"/>
          <w:divBdr>
            <w:top w:val="none" w:sz="0" w:space="0" w:color="auto"/>
            <w:left w:val="none" w:sz="0" w:space="0" w:color="auto"/>
            <w:bottom w:val="none" w:sz="0" w:space="0" w:color="auto"/>
            <w:right w:val="none" w:sz="0" w:space="0" w:color="auto"/>
          </w:divBdr>
        </w:div>
        <w:div w:id="156726825">
          <w:marLeft w:val="0"/>
          <w:marRight w:val="0"/>
          <w:marTop w:val="0"/>
          <w:marBottom w:val="0"/>
          <w:divBdr>
            <w:top w:val="none" w:sz="0" w:space="0" w:color="auto"/>
            <w:left w:val="none" w:sz="0" w:space="0" w:color="auto"/>
            <w:bottom w:val="none" w:sz="0" w:space="0" w:color="auto"/>
            <w:right w:val="none" w:sz="0" w:space="0" w:color="auto"/>
          </w:divBdr>
        </w:div>
        <w:div w:id="476920369">
          <w:marLeft w:val="0"/>
          <w:marRight w:val="0"/>
          <w:marTop w:val="0"/>
          <w:marBottom w:val="0"/>
          <w:divBdr>
            <w:top w:val="none" w:sz="0" w:space="0" w:color="auto"/>
            <w:left w:val="none" w:sz="0" w:space="0" w:color="auto"/>
            <w:bottom w:val="none" w:sz="0" w:space="0" w:color="auto"/>
            <w:right w:val="none" w:sz="0" w:space="0" w:color="auto"/>
          </w:divBdr>
        </w:div>
        <w:div w:id="288247189">
          <w:marLeft w:val="0"/>
          <w:marRight w:val="0"/>
          <w:marTop w:val="0"/>
          <w:marBottom w:val="0"/>
          <w:divBdr>
            <w:top w:val="none" w:sz="0" w:space="0" w:color="auto"/>
            <w:left w:val="none" w:sz="0" w:space="0" w:color="auto"/>
            <w:bottom w:val="none" w:sz="0" w:space="0" w:color="auto"/>
            <w:right w:val="none" w:sz="0" w:space="0" w:color="auto"/>
          </w:divBdr>
        </w:div>
        <w:div w:id="1760710125">
          <w:marLeft w:val="0"/>
          <w:marRight w:val="0"/>
          <w:marTop w:val="0"/>
          <w:marBottom w:val="0"/>
          <w:divBdr>
            <w:top w:val="none" w:sz="0" w:space="0" w:color="auto"/>
            <w:left w:val="none" w:sz="0" w:space="0" w:color="auto"/>
            <w:bottom w:val="none" w:sz="0" w:space="0" w:color="auto"/>
            <w:right w:val="none" w:sz="0" w:space="0" w:color="auto"/>
          </w:divBdr>
        </w:div>
        <w:div w:id="688217511">
          <w:marLeft w:val="0"/>
          <w:marRight w:val="0"/>
          <w:marTop w:val="0"/>
          <w:marBottom w:val="0"/>
          <w:divBdr>
            <w:top w:val="none" w:sz="0" w:space="0" w:color="auto"/>
            <w:left w:val="none" w:sz="0" w:space="0" w:color="auto"/>
            <w:bottom w:val="none" w:sz="0" w:space="0" w:color="auto"/>
            <w:right w:val="none" w:sz="0" w:space="0" w:color="auto"/>
          </w:divBdr>
        </w:div>
        <w:div w:id="1998916425">
          <w:marLeft w:val="0"/>
          <w:marRight w:val="0"/>
          <w:marTop w:val="0"/>
          <w:marBottom w:val="0"/>
          <w:divBdr>
            <w:top w:val="none" w:sz="0" w:space="0" w:color="auto"/>
            <w:left w:val="none" w:sz="0" w:space="0" w:color="auto"/>
            <w:bottom w:val="none" w:sz="0" w:space="0" w:color="auto"/>
            <w:right w:val="none" w:sz="0" w:space="0" w:color="auto"/>
          </w:divBdr>
        </w:div>
        <w:div w:id="2142335376">
          <w:marLeft w:val="0"/>
          <w:marRight w:val="0"/>
          <w:marTop w:val="0"/>
          <w:marBottom w:val="0"/>
          <w:divBdr>
            <w:top w:val="none" w:sz="0" w:space="0" w:color="auto"/>
            <w:left w:val="none" w:sz="0" w:space="0" w:color="auto"/>
            <w:bottom w:val="none" w:sz="0" w:space="0" w:color="auto"/>
            <w:right w:val="none" w:sz="0" w:space="0" w:color="auto"/>
          </w:divBdr>
        </w:div>
        <w:div w:id="1318874727">
          <w:marLeft w:val="0"/>
          <w:marRight w:val="0"/>
          <w:marTop w:val="0"/>
          <w:marBottom w:val="0"/>
          <w:divBdr>
            <w:top w:val="none" w:sz="0" w:space="0" w:color="auto"/>
            <w:left w:val="none" w:sz="0" w:space="0" w:color="auto"/>
            <w:bottom w:val="none" w:sz="0" w:space="0" w:color="auto"/>
            <w:right w:val="none" w:sz="0" w:space="0" w:color="auto"/>
          </w:divBdr>
        </w:div>
        <w:div w:id="457459418">
          <w:marLeft w:val="0"/>
          <w:marRight w:val="0"/>
          <w:marTop w:val="0"/>
          <w:marBottom w:val="0"/>
          <w:divBdr>
            <w:top w:val="none" w:sz="0" w:space="0" w:color="auto"/>
            <w:left w:val="none" w:sz="0" w:space="0" w:color="auto"/>
            <w:bottom w:val="none" w:sz="0" w:space="0" w:color="auto"/>
            <w:right w:val="none" w:sz="0" w:space="0" w:color="auto"/>
          </w:divBdr>
        </w:div>
        <w:div w:id="829322845">
          <w:marLeft w:val="0"/>
          <w:marRight w:val="0"/>
          <w:marTop w:val="0"/>
          <w:marBottom w:val="0"/>
          <w:divBdr>
            <w:top w:val="none" w:sz="0" w:space="0" w:color="auto"/>
            <w:left w:val="none" w:sz="0" w:space="0" w:color="auto"/>
            <w:bottom w:val="none" w:sz="0" w:space="0" w:color="auto"/>
            <w:right w:val="none" w:sz="0" w:space="0" w:color="auto"/>
          </w:divBdr>
        </w:div>
        <w:div w:id="1987125910">
          <w:marLeft w:val="0"/>
          <w:marRight w:val="0"/>
          <w:marTop w:val="0"/>
          <w:marBottom w:val="0"/>
          <w:divBdr>
            <w:top w:val="none" w:sz="0" w:space="0" w:color="auto"/>
            <w:left w:val="none" w:sz="0" w:space="0" w:color="auto"/>
            <w:bottom w:val="none" w:sz="0" w:space="0" w:color="auto"/>
            <w:right w:val="none" w:sz="0" w:space="0" w:color="auto"/>
          </w:divBdr>
        </w:div>
        <w:div w:id="2009599396">
          <w:marLeft w:val="0"/>
          <w:marRight w:val="0"/>
          <w:marTop w:val="0"/>
          <w:marBottom w:val="0"/>
          <w:divBdr>
            <w:top w:val="none" w:sz="0" w:space="0" w:color="auto"/>
            <w:left w:val="none" w:sz="0" w:space="0" w:color="auto"/>
            <w:bottom w:val="none" w:sz="0" w:space="0" w:color="auto"/>
            <w:right w:val="none" w:sz="0" w:space="0" w:color="auto"/>
          </w:divBdr>
        </w:div>
        <w:div w:id="1196306574">
          <w:marLeft w:val="0"/>
          <w:marRight w:val="0"/>
          <w:marTop w:val="0"/>
          <w:marBottom w:val="0"/>
          <w:divBdr>
            <w:top w:val="none" w:sz="0" w:space="0" w:color="auto"/>
            <w:left w:val="none" w:sz="0" w:space="0" w:color="auto"/>
            <w:bottom w:val="none" w:sz="0" w:space="0" w:color="auto"/>
            <w:right w:val="none" w:sz="0" w:space="0" w:color="auto"/>
          </w:divBdr>
        </w:div>
        <w:div w:id="1416509036">
          <w:marLeft w:val="0"/>
          <w:marRight w:val="0"/>
          <w:marTop w:val="0"/>
          <w:marBottom w:val="0"/>
          <w:divBdr>
            <w:top w:val="none" w:sz="0" w:space="0" w:color="auto"/>
            <w:left w:val="none" w:sz="0" w:space="0" w:color="auto"/>
            <w:bottom w:val="none" w:sz="0" w:space="0" w:color="auto"/>
            <w:right w:val="none" w:sz="0" w:space="0" w:color="auto"/>
          </w:divBdr>
        </w:div>
        <w:div w:id="1683849123">
          <w:marLeft w:val="0"/>
          <w:marRight w:val="0"/>
          <w:marTop w:val="0"/>
          <w:marBottom w:val="0"/>
          <w:divBdr>
            <w:top w:val="none" w:sz="0" w:space="0" w:color="auto"/>
            <w:left w:val="none" w:sz="0" w:space="0" w:color="auto"/>
            <w:bottom w:val="none" w:sz="0" w:space="0" w:color="auto"/>
            <w:right w:val="none" w:sz="0" w:space="0" w:color="auto"/>
          </w:divBdr>
        </w:div>
        <w:div w:id="1071074894">
          <w:marLeft w:val="0"/>
          <w:marRight w:val="0"/>
          <w:marTop w:val="0"/>
          <w:marBottom w:val="0"/>
          <w:divBdr>
            <w:top w:val="none" w:sz="0" w:space="0" w:color="auto"/>
            <w:left w:val="none" w:sz="0" w:space="0" w:color="auto"/>
            <w:bottom w:val="none" w:sz="0" w:space="0" w:color="auto"/>
            <w:right w:val="none" w:sz="0" w:space="0" w:color="auto"/>
          </w:divBdr>
        </w:div>
      </w:divsChild>
    </w:div>
    <w:div w:id="596672091">
      <w:bodyDiv w:val="1"/>
      <w:marLeft w:val="0"/>
      <w:marRight w:val="0"/>
      <w:marTop w:val="0"/>
      <w:marBottom w:val="0"/>
      <w:divBdr>
        <w:top w:val="none" w:sz="0" w:space="0" w:color="auto"/>
        <w:left w:val="none" w:sz="0" w:space="0" w:color="auto"/>
        <w:bottom w:val="none" w:sz="0" w:space="0" w:color="auto"/>
        <w:right w:val="none" w:sz="0" w:space="0" w:color="auto"/>
      </w:divBdr>
    </w:div>
    <w:div w:id="637149319">
      <w:bodyDiv w:val="1"/>
      <w:marLeft w:val="0"/>
      <w:marRight w:val="0"/>
      <w:marTop w:val="0"/>
      <w:marBottom w:val="0"/>
      <w:divBdr>
        <w:top w:val="none" w:sz="0" w:space="0" w:color="auto"/>
        <w:left w:val="none" w:sz="0" w:space="0" w:color="auto"/>
        <w:bottom w:val="none" w:sz="0" w:space="0" w:color="auto"/>
        <w:right w:val="none" w:sz="0" w:space="0" w:color="auto"/>
      </w:divBdr>
    </w:div>
    <w:div w:id="721440132">
      <w:bodyDiv w:val="1"/>
      <w:marLeft w:val="0"/>
      <w:marRight w:val="0"/>
      <w:marTop w:val="0"/>
      <w:marBottom w:val="0"/>
      <w:divBdr>
        <w:top w:val="none" w:sz="0" w:space="0" w:color="auto"/>
        <w:left w:val="none" w:sz="0" w:space="0" w:color="auto"/>
        <w:bottom w:val="none" w:sz="0" w:space="0" w:color="auto"/>
        <w:right w:val="none" w:sz="0" w:space="0" w:color="auto"/>
      </w:divBdr>
    </w:div>
    <w:div w:id="746809817">
      <w:bodyDiv w:val="1"/>
      <w:marLeft w:val="0"/>
      <w:marRight w:val="0"/>
      <w:marTop w:val="0"/>
      <w:marBottom w:val="0"/>
      <w:divBdr>
        <w:top w:val="none" w:sz="0" w:space="0" w:color="auto"/>
        <w:left w:val="none" w:sz="0" w:space="0" w:color="auto"/>
        <w:bottom w:val="none" w:sz="0" w:space="0" w:color="auto"/>
        <w:right w:val="none" w:sz="0" w:space="0" w:color="auto"/>
      </w:divBdr>
    </w:div>
    <w:div w:id="828442832">
      <w:bodyDiv w:val="1"/>
      <w:marLeft w:val="0"/>
      <w:marRight w:val="0"/>
      <w:marTop w:val="0"/>
      <w:marBottom w:val="0"/>
      <w:divBdr>
        <w:top w:val="none" w:sz="0" w:space="0" w:color="auto"/>
        <w:left w:val="none" w:sz="0" w:space="0" w:color="auto"/>
        <w:bottom w:val="none" w:sz="0" w:space="0" w:color="auto"/>
        <w:right w:val="none" w:sz="0" w:space="0" w:color="auto"/>
      </w:divBdr>
      <w:divsChild>
        <w:div w:id="515198169">
          <w:marLeft w:val="0"/>
          <w:marRight w:val="0"/>
          <w:marTop w:val="0"/>
          <w:marBottom w:val="0"/>
          <w:divBdr>
            <w:top w:val="none" w:sz="0" w:space="0" w:color="auto"/>
            <w:left w:val="none" w:sz="0" w:space="0" w:color="auto"/>
            <w:bottom w:val="none" w:sz="0" w:space="0" w:color="auto"/>
            <w:right w:val="none" w:sz="0" w:space="0" w:color="auto"/>
          </w:divBdr>
        </w:div>
      </w:divsChild>
    </w:div>
    <w:div w:id="888802422">
      <w:bodyDiv w:val="1"/>
      <w:marLeft w:val="0"/>
      <w:marRight w:val="0"/>
      <w:marTop w:val="0"/>
      <w:marBottom w:val="0"/>
      <w:divBdr>
        <w:top w:val="none" w:sz="0" w:space="0" w:color="auto"/>
        <w:left w:val="none" w:sz="0" w:space="0" w:color="auto"/>
        <w:bottom w:val="none" w:sz="0" w:space="0" w:color="auto"/>
        <w:right w:val="none" w:sz="0" w:space="0" w:color="auto"/>
      </w:divBdr>
      <w:divsChild>
        <w:div w:id="1109276994">
          <w:marLeft w:val="0"/>
          <w:marRight w:val="0"/>
          <w:marTop w:val="0"/>
          <w:marBottom w:val="0"/>
          <w:divBdr>
            <w:top w:val="none" w:sz="0" w:space="0" w:color="auto"/>
            <w:left w:val="none" w:sz="0" w:space="0" w:color="auto"/>
            <w:bottom w:val="none" w:sz="0" w:space="0" w:color="auto"/>
            <w:right w:val="none" w:sz="0" w:space="0" w:color="auto"/>
          </w:divBdr>
        </w:div>
      </w:divsChild>
    </w:div>
    <w:div w:id="942492652">
      <w:bodyDiv w:val="1"/>
      <w:marLeft w:val="0"/>
      <w:marRight w:val="0"/>
      <w:marTop w:val="0"/>
      <w:marBottom w:val="0"/>
      <w:divBdr>
        <w:top w:val="none" w:sz="0" w:space="0" w:color="auto"/>
        <w:left w:val="none" w:sz="0" w:space="0" w:color="auto"/>
        <w:bottom w:val="none" w:sz="0" w:space="0" w:color="auto"/>
        <w:right w:val="none" w:sz="0" w:space="0" w:color="auto"/>
      </w:divBdr>
    </w:div>
    <w:div w:id="1090660746">
      <w:bodyDiv w:val="1"/>
      <w:marLeft w:val="0"/>
      <w:marRight w:val="0"/>
      <w:marTop w:val="0"/>
      <w:marBottom w:val="0"/>
      <w:divBdr>
        <w:top w:val="none" w:sz="0" w:space="0" w:color="auto"/>
        <w:left w:val="none" w:sz="0" w:space="0" w:color="auto"/>
        <w:bottom w:val="none" w:sz="0" w:space="0" w:color="auto"/>
        <w:right w:val="none" w:sz="0" w:space="0" w:color="auto"/>
      </w:divBdr>
    </w:div>
    <w:div w:id="1135946068">
      <w:bodyDiv w:val="1"/>
      <w:marLeft w:val="0"/>
      <w:marRight w:val="0"/>
      <w:marTop w:val="0"/>
      <w:marBottom w:val="0"/>
      <w:divBdr>
        <w:top w:val="none" w:sz="0" w:space="0" w:color="auto"/>
        <w:left w:val="none" w:sz="0" w:space="0" w:color="auto"/>
        <w:bottom w:val="none" w:sz="0" w:space="0" w:color="auto"/>
        <w:right w:val="none" w:sz="0" w:space="0" w:color="auto"/>
      </w:divBdr>
      <w:divsChild>
        <w:div w:id="1070810489">
          <w:marLeft w:val="0"/>
          <w:marRight w:val="0"/>
          <w:marTop w:val="0"/>
          <w:marBottom w:val="0"/>
          <w:divBdr>
            <w:top w:val="none" w:sz="0" w:space="0" w:color="auto"/>
            <w:left w:val="none" w:sz="0" w:space="0" w:color="auto"/>
            <w:bottom w:val="none" w:sz="0" w:space="0" w:color="auto"/>
            <w:right w:val="none" w:sz="0" w:space="0" w:color="auto"/>
          </w:divBdr>
        </w:div>
      </w:divsChild>
    </w:div>
    <w:div w:id="1151140179">
      <w:bodyDiv w:val="1"/>
      <w:marLeft w:val="0"/>
      <w:marRight w:val="0"/>
      <w:marTop w:val="0"/>
      <w:marBottom w:val="0"/>
      <w:divBdr>
        <w:top w:val="none" w:sz="0" w:space="0" w:color="auto"/>
        <w:left w:val="none" w:sz="0" w:space="0" w:color="auto"/>
        <w:bottom w:val="none" w:sz="0" w:space="0" w:color="auto"/>
        <w:right w:val="none" w:sz="0" w:space="0" w:color="auto"/>
      </w:divBdr>
      <w:divsChild>
        <w:div w:id="504904283">
          <w:marLeft w:val="0"/>
          <w:marRight w:val="0"/>
          <w:marTop w:val="0"/>
          <w:marBottom w:val="0"/>
          <w:divBdr>
            <w:top w:val="none" w:sz="0" w:space="0" w:color="auto"/>
            <w:left w:val="none" w:sz="0" w:space="0" w:color="auto"/>
            <w:bottom w:val="none" w:sz="0" w:space="0" w:color="auto"/>
            <w:right w:val="none" w:sz="0" w:space="0" w:color="auto"/>
          </w:divBdr>
        </w:div>
      </w:divsChild>
    </w:div>
    <w:div w:id="1153176967">
      <w:bodyDiv w:val="1"/>
      <w:marLeft w:val="0"/>
      <w:marRight w:val="0"/>
      <w:marTop w:val="0"/>
      <w:marBottom w:val="0"/>
      <w:divBdr>
        <w:top w:val="none" w:sz="0" w:space="0" w:color="auto"/>
        <w:left w:val="none" w:sz="0" w:space="0" w:color="auto"/>
        <w:bottom w:val="none" w:sz="0" w:space="0" w:color="auto"/>
        <w:right w:val="none" w:sz="0" w:space="0" w:color="auto"/>
      </w:divBdr>
      <w:divsChild>
        <w:div w:id="1585333402">
          <w:marLeft w:val="0"/>
          <w:marRight w:val="0"/>
          <w:marTop w:val="0"/>
          <w:marBottom w:val="0"/>
          <w:divBdr>
            <w:top w:val="none" w:sz="0" w:space="0" w:color="auto"/>
            <w:left w:val="none" w:sz="0" w:space="0" w:color="auto"/>
            <w:bottom w:val="none" w:sz="0" w:space="0" w:color="auto"/>
            <w:right w:val="none" w:sz="0" w:space="0" w:color="auto"/>
          </w:divBdr>
        </w:div>
        <w:div w:id="1471942635">
          <w:marLeft w:val="0"/>
          <w:marRight w:val="0"/>
          <w:marTop w:val="0"/>
          <w:marBottom w:val="0"/>
          <w:divBdr>
            <w:top w:val="none" w:sz="0" w:space="0" w:color="auto"/>
            <w:left w:val="none" w:sz="0" w:space="0" w:color="auto"/>
            <w:bottom w:val="none" w:sz="0" w:space="0" w:color="auto"/>
            <w:right w:val="none" w:sz="0" w:space="0" w:color="auto"/>
          </w:divBdr>
        </w:div>
      </w:divsChild>
    </w:div>
    <w:div w:id="1165248654">
      <w:bodyDiv w:val="1"/>
      <w:marLeft w:val="0"/>
      <w:marRight w:val="0"/>
      <w:marTop w:val="0"/>
      <w:marBottom w:val="0"/>
      <w:divBdr>
        <w:top w:val="none" w:sz="0" w:space="0" w:color="auto"/>
        <w:left w:val="none" w:sz="0" w:space="0" w:color="auto"/>
        <w:bottom w:val="none" w:sz="0" w:space="0" w:color="auto"/>
        <w:right w:val="none" w:sz="0" w:space="0" w:color="auto"/>
      </w:divBdr>
      <w:divsChild>
        <w:div w:id="539053086">
          <w:marLeft w:val="0"/>
          <w:marRight w:val="0"/>
          <w:marTop w:val="0"/>
          <w:marBottom w:val="0"/>
          <w:divBdr>
            <w:top w:val="none" w:sz="0" w:space="0" w:color="auto"/>
            <w:left w:val="none" w:sz="0" w:space="0" w:color="auto"/>
            <w:bottom w:val="none" w:sz="0" w:space="0" w:color="auto"/>
            <w:right w:val="none" w:sz="0" w:space="0" w:color="auto"/>
          </w:divBdr>
          <w:divsChild>
            <w:div w:id="1797022998">
              <w:marLeft w:val="0"/>
              <w:marRight w:val="0"/>
              <w:marTop w:val="0"/>
              <w:marBottom w:val="0"/>
              <w:divBdr>
                <w:top w:val="none" w:sz="0" w:space="0" w:color="auto"/>
                <w:left w:val="none" w:sz="0" w:space="0" w:color="auto"/>
                <w:bottom w:val="none" w:sz="0" w:space="0" w:color="auto"/>
                <w:right w:val="none" w:sz="0" w:space="0" w:color="auto"/>
              </w:divBdr>
              <w:divsChild>
                <w:div w:id="8721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7253">
      <w:bodyDiv w:val="1"/>
      <w:marLeft w:val="0"/>
      <w:marRight w:val="0"/>
      <w:marTop w:val="0"/>
      <w:marBottom w:val="0"/>
      <w:divBdr>
        <w:top w:val="none" w:sz="0" w:space="0" w:color="auto"/>
        <w:left w:val="none" w:sz="0" w:space="0" w:color="auto"/>
        <w:bottom w:val="none" w:sz="0" w:space="0" w:color="auto"/>
        <w:right w:val="none" w:sz="0" w:space="0" w:color="auto"/>
      </w:divBdr>
    </w:div>
    <w:div w:id="1294603492">
      <w:bodyDiv w:val="1"/>
      <w:marLeft w:val="0"/>
      <w:marRight w:val="0"/>
      <w:marTop w:val="0"/>
      <w:marBottom w:val="0"/>
      <w:divBdr>
        <w:top w:val="none" w:sz="0" w:space="0" w:color="auto"/>
        <w:left w:val="none" w:sz="0" w:space="0" w:color="auto"/>
        <w:bottom w:val="none" w:sz="0" w:space="0" w:color="auto"/>
        <w:right w:val="none" w:sz="0" w:space="0" w:color="auto"/>
      </w:divBdr>
      <w:divsChild>
        <w:div w:id="1339887038">
          <w:marLeft w:val="0"/>
          <w:marRight w:val="0"/>
          <w:marTop w:val="0"/>
          <w:marBottom w:val="0"/>
          <w:divBdr>
            <w:top w:val="none" w:sz="0" w:space="0" w:color="auto"/>
            <w:left w:val="none" w:sz="0" w:space="0" w:color="auto"/>
            <w:bottom w:val="none" w:sz="0" w:space="0" w:color="auto"/>
            <w:right w:val="none" w:sz="0" w:space="0" w:color="auto"/>
          </w:divBdr>
        </w:div>
      </w:divsChild>
    </w:div>
    <w:div w:id="1432968126">
      <w:bodyDiv w:val="1"/>
      <w:marLeft w:val="0"/>
      <w:marRight w:val="0"/>
      <w:marTop w:val="0"/>
      <w:marBottom w:val="0"/>
      <w:divBdr>
        <w:top w:val="none" w:sz="0" w:space="0" w:color="auto"/>
        <w:left w:val="none" w:sz="0" w:space="0" w:color="auto"/>
        <w:bottom w:val="none" w:sz="0" w:space="0" w:color="auto"/>
        <w:right w:val="none" w:sz="0" w:space="0" w:color="auto"/>
      </w:divBdr>
      <w:divsChild>
        <w:div w:id="185025246">
          <w:marLeft w:val="0"/>
          <w:marRight w:val="0"/>
          <w:marTop w:val="0"/>
          <w:marBottom w:val="0"/>
          <w:divBdr>
            <w:top w:val="none" w:sz="0" w:space="0" w:color="auto"/>
            <w:left w:val="none" w:sz="0" w:space="0" w:color="auto"/>
            <w:bottom w:val="none" w:sz="0" w:space="0" w:color="auto"/>
            <w:right w:val="none" w:sz="0" w:space="0" w:color="auto"/>
          </w:divBdr>
        </w:div>
      </w:divsChild>
    </w:div>
    <w:div w:id="1499077564">
      <w:bodyDiv w:val="1"/>
      <w:marLeft w:val="0"/>
      <w:marRight w:val="0"/>
      <w:marTop w:val="0"/>
      <w:marBottom w:val="0"/>
      <w:divBdr>
        <w:top w:val="none" w:sz="0" w:space="0" w:color="auto"/>
        <w:left w:val="none" w:sz="0" w:space="0" w:color="auto"/>
        <w:bottom w:val="none" w:sz="0" w:space="0" w:color="auto"/>
        <w:right w:val="none" w:sz="0" w:space="0" w:color="auto"/>
      </w:divBdr>
    </w:div>
    <w:div w:id="1506163956">
      <w:bodyDiv w:val="1"/>
      <w:marLeft w:val="0"/>
      <w:marRight w:val="0"/>
      <w:marTop w:val="0"/>
      <w:marBottom w:val="0"/>
      <w:divBdr>
        <w:top w:val="none" w:sz="0" w:space="0" w:color="auto"/>
        <w:left w:val="none" w:sz="0" w:space="0" w:color="auto"/>
        <w:bottom w:val="none" w:sz="0" w:space="0" w:color="auto"/>
        <w:right w:val="none" w:sz="0" w:space="0" w:color="auto"/>
      </w:divBdr>
      <w:divsChild>
        <w:div w:id="1344892010">
          <w:marLeft w:val="0"/>
          <w:marRight w:val="0"/>
          <w:marTop w:val="0"/>
          <w:marBottom w:val="0"/>
          <w:divBdr>
            <w:top w:val="none" w:sz="0" w:space="0" w:color="auto"/>
            <w:left w:val="none" w:sz="0" w:space="0" w:color="auto"/>
            <w:bottom w:val="none" w:sz="0" w:space="0" w:color="auto"/>
            <w:right w:val="none" w:sz="0" w:space="0" w:color="auto"/>
          </w:divBdr>
        </w:div>
      </w:divsChild>
    </w:div>
    <w:div w:id="1517229419">
      <w:bodyDiv w:val="1"/>
      <w:marLeft w:val="0"/>
      <w:marRight w:val="0"/>
      <w:marTop w:val="0"/>
      <w:marBottom w:val="0"/>
      <w:divBdr>
        <w:top w:val="none" w:sz="0" w:space="0" w:color="auto"/>
        <w:left w:val="none" w:sz="0" w:space="0" w:color="auto"/>
        <w:bottom w:val="none" w:sz="0" w:space="0" w:color="auto"/>
        <w:right w:val="none" w:sz="0" w:space="0" w:color="auto"/>
      </w:divBdr>
      <w:divsChild>
        <w:div w:id="1748530507">
          <w:marLeft w:val="0"/>
          <w:marRight w:val="0"/>
          <w:marTop w:val="0"/>
          <w:marBottom w:val="0"/>
          <w:divBdr>
            <w:top w:val="none" w:sz="0" w:space="0" w:color="auto"/>
            <w:left w:val="none" w:sz="0" w:space="0" w:color="auto"/>
            <w:bottom w:val="none" w:sz="0" w:space="0" w:color="auto"/>
            <w:right w:val="none" w:sz="0" w:space="0" w:color="auto"/>
          </w:divBdr>
        </w:div>
      </w:divsChild>
    </w:div>
    <w:div w:id="1555045913">
      <w:bodyDiv w:val="1"/>
      <w:marLeft w:val="0"/>
      <w:marRight w:val="0"/>
      <w:marTop w:val="0"/>
      <w:marBottom w:val="0"/>
      <w:divBdr>
        <w:top w:val="none" w:sz="0" w:space="0" w:color="auto"/>
        <w:left w:val="none" w:sz="0" w:space="0" w:color="auto"/>
        <w:bottom w:val="none" w:sz="0" w:space="0" w:color="auto"/>
        <w:right w:val="none" w:sz="0" w:space="0" w:color="auto"/>
      </w:divBdr>
      <w:divsChild>
        <w:div w:id="1104619197">
          <w:marLeft w:val="0"/>
          <w:marRight w:val="0"/>
          <w:marTop w:val="0"/>
          <w:marBottom w:val="0"/>
          <w:divBdr>
            <w:top w:val="none" w:sz="0" w:space="0" w:color="auto"/>
            <w:left w:val="none" w:sz="0" w:space="0" w:color="auto"/>
            <w:bottom w:val="none" w:sz="0" w:space="0" w:color="auto"/>
            <w:right w:val="none" w:sz="0" w:space="0" w:color="auto"/>
          </w:divBdr>
        </w:div>
        <w:div w:id="858198974">
          <w:marLeft w:val="0"/>
          <w:marRight w:val="0"/>
          <w:marTop w:val="0"/>
          <w:marBottom w:val="0"/>
          <w:divBdr>
            <w:top w:val="none" w:sz="0" w:space="0" w:color="auto"/>
            <w:left w:val="none" w:sz="0" w:space="0" w:color="auto"/>
            <w:bottom w:val="none" w:sz="0" w:space="0" w:color="auto"/>
            <w:right w:val="none" w:sz="0" w:space="0" w:color="auto"/>
          </w:divBdr>
        </w:div>
        <w:div w:id="1900895770">
          <w:marLeft w:val="0"/>
          <w:marRight w:val="0"/>
          <w:marTop w:val="0"/>
          <w:marBottom w:val="0"/>
          <w:divBdr>
            <w:top w:val="none" w:sz="0" w:space="0" w:color="auto"/>
            <w:left w:val="none" w:sz="0" w:space="0" w:color="auto"/>
            <w:bottom w:val="none" w:sz="0" w:space="0" w:color="auto"/>
            <w:right w:val="none" w:sz="0" w:space="0" w:color="auto"/>
          </w:divBdr>
        </w:div>
        <w:div w:id="932206831">
          <w:marLeft w:val="0"/>
          <w:marRight w:val="0"/>
          <w:marTop w:val="0"/>
          <w:marBottom w:val="0"/>
          <w:divBdr>
            <w:top w:val="none" w:sz="0" w:space="0" w:color="auto"/>
            <w:left w:val="none" w:sz="0" w:space="0" w:color="auto"/>
            <w:bottom w:val="none" w:sz="0" w:space="0" w:color="auto"/>
            <w:right w:val="none" w:sz="0" w:space="0" w:color="auto"/>
          </w:divBdr>
        </w:div>
        <w:div w:id="2090038245">
          <w:marLeft w:val="0"/>
          <w:marRight w:val="0"/>
          <w:marTop w:val="0"/>
          <w:marBottom w:val="0"/>
          <w:divBdr>
            <w:top w:val="none" w:sz="0" w:space="0" w:color="auto"/>
            <w:left w:val="none" w:sz="0" w:space="0" w:color="auto"/>
            <w:bottom w:val="none" w:sz="0" w:space="0" w:color="auto"/>
            <w:right w:val="none" w:sz="0" w:space="0" w:color="auto"/>
          </w:divBdr>
        </w:div>
        <w:div w:id="1355375262">
          <w:marLeft w:val="0"/>
          <w:marRight w:val="0"/>
          <w:marTop w:val="0"/>
          <w:marBottom w:val="0"/>
          <w:divBdr>
            <w:top w:val="none" w:sz="0" w:space="0" w:color="auto"/>
            <w:left w:val="none" w:sz="0" w:space="0" w:color="auto"/>
            <w:bottom w:val="none" w:sz="0" w:space="0" w:color="auto"/>
            <w:right w:val="none" w:sz="0" w:space="0" w:color="auto"/>
          </w:divBdr>
        </w:div>
        <w:div w:id="1848708231">
          <w:marLeft w:val="0"/>
          <w:marRight w:val="0"/>
          <w:marTop w:val="0"/>
          <w:marBottom w:val="0"/>
          <w:divBdr>
            <w:top w:val="none" w:sz="0" w:space="0" w:color="auto"/>
            <w:left w:val="none" w:sz="0" w:space="0" w:color="auto"/>
            <w:bottom w:val="none" w:sz="0" w:space="0" w:color="auto"/>
            <w:right w:val="none" w:sz="0" w:space="0" w:color="auto"/>
          </w:divBdr>
        </w:div>
        <w:div w:id="384068861">
          <w:marLeft w:val="0"/>
          <w:marRight w:val="0"/>
          <w:marTop w:val="0"/>
          <w:marBottom w:val="0"/>
          <w:divBdr>
            <w:top w:val="none" w:sz="0" w:space="0" w:color="auto"/>
            <w:left w:val="none" w:sz="0" w:space="0" w:color="auto"/>
            <w:bottom w:val="none" w:sz="0" w:space="0" w:color="auto"/>
            <w:right w:val="none" w:sz="0" w:space="0" w:color="auto"/>
          </w:divBdr>
        </w:div>
        <w:div w:id="1633368734">
          <w:marLeft w:val="0"/>
          <w:marRight w:val="0"/>
          <w:marTop w:val="0"/>
          <w:marBottom w:val="0"/>
          <w:divBdr>
            <w:top w:val="none" w:sz="0" w:space="0" w:color="auto"/>
            <w:left w:val="none" w:sz="0" w:space="0" w:color="auto"/>
            <w:bottom w:val="none" w:sz="0" w:space="0" w:color="auto"/>
            <w:right w:val="none" w:sz="0" w:space="0" w:color="auto"/>
          </w:divBdr>
        </w:div>
        <w:div w:id="1566866712">
          <w:marLeft w:val="0"/>
          <w:marRight w:val="0"/>
          <w:marTop w:val="0"/>
          <w:marBottom w:val="0"/>
          <w:divBdr>
            <w:top w:val="none" w:sz="0" w:space="0" w:color="auto"/>
            <w:left w:val="none" w:sz="0" w:space="0" w:color="auto"/>
            <w:bottom w:val="none" w:sz="0" w:space="0" w:color="auto"/>
            <w:right w:val="none" w:sz="0" w:space="0" w:color="auto"/>
          </w:divBdr>
        </w:div>
        <w:div w:id="979112668">
          <w:marLeft w:val="0"/>
          <w:marRight w:val="0"/>
          <w:marTop w:val="0"/>
          <w:marBottom w:val="0"/>
          <w:divBdr>
            <w:top w:val="none" w:sz="0" w:space="0" w:color="auto"/>
            <w:left w:val="none" w:sz="0" w:space="0" w:color="auto"/>
            <w:bottom w:val="none" w:sz="0" w:space="0" w:color="auto"/>
            <w:right w:val="none" w:sz="0" w:space="0" w:color="auto"/>
          </w:divBdr>
        </w:div>
        <w:div w:id="354893975">
          <w:marLeft w:val="0"/>
          <w:marRight w:val="0"/>
          <w:marTop w:val="0"/>
          <w:marBottom w:val="0"/>
          <w:divBdr>
            <w:top w:val="none" w:sz="0" w:space="0" w:color="auto"/>
            <w:left w:val="none" w:sz="0" w:space="0" w:color="auto"/>
            <w:bottom w:val="none" w:sz="0" w:space="0" w:color="auto"/>
            <w:right w:val="none" w:sz="0" w:space="0" w:color="auto"/>
          </w:divBdr>
        </w:div>
        <w:div w:id="1875535447">
          <w:marLeft w:val="0"/>
          <w:marRight w:val="0"/>
          <w:marTop w:val="0"/>
          <w:marBottom w:val="0"/>
          <w:divBdr>
            <w:top w:val="none" w:sz="0" w:space="0" w:color="auto"/>
            <w:left w:val="none" w:sz="0" w:space="0" w:color="auto"/>
            <w:bottom w:val="none" w:sz="0" w:space="0" w:color="auto"/>
            <w:right w:val="none" w:sz="0" w:space="0" w:color="auto"/>
          </w:divBdr>
        </w:div>
        <w:div w:id="1322848187">
          <w:marLeft w:val="0"/>
          <w:marRight w:val="0"/>
          <w:marTop w:val="0"/>
          <w:marBottom w:val="0"/>
          <w:divBdr>
            <w:top w:val="none" w:sz="0" w:space="0" w:color="auto"/>
            <w:left w:val="none" w:sz="0" w:space="0" w:color="auto"/>
            <w:bottom w:val="none" w:sz="0" w:space="0" w:color="auto"/>
            <w:right w:val="none" w:sz="0" w:space="0" w:color="auto"/>
          </w:divBdr>
        </w:div>
        <w:div w:id="297803314">
          <w:marLeft w:val="0"/>
          <w:marRight w:val="0"/>
          <w:marTop w:val="0"/>
          <w:marBottom w:val="0"/>
          <w:divBdr>
            <w:top w:val="none" w:sz="0" w:space="0" w:color="auto"/>
            <w:left w:val="none" w:sz="0" w:space="0" w:color="auto"/>
            <w:bottom w:val="none" w:sz="0" w:space="0" w:color="auto"/>
            <w:right w:val="none" w:sz="0" w:space="0" w:color="auto"/>
          </w:divBdr>
        </w:div>
        <w:div w:id="2066442357">
          <w:marLeft w:val="0"/>
          <w:marRight w:val="0"/>
          <w:marTop w:val="0"/>
          <w:marBottom w:val="0"/>
          <w:divBdr>
            <w:top w:val="none" w:sz="0" w:space="0" w:color="auto"/>
            <w:left w:val="none" w:sz="0" w:space="0" w:color="auto"/>
            <w:bottom w:val="none" w:sz="0" w:space="0" w:color="auto"/>
            <w:right w:val="none" w:sz="0" w:space="0" w:color="auto"/>
          </w:divBdr>
        </w:div>
        <w:div w:id="1951819675">
          <w:marLeft w:val="0"/>
          <w:marRight w:val="0"/>
          <w:marTop w:val="0"/>
          <w:marBottom w:val="0"/>
          <w:divBdr>
            <w:top w:val="none" w:sz="0" w:space="0" w:color="auto"/>
            <w:left w:val="none" w:sz="0" w:space="0" w:color="auto"/>
            <w:bottom w:val="none" w:sz="0" w:space="0" w:color="auto"/>
            <w:right w:val="none" w:sz="0" w:space="0" w:color="auto"/>
          </w:divBdr>
        </w:div>
        <w:div w:id="1373772656">
          <w:marLeft w:val="0"/>
          <w:marRight w:val="0"/>
          <w:marTop w:val="0"/>
          <w:marBottom w:val="0"/>
          <w:divBdr>
            <w:top w:val="none" w:sz="0" w:space="0" w:color="auto"/>
            <w:left w:val="none" w:sz="0" w:space="0" w:color="auto"/>
            <w:bottom w:val="none" w:sz="0" w:space="0" w:color="auto"/>
            <w:right w:val="none" w:sz="0" w:space="0" w:color="auto"/>
          </w:divBdr>
        </w:div>
        <w:div w:id="787236374">
          <w:marLeft w:val="0"/>
          <w:marRight w:val="0"/>
          <w:marTop w:val="0"/>
          <w:marBottom w:val="0"/>
          <w:divBdr>
            <w:top w:val="none" w:sz="0" w:space="0" w:color="auto"/>
            <w:left w:val="none" w:sz="0" w:space="0" w:color="auto"/>
            <w:bottom w:val="none" w:sz="0" w:space="0" w:color="auto"/>
            <w:right w:val="none" w:sz="0" w:space="0" w:color="auto"/>
          </w:divBdr>
        </w:div>
        <w:div w:id="1498836837">
          <w:marLeft w:val="0"/>
          <w:marRight w:val="0"/>
          <w:marTop w:val="0"/>
          <w:marBottom w:val="0"/>
          <w:divBdr>
            <w:top w:val="none" w:sz="0" w:space="0" w:color="auto"/>
            <w:left w:val="none" w:sz="0" w:space="0" w:color="auto"/>
            <w:bottom w:val="none" w:sz="0" w:space="0" w:color="auto"/>
            <w:right w:val="none" w:sz="0" w:space="0" w:color="auto"/>
          </w:divBdr>
        </w:div>
        <w:div w:id="589581859">
          <w:marLeft w:val="0"/>
          <w:marRight w:val="0"/>
          <w:marTop w:val="0"/>
          <w:marBottom w:val="0"/>
          <w:divBdr>
            <w:top w:val="none" w:sz="0" w:space="0" w:color="auto"/>
            <w:left w:val="none" w:sz="0" w:space="0" w:color="auto"/>
            <w:bottom w:val="none" w:sz="0" w:space="0" w:color="auto"/>
            <w:right w:val="none" w:sz="0" w:space="0" w:color="auto"/>
          </w:divBdr>
        </w:div>
        <w:div w:id="730618106">
          <w:marLeft w:val="0"/>
          <w:marRight w:val="0"/>
          <w:marTop w:val="0"/>
          <w:marBottom w:val="0"/>
          <w:divBdr>
            <w:top w:val="none" w:sz="0" w:space="0" w:color="auto"/>
            <w:left w:val="none" w:sz="0" w:space="0" w:color="auto"/>
            <w:bottom w:val="none" w:sz="0" w:space="0" w:color="auto"/>
            <w:right w:val="none" w:sz="0" w:space="0" w:color="auto"/>
          </w:divBdr>
        </w:div>
        <w:div w:id="127091846">
          <w:marLeft w:val="0"/>
          <w:marRight w:val="0"/>
          <w:marTop w:val="0"/>
          <w:marBottom w:val="0"/>
          <w:divBdr>
            <w:top w:val="none" w:sz="0" w:space="0" w:color="auto"/>
            <w:left w:val="none" w:sz="0" w:space="0" w:color="auto"/>
            <w:bottom w:val="none" w:sz="0" w:space="0" w:color="auto"/>
            <w:right w:val="none" w:sz="0" w:space="0" w:color="auto"/>
          </w:divBdr>
        </w:div>
        <w:div w:id="1727951460">
          <w:marLeft w:val="0"/>
          <w:marRight w:val="0"/>
          <w:marTop w:val="0"/>
          <w:marBottom w:val="0"/>
          <w:divBdr>
            <w:top w:val="none" w:sz="0" w:space="0" w:color="auto"/>
            <w:left w:val="none" w:sz="0" w:space="0" w:color="auto"/>
            <w:bottom w:val="none" w:sz="0" w:space="0" w:color="auto"/>
            <w:right w:val="none" w:sz="0" w:space="0" w:color="auto"/>
          </w:divBdr>
        </w:div>
        <w:div w:id="161048479">
          <w:marLeft w:val="0"/>
          <w:marRight w:val="0"/>
          <w:marTop w:val="0"/>
          <w:marBottom w:val="0"/>
          <w:divBdr>
            <w:top w:val="none" w:sz="0" w:space="0" w:color="auto"/>
            <w:left w:val="none" w:sz="0" w:space="0" w:color="auto"/>
            <w:bottom w:val="none" w:sz="0" w:space="0" w:color="auto"/>
            <w:right w:val="none" w:sz="0" w:space="0" w:color="auto"/>
          </w:divBdr>
        </w:div>
      </w:divsChild>
    </w:div>
    <w:div w:id="1643460763">
      <w:bodyDiv w:val="1"/>
      <w:marLeft w:val="0"/>
      <w:marRight w:val="0"/>
      <w:marTop w:val="0"/>
      <w:marBottom w:val="0"/>
      <w:divBdr>
        <w:top w:val="none" w:sz="0" w:space="0" w:color="auto"/>
        <w:left w:val="none" w:sz="0" w:space="0" w:color="auto"/>
        <w:bottom w:val="none" w:sz="0" w:space="0" w:color="auto"/>
        <w:right w:val="none" w:sz="0" w:space="0" w:color="auto"/>
      </w:divBdr>
    </w:div>
    <w:div w:id="1651441751">
      <w:bodyDiv w:val="1"/>
      <w:marLeft w:val="0"/>
      <w:marRight w:val="0"/>
      <w:marTop w:val="0"/>
      <w:marBottom w:val="0"/>
      <w:divBdr>
        <w:top w:val="none" w:sz="0" w:space="0" w:color="auto"/>
        <w:left w:val="none" w:sz="0" w:space="0" w:color="auto"/>
        <w:bottom w:val="none" w:sz="0" w:space="0" w:color="auto"/>
        <w:right w:val="none" w:sz="0" w:space="0" w:color="auto"/>
      </w:divBdr>
    </w:div>
    <w:div w:id="1737895450">
      <w:bodyDiv w:val="1"/>
      <w:marLeft w:val="0"/>
      <w:marRight w:val="0"/>
      <w:marTop w:val="0"/>
      <w:marBottom w:val="0"/>
      <w:divBdr>
        <w:top w:val="none" w:sz="0" w:space="0" w:color="auto"/>
        <w:left w:val="none" w:sz="0" w:space="0" w:color="auto"/>
        <w:bottom w:val="none" w:sz="0" w:space="0" w:color="auto"/>
        <w:right w:val="none" w:sz="0" w:space="0" w:color="auto"/>
      </w:divBdr>
    </w:div>
    <w:div w:id="1753744171">
      <w:bodyDiv w:val="1"/>
      <w:marLeft w:val="0"/>
      <w:marRight w:val="0"/>
      <w:marTop w:val="0"/>
      <w:marBottom w:val="0"/>
      <w:divBdr>
        <w:top w:val="none" w:sz="0" w:space="0" w:color="auto"/>
        <w:left w:val="none" w:sz="0" w:space="0" w:color="auto"/>
        <w:bottom w:val="none" w:sz="0" w:space="0" w:color="auto"/>
        <w:right w:val="none" w:sz="0" w:space="0" w:color="auto"/>
      </w:divBdr>
    </w:div>
    <w:div w:id="1835560747">
      <w:bodyDiv w:val="1"/>
      <w:marLeft w:val="0"/>
      <w:marRight w:val="0"/>
      <w:marTop w:val="0"/>
      <w:marBottom w:val="0"/>
      <w:divBdr>
        <w:top w:val="none" w:sz="0" w:space="0" w:color="auto"/>
        <w:left w:val="none" w:sz="0" w:space="0" w:color="auto"/>
        <w:bottom w:val="none" w:sz="0" w:space="0" w:color="auto"/>
        <w:right w:val="none" w:sz="0" w:space="0" w:color="auto"/>
      </w:divBdr>
    </w:div>
    <w:div w:id="1862931972">
      <w:bodyDiv w:val="1"/>
      <w:marLeft w:val="0"/>
      <w:marRight w:val="0"/>
      <w:marTop w:val="0"/>
      <w:marBottom w:val="0"/>
      <w:divBdr>
        <w:top w:val="none" w:sz="0" w:space="0" w:color="auto"/>
        <w:left w:val="none" w:sz="0" w:space="0" w:color="auto"/>
        <w:bottom w:val="none" w:sz="0" w:space="0" w:color="auto"/>
        <w:right w:val="none" w:sz="0" w:space="0" w:color="auto"/>
      </w:divBdr>
    </w:div>
    <w:div w:id="1889561235">
      <w:bodyDiv w:val="1"/>
      <w:marLeft w:val="0"/>
      <w:marRight w:val="0"/>
      <w:marTop w:val="0"/>
      <w:marBottom w:val="0"/>
      <w:divBdr>
        <w:top w:val="none" w:sz="0" w:space="0" w:color="auto"/>
        <w:left w:val="none" w:sz="0" w:space="0" w:color="auto"/>
        <w:bottom w:val="none" w:sz="0" w:space="0" w:color="auto"/>
        <w:right w:val="none" w:sz="0" w:space="0" w:color="auto"/>
      </w:divBdr>
    </w:div>
    <w:div w:id="1924755113">
      <w:bodyDiv w:val="1"/>
      <w:marLeft w:val="0"/>
      <w:marRight w:val="0"/>
      <w:marTop w:val="0"/>
      <w:marBottom w:val="0"/>
      <w:divBdr>
        <w:top w:val="none" w:sz="0" w:space="0" w:color="auto"/>
        <w:left w:val="none" w:sz="0" w:space="0" w:color="auto"/>
        <w:bottom w:val="none" w:sz="0" w:space="0" w:color="auto"/>
        <w:right w:val="none" w:sz="0" w:space="0" w:color="auto"/>
      </w:divBdr>
      <w:divsChild>
        <w:div w:id="1275938847">
          <w:marLeft w:val="0"/>
          <w:marRight w:val="0"/>
          <w:marTop w:val="0"/>
          <w:marBottom w:val="0"/>
          <w:divBdr>
            <w:top w:val="none" w:sz="0" w:space="0" w:color="auto"/>
            <w:left w:val="none" w:sz="0" w:space="0" w:color="auto"/>
            <w:bottom w:val="none" w:sz="0" w:space="0" w:color="auto"/>
            <w:right w:val="none" w:sz="0" w:space="0" w:color="auto"/>
          </w:divBdr>
        </w:div>
      </w:divsChild>
    </w:div>
    <w:div w:id="1945071723">
      <w:bodyDiv w:val="1"/>
      <w:marLeft w:val="0"/>
      <w:marRight w:val="0"/>
      <w:marTop w:val="0"/>
      <w:marBottom w:val="0"/>
      <w:divBdr>
        <w:top w:val="none" w:sz="0" w:space="0" w:color="auto"/>
        <w:left w:val="none" w:sz="0" w:space="0" w:color="auto"/>
        <w:bottom w:val="none" w:sz="0" w:space="0" w:color="auto"/>
        <w:right w:val="none" w:sz="0" w:space="0" w:color="auto"/>
      </w:divBdr>
    </w:div>
    <w:div w:id="1953629436">
      <w:bodyDiv w:val="1"/>
      <w:marLeft w:val="0"/>
      <w:marRight w:val="0"/>
      <w:marTop w:val="0"/>
      <w:marBottom w:val="0"/>
      <w:divBdr>
        <w:top w:val="none" w:sz="0" w:space="0" w:color="auto"/>
        <w:left w:val="none" w:sz="0" w:space="0" w:color="auto"/>
        <w:bottom w:val="none" w:sz="0" w:space="0" w:color="auto"/>
        <w:right w:val="none" w:sz="0" w:space="0" w:color="auto"/>
      </w:divBdr>
    </w:div>
    <w:div w:id="1980762411">
      <w:bodyDiv w:val="1"/>
      <w:marLeft w:val="0"/>
      <w:marRight w:val="0"/>
      <w:marTop w:val="0"/>
      <w:marBottom w:val="0"/>
      <w:divBdr>
        <w:top w:val="none" w:sz="0" w:space="0" w:color="auto"/>
        <w:left w:val="none" w:sz="0" w:space="0" w:color="auto"/>
        <w:bottom w:val="none" w:sz="0" w:space="0" w:color="auto"/>
        <w:right w:val="none" w:sz="0" w:space="0" w:color="auto"/>
      </w:divBdr>
      <w:divsChild>
        <w:div w:id="1125385716">
          <w:marLeft w:val="0"/>
          <w:marRight w:val="0"/>
          <w:marTop w:val="0"/>
          <w:marBottom w:val="0"/>
          <w:divBdr>
            <w:top w:val="none" w:sz="0" w:space="0" w:color="auto"/>
            <w:left w:val="none" w:sz="0" w:space="0" w:color="auto"/>
            <w:bottom w:val="none" w:sz="0" w:space="0" w:color="auto"/>
            <w:right w:val="none" w:sz="0" w:space="0" w:color="auto"/>
          </w:divBdr>
        </w:div>
      </w:divsChild>
    </w:div>
    <w:div w:id="1999923399">
      <w:bodyDiv w:val="1"/>
      <w:marLeft w:val="0"/>
      <w:marRight w:val="0"/>
      <w:marTop w:val="0"/>
      <w:marBottom w:val="0"/>
      <w:divBdr>
        <w:top w:val="none" w:sz="0" w:space="0" w:color="auto"/>
        <w:left w:val="none" w:sz="0" w:space="0" w:color="auto"/>
        <w:bottom w:val="none" w:sz="0" w:space="0" w:color="auto"/>
        <w:right w:val="none" w:sz="0" w:space="0" w:color="auto"/>
      </w:divBdr>
    </w:div>
    <w:div w:id="2025784513">
      <w:bodyDiv w:val="1"/>
      <w:marLeft w:val="0"/>
      <w:marRight w:val="0"/>
      <w:marTop w:val="0"/>
      <w:marBottom w:val="0"/>
      <w:divBdr>
        <w:top w:val="none" w:sz="0" w:space="0" w:color="auto"/>
        <w:left w:val="none" w:sz="0" w:space="0" w:color="auto"/>
        <w:bottom w:val="none" w:sz="0" w:space="0" w:color="auto"/>
        <w:right w:val="none" w:sz="0" w:space="0" w:color="auto"/>
      </w:divBdr>
      <w:divsChild>
        <w:div w:id="2084981601">
          <w:marLeft w:val="0"/>
          <w:marRight w:val="0"/>
          <w:marTop w:val="0"/>
          <w:marBottom w:val="0"/>
          <w:divBdr>
            <w:top w:val="none" w:sz="0" w:space="0" w:color="auto"/>
            <w:left w:val="none" w:sz="0" w:space="0" w:color="auto"/>
            <w:bottom w:val="none" w:sz="0" w:space="0" w:color="auto"/>
            <w:right w:val="none" w:sz="0" w:space="0" w:color="auto"/>
          </w:divBdr>
        </w:div>
      </w:divsChild>
    </w:div>
    <w:div w:id="2092265198">
      <w:bodyDiv w:val="1"/>
      <w:marLeft w:val="0"/>
      <w:marRight w:val="0"/>
      <w:marTop w:val="0"/>
      <w:marBottom w:val="0"/>
      <w:divBdr>
        <w:top w:val="none" w:sz="0" w:space="0" w:color="auto"/>
        <w:left w:val="none" w:sz="0" w:space="0" w:color="auto"/>
        <w:bottom w:val="none" w:sz="0" w:space="0" w:color="auto"/>
        <w:right w:val="none" w:sz="0" w:space="0" w:color="auto"/>
      </w:divBdr>
      <w:divsChild>
        <w:div w:id="623733998">
          <w:marLeft w:val="0"/>
          <w:marRight w:val="0"/>
          <w:marTop w:val="0"/>
          <w:marBottom w:val="0"/>
          <w:divBdr>
            <w:top w:val="none" w:sz="0" w:space="0" w:color="auto"/>
            <w:left w:val="none" w:sz="0" w:space="0" w:color="auto"/>
            <w:bottom w:val="none" w:sz="0" w:space="0" w:color="auto"/>
            <w:right w:val="none" w:sz="0" w:space="0" w:color="auto"/>
          </w:divBdr>
        </w:div>
      </w:divsChild>
    </w:div>
    <w:div w:id="2143231546">
      <w:bodyDiv w:val="1"/>
      <w:marLeft w:val="0"/>
      <w:marRight w:val="0"/>
      <w:marTop w:val="0"/>
      <w:marBottom w:val="0"/>
      <w:divBdr>
        <w:top w:val="none" w:sz="0" w:space="0" w:color="auto"/>
        <w:left w:val="none" w:sz="0" w:space="0" w:color="auto"/>
        <w:bottom w:val="none" w:sz="0" w:space="0" w:color="auto"/>
        <w:right w:val="none" w:sz="0" w:space="0" w:color="auto"/>
      </w:divBdr>
      <w:divsChild>
        <w:div w:id="1987970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5.xml"/><Relationship Id="rId42" Type="http://schemas.openxmlformats.org/officeDocument/2006/relationships/footer" Target="footer9.xml"/><Relationship Id="rId47" Type="http://schemas.openxmlformats.org/officeDocument/2006/relationships/header" Target="header22.xml"/><Relationship Id="rId63" Type="http://schemas.openxmlformats.org/officeDocument/2006/relationships/image" Target="media/image20.png"/><Relationship Id="rId68" Type="http://schemas.openxmlformats.org/officeDocument/2006/relationships/image" Target="media/image23.png"/><Relationship Id="rId84" Type="http://schemas.openxmlformats.org/officeDocument/2006/relationships/header" Target="header32.xml"/><Relationship Id="rId89" Type="http://schemas.openxmlformats.org/officeDocument/2006/relationships/footer" Target="footer11.xml"/><Relationship Id="rId16" Type="http://schemas.openxmlformats.org/officeDocument/2006/relationships/header" Target="header3.xml"/><Relationship Id="rId11" Type="http://schemas.openxmlformats.org/officeDocument/2006/relationships/image" Target="media/image4.png"/><Relationship Id="rId32" Type="http://schemas.openxmlformats.org/officeDocument/2006/relationships/header" Target="header11.xml"/><Relationship Id="rId37" Type="http://schemas.openxmlformats.org/officeDocument/2006/relationships/header" Target="header16.xml"/><Relationship Id="rId53" Type="http://schemas.openxmlformats.org/officeDocument/2006/relationships/image" Target="media/image12.png"/><Relationship Id="rId58" Type="http://schemas.openxmlformats.org/officeDocument/2006/relationships/image" Target="media/image17.png"/><Relationship Id="rId74" Type="http://schemas.openxmlformats.org/officeDocument/2006/relationships/image" Target="media/image29.png"/><Relationship Id="rId79" Type="http://schemas.openxmlformats.org/officeDocument/2006/relationships/image" Target="media/image34.png"/><Relationship Id="rId5" Type="http://schemas.openxmlformats.org/officeDocument/2006/relationships/webSettings" Target="webSettings.xml"/><Relationship Id="rId90" Type="http://schemas.openxmlformats.org/officeDocument/2006/relationships/header" Target="header36.xml"/><Relationship Id="rId95" Type="http://schemas.microsoft.com/office/2011/relationships/people" Target="people.xml"/><Relationship Id="rId22" Type="http://schemas.openxmlformats.org/officeDocument/2006/relationships/footer" Target="footer4.xml"/><Relationship Id="rId27" Type="http://schemas.openxmlformats.org/officeDocument/2006/relationships/header" Target="header8.xml"/><Relationship Id="rId43" Type="http://schemas.openxmlformats.org/officeDocument/2006/relationships/header" Target="header21.xml"/><Relationship Id="rId48" Type="http://schemas.openxmlformats.org/officeDocument/2006/relationships/header" Target="header23.xml"/><Relationship Id="rId64" Type="http://schemas.openxmlformats.org/officeDocument/2006/relationships/image" Target="media/image21.png"/><Relationship Id="rId69"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image" Target="media/image10.png"/><Relationship Id="rId72" Type="http://schemas.openxmlformats.org/officeDocument/2006/relationships/image" Target="media/image27.png"/><Relationship Id="rId80" Type="http://schemas.openxmlformats.org/officeDocument/2006/relationships/header" Target="header28.xml"/><Relationship Id="rId85" Type="http://schemas.openxmlformats.org/officeDocument/2006/relationships/header" Target="header33.xml"/><Relationship Id="rId93" Type="http://schemas.openxmlformats.org/officeDocument/2006/relationships/header" Target="header38.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header" Target="header12.xml"/><Relationship Id="rId38" Type="http://schemas.openxmlformats.org/officeDocument/2006/relationships/header" Target="header17.xml"/><Relationship Id="rId46" Type="http://schemas.openxmlformats.org/officeDocument/2006/relationships/image" Target="media/image7.png"/><Relationship Id="rId59" Type="http://schemas.openxmlformats.org/officeDocument/2006/relationships/header" Target="header24.xml"/><Relationship Id="rId67" Type="http://schemas.openxmlformats.org/officeDocument/2006/relationships/header" Target="header27.xml"/><Relationship Id="rId20" Type="http://schemas.openxmlformats.org/officeDocument/2006/relationships/header" Target="header4.xml"/><Relationship Id="rId41" Type="http://schemas.openxmlformats.org/officeDocument/2006/relationships/header" Target="header20.xml"/><Relationship Id="rId54" Type="http://schemas.openxmlformats.org/officeDocument/2006/relationships/image" Target="media/image13.png"/><Relationship Id="rId62" Type="http://schemas.openxmlformats.org/officeDocument/2006/relationships/image" Target="media/image19.png"/><Relationship Id="rId70" Type="http://schemas.openxmlformats.org/officeDocument/2006/relationships/image" Target="media/image25.png"/><Relationship Id="rId75" Type="http://schemas.openxmlformats.org/officeDocument/2006/relationships/image" Target="media/image30.png"/><Relationship Id="rId83" Type="http://schemas.openxmlformats.org/officeDocument/2006/relationships/header" Target="header31.xml"/><Relationship Id="rId88" Type="http://schemas.openxmlformats.org/officeDocument/2006/relationships/footer" Target="footer10.xml"/><Relationship Id="rId91" Type="http://schemas.openxmlformats.org/officeDocument/2006/relationships/footer" Target="footer12.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header" Target="header15.xml"/><Relationship Id="rId49" Type="http://schemas.openxmlformats.org/officeDocument/2006/relationships/image" Target="media/image8.png"/><Relationship Id="rId57" Type="http://schemas.openxmlformats.org/officeDocument/2006/relationships/image" Target="media/image16.png"/><Relationship Id="rId10" Type="http://schemas.openxmlformats.org/officeDocument/2006/relationships/image" Target="media/image3.png"/><Relationship Id="rId31" Type="http://schemas.openxmlformats.org/officeDocument/2006/relationships/header" Target="header10.xml"/><Relationship Id="rId44" Type="http://schemas.openxmlformats.org/officeDocument/2006/relationships/image" Target="media/image5.png"/><Relationship Id="rId52" Type="http://schemas.openxmlformats.org/officeDocument/2006/relationships/image" Target="media/image11.png"/><Relationship Id="rId60" Type="http://schemas.openxmlformats.org/officeDocument/2006/relationships/header" Target="header25.xml"/><Relationship Id="rId65" Type="http://schemas.openxmlformats.org/officeDocument/2006/relationships/image" Target="media/image22.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header" Target="header29.xml"/><Relationship Id="rId86" Type="http://schemas.openxmlformats.org/officeDocument/2006/relationships/header" Target="header34.xm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eader" Target="header18.xml"/><Relationship Id="rId34" Type="http://schemas.openxmlformats.org/officeDocument/2006/relationships/header" Target="header13.xml"/><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image" Target="media/image31.png"/><Relationship Id="rId7" Type="http://schemas.openxmlformats.org/officeDocument/2006/relationships/endnotes" Target="endnotes.xml"/><Relationship Id="rId71" Type="http://schemas.openxmlformats.org/officeDocument/2006/relationships/image" Target="media/image26.png"/><Relationship Id="rId92" Type="http://schemas.openxmlformats.org/officeDocument/2006/relationships/header" Target="header37.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6.xml"/><Relationship Id="rId40" Type="http://schemas.openxmlformats.org/officeDocument/2006/relationships/header" Target="header19.xml"/><Relationship Id="rId45" Type="http://schemas.openxmlformats.org/officeDocument/2006/relationships/image" Target="media/image6.png"/><Relationship Id="rId66" Type="http://schemas.openxmlformats.org/officeDocument/2006/relationships/header" Target="header26.xml"/><Relationship Id="rId87" Type="http://schemas.openxmlformats.org/officeDocument/2006/relationships/header" Target="header35.xml"/><Relationship Id="rId61" Type="http://schemas.openxmlformats.org/officeDocument/2006/relationships/image" Target="media/image18.png"/><Relationship Id="rId82" Type="http://schemas.openxmlformats.org/officeDocument/2006/relationships/header" Target="header30.xml"/><Relationship Id="rId19" Type="http://schemas.openxmlformats.org/officeDocument/2006/relationships/image" Target="media/image4.jpeg"/><Relationship Id="rId14" Type="http://schemas.openxmlformats.org/officeDocument/2006/relationships/footer" Target="footer1.xml"/><Relationship Id="rId30" Type="http://schemas.openxmlformats.org/officeDocument/2006/relationships/header" Target="header9.xml"/><Relationship Id="rId35" Type="http://schemas.openxmlformats.org/officeDocument/2006/relationships/header" Target="header14.xml"/><Relationship Id="rId56" Type="http://schemas.openxmlformats.org/officeDocument/2006/relationships/image" Target="media/image15.png"/><Relationship Id="rId77" Type="http://schemas.openxmlformats.org/officeDocument/2006/relationships/image" Target="media/image32.png"/><Relationship Id="rId9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83AC-82C9-4C1F-93F0-CABDB0F3B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31968</Words>
  <Characters>46034</Characters>
  <Application>Microsoft Office Word</Application>
  <DocSecurity>0</DocSecurity>
  <Lines>2001</Lines>
  <Paragraphs>1733</Paragraphs>
  <ScaleCrop>false</ScaleCrop>
  <Company/>
  <LinksUpToDate>false</LinksUpToDate>
  <CharactersWithSpaces>76269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梓馨 李</dc:creator>
  <cp:keywords/>
  <dc:description/>
  <cp:lastModifiedBy>梓馨 李</cp:lastModifiedBy>
  <cp:revision>2</cp:revision>
  <cp:lastPrinted>2025-04-09T16:58:00Z</cp:lastPrinted>
  <dcterms:created xsi:type="dcterms:W3CDTF">2025-04-09T17:04:00Z</dcterms:created>
  <dcterms:modified xsi:type="dcterms:W3CDTF">2025-04-09T17:04:00Z</dcterms:modified>
</cp:coreProperties>
</file>