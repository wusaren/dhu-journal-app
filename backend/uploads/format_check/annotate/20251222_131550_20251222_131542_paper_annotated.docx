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F554D2">
      <w:pPr>
        <w:widowControl/>
        <w:spacing w:line="240" w:lineRule="auto"/>
        <w:ind w:firstLine="0" w:firstLineChars="0"/>
        <w:jc w:val="left"/>
        <w:rPr>
          <w:rFonts w:ascii="黑体" w:hAnsi="黑体" w:eastAsia="黑体"/>
          <w:color w:val="000000" w:themeColor="text1"/>
          <w:sz w:val="32"/>
          <w:szCs w:val="32"/>
          <w14:textFill>
            <w14:solidFill>
              <w14:schemeClr w14:val="tx1"/>
            </w14:solidFill>
          </w14:textFill>
        </w:rPr>
      </w:pPr>
      <w:bookmarkStart w:id="251" w:name="_GoBack"/>
      <w:bookmarkStart w:id="0" w:name="_Hlk190177027"/>
    </w:p>
    <w:tbl>
      <w:tblPr>
        <w:tblStyle w:val="26"/>
        <w:tblW w:w="4305" w:type="dxa"/>
        <w:tblInd w:w="5070" w:type="dxa"/>
        <w:tblLayout w:type="autofit"/>
        <w:tblCellMar>
          <w:top w:w="0" w:type="dxa"/>
          <w:left w:w="108" w:type="dxa"/>
          <w:bottom w:w="0" w:type="dxa"/>
          <w:right w:w="108" w:type="dxa"/>
        </w:tblCellMar>
      </w:tblPr>
      <w:tblGrid>
        <w:gridCol w:w="1862"/>
        <w:gridCol w:w="2443"/>
      </w:tblGrid>
      <w:tr w14:paraId="458FA103">
        <w:tblPrEx>
          <w:tblCellMar>
            <w:top w:w="0" w:type="dxa"/>
            <w:left w:w="108" w:type="dxa"/>
            <w:bottom w:w="0" w:type="dxa"/>
            <w:right w:w="108" w:type="dxa"/>
          </w:tblCellMar>
        </w:tblPrEx>
        <w:trPr>
          <w:trHeight w:val="401" w:hRule="atLeast"/>
        </w:trPr>
        <w:tc>
          <w:tcPr>
            <w:tcW w:w="1862" w:type="dxa"/>
            <w:noWrap/>
            <w:vAlign w:val="center"/>
          </w:tcPr>
          <w:p w14:paraId="79C3E45C">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学校代码：</w:t>
            </w:r>
          </w:p>
        </w:tc>
        <w:tc>
          <w:tcPr>
            <w:tcW w:w="2443" w:type="dxa"/>
            <w:noWrap/>
            <w:vAlign w:val="center"/>
          </w:tcPr>
          <w:p w14:paraId="6B1CA916">
            <w:pPr>
              <w:widowControl/>
              <w:spacing w:line="240" w:lineRule="auto"/>
              <w:ind w:firstLine="0" w:firstLineChars="0"/>
              <w:jc w:val="left"/>
              <w:rPr>
                <w:rFonts w:ascii="宋体" w:hAnsi="宋体" w:cs="宋体"/>
                <w:color w:val="000000"/>
                <w:kern w:val="0"/>
              </w:rPr>
            </w:pPr>
            <w:r>
              <w:rPr>
                <w:rFonts w:hint="eastAsia" w:ascii="宋体" w:hAnsi="宋体" w:cs="宋体"/>
                <w:color w:val="000000"/>
                <w:kern w:val="0"/>
              </w:rPr>
              <w:t>10255</w:t>
            </w:r>
          </w:p>
        </w:tc>
      </w:tr>
      <w:tr w14:paraId="7E837FAB">
        <w:tblPrEx>
          <w:tblCellMar>
            <w:top w:w="0" w:type="dxa"/>
            <w:left w:w="108" w:type="dxa"/>
            <w:bottom w:w="0" w:type="dxa"/>
            <w:right w:w="108" w:type="dxa"/>
          </w:tblCellMar>
        </w:tblPrEx>
        <w:trPr>
          <w:trHeight w:val="401" w:hRule="atLeast"/>
        </w:trPr>
        <w:tc>
          <w:tcPr>
            <w:tcW w:w="1862" w:type="dxa"/>
            <w:noWrap/>
            <w:vAlign w:val="center"/>
          </w:tcPr>
          <w:p w14:paraId="3220B8D9">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 xml:space="preserve">学 </w:t>
            </w:r>
            <w:r>
              <w:rPr>
                <w:rFonts w:ascii="宋体" w:hAnsi="宋体" w:cs="宋体"/>
                <w:color w:val="000000"/>
                <w:kern w:val="0"/>
              </w:rPr>
              <w:t xml:space="preserve">   </w:t>
            </w:r>
            <w:r>
              <w:rPr>
                <w:rFonts w:hint="eastAsia" w:ascii="宋体" w:hAnsi="宋体" w:cs="宋体"/>
                <w:color w:val="000000"/>
                <w:kern w:val="0"/>
              </w:rPr>
              <w:t>号：</w:t>
            </w:r>
          </w:p>
        </w:tc>
        <w:tc>
          <w:tcPr>
            <w:tcW w:w="2443" w:type="dxa"/>
            <w:noWrap/>
            <w:vAlign w:val="center"/>
          </w:tcPr>
          <w:p w14:paraId="2C601E9F">
            <w:pPr>
              <w:widowControl/>
              <w:spacing w:line="240" w:lineRule="auto"/>
              <w:ind w:firstLine="0" w:firstLineChars="0"/>
              <w:jc w:val="left"/>
              <w:rPr>
                <w:rFonts w:ascii="宋体" w:hAnsi="宋体" w:cs="宋体"/>
                <w:color w:val="FF0000"/>
                <w:kern w:val="0"/>
              </w:rPr>
            </w:pPr>
            <w:r>
              <w:rPr>
                <w:rFonts w:hint="eastAsia" w:ascii="宋体" w:hAnsi="宋体" w:cs="宋体"/>
                <w:kern w:val="0"/>
              </w:rPr>
              <w:t>2222838</w:t>
            </w:r>
          </w:p>
        </w:tc>
      </w:tr>
      <w:tr w14:paraId="0CB217AD">
        <w:tblPrEx>
          <w:tblCellMar>
            <w:top w:w="0" w:type="dxa"/>
            <w:left w:w="108" w:type="dxa"/>
            <w:bottom w:w="0" w:type="dxa"/>
            <w:right w:w="108" w:type="dxa"/>
          </w:tblCellMar>
        </w:tblPrEx>
        <w:trPr>
          <w:trHeight w:val="401" w:hRule="atLeast"/>
        </w:trPr>
        <w:tc>
          <w:tcPr>
            <w:tcW w:w="1862" w:type="dxa"/>
            <w:noWrap/>
            <w:vAlign w:val="center"/>
          </w:tcPr>
          <w:p w14:paraId="15C5AF05">
            <w:pPr>
              <w:spacing w:line="300" w:lineRule="auto"/>
              <w:ind w:firstLine="0" w:firstLineChars="0"/>
              <w:jc w:val="right"/>
              <w:rPr>
                <w:rFonts w:ascii="宋体" w:hAnsi="宋体" w:cs="宋体"/>
                <w:color w:val="000000"/>
                <w:kern w:val="0"/>
                <w:szCs w:val="20"/>
              </w:rPr>
            </w:pPr>
            <w:r>
              <w:rPr>
                <w:rFonts w:hint="eastAsia" w:ascii="宋体" w:hAnsi="宋体" w:cs="宋体"/>
                <w:color w:val="000000"/>
                <w:kern w:val="0"/>
              </w:rPr>
              <w:t>中图分类法：</w:t>
            </w:r>
          </w:p>
        </w:tc>
        <w:tc>
          <w:tcPr>
            <w:tcW w:w="2443" w:type="dxa"/>
            <w:noWrap/>
            <w:vAlign w:val="center"/>
          </w:tcPr>
          <w:p w14:paraId="5BD81BDF">
            <w:pPr>
              <w:widowControl/>
              <w:spacing w:line="240" w:lineRule="auto"/>
              <w:ind w:firstLine="0" w:firstLineChars="0"/>
              <w:jc w:val="left"/>
              <w:rPr>
                <w:rFonts w:ascii="宋体" w:hAnsi="宋体" w:cs="宋体"/>
                <w:color w:val="FF0000"/>
                <w:kern w:val="0"/>
              </w:rPr>
            </w:pPr>
            <w:r>
              <w:rPr>
                <w:rFonts w:hint="eastAsia" w:ascii="宋体" w:hAnsi="宋体" w:cs="宋体"/>
                <w:kern w:val="0"/>
              </w:rPr>
              <w:t>TP391.1</w:t>
            </w:r>
          </w:p>
        </w:tc>
      </w:tr>
    </w:tbl>
    <w:p w14:paraId="2742FD46">
      <w:pPr>
        <w:spacing w:line="300" w:lineRule="auto"/>
        <w:ind w:firstLine="0" w:firstLineChars="0"/>
        <w:jc w:val="center"/>
        <w:rPr>
          <w:rFonts w:cs="宋体"/>
          <w:sz w:val="36"/>
          <w:szCs w:val="20"/>
        </w:rPr>
      </w:pPr>
    </w:p>
    <w:p w14:paraId="4FFB2D76">
      <w:pPr>
        <w:spacing w:line="300" w:lineRule="auto"/>
        <w:ind w:firstLine="0" w:firstLineChars="0"/>
        <w:jc w:val="center"/>
        <w:rPr>
          <w:rFonts w:cs="宋体"/>
          <w:sz w:val="36"/>
          <w:szCs w:val="20"/>
        </w:rPr>
      </w:pPr>
      <w:r>
        <w:rPr>
          <w:rFonts w:cs="宋体"/>
          <w:sz w:val="28"/>
          <w:szCs w:val="20"/>
        </w:rPr>
        <mc:AlternateContent>
          <mc:Choice Requires="wpg">
            <w:drawing>
              <wp:inline distT="0" distB="0" distL="0" distR="0">
                <wp:extent cx="2693670" cy="1151890"/>
                <wp:effectExtent l="0" t="0" r="3175" b="635"/>
                <wp:docPr id="1588391819" name="组合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82271167"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403355724"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2"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5s8AC/AAAApQEAABkA&#10;AABkcnMvX3JlbHMvZTJvRG9jLnhtbC5yZWxzvZDBisIwEIbvC/sOYe7btD0sspj2IoJXcR9gSKZp&#10;sJmEJIq+vYFlQUHw5nFm+L//Y9bjxS/iTCm7wAq6pgVBrINxbBX8HrZfKxC5IBtcApOCK2UYh8+P&#10;9Z4WLDWUZxezqBTOCuZS4o+UWc/kMTchEtfLFJLHUsdkZUR9REuyb9tvme4ZMDwwxc4oSDvTgzhc&#10;Y21+zQ7T5DRtgj554vKkQjpfuysQk6WiwJNx+Lfsm8gW5HOH7j0O3b+DfHju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HxBCTsIAAADh&#10;AAAADwAAAGRycy9kb3ducmV2LnhtbEWPQWvCQBSE7wX/w/IEb3WzoWhIXT0IoreiLe31mX3NBrNv&#10;Y3YT9d93C4Ueh5n5hllt7q4VI/Wh8axBzTMQxJU3DdcaPt53zwWIEJENtp5Jw4MCbNaTpxWWxt/4&#10;SOMp1iJBOJSowcbYlVKGypLDMPcdcfK+fe8wJtnX0vR4S3DXyjzLFtJhw2nBYkdbS9XlNDgNu/PL&#10;ef92MMPj+pnb8VJ8DUrutZ5NVfYKItI9/of/2gejocjzpVKLJfw+Sm9Arn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8Q&#10;Qk7CAAAA4QAAAA8AAAAAAAAAAQAgAAAAIgAAAGRycy9kb3ducmV2LnhtbFBLAQIUABQAAAAIAIdO&#10;4kAzLwWeOwAAADkAAAAQAAAAAAAAAAEAIAAAABEBAABkcnMvc2hhcGV4bWwueG1sUEsFBgAAAAAG&#10;AAYAWwEAALsDA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HZQzbsQAAADi&#10;AAAADwAAAGRycy9kb3ducmV2LnhtbEWPT2sCMRTE7wW/Q3hCbzXx31q2Rg+LBS8tVL14e2xeN0s3&#10;L0sSV+2nbwqFHoeZ+Q2z3t5cJwYKsfWsYTpRIIhrb1puNJyOr0/PIGJCNth5Jg13irDdjB7WWBp/&#10;5Q8aDqkRGcKxRA02pb6UMtaWHMaJ74mz9+mDw5RlaKQJeM1w18mZUoV02HJesNhTZan+Olychv59&#10;tx+acxWq4a24FHJ3tHf+1vpxPFUvIBLd0n/4r703GhZqPl8uV7MF/F7Kd0Buf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ZQzbsQAAADiAAAADwAAAAAAAAABACAAAAAiAAAAZHJzL2Rvd25yZXYueG1sUEsBAhQAFAAAAAgA&#10;h07iQDMvBZ47AAAAOQAAABAAAAAAAAAAAQAgAAAAEwEAAGRycy9zaGFwZXhtbC54bWxQSwUGAAAA&#10;AAYABgBbAQAAvQMAAAAA&#10;">
                  <v:fill on="f" focussize="0,0"/>
                  <v:stroke on="f"/>
                  <v:imagedata r:id="rId56" gain="68266f" blacklevel="-32768f" grayscale="t" bilevel="t" o:title=""/>
                  <o:lock v:ext="edit" aspectratio="t"/>
                </v:shape>
                <w10:wrap type="none"/>
                <w10:anchorlock/>
              </v:group>
            </w:pict>
          </mc:Fallback>
        </mc:AlternateContent>
      </w:r>
    </w:p>
    <w:p w14:paraId="720BE932">
      <w:pPr>
        <w:spacing w:line="300" w:lineRule="auto"/>
        <w:ind w:firstLine="0" w:firstLineChars="0"/>
        <w:jc w:val="center"/>
        <w:rPr>
          <w:rFonts w:ascii="黑体" w:hAnsi="黑体" w:eastAsia="黑体" w:cs="宋体"/>
          <w:b/>
          <w:bCs/>
          <w:sz w:val="44"/>
          <w:szCs w:val="22"/>
        </w:rPr>
      </w:pPr>
      <w:r>
        <w:rPr>
          <w:rFonts w:hint="eastAsia" w:ascii="黑体" w:hAnsi="黑体" w:eastAsia="黑体" w:cs="宋体"/>
          <w:b/>
          <w:bCs/>
          <w:sz w:val="44"/>
          <w:szCs w:val="22"/>
        </w:rPr>
        <w:t>专业学位</w:t>
      </w:r>
      <w:r>
        <w:rPr>
          <w:rFonts w:ascii="黑体" w:hAnsi="黑体" w:eastAsia="黑体" w:cs="宋体"/>
          <w:b/>
          <w:bCs/>
          <w:color w:val="000000"/>
          <w:sz w:val="44"/>
          <w:szCs w:val="22"/>
        </w:rPr>
        <w:t>硕士</w:t>
      </w:r>
      <w:r>
        <w:rPr>
          <w:rFonts w:ascii="黑体" w:hAnsi="黑体" w:eastAsia="黑体" w:cs="宋体"/>
          <w:b/>
          <w:bCs/>
          <w:sz w:val="44"/>
          <w:szCs w:val="22"/>
        </w:rPr>
        <w:t>学位论文</w:t>
      </w:r>
    </w:p>
    <w:p w14:paraId="4DFE217E">
      <w:pPr>
        <w:spacing w:line="300" w:lineRule="auto"/>
        <w:ind w:firstLine="0" w:firstLineChars="0"/>
        <w:rPr>
          <w:sz w:val="21"/>
        </w:rPr>
      </w:pPr>
    </w:p>
    <w:p w14:paraId="2957C234">
      <w:pPr>
        <w:spacing w:line="300" w:lineRule="auto"/>
        <w:ind w:firstLine="0" w:firstLineChars="0"/>
        <w:rPr>
          <w:sz w:val="21"/>
        </w:rPr>
      </w:pPr>
    </w:p>
    <w:p w14:paraId="26C22028">
      <w:pPr>
        <w:spacing w:line="300" w:lineRule="auto"/>
        <w:ind w:firstLine="0" w:firstLineChars="0"/>
        <w:jc w:val="center"/>
        <w:rPr>
          <w:rFonts w:ascii="宋体" w:hAnsi="宋体" w:eastAsia="黑体" w:cs="宋体"/>
          <w:bCs/>
          <w:sz w:val="44"/>
          <w:szCs w:val="20"/>
        </w:rPr>
      </w:pPr>
      <w:r>
        <w:rPr>
          <w:rFonts w:hint="eastAsia" w:ascii="宋体" w:hAnsi="宋体" w:eastAsia="黑体" w:cs="宋体"/>
          <w:bCs/>
          <w:sz w:val="44"/>
          <w:szCs w:val="20"/>
        </w:rPr>
        <w:t>面向电力指标问答的</w:t>
      </w:r>
      <w:r>
        <w:rPr>
          <w:rFonts w:eastAsia="黑体"/>
          <w:bCs/>
          <w:sz w:val="44"/>
          <w:szCs w:val="20"/>
        </w:rPr>
        <w:t>NLU</w:t>
      </w:r>
      <w:r>
        <w:rPr>
          <w:rFonts w:hint="eastAsia" w:ascii="宋体" w:hAnsi="宋体" w:eastAsia="黑体" w:cs="宋体"/>
          <w:bCs/>
          <w:sz w:val="44"/>
          <w:szCs w:val="20"/>
        </w:rPr>
        <w:t>模型设计与优化</w:t>
      </w:r>
    </w:p>
    <w:p w14:paraId="00585B27">
      <w:pPr>
        <w:adjustRightInd w:val="0"/>
        <w:spacing w:line="240" w:lineRule="auto"/>
        <w:ind w:firstLine="0" w:firstLineChars="0"/>
        <w:jc w:val="center"/>
        <w:rPr>
          <w:color w:val="FF0000"/>
          <w:sz w:val="21"/>
        </w:rPr>
      </w:pPr>
    </w:p>
    <w:p w14:paraId="58AD989F">
      <w:pPr>
        <w:adjustRightInd w:val="0"/>
        <w:spacing w:line="240" w:lineRule="auto"/>
        <w:ind w:firstLine="0" w:firstLineChars="0"/>
        <w:jc w:val="center"/>
        <w:rPr>
          <w:color w:val="FF0000"/>
          <w:sz w:val="21"/>
        </w:rPr>
      </w:pPr>
    </w:p>
    <w:p w14:paraId="16C4E11C">
      <w:pPr>
        <w:spacing w:line="300" w:lineRule="auto"/>
        <w:ind w:firstLine="0" w:firstLineChars="0"/>
        <w:jc w:val="center"/>
        <w:rPr>
          <w:color w:val="FF0000"/>
          <w:sz w:val="21"/>
        </w:rPr>
      </w:pPr>
      <w:r>
        <w:rPr>
          <w:rFonts w:hint="eastAsia"/>
          <w:color w:val="FF0000"/>
          <w:sz w:val="21"/>
        </w:rPr>
        <w:t xml:space="preserve"> </w:t>
      </w:r>
    </w:p>
    <w:p w14:paraId="19FCACC4">
      <w:pPr>
        <w:spacing w:line="300" w:lineRule="auto"/>
        <w:ind w:firstLine="0" w:firstLineChars="0"/>
        <w:rPr>
          <w:sz w:val="21"/>
        </w:rPr>
      </w:pPr>
    </w:p>
    <w:p w14:paraId="0D7C9A85">
      <w:pPr>
        <w:spacing w:line="300" w:lineRule="auto"/>
        <w:ind w:firstLine="0" w:firstLineChars="0"/>
        <w:rPr>
          <w:sz w:val="21"/>
        </w:rPr>
      </w:pPr>
    </w:p>
    <w:p w14:paraId="0040A674">
      <w:pPr>
        <w:spacing w:line="300" w:lineRule="auto"/>
        <w:ind w:firstLine="0" w:firstLineChars="0"/>
        <w:rPr>
          <w:sz w:val="21"/>
        </w:rPr>
      </w:pPr>
    </w:p>
    <w:p w14:paraId="4B3E6437">
      <w:pPr>
        <w:spacing w:line="300" w:lineRule="auto"/>
        <w:ind w:firstLine="0" w:firstLineChars="0"/>
        <w:rPr>
          <w:sz w:val="21"/>
        </w:rPr>
      </w:pPr>
    </w:p>
    <w:p w14:paraId="3397750A">
      <w:pPr>
        <w:spacing w:line="300" w:lineRule="auto"/>
        <w:ind w:firstLine="0" w:firstLineChars="0"/>
        <w:rPr>
          <w:sz w:val="21"/>
        </w:rPr>
      </w:pPr>
    </w:p>
    <w:p w14:paraId="5471C770">
      <w:pPr>
        <w:spacing w:line="300" w:lineRule="auto"/>
        <w:ind w:firstLine="0" w:firstLineChars="0"/>
        <w:rPr>
          <w:sz w:val="21"/>
        </w:rPr>
      </w:pP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p>
    <w:tbl>
      <w:tblPr>
        <w:tblStyle w:val="26"/>
        <w:tblW w:w="5058" w:type="dxa"/>
        <w:jc w:val="center"/>
        <w:tblLayout w:type="fixed"/>
        <w:tblCellMar>
          <w:top w:w="0" w:type="dxa"/>
          <w:left w:w="0" w:type="dxa"/>
          <w:bottom w:w="0" w:type="dxa"/>
          <w:right w:w="0" w:type="dxa"/>
        </w:tblCellMar>
      </w:tblPr>
      <w:tblGrid>
        <w:gridCol w:w="1806"/>
        <w:gridCol w:w="186"/>
        <w:gridCol w:w="3066"/>
      </w:tblGrid>
      <w:tr w14:paraId="3038AAC2">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2BFD067B">
            <w:pPr>
              <w:adjustRightInd w:val="0"/>
              <w:spacing w:line="400" w:lineRule="exact"/>
              <w:ind w:firstLine="0" w:firstLineChars="0"/>
              <w:jc w:val="distribute"/>
              <w:rPr>
                <w:rFonts w:ascii="黑体" w:hAnsi="黑体" w:eastAsia="黑体"/>
                <w:bCs/>
                <w:sz w:val="28"/>
              </w:rPr>
            </w:pPr>
            <w:bookmarkStart w:id="1" w:name="_Hlk71534830"/>
            <w:r>
              <w:rPr>
                <w:rFonts w:hint="eastAsia" w:ascii="黑体" w:hAnsi="黑体" w:eastAsia="黑体"/>
                <w:bCs/>
                <w:sz w:val="28"/>
              </w:rPr>
              <w:t>学位申请人</w:t>
            </w:r>
          </w:p>
        </w:tc>
        <w:tc>
          <w:tcPr>
            <w:tcW w:w="186" w:type="dxa"/>
          </w:tcPr>
          <w:p w14:paraId="24EE5AA7">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87475">
            <w:pPr>
              <w:adjustRightInd w:val="0"/>
              <w:spacing w:line="400" w:lineRule="exact"/>
              <w:ind w:firstLine="0" w:firstLineChars="0"/>
              <w:rPr>
                <w:color w:val="FF0000"/>
                <w:sz w:val="28"/>
              </w:rPr>
            </w:pPr>
            <w:r>
              <w:rPr>
                <w:rFonts w:hint="eastAsia"/>
                <w:color w:val="000000"/>
                <w:sz w:val="28"/>
              </w:rPr>
              <w:t>李梓馨</w:t>
            </w:r>
          </w:p>
        </w:tc>
      </w:tr>
      <w:tr w14:paraId="08E041E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08FBB0CB">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指导教师</w:t>
            </w:r>
          </w:p>
        </w:tc>
        <w:tc>
          <w:tcPr>
            <w:tcW w:w="186" w:type="dxa"/>
          </w:tcPr>
          <w:p w14:paraId="3ABA06D5">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0DA4DDDE">
            <w:pPr>
              <w:adjustRightInd w:val="0"/>
              <w:spacing w:line="400" w:lineRule="exact"/>
              <w:ind w:firstLine="0" w:firstLineChars="0"/>
              <w:rPr>
                <w:sz w:val="28"/>
              </w:rPr>
            </w:pPr>
            <w:r>
              <w:rPr>
                <w:rFonts w:hint="eastAsia"/>
                <w:sz w:val="28"/>
              </w:rPr>
              <w:t>宋晖</w:t>
            </w:r>
          </w:p>
        </w:tc>
      </w:tr>
      <w:tr w14:paraId="0FE5C384">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1E4BF90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专业学位类别</w:t>
            </w:r>
          </w:p>
        </w:tc>
        <w:tc>
          <w:tcPr>
            <w:tcW w:w="186" w:type="dxa"/>
          </w:tcPr>
          <w:p w14:paraId="639C71E7">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03CAA342">
            <w:pPr>
              <w:adjustRightInd w:val="0"/>
              <w:spacing w:line="400" w:lineRule="exact"/>
              <w:ind w:firstLine="0" w:firstLineChars="0"/>
              <w:rPr>
                <w:color w:val="000000"/>
                <w:sz w:val="28"/>
              </w:rPr>
            </w:pPr>
            <w:r>
              <w:rPr>
                <w:rFonts w:hint="eastAsia"/>
                <w:color w:val="000000"/>
                <w:sz w:val="28"/>
              </w:rPr>
              <w:t>计算机技术</w:t>
            </w:r>
          </w:p>
        </w:tc>
      </w:tr>
      <w:tr w14:paraId="31CA9366">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C8A5CB1">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研 究 方 向</w:t>
            </w:r>
          </w:p>
        </w:tc>
        <w:tc>
          <w:tcPr>
            <w:tcW w:w="186" w:type="dxa"/>
          </w:tcPr>
          <w:p w14:paraId="6312E5EA">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670B2656">
            <w:pPr>
              <w:adjustRightInd w:val="0"/>
              <w:spacing w:line="400" w:lineRule="exact"/>
              <w:ind w:firstLine="0" w:firstLineChars="0"/>
              <w:rPr>
                <w:color w:val="000000"/>
                <w:sz w:val="28"/>
              </w:rPr>
            </w:pPr>
            <w:r>
              <w:rPr>
                <w:rFonts w:hint="eastAsia"/>
                <w:color w:val="000000"/>
                <w:sz w:val="28"/>
              </w:rPr>
              <w:t>自然语言处理</w:t>
            </w:r>
          </w:p>
        </w:tc>
      </w:tr>
      <w:tr w14:paraId="0982AFE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438587F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所在学院</w:t>
            </w:r>
          </w:p>
        </w:tc>
        <w:tc>
          <w:tcPr>
            <w:tcW w:w="186" w:type="dxa"/>
          </w:tcPr>
          <w:p w14:paraId="74BD2B39">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18302185">
            <w:pPr>
              <w:adjustRightInd w:val="0"/>
              <w:spacing w:line="400" w:lineRule="exact"/>
              <w:ind w:firstLine="0" w:firstLineChars="0"/>
              <w:rPr>
                <w:color w:val="000000"/>
                <w:sz w:val="28"/>
              </w:rPr>
            </w:pPr>
            <w:r>
              <w:rPr>
                <w:rFonts w:hint="eastAsia"/>
                <w:color w:val="000000"/>
                <w:sz w:val="28"/>
              </w:rPr>
              <w:t>计算机科学与技术学院</w:t>
            </w:r>
          </w:p>
        </w:tc>
      </w:tr>
      <w:tr w14:paraId="1FFE4F6F">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5A205EE">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提交日期</w:t>
            </w:r>
          </w:p>
        </w:tc>
        <w:tc>
          <w:tcPr>
            <w:tcW w:w="186" w:type="dxa"/>
          </w:tcPr>
          <w:p w14:paraId="63CA6854">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15BDE">
            <w:pPr>
              <w:adjustRightInd w:val="0"/>
              <w:spacing w:line="400" w:lineRule="exact"/>
              <w:ind w:firstLine="0" w:firstLineChars="0"/>
              <w:rPr>
                <w:color w:val="000000"/>
                <w:sz w:val="28"/>
              </w:rPr>
            </w:pPr>
            <w:r>
              <w:rPr>
                <w:rFonts w:hint="eastAsia"/>
                <w:color w:val="000000"/>
                <w:sz w:val="28"/>
              </w:rPr>
              <w:t>2025年4月</w:t>
            </w:r>
          </w:p>
        </w:tc>
      </w:tr>
      <w:bookmarkEnd w:id="1"/>
    </w:tbl>
    <w:p w14:paraId="7A3A0B7F">
      <w:pPr>
        <w:spacing w:line="240" w:lineRule="auto"/>
        <w:ind w:firstLine="0" w:firstLineChars="0"/>
        <w:jc w:val="center"/>
        <w:rPr>
          <w:rFonts w:cs="宋体"/>
          <w:b/>
          <w:bCs/>
          <w:sz w:val="28"/>
          <w:szCs w:val="20"/>
        </w:rPr>
        <w:sectPr>
          <w:headerReference r:id="rId7" w:type="first"/>
          <w:footerReference r:id="rId10" w:type="first"/>
          <w:headerReference r:id="rId5" w:type="default"/>
          <w:footerReference r:id="rId8" w:type="default"/>
          <w:headerReference r:id="rId6" w:type="even"/>
          <w:footerReference r:id="rId9" w:type="even"/>
          <w:pgSz w:w="11906" w:h="16838"/>
          <w:pgMar w:top="1985" w:right="1588" w:bottom="2268" w:left="1588" w:header="1418" w:footer="1701" w:gutter="284"/>
          <w:cols w:space="720" w:num="1"/>
          <w:docGrid w:linePitch="395" w:charSpace="0"/>
        </w:sectPr>
      </w:pPr>
    </w:p>
    <w:tbl>
      <w:tblPr>
        <w:tblStyle w:val="26"/>
        <w:tblW w:w="4569" w:type="dxa"/>
        <w:tblInd w:w="5070" w:type="dxa"/>
        <w:tblLayout w:type="autofit"/>
        <w:tblCellMar>
          <w:top w:w="0" w:type="dxa"/>
          <w:left w:w="108" w:type="dxa"/>
          <w:bottom w:w="0" w:type="dxa"/>
          <w:right w:w="108" w:type="dxa"/>
        </w:tblCellMar>
      </w:tblPr>
      <w:tblGrid>
        <w:gridCol w:w="2126"/>
        <w:gridCol w:w="2443"/>
      </w:tblGrid>
      <w:tr w14:paraId="63E796A5">
        <w:tblPrEx>
          <w:tblCellMar>
            <w:top w:w="0" w:type="dxa"/>
            <w:left w:w="108" w:type="dxa"/>
            <w:bottom w:w="0" w:type="dxa"/>
            <w:right w:w="108" w:type="dxa"/>
          </w:tblCellMar>
        </w:tblPrEx>
        <w:trPr>
          <w:trHeight w:val="401" w:hRule="atLeast"/>
        </w:trPr>
        <w:tc>
          <w:tcPr>
            <w:tcW w:w="2126" w:type="dxa"/>
            <w:noWrap/>
            <w:vAlign w:val="center"/>
          </w:tcPr>
          <w:p w14:paraId="1FD7ED7E">
            <w:pPr>
              <w:widowControl/>
              <w:spacing w:line="240" w:lineRule="auto"/>
              <w:ind w:firstLine="0" w:firstLineChars="0"/>
              <w:jc w:val="right"/>
              <w:rPr>
                <w:color w:val="000000"/>
                <w:kern w:val="0"/>
              </w:rPr>
            </w:pPr>
            <w:r>
              <w:rPr>
                <w:rFonts w:hint="eastAsia"/>
                <w:color w:val="000000"/>
                <w:kern w:val="0"/>
              </w:rPr>
              <w:t xml:space="preserve">  </w:t>
            </w:r>
            <w:r>
              <w:rPr>
                <w:color w:val="000000"/>
                <w:kern w:val="0"/>
              </w:rPr>
              <w:t>University Code</w:t>
            </w:r>
            <w:r>
              <w:rPr>
                <w:rFonts w:hint="eastAsia"/>
                <w:color w:val="000000"/>
                <w:kern w:val="0"/>
              </w:rPr>
              <w:t>:</w:t>
            </w:r>
          </w:p>
        </w:tc>
        <w:tc>
          <w:tcPr>
            <w:tcW w:w="2443" w:type="dxa"/>
            <w:noWrap/>
            <w:vAlign w:val="center"/>
          </w:tcPr>
          <w:p w14:paraId="39BEB30C">
            <w:pPr>
              <w:widowControl/>
              <w:spacing w:line="240" w:lineRule="auto"/>
              <w:ind w:firstLine="0" w:firstLineChars="0"/>
              <w:jc w:val="left"/>
              <w:rPr>
                <w:color w:val="000000"/>
                <w:kern w:val="0"/>
              </w:rPr>
            </w:pPr>
            <w:r>
              <w:rPr>
                <w:color w:val="000000"/>
                <w:kern w:val="0"/>
              </w:rPr>
              <w:t>10255</w:t>
            </w:r>
          </w:p>
        </w:tc>
      </w:tr>
      <w:tr w14:paraId="0D522891">
        <w:tblPrEx>
          <w:tblCellMar>
            <w:top w:w="0" w:type="dxa"/>
            <w:left w:w="108" w:type="dxa"/>
            <w:bottom w:w="0" w:type="dxa"/>
            <w:right w:w="108" w:type="dxa"/>
          </w:tblCellMar>
        </w:tblPrEx>
        <w:trPr>
          <w:trHeight w:val="401" w:hRule="atLeast"/>
        </w:trPr>
        <w:tc>
          <w:tcPr>
            <w:tcW w:w="2126" w:type="dxa"/>
            <w:noWrap/>
            <w:vAlign w:val="center"/>
          </w:tcPr>
          <w:p w14:paraId="468B1620">
            <w:pPr>
              <w:widowControl/>
              <w:spacing w:line="240" w:lineRule="auto"/>
              <w:ind w:firstLine="600" w:firstLineChars="250"/>
              <w:jc w:val="right"/>
              <w:rPr>
                <w:color w:val="000000"/>
                <w:kern w:val="0"/>
              </w:rPr>
            </w:pPr>
            <w:r>
              <w:rPr>
                <w:color w:val="000000"/>
                <w:kern w:val="0"/>
              </w:rPr>
              <w:t>Student ID:</w:t>
            </w:r>
          </w:p>
        </w:tc>
        <w:tc>
          <w:tcPr>
            <w:tcW w:w="2443" w:type="dxa"/>
            <w:noWrap/>
            <w:vAlign w:val="center"/>
          </w:tcPr>
          <w:p w14:paraId="60DCAFD3">
            <w:pPr>
              <w:widowControl/>
              <w:spacing w:line="240" w:lineRule="auto"/>
              <w:ind w:firstLine="0" w:firstLineChars="0"/>
              <w:jc w:val="left"/>
              <w:rPr>
                <w:color w:val="FF0000"/>
                <w:kern w:val="0"/>
              </w:rPr>
            </w:pPr>
            <w:r>
              <w:rPr>
                <w:rFonts w:hint="eastAsia"/>
                <w:kern w:val="0"/>
              </w:rPr>
              <w:t>2222838</w:t>
            </w:r>
          </w:p>
        </w:tc>
      </w:tr>
      <w:tr w14:paraId="124573BD">
        <w:tblPrEx>
          <w:tblCellMar>
            <w:top w:w="0" w:type="dxa"/>
            <w:left w:w="108" w:type="dxa"/>
            <w:bottom w:w="0" w:type="dxa"/>
            <w:right w:w="108" w:type="dxa"/>
          </w:tblCellMar>
        </w:tblPrEx>
        <w:trPr>
          <w:trHeight w:val="401" w:hRule="atLeast"/>
        </w:trPr>
        <w:tc>
          <w:tcPr>
            <w:tcW w:w="2126" w:type="dxa"/>
            <w:noWrap/>
            <w:vAlign w:val="center"/>
          </w:tcPr>
          <w:p w14:paraId="23EB0045">
            <w:pPr>
              <w:widowControl/>
              <w:spacing w:line="240" w:lineRule="auto"/>
              <w:ind w:firstLine="600" w:firstLineChars="250"/>
              <w:jc w:val="right"/>
              <w:rPr>
                <w:color w:val="000000"/>
                <w:kern w:val="0"/>
              </w:rPr>
            </w:pPr>
            <w:r>
              <w:rPr>
                <w:color w:val="000000"/>
                <w:kern w:val="0"/>
              </w:rPr>
              <w:t>CLC Index:</w:t>
            </w:r>
          </w:p>
        </w:tc>
        <w:tc>
          <w:tcPr>
            <w:tcW w:w="2443" w:type="dxa"/>
            <w:noWrap/>
            <w:vAlign w:val="center"/>
          </w:tcPr>
          <w:p w14:paraId="09761662">
            <w:pPr>
              <w:widowControl/>
              <w:spacing w:line="240" w:lineRule="auto"/>
              <w:ind w:firstLine="0" w:firstLineChars="0"/>
              <w:jc w:val="left"/>
              <w:rPr>
                <w:color w:val="FF0000"/>
                <w:kern w:val="0"/>
              </w:rPr>
            </w:pPr>
            <w:r>
              <w:rPr>
                <w:rFonts w:hint="eastAsia"/>
                <w:kern w:val="0"/>
              </w:rPr>
              <w:t>TP391.1</w:t>
            </w:r>
          </w:p>
        </w:tc>
      </w:tr>
    </w:tbl>
    <w:p w14:paraId="0D75CDBD">
      <w:pPr>
        <w:wordWrap w:val="0"/>
        <w:spacing w:line="300" w:lineRule="auto"/>
        <w:ind w:right="1550" w:rightChars="646" w:firstLine="0" w:firstLineChars="0"/>
        <w:jc w:val="right"/>
        <w:rPr>
          <w:rFonts w:cs="宋体"/>
          <w:sz w:val="36"/>
          <w:szCs w:val="20"/>
        </w:rPr>
      </w:pPr>
    </w:p>
    <w:p w14:paraId="7B628859">
      <w:pPr>
        <w:wordWrap w:val="0"/>
        <w:spacing w:line="300" w:lineRule="auto"/>
        <w:ind w:right="3010" w:rightChars="1254" w:firstLine="0" w:firstLineChars="0"/>
        <w:jc w:val="right"/>
        <w:rPr>
          <w:rFonts w:cs="宋体"/>
          <w:sz w:val="36"/>
          <w:szCs w:val="20"/>
        </w:rPr>
      </w:pPr>
      <w:r>
        <w:rPr>
          <w:rFonts w:cs="宋体"/>
          <w:sz w:val="28"/>
          <w:szCs w:val="20"/>
        </w:rPr>
        <mc:AlternateContent>
          <mc:Choice Requires="wpg">
            <w:drawing>
              <wp:inline distT="0" distB="0" distL="0" distR="0">
                <wp:extent cx="2693670" cy="1151890"/>
                <wp:effectExtent l="0" t="0" r="3175" b="635"/>
                <wp:docPr id="1605621545" name="组合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1384141348"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378213201"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4"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LmzwAL8AAAClAQAAGQAA&#10;AGRycy9fcmVscy9lMm9Eb2MueG1sLnJlbHO9kMGKwjAQhu8L+w5h7tu0PSyymPYigldxH2BIpmmw&#10;mYQkir69gWVBQfDmcWb4v/9j1uPFL+JMKbvACrqmBUGsg3FsFfwetl8rELkgG1wCk4IrZRiHz4/1&#10;nhYsNZRnF7OoFM4K5lLij5RZz+QxNyES18sUksdSx2RlRH1ES7Jv22+Z7hkwPDDFzihIO9ODOFxj&#10;bX7NDtPkNG2CPnni8qRCOl+7KxCTpaLAk3H4t+ybyBbkc4fuPQ7dv4N8eO5wA1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YiehdsMAAADj&#10;AAAADwAAAGRycy9kb3ducmV2LnhtbEWPQW/CMAyF75P2HyJP2m2kgWqqOgIHJAQ3NDaxq2lMU9E4&#10;pUkL/HtyQNrRfs/vfZ4vb64VI/Wh8axBTTIQxJU3Ddcafn/WHwWIEJENtp5Jw50CLBevL3Msjb/y&#10;N437WIsUwqFEDTbGrpQyVJYchonviJN28r3DmMa+lqbHawp3rZxm2ad02HBqsNjRylJ13g9Ow/qY&#10;Hze7rRnul8PUjufib1Byo/X7m8q+QES6xX/z83prEv6syFWuZnmCTj+lBcjF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i&#10;J6F2wwAAAOMAAAAPAAAAAAAAAAEAIAAAACIAAABkcnMvZG93bnJldi54bWxQSwECFAAUAAAACACH&#10;TuJAMy8FnjsAAAA5AAAAEAAAAAAAAAABACAAAAASAQAAZHJzL3NoYXBleG1sLnhtbFBLBQYAAAAA&#10;BgAGAFsBAAC8Aw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qzWvNcMAAADi&#10;AAAADwAAAGRycy9kb3ducmV2LnhtbEWPzWrDMBCE74W8g9hCb41kB9zgRsnBJJBLC0166W2xtpap&#10;tTKS4vw8fVQo9DjMzDfManNxg5goxN6zhmKuQBC33vTcafg87p6XIGJCNjh4Jg1XirBZzx5WWBt/&#10;5g+aDqkTGcKxRg02pbGWMraWHMa5H4mz9+2Dw5Rl6KQJeM5wN8hSqUo67DkvWBypsdT+HE5Ow/i+&#10;3U/dVxOa6a06VXJ7tFe+af30WKhXEIku6T/8194bDYuXZVksSlXA76V8B+T6D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r&#10;Na81wwAAAOIAAAAPAAAAAAAAAAEAIAAAACIAAABkcnMvZG93bnJldi54bWxQSwECFAAUAAAACACH&#10;TuJAMy8FnjsAAAA5AAAAEAAAAAAAAAABACAAAAASAQAAZHJzL3NoYXBleG1sLnhtbFBLBQYAAAAA&#10;BgAGAFsBAAC8AwAAAAA=&#10;">
                  <v:fill on="f" focussize="0,0"/>
                  <v:stroke on="f"/>
                  <v:imagedata r:id="rId56" gain="68266f" blacklevel="-32768f" grayscale="t" bilevel="t" o:title=""/>
                  <o:lock v:ext="edit" aspectratio="t"/>
                </v:shape>
                <w10:wrap type="none"/>
                <w10:anchorlock/>
              </v:group>
            </w:pict>
          </mc:Fallback>
        </mc:AlternateContent>
      </w:r>
    </w:p>
    <w:p w14:paraId="0E15C37C">
      <w:pPr>
        <w:spacing w:line="240" w:lineRule="auto"/>
        <w:ind w:firstLine="0" w:firstLineChars="0"/>
        <w:jc w:val="center"/>
        <w:rPr>
          <w:b/>
          <w:color w:val="000000"/>
          <w:sz w:val="44"/>
          <w:szCs w:val="44"/>
        </w:rPr>
      </w:pPr>
      <w:r>
        <w:rPr>
          <w:b/>
          <w:color w:val="000000"/>
          <w:sz w:val="44"/>
          <w:szCs w:val="44"/>
        </w:rPr>
        <w:t>PROFESSIONAL</w:t>
      </w:r>
      <w:r>
        <w:rPr>
          <w:rFonts w:hint="eastAsia"/>
          <w:b/>
          <w:color w:val="000000"/>
          <w:sz w:val="44"/>
          <w:szCs w:val="44"/>
        </w:rPr>
        <w:t xml:space="preserve"> MASTER DISSERTATION</w:t>
      </w:r>
    </w:p>
    <w:p w14:paraId="73F916FA">
      <w:pPr>
        <w:widowControl/>
        <w:spacing w:line="300" w:lineRule="auto"/>
        <w:ind w:firstLine="0" w:firstLineChars="0"/>
        <w:rPr>
          <w:b/>
          <w:bCs/>
          <w:color w:val="000000"/>
          <w:sz w:val="44"/>
        </w:rPr>
      </w:pPr>
    </w:p>
    <w:p w14:paraId="35F37818">
      <w:pPr>
        <w:adjustRightInd w:val="0"/>
        <w:snapToGrid w:val="0"/>
        <w:spacing w:line="240" w:lineRule="auto"/>
        <w:ind w:firstLine="0" w:firstLineChars="0"/>
        <w:jc w:val="center"/>
        <w:rPr>
          <w:rFonts w:eastAsia="Times New Roman"/>
          <w:b/>
          <w:bCs/>
          <w:color w:val="000000"/>
          <w:sz w:val="44"/>
          <w:szCs w:val="44"/>
        </w:rPr>
      </w:pPr>
      <w:r>
        <w:rPr>
          <w:b/>
          <w:bCs/>
          <w:color w:val="000000"/>
          <w:sz w:val="44"/>
          <w:szCs w:val="44"/>
        </w:rPr>
        <w:t>Design and Optimization of NLU Model for Power Index Q&amp;A</w:t>
      </w:r>
    </w:p>
    <w:p w14:paraId="5853138C">
      <w:pPr>
        <w:spacing w:line="300" w:lineRule="auto"/>
        <w:ind w:firstLine="0" w:firstLineChars="0"/>
        <w:rPr>
          <w:sz w:val="21"/>
        </w:rPr>
      </w:pPr>
    </w:p>
    <w:p w14:paraId="0621D21B">
      <w:pPr>
        <w:spacing w:line="300" w:lineRule="auto"/>
        <w:ind w:firstLine="0" w:firstLineChars="0"/>
        <w:rPr>
          <w:sz w:val="21"/>
        </w:rPr>
      </w:pPr>
    </w:p>
    <w:p w14:paraId="5A860D08">
      <w:pPr>
        <w:spacing w:line="300" w:lineRule="auto"/>
        <w:ind w:firstLine="0" w:firstLineChars="0"/>
        <w:rPr>
          <w:sz w:val="21"/>
        </w:rPr>
      </w:pPr>
    </w:p>
    <w:p w14:paraId="63AEC0B9">
      <w:pPr>
        <w:spacing w:line="300" w:lineRule="auto"/>
        <w:ind w:firstLine="0" w:firstLineChars="0"/>
        <w:rPr>
          <w:sz w:val="21"/>
        </w:rPr>
      </w:pPr>
    </w:p>
    <w:tbl>
      <w:tblPr>
        <w:tblStyle w:val="26"/>
        <w:tblW w:w="0" w:type="auto"/>
        <w:jc w:val="center"/>
        <w:tblLayout w:type="autofit"/>
        <w:tblCellMar>
          <w:top w:w="0" w:type="dxa"/>
          <w:left w:w="108" w:type="dxa"/>
          <w:bottom w:w="0" w:type="dxa"/>
          <w:right w:w="108" w:type="dxa"/>
        </w:tblCellMar>
      </w:tblPr>
      <w:tblGrid>
        <w:gridCol w:w="2910"/>
        <w:gridCol w:w="5378"/>
      </w:tblGrid>
      <w:tr w14:paraId="668852BE">
        <w:tblPrEx>
          <w:tblCellMar>
            <w:top w:w="0" w:type="dxa"/>
            <w:left w:w="108" w:type="dxa"/>
            <w:bottom w:w="0" w:type="dxa"/>
            <w:right w:w="108" w:type="dxa"/>
          </w:tblCellMar>
        </w:tblPrEx>
        <w:trPr>
          <w:trHeight w:val="561" w:hRule="atLeast"/>
          <w:jc w:val="center"/>
        </w:trPr>
        <w:tc>
          <w:tcPr>
            <w:tcW w:w="0" w:type="auto"/>
            <w:vAlign w:val="center"/>
          </w:tcPr>
          <w:p w14:paraId="42246AB9">
            <w:pPr>
              <w:adjustRightInd w:val="0"/>
              <w:spacing w:line="440" w:lineRule="exact"/>
              <w:ind w:firstLineChars="0"/>
              <w:rPr>
                <w:b/>
                <w:bCs/>
                <w:sz w:val="28"/>
              </w:rPr>
            </w:pPr>
            <w:r>
              <w:rPr>
                <w:rFonts w:hint="eastAsia"/>
                <w:b/>
                <w:bCs/>
                <w:sz w:val="28"/>
              </w:rPr>
              <w:t>Candidate：</w:t>
            </w:r>
          </w:p>
        </w:tc>
        <w:tc>
          <w:tcPr>
            <w:tcW w:w="0" w:type="auto"/>
            <w:vAlign w:val="center"/>
          </w:tcPr>
          <w:p w14:paraId="0A1F1C2B">
            <w:pPr>
              <w:spacing w:line="240" w:lineRule="auto"/>
              <w:ind w:firstLine="0" w:firstLineChars="0"/>
              <w:rPr>
                <w:sz w:val="28"/>
              </w:rPr>
            </w:pPr>
            <w:r>
              <w:rPr>
                <w:rFonts w:hint="eastAsia"/>
                <w:sz w:val="28"/>
              </w:rPr>
              <w:t>Zixin Li</w:t>
            </w:r>
          </w:p>
        </w:tc>
      </w:tr>
      <w:tr w14:paraId="225C3D8D">
        <w:tblPrEx>
          <w:tblCellMar>
            <w:top w:w="0" w:type="dxa"/>
            <w:left w:w="108" w:type="dxa"/>
            <w:bottom w:w="0" w:type="dxa"/>
            <w:right w:w="108" w:type="dxa"/>
          </w:tblCellMar>
        </w:tblPrEx>
        <w:trPr>
          <w:trHeight w:val="561" w:hRule="atLeast"/>
          <w:jc w:val="center"/>
        </w:trPr>
        <w:tc>
          <w:tcPr>
            <w:tcW w:w="0" w:type="auto"/>
            <w:vAlign w:val="center"/>
          </w:tcPr>
          <w:p w14:paraId="16DB3AE9">
            <w:pPr>
              <w:adjustRightInd w:val="0"/>
              <w:spacing w:line="440" w:lineRule="exact"/>
              <w:ind w:firstLineChars="0"/>
              <w:rPr>
                <w:b/>
                <w:bCs/>
                <w:sz w:val="28"/>
              </w:rPr>
            </w:pPr>
            <w:r>
              <w:rPr>
                <w:rFonts w:hint="eastAsia"/>
                <w:b/>
                <w:bCs/>
                <w:sz w:val="28"/>
              </w:rPr>
              <w:t>Supervisor：</w:t>
            </w:r>
          </w:p>
        </w:tc>
        <w:tc>
          <w:tcPr>
            <w:tcW w:w="0" w:type="auto"/>
            <w:vAlign w:val="center"/>
          </w:tcPr>
          <w:p w14:paraId="736FC818">
            <w:pPr>
              <w:spacing w:line="240" w:lineRule="auto"/>
              <w:ind w:firstLine="0" w:firstLineChars="0"/>
              <w:rPr>
                <w:sz w:val="28"/>
              </w:rPr>
            </w:pPr>
            <w:r>
              <w:rPr>
                <w:rFonts w:hint="eastAsia"/>
                <w:sz w:val="28"/>
              </w:rPr>
              <w:t>Prof.</w:t>
            </w:r>
            <w:r>
              <w:rPr>
                <w:sz w:val="28"/>
              </w:rPr>
              <w:t xml:space="preserve"> </w:t>
            </w:r>
            <w:r>
              <w:rPr>
                <w:rFonts w:hint="eastAsia"/>
                <w:sz w:val="28"/>
              </w:rPr>
              <w:t>Hui Song</w:t>
            </w:r>
          </w:p>
        </w:tc>
      </w:tr>
      <w:tr w14:paraId="6F599ADD">
        <w:tblPrEx>
          <w:tblCellMar>
            <w:top w:w="0" w:type="dxa"/>
            <w:left w:w="108" w:type="dxa"/>
            <w:bottom w:w="0" w:type="dxa"/>
            <w:right w:w="108" w:type="dxa"/>
          </w:tblCellMar>
        </w:tblPrEx>
        <w:trPr>
          <w:trHeight w:val="561" w:hRule="atLeast"/>
          <w:jc w:val="center"/>
        </w:trPr>
        <w:tc>
          <w:tcPr>
            <w:tcW w:w="0" w:type="auto"/>
            <w:vAlign w:val="center"/>
          </w:tcPr>
          <w:p w14:paraId="47B21560">
            <w:pPr>
              <w:adjustRightInd w:val="0"/>
              <w:spacing w:line="440" w:lineRule="exact"/>
              <w:ind w:firstLineChars="0"/>
              <w:rPr>
                <w:b/>
                <w:bCs/>
                <w:sz w:val="28"/>
              </w:rPr>
            </w:pPr>
            <w:r>
              <w:rPr>
                <w:rFonts w:hint="eastAsia"/>
                <w:b/>
                <w:bCs/>
                <w:sz w:val="28"/>
                <w:szCs w:val="28"/>
              </w:rPr>
              <w:t>Major</w:t>
            </w:r>
            <w:r>
              <w:rPr>
                <w:rFonts w:hint="eastAsia"/>
                <w:b/>
                <w:bCs/>
                <w:sz w:val="28"/>
              </w:rPr>
              <w:t>：</w:t>
            </w:r>
          </w:p>
        </w:tc>
        <w:tc>
          <w:tcPr>
            <w:tcW w:w="0" w:type="auto"/>
            <w:vAlign w:val="center"/>
          </w:tcPr>
          <w:p w14:paraId="15EAE4D6">
            <w:pPr>
              <w:spacing w:line="240" w:lineRule="auto"/>
              <w:ind w:firstLine="0" w:firstLineChars="0"/>
              <w:rPr>
                <w:sz w:val="28"/>
              </w:rPr>
            </w:pPr>
            <w:r>
              <w:rPr>
                <w:rFonts w:hint="eastAsia"/>
                <w:sz w:val="28"/>
              </w:rPr>
              <w:t>Computer Technology</w:t>
            </w:r>
          </w:p>
        </w:tc>
      </w:tr>
      <w:tr w14:paraId="3457DE28">
        <w:tblPrEx>
          <w:tblCellMar>
            <w:top w:w="0" w:type="dxa"/>
            <w:left w:w="108" w:type="dxa"/>
            <w:bottom w:w="0" w:type="dxa"/>
            <w:right w:w="108" w:type="dxa"/>
          </w:tblCellMar>
        </w:tblPrEx>
        <w:trPr>
          <w:trHeight w:val="561" w:hRule="atLeast"/>
          <w:jc w:val="center"/>
        </w:trPr>
        <w:tc>
          <w:tcPr>
            <w:tcW w:w="0" w:type="auto"/>
            <w:vAlign w:val="center"/>
          </w:tcPr>
          <w:p w14:paraId="5B97082B">
            <w:pPr>
              <w:adjustRightInd w:val="0"/>
              <w:spacing w:line="440" w:lineRule="exact"/>
              <w:ind w:firstLineChars="0"/>
              <w:rPr>
                <w:b/>
                <w:bCs/>
                <w:sz w:val="28"/>
              </w:rPr>
            </w:pPr>
            <w:r>
              <w:rPr>
                <w:rFonts w:hint="eastAsia"/>
                <w:b/>
                <w:bCs/>
                <w:sz w:val="28"/>
                <w:szCs w:val="28"/>
              </w:rPr>
              <w:t>R</w:t>
            </w:r>
            <w:r>
              <w:rPr>
                <w:b/>
                <w:bCs/>
                <w:sz w:val="28"/>
                <w:szCs w:val="28"/>
              </w:rPr>
              <w:t xml:space="preserve">esearch </w:t>
            </w:r>
            <w:r>
              <w:rPr>
                <w:rFonts w:hint="eastAsia"/>
                <w:b/>
                <w:bCs/>
                <w:sz w:val="28"/>
                <w:szCs w:val="28"/>
              </w:rPr>
              <w:t>D</w:t>
            </w:r>
            <w:r>
              <w:rPr>
                <w:b/>
                <w:bCs/>
                <w:sz w:val="28"/>
                <w:szCs w:val="28"/>
              </w:rPr>
              <w:t>irection</w:t>
            </w:r>
            <w:r>
              <w:rPr>
                <w:rFonts w:hint="eastAsia"/>
                <w:sz w:val="21"/>
                <w:szCs w:val="28"/>
              </w:rPr>
              <w:t>：</w:t>
            </w:r>
          </w:p>
        </w:tc>
        <w:tc>
          <w:tcPr>
            <w:tcW w:w="0" w:type="auto"/>
            <w:vAlign w:val="center"/>
          </w:tcPr>
          <w:p w14:paraId="4C214B70">
            <w:pPr>
              <w:spacing w:line="240" w:lineRule="auto"/>
              <w:ind w:firstLine="0" w:firstLineChars="0"/>
              <w:rPr>
                <w:sz w:val="28"/>
              </w:rPr>
            </w:pPr>
            <w:r>
              <w:rPr>
                <w:rFonts w:hint="eastAsia"/>
                <w:sz w:val="28"/>
              </w:rPr>
              <w:t>Natural Language Processing</w:t>
            </w:r>
          </w:p>
        </w:tc>
      </w:tr>
      <w:tr w14:paraId="25F1021D">
        <w:tblPrEx>
          <w:tblCellMar>
            <w:top w:w="0" w:type="dxa"/>
            <w:left w:w="108" w:type="dxa"/>
            <w:bottom w:w="0" w:type="dxa"/>
            <w:right w:w="108" w:type="dxa"/>
          </w:tblCellMar>
        </w:tblPrEx>
        <w:trPr>
          <w:trHeight w:val="561" w:hRule="atLeast"/>
          <w:jc w:val="center"/>
        </w:trPr>
        <w:tc>
          <w:tcPr>
            <w:tcW w:w="0" w:type="auto"/>
            <w:vAlign w:val="center"/>
          </w:tcPr>
          <w:p w14:paraId="29F26F89">
            <w:pPr>
              <w:adjustRightInd w:val="0"/>
              <w:spacing w:line="440" w:lineRule="exact"/>
              <w:ind w:firstLineChars="0"/>
              <w:rPr>
                <w:b/>
                <w:bCs/>
                <w:sz w:val="28"/>
              </w:rPr>
            </w:pPr>
            <w:r>
              <w:rPr>
                <w:rFonts w:hint="eastAsia"/>
                <w:b/>
                <w:bCs/>
                <w:sz w:val="28"/>
              </w:rPr>
              <w:t>Affiliation：</w:t>
            </w:r>
          </w:p>
        </w:tc>
        <w:tc>
          <w:tcPr>
            <w:tcW w:w="0" w:type="auto"/>
            <w:vAlign w:val="center"/>
          </w:tcPr>
          <w:p w14:paraId="54ADADCA">
            <w:pPr>
              <w:pStyle w:val="58"/>
            </w:pPr>
            <w:r>
              <w:rPr>
                <w:rFonts w:hint="eastAsia"/>
              </w:rPr>
              <w:t>College of Computer Science and Technology</w:t>
            </w:r>
          </w:p>
        </w:tc>
      </w:tr>
      <w:tr w14:paraId="4C22F77A">
        <w:tblPrEx>
          <w:tblCellMar>
            <w:top w:w="0" w:type="dxa"/>
            <w:left w:w="108" w:type="dxa"/>
            <w:bottom w:w="0" w:type="dxa"/>
            <w:right w:w="108" w:type="dxa"/>
          </w:tblCellMar>
        </w:tblPrEx>
        <w:trPr>
          <w:trHeight w:val="561" w:hRule="atLeast"/>
          <w:jc w:val="center"/>
        </w:trPr>
        <w:tc>
          <w:tcPr>
            <w:tcW w:w="0" w:type="auto"/>
            <w:vAlign w:val="center"/>
          </w:tcPr>
          <w:p w14:paraId="29EAE34F">
            <w:pPr>
              <w:adjustRightInd w:val="0"/>
              <w:spacing w:line="440" w:lineRule="exact"/>
              <w:ind w:firstLineChars="0"/>
              <w:rPr>
                <w:b/>
                <w:bCs/>
                <w:sz w:val="28"/>
              </w:rPr>
            </w:pPr>
            <w:r>
              <w:rPr>
                <w:rFonts w:hint="eastAsia"/>
                <w:b/>
                <w:bCs/>
                <w:sz w:val="28"/>
              </w:rPr>
              <w:t>Date of Submit：</w:t>
            </w:r>
          </w:p>
        </w:tc>
        <w:tc>
          <w:tcPr>
            <w:tcW w:w="0" w:type="auto"/>
            <w:vAlign w:val="center"/>
          </w:tcPr>
          <w:p w14:paraId="331F2032">
            <w:pPr>
              <w:spacing w:line="240" w:lineRule="auto"/>
              <w:ind w:firstLine="0" w:firstLineChars="0"/>
              <w:rPr>
                <w:sz w:val="28"/>
              </w:rPr>
            </w:pPr>
            <w:r>
              <w:rPr>
                <w:rFonts w:hint="eastAsia"/>
                <w:sz w:val="28"/>
              </w:rPr>
              <w:t>Apr, 20</w:t>
            </w:r>
            <w:r>
              <w:rPr>
                <w:sz w:val="28"/>
              </w:rPr>
              <w:t>2</w:t>
            </w:r>
            <w:r>
              <w:rPr>
                <w:rFonts w:hint="eastAsia"/>
                <w:sz w:val="28"/>
              </w:rPr>
              <w:t>5</w:t>
            </w:r>
          </w:p>
        </w:tc>
      </w:tr>
    </w:tbl>
    <w:p w14:paraId="747CF0F0">
      <w:pPr>
        <w:adjustRightInd w:val="0"/>
        <w:snapToGrid w:val="0"/>
        <w:spacing w:line="240" w:lineRule="auto"/>
        <w:ind w:firstLine="0" w:firstLineChars="0"/>
        <w:rPr>
          <w:sz w:val="21"/>
        </w:rPr>
      </w:pPr>
    </w:p>
    <w:p w14:paraId="78341D6C">
      <w:pPr>
        <w:ind w:firstLine="0" w:firstLineChars="0"/>
        <w:jc w:val="center"/>
        <w:rPr>
          <w:sz w:val="21"/>
          <w:szCs w:val="21"/>
        </w:rPr>
      </w:pPr>
      <w:r>
        <w:rPr>
          <w:sz w:val="21"/>
          <w:szCs w:val="21"/>
        </w:rPr>
        <w:br w:type="page"/>
      </w:r>
    </w:p>
    <w:p w14:paraId="0259AA5B">
      <w:pPr>
        <w:spacing w:line="276" w:lineRule="auto"/>
        <w:ind w:firstLine="0" w:firstLineChars="0"/>
        <w:jc w:val="center"/>
        <w:rPr>
          <w:rFonts w:eastAsia="黑体"/>
          <w:b/>
          <w:sz w:val="32"/>
          <w:szCs w:val="22"/>
        </w:rPr>
      </w:pPr>
      <w:r>
        <w:rPr>
          <w:rFonts w:hint="eastAsia" w:eastAsia="黑体"/>
          <w:b/>
          <w:sz w:val="32"/>
          <w:szCs w:val="22"/>
        </w:rPr>
        <w:t>东华大学</w:t>
      </w:r>
    </w:p>
    <w:p w14:paraId="44E90ABF">
      <w:pPr>
        <w:spacing w:line="276" w:lineRule="auto"/>
        <w:ind w:firstLine="0" w:firstLineChars="0"/>
        <w:jc w:val="center"/>
        <w:rPr>
          <w:rFonts w:eastAsia="黑体"/>
          <w:b/>
          <w:sz w:val="32"/>
          <w:szCs w:val="22"/>
        </w:rPr>
      </w:pPr>
      <w:r>
        <w:rPr>
          <w:rFonts w:hint="eastAsia" w:eastAsia="黑体"/>
          <w:b/>
          <w:sz w:val="32"/>
          <w:szCs w:val="22"/>
        </w:rPr>
        <w:t>学位论文原创性声明</w:t>
      </w:r>
    </w:p>
    <w:p w14:paraId="3B4E293E">
      <w:pPr>
        <w:ind w:firstLine="480"/>
        <w:jc w:val="center"/>
        <w:rPr>
          <w:kern w:val="0"/>
          <w:szCs w:val="18"/>
        </w:rPr>
      </w:pPr>
    </w:p>
    <w:p w14:paraId="4090F090">
      <w:pPr>
        <w:ind w:firstLine="480"/>
        <w:rPr>
          <w:sz w:val="22"/>
          <w:szCs w:val="22"/>
        </w:rPr>
      </w:pPr>
      <w:r>
        <w:rPr>
          <w:rFonts w:hint="eastAsia"/>
          <w:kern w:val="0"/>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13699144">
      <w:pPr>
        <w:ind w:firstLine="0" w:firstLineChars="0"/>
        <w:rPr>
          <w:szCs w:val="22"/>
        </w:rPr>
      </w:pPr>
      <w:r>
        <w:rPr>
          <w:rFonts w:hint="eastAsia"/>
          <w:szCs w:val="22"/>
        </w:rPr>
        <w:t xml:space="preserve">                            学位论文作者签名：</w:t>
      </w:r>
    </w:p>
    <w:p w14:paraId="53F6A615">
      <w:pPr>
        <w:ind w:firstLine="0" w:firstLineChars="0"/>
        <w:rPr>
          <w:szCs w:val="22"/>
        </w:rPr>
      </w:pPr>
    </w:p>
    <w:p w14:paraId="384E5F4D">
      <w:pPr>
        <w:ind w:firstLine="0" w:firstLineChars="0"/>
        <w:rPr>
          <w:szCs w:val="22"/>
        </w:rPr>
      </w:pPr>
      <w:r>
        <w:rPr>
          <w:rFonts w:hint="eastAsia"/>
          <w:szCs w:val="22"/>
        </w:rPr>
        <w:t xml:space="preserve">                            日期：  2025 年 4 月  日</w:t>
      </w:r>
    </w:p>
    <w:p w14:paraId="31AAE77D">
      <w:pPr>
        <w:ind w:firstLine="0" w:firstLineChars="0"/>
        <w:rPr>
          <w:rFonts w:eastAsia="黑体"/>
          <w:b/>
          <w:sz w:val="28"/>
        </w:rPr>
      </w:pPr>
      <w:r>
        <w:rPr>
          <w:rFonts w:hint="eastAsia" w:eastAsia="黑体"/>
          <w:b/>
          <w:sz w:val="28"/>
        </w:rPr>
        <w:t>-----------------------------------------------------------------------------------</w:t>
      </w:r>
    </w:p>
    <w:p w14:paraId="047F6A13">
      <w:pPr>
        <w:ind w:firstLine="0" w:firstLineChars="0"/>
        <w:jc w:val="center"/>
        <w:rPr>
          <w:rFonts w:eastAsia="黑体"/>
          <w:b/>
          <w:sz w:val="32"/>
          <w:szCs w:val="22"/>
        </w:rPr>
      </w:pPr>
      <w:r>
        <w:rPr>
          <w:rFonts w:hint="eastAsia" w:eastAsia="黑体"/>
          <w:b/>
          <w:sz w:val="32"/>
          <w:szCs w:val="22"/>
        </w:rPr>
        <w:t>东华大学</w:t>
      </w:r>
    </w:p>
    <w:p w14:paraId="27150F34">
      <w:pPr>
        <w:ind w:firstLine="0" w:firstLineChars="0"/>
        <w:jc w:val="center"/>
        <w:rPr>
          <w:rFonts w:eastAsia="黑体"/>
          <w:b/>
          <w:sz w:val="32"/>
          <w:szCs w:val="22"/>
        </w:rPr>
      </w:pPr>
      <w:r>
        <w:rPr>
          <w:rFonts w:hint="eastAsia" w:eastAsia="黑体"/>
          <w:b/>
          <w:sz w:val="32"/>
          <w:szCs w:val="22"/>
        </w:rPr>
        <w:t>学位论文版权使用授权书</w:t>
      </w:r>
    </w:p>
    <w:p w14:paraId="6DF50F7C">
      <w:pPr>
        <w:ind w:firstLine="480"/>
        <w:jc w:val="left"/>
        <w:rPr>
          <w:kern w:val="0"/>
          <w:szCs w:val="18"/>
        </w:rPr>
      </w:pPr>
      <w:r>
        <w:rPr>
          <w:rFonts w:hint="eastAsia"/>
          <w:kern w:val="0"/>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6D6000D4">
      <w:pPr>
        <w:ind w:firstLine="480"/>
        <w:jc w:val="left"/>
        <w:rPr>
          <w:kern w:val="0"/>
          <w:szCs w:val="18"/>
        </w:rPr>
      </w:pPr>
    </w:p>
    <w:p w14:paraId="170CBDBA">
      <w:pPr>
        <w:ind w:firstLine="480"/>
        <w:jc w:val="left"/>
        <w:rPr>
          <w:kern w:val="0"/>
          <w:szCs w:val="18"/>
        </w:rPr>
      </w:pPr>
      <w:r>
        <w:rPr>
          <w:rFonts w:hint="eastAsia"/>
          <w:kern w:val="0"/>
          <w:szCs w:val="18"/>
        </w:rPr>
        <w:t xml:space="preserve">                保 </w:t>
      </w:r>
      <w:r>
        <w:rPr>
          <w:kern w:val="0"/>
          <w:szCs w:val="18"/>
        </w:rPr>
        <w:t xml:space="preserve"> </w:t>
      </w:r>
      <w:r>
        <w:rPr>
          <w:rFonts w:hint="eastAsia"/>
          <w:kern w:val="0"/>
          <w:szCs w:val="18"/>
        </w:rPr>
        <w:t>密 □，在      年解密后适用本版权书。</w:t>
      </w:r>
    </w:p>
    <w:p w14:paraId="5ED75406">
      <w:pPr>
        <w:ind w:firstLine="480"/>
        <w:jc w:val="left"/>
        <w:rPr>
          <w:kern w:val="0"/>
          <w:szCs w:val="18"/>
        </w:rPr>
      </w:pPr>
      <w:r>
        <w:rPr>
          <w:rFonts w:hint="eastAsia"/>
          <w:kern w:val="0"/>
          <w:szCs w:val="18"/>
        </w:rPr>
        <w:t>本学位论文属于</w:t>
      </w:r>
    </w:p>
    <w:p w14:paraId="05BF40A7">
      <w:pPr>
        <w:ind w:firstLine="480"/>
        <w:jc w:val="left"/>
        <w:rPr>
          <w:kern w:val="0"/>
          <w:szCs w:val="18"/>
        </w:rPr>
      </w:pPr>
      <w:r>
        <w:rPr>
          <w:rFonts w:hint="eastAsia"/>
          <w:kern w:val="0"/>
          <w:szCs w:val="18"/>
        </w:rPr>
        <w:t xml:space="preserve">                不保密 </w:t>
      </w:r>
      <w:r>
        <w:rPr>
          <w:rFonts w:hint="eastAsia"/>
          <w:kern w:val="0"/>
          <w:szCs w:val="18"/>
        </w:rPr>
        <w:sym w:font="Wingdings 2" w:char="0052"/>
      </w:r>
      <w:r>
        <w:rPr>
          <w:rFonts w:hint="eastAsia"/>
          <w:kern w:val="0"/>
          <w:szCs w:val="18"/>
        </w:rPr>
        <w:t>。</w:t>
      </w:r>
    </w:p>
    <w:p w14:paraId="151FEB50">
      <w:pPr>
        <w:ind w:firstLine="420"/>
        <w:jc w:val="left"/>
        <w:rPr>
          <w:sz w:val="21"/>
          <w:szCs w:val="16"/>
        </w:rPr>
      </w:pPr>
    </w:p>
    <w:p w14:paraId="049308B9">
      <w:pPr>
        <w:ind w:firstLine="480"/>
        <w:jc w:val="left"/>
        <w:rPr>
          <w:sz w:val="21"/>
          <w:szCs w:val="16"/>
        </w:rPr>
      </w:pPr>
      <w:r>
        <w:rPr>
          <w:kern w:val="0"/>
          <w:szCs w:val="18"/>
        </w:rPr>
        <w:drawing>
          <wp:anchor distT="0" distB="0" distL="114935" distR="114935" simplePos="0" relativeHeight="251660288" behindDoc="0" locked="0" layoutInCell="1" allowOverlap="1">
            <wp:simplePos x="0" y="0"/>
            <wp:positionH relativeFrom="column">
              <wp:posOffset>1159510</wp:posOffset>
            </wp:positionH>
            <wp:positionV relativeFrom="paragraph">
              <wp:posOffset>56515</wp:posOffset>
            </wp:positionV>
            <wp:extent cx="1221740" cy="451485"/>
            <wp:effectExtent l="0" t="0" r="0" b="5715"/>
            <wp:wrapNone/>
            <wp:docPr id="1909507105" name="图片 1909507105" descr="微信图片_20230531112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07105" name="图片 1909507105" descr="微信图片_20230531112419"/>
                    <pic:cNvPicPr>
                      <a:picLocks noChangeAspect="1"/>
                    </pic:cNvPicPr>
                  </pic:nvPicPr>
                  <pic:blipFill>
                    <a:blip r:embed="rId57">
                      <a:clrChange>
                        <a:clrFrom>
                          <a:srgbClr val="FFFFFF">
                            <a:alpha val="100000"/>
                          </a:srgbClr>
                        </a:clrFrom>
                        <a:clrTo>
                          <a:srgbClr val="FFFFFF">
                            <a:alpha val="100000"/>
                            <a:alpha val="0"/>
                          </a:srgbClr>
                        </a:clrTo>
                      </a:clrChange>
                    </a:blip>
                    <a:stretch>
                      <a:fillRect/>
                    </a:stretch>
                  </pic:blipFill>
                  <pic:spPr>
                    <a:xfrm>
                      <a:off x="0" y="0"/>
                      <a:ext cx="1221740" cy="451485"/>
                    </a:xfrm>
                    <a:prstGeom prst="rect">
                      <a:avLst/>
                    </a:prstGeom>
                  </pic:spPr>
                </pic:pic>
              </a:graphicData>
            </a:graphic>
          </wp:anchor>
        </w:drawing>
      </w:r>
    </w:p>
    <w:p w14:paraId="17C25E93">
      <w:pPr>
        <w:ind w:firstLine="0" w:firstLineChars="0"/>
        <w:rPr>
          <w:szCs w:val="22"/>
        </w:rPr>
      </w:pPr>
      <w:r>
        <w:rPr>
          <w:sz w:val="18"/>
          <w:szCs w:val="21"/>
        </w:rPr>
        <w:t xml:space="preserve">  </w:t>
      </w:r>
      <w:r>
        <w:rPr>
          <w:kern w:val="0"/>
          <w:szCs w:val="18"/>
        </w:rPr>
        <w:t xml:space="preserve">    </w:t>
      </w:r>
      <w:r>
        <w:rPr>
          <w:rFonts w:hint="eastAsia"/>
          <w:kern w:val="0"/>
          <w:szCs w:val="18"/>
        </w:rPr>
        <w:t>导师签名:</w:t>
      </w:r>
      <w:r>
        <w:rPr>
          <w:kern w:val="0"/>
          <w:szCs w:val="18"/>
        </w:rPr>
        <w:t xml:space="preserve">                  </w:t>
      </w:r>
      <w:r>
        <w:rPr>
          <w:rFonts w:hint="eastAsia"/>
          <w:szCs w:val="22"/>
        </w:rPr>
        <w:t>学位论文作者签名：</w:t>
      </w:r>
    </w:p>
    <w:p w14:paraId="16B2FE2E">
      <w:pPr>
        <w:ind w:firstLine="0" w:firstLineChars="0"/>
        <w:rPr>
          <w:sz w:val="21"/>
          <w:szCs w:val="21"/>
        </w:rPr>
      </w:pPr>
      <w:r>
        <w:rPr>
          <w:kern w:val="0"/>
          <w:szCs w:val="18"/>
        </w:rPr>
        <w:t xml:space="preserve">                   </w:t>
      </w:r>
      <w:r>
        <w:rPr>
          <w:sz w:val="21"/>
          <w:szCs w:val="21"/>
        </w:rPr>
        <w:t xml:space="preserve">                                           </w:t>
      </w:r>
    </w:p>
    <w:p w14:paraId="6BCDD6D7">
      <w:pPr>
        <w:widowControl/>
        <w:spacing w:line="240" w:lineRule="auto"/>
        <w:ind w:firstLine="3840" w:firstLineChars="1600"/>
        <w:jc w:val="left"/>
        <w:rPr>
          <w:sz w:val="21"/>
          <w:szCs w:val="21"/>
        </w:rPr>
      </w:pPr>
      <w:r>
        <w:rPr>
          <w:rFonts w:hint="eastAsia"/>
          <w:szCs w:val="22"/>
        </w:rPr>
        <w:t>日期：  2025 年 4 月  日</w:t>
      </w:r>
    </w:p>
    <w:p w14:paraId="52B7F5C8">
      <w:pPr>
        <w:ind w:firstLine="0" w:firstLineChars="0"/>
        <w:jc w:val="center"/>
        <w:rPr>
          <w:b/>
          <w:bCs/>
          <w:sz w:val="32"/>
          <w:szCs w:val="32"/>
        </w:rPr>
      </w:pPr>
    </w:p>
    <w:p w14:paraId="765CE746">
      <w:pPr>
        <w:ind w:firstLine="0" w:firstLineChars="0"/>
        <w:jc w:val="center"/>
        <w:rPr>
          <w:b/>
          <w:bCs/>
          <w:sz w:val="28"/>
          <w:szCs w:val="28"/>
        </w:rPr>
      </w:pPr>
      <w:r>
        <w:rPr>
          <w:rFonts w:hint="eastAsia"/>
          <w:b/>
          <w:bCs/>
          <w:sz w:val="32"/>
          <w:szCs w:val="32"/>
        </w:rPr>
        <w:t>硕士学位论文答辩委员会名单</w:t>
      </w:r>
    </w:p>
    <w:p w14:paraId="65215EAA">
      <w:pPr>
        <w:ind w:firstLine="0" w:firstLineChars="0"/>
        <w:jc w:val="center"/>
      </w:pPr>
    </w:p>
    <w:tbl>
      <w:tblPr>
        <w:tblStyle w:val="26"/>
        <w:tblW w:w="94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4"/>
        <w:gridCol w:w="1742"/>
        <w:gridCol w:w="3863"/>
        <w:gridCol w:w="1905"/>
      </w:tblGrid>
      <w:tr w14:paraId="365DB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4C3991E0">
            <w:pPr>
              <w:ind w:firstLine="0" w:firstLineChars="0"/>
              <w:jc w:val="center"/>
              <w:rPr>
                <w:rFonts w:ascii="宋体" w:hAnsi="宋体" w:cs="宋体"/>
                <w:b/>
                <w:bCs/>
                <w:sz w:val="28"/>
                <w:szCs w:val="28"/>
              </w:rPr>
            </w:pPr>
            <w:r>
              <w:rPr>
                <w:rFonts w:hint="eastAsia" w:ascii="宋体" w:hAnsi="宋体" w:cs="宋体"/>
                <w:b/>
                <w:bCs/>
                <w:sz w:val="28"/>
                <w:szCs w:val="28"/>
              </w:rPr>
              <w:t>姓名</w:t>
            </w:r>
          </w:p>
        </w:tc>
        <w:tc>
          <w:tcPr>
            <w:tcW w:w="1742" w:type="dxa"/>
            <w:vAlign w:val="center"/>
          </w:tcPr>
          <w:p w14:paraId="579E0A5A">
            <w:pPr>
              <w:ind w:firstLine="0" w:firstLineChars="0"/>
              <w:jc w:val="center"/>
              <w:rPr>
                <w:rFonts w:ascii="宋体" w:hAnsi="宋体" w:cs="宋体"/>
                <w:b/>
                <w:bCs/>
                <w:sz w:val="28"/>
                <w:szCs w:val="28"/>
              </w:rPr>
            </w:pPr>
            <w:r>
              <w:rPr>
                <w:rFonts w:hint="eastAsia" w:ascii="宋体" w:hAnsi="宋体" w:cs="宋体"/>
                <w:b/>
                <w:bCs/>
                <w:sz w:val="28"/>
                <w:szCs w:val="28"/>
              </w:rPr>
              <w:t>职称</w:t>
            </w:r>
          </w:p>
        </w:tc>
        <w:tc>
          <w:tcPr>
            <w:tcW w:w="3863" w:type="dxa"/>
            <w:vAlign w:val="center"/>
          </w:tcPr>
          <w:p w14:paraId="64FFFF93">
            <w:pPr>
              <w:ind w:firstLine="0" w:firstLineChars="0"/>
              <w:jc w:val="center"/>
              <w:rPr>
                <w:rFonts w:ascii="宋体" w:hAnsi="宋体" w:cs="宋体"/>
                <w:b/>
                <w:bCs/>
                <w:sz w:val="28"/>
                <w:szCs w:val="28"/>
              </w:rPr>
            </w:pPr>
            <w:r>
              <w:rPr>
                <w:rFonts w:hint="eastAsia" w:ascii="宋体" w:hAnsi="宋体" w:cs="宋体"/>
                <w:b/>
                <w:bCs/>
                <w:sz w:val="28"/>
                <w:szCs w:val="28"/>
              </w:rPr>
              <w:t>单位</w:t>
            </w:r>
          </w:p>
        </w:tc>
        <w:tc>
          <w:tcPr>
            <w:tcW w:w="1905" w:type="dxa"/>
            <w:vAlign w:val="center"/>
          </w:tcPr>
          <w:p w14:paraId="4BFCA549">
            <w:pPr>
              <w:ind w:firstLine="0" w:firstLineChars="0"/>
              <w:jc w:val="center"/>
              <w:rPr>
                <w:rFonts w:ascii="宋体" w:hAnsi="宋体" w:cs="宋体"/>
                <w:b/>
                <w:bCs/>
                <w:sz w:val="28"/>
                <w:szCs w:val="28"/>
              </w:rPr>
            </w:pPr>
            <w:r>
              <w:rPr>
                <w:rFonts w:hint="eastAsia" w:ascii="宋体" w:hAnsi="宋体" w:cs="宋体"/>
                <w:b/>
                <w:bCs/>
                <w:sz w:val="28"/>
                <w:szCs w:val="28"/>
              </w:rPr>
              <w:t>备注</w:t>
            </w:r>
          </w:p>
        </w:tc>
      </w:tr>
      <w:tr w14:paraId="65E35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44489156">
            <w:pPr>
              <w:ind w:firstLine="0" w:firstLineChars="0"/>
              <w:jc w:val="center"/>
              <w:rPr>
                <w:rFonts w:ascii="宋体" w:hAnsi="宋体" w:cs="宋体"/>
                <w:sz w:val="28"/>
                <w:szCs w:val="28"/>
              </w:rPr>
            </w:pPr>
            <w:r>
              <w:rPr>
                <w:rFonts w:hint="eastAsia" w:ascii="宋体" w:hAnsi="宋体" w:cs="宋体"/>
                <w:sz w:val="28"/>
                <w:szCs w:val="28"/>
              </w:rPr>
              <w:t>宋晖</w:t>
            </w:r>
          </w:p>
        </w:tc>
        <w:tc>
          <w:tcPr>
            <w:tcW w:w="1742" w:type="dxa"/>
            <w:vAlign w:val="center"/>
          </w:tcPr>
          <w:p w14:paraId="2EFC6A3C">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484390B">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F8D2C24">
            <w:pPr>
              <w:ind w:firstLine="0" w:firstLineChars="0"/>
              <w:jc w:val="center"/>
              <w:rPr>
                <w:rFonts w:ascii="宋体" w:hAnsi="宋体" w:cs="宋体"/>
                <w:sz w:val="28"/>
                <w:szCs w:val="28"/>
              </w:rPr>
            </w:pPr>
            <w:r>
              <w:rPr>
                <w:rFonts w:hint="eastAsia" w:ascii="宋体" w:hAnsi="宋体" w:cs="宋体"/>
                <w:sz w:val="28"/>
                <w:szCs w:val="28"/>
              </w:rPr>
              <w:t>主席</w:t>
            </w:r>
          </w:p>
        </w:tc>
      </w:tr>
      <w:tr w14:paraId="1E93A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jc w:val="center"/>
        </w:trPr>
        <w:tc>
          <w:tcPr>
            <w:tcW w:w="1904" w:type="dxa"/>
            <w:vAlign w:val="center"/>
          </w:tcPr>
          <w:p w14:paraId="5D770BBB">
            <w:pPr>
              <w:ind w:firstLine="0" w:firstLineChars="0"/>
              <w:jc w:val="center"/>
              <w:rPr>
                <w:rFonts w:ascii="宋体" w:hAnsi="宋体" w:cs="宋体"/>
                <w:sz w:val="28"/>
                <w:szCs w:val="28"/>
              </w:rPr>
            </w:pPr>
            <w:r>
              <w:rPr>
                <w:rFonts w:hint="eastAsia" w:ascii="宋体" w:hAnsi="宋体" w:cs="宋体"/>
                <w:sz w:val="28"/>
                <w:szCs w:val="28"/>
              </w:rPr>
              <w:t>常姗</w:t>
            </w:r>
          </w:p>
        </w:tc>
        <w:tc>
          <w:tcPr>
            <w:tcW w:w="1742" w:type="dxa"/>
            <w:vAlign w:val="center"/>
          </w:tcPr>
          <w:p w14:paraId="3B09DC00">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0449C864">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D995662">
            <w:pPr>
              <w:ind w:firstLine="0" w:firstLineChars="0"/>
              <w:jc w:val="center"/>
              <w:rPr>
                <w:rFonts w:ascii="宋体" w:hAnsi="宋体" w:cs="宋体"/>
                <w:sz w:val="28"/>
                <w:szCs w:val="28"/>
              </w:rPr>
            </w:pPr>
            <w:r>
              <w:rPr>
                <w:rFonts w:hint="eastAsia" w:ascii="宋体" w:hAnsi="宋体" w:cs="宋体"/>
                <w:sz w:val="28"/>
                <w:szCs w:val="28"/>
              </w:rPr>
              <w:t>委员</w:t>
            </w:r>
          </w:p>
        </w:tc>
      </w:tr>
      <w:tr w14:paraId="4A9FB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2285B7B2">
            <w:pPr>
              <w:ind w:firstLine="0" w:firstLineChars="0"/>
              <w:jc w:val="center"/>
              <w:rPr>
                <w:rFonts w:ascii="宋体" w:hAnsi="宋体" w:cs="宋体"/>
                <w:sz w:val="28"/>
                <w:szCs w:val="28"/>
              </w:rPr>
            </w:pPr>
            <w:r>
              <w:rPr>
                <w:rFonts w:hint="eastAsia" w:ascii="宋体" w:hAnsi="宋体" w:cs="宋体"/>
                <w:sz w:val="28"/>
                <w:szCs w:val="28"/>
              </w:rPr>
              <w:t>王洪亚</w:t>
            </w:r>
          </w:p>
        </w:tc>
        <w:tc>
          <w:tcPr>
            <w:tcW w:w="1742" w:type="dxa"/>
            <w:vAlign w:val="center"/>
          </w:tcPr>
          <w:p w14:paraId="7EE4EEC4">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FA8E3DE">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D3A8F7D">
            <w:pPr>
              <w:ind w:firstLine="0" w:firstLineChars="0"/>
              <w:jc w:val="center"/>
              <w:rPr>
                <w:rFonts w:ascii="宋体" w:hAnsi="宋体" w:cs="宋体"/>
                <w:sz w:val="28"/>
                <w:szCs w:val="28"/>
              </w:rPr>
            </w:pPr>
            <w:r>
              <w:rPr>
                <w:rFonts w:hint="eastAsia" w:ascii="宋体" w:hAnsi="宋体" w:cs="宋体"/>
                <w:sz w:val="28"/>
                <w:szCs w:val="28"/>
              </w:rPr>
              <w:t>委员</w:t>
            </w:r>
          </w:p>
        </w:tc>
      </w:tr>
      <w:tr w14:paraId="3944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6C731DEA">
            <w:pPr>
              <w:ind w:firstLine="0" w:firstLineChars="0"/>
              <w:jc w:val="center"/>
              <w:rPr>
                <w:rFonts w:ascii="宋体" w:hAnsi="宋体" w:cs="宋体"/>
                <w:sz w:val="28"/>
                <w:szCs w:val="28"/>
              </w:rPr>
            </w:pPr>
            <w:r>
              <w:rPr>
                <w:rFonts w:hint="eastAsia" w:ascii="宋体" w:hAnsi="宋体" w:cs="宋体"/>
                <w:sz w:val="28"/>
                <w:szCs w:val="28"/>
              </w:rPr>
              <w:t>徐波</w:t>
            </w:r>
          </w:p>
        </w:tc>
        <w:tc>
          <w:tcPr>
            <w:tcW w:w="1742" w:type="dxa"/>
            <w:vAlign w:val="center"/>
          </w:tcPr>
          <w:p w14:paraId="174F7E90">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5FB72B29">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0FF9D5D">
            <w:pPr>
              <w:ind w:firstLine="0" w:firstLineChars="0"/>
              <w:jc w:val="center"/>
              <w:rPr>
                <w:rFonts w:ascii="宋体" w:hAnsi="宋体" w:cs="宋体"/>
                <w:sz w:val="28"/>
                <w:szCs w:val="28"/>
              </w:rPr>
            </w:pPr>
            <w:r>
              <w:rPr>
                <w:rFonts w:hint="eastAsia" w:ascii="宋体" w:hAnsi="宋体" w:cs="宋体"/>
                <w:sz w:val="28"/>
                <w:szCs w:val="28"/>
              </w:rPr>
              <w:t>委员</w:t>
            </w:r>
          </w:p>
        </w:tc>
      </w:tr>
      <w:tr w14:paraId="60366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19DF2008">
            <w:pPr>
              <w:ind w:firstLine="0" w:firstLineChars="0"/>
              <w:jc w:val="center"/>
              <w:rPr>
                <w:rFonts w:ascii="宋体" w:hAnsi="宋体" w:cs="宋体"/>
                <w:sz w:val="28"/>
                <w:szCs w:val="28"/>
              </w:rPr>
            </w:pPr>
            <w:r>
              <w:rPr>
                <w:rFonts w:hint="eastAsia" w:ascii="宋体" w:hAnsi="宋体" w:cs="宋体"/>
                <w:sz w:val="28"/>
                <w:szCs w:val="28"/>
              </w:rPr>
              <w:t>冯珍妮</w:t>
            </w:r>
          </w:p>
        </w:tc>
        <w:tc>
          <w:tcPr>
            <w:tcW w:w="1742" w:type="dxa"/>
            <w:vAlign w:val="center"/>
          </w:tcPr>
          <w:p w14:paraId="1FDC9F43">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6DD68456">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599FBD85">
            <w:pPr>
              <w:ind w:firstLine="0" w:firstLineChars="0"/>
              <w:jc w:val="center"/>
              <w:rPr>
                <w:rFonts w:ascii="宋体" w:hAnsi="宋体" w:cs="宋体"/>
                <w:sz w:val="28"/>
                <w:szCs w:val="28"/>
              </w:rPr>
            </w:pPr>
            <w:r>
              <w:rPr>
                <w:rFonts w:hint="eastAsia" w:ascii="宋体" w:hAnsi="宋体" w:cs="宋体"/>
                <w:sz w:val="28"/>
                <w:szCs w:val="28"/>
              </w:rPr>
              <w:t>秘书</w:t>
            </w:r>
          </w:p>
        </w:tc>
      </w:tr>
    </w:tbl>
    <w:p w14:paraId="2349A116">
      <w:pPr>
        <w:spacing w:line="320" w:lineRule="exact"/>
        <w:ind w:left="547" w:leftChars="228" w:firstLine="0" w:firstLineChars="0"/>
        <w:jc w:val="left"/>
        <w:rPr>
          <w:b/>
          <w:sz w:val="28"/>
        </w:rPr>
      </w:pPr>
    </w:p>
    <w:p w14:paraId="5AB5848F">
      <w:pPr>
        <w:spacing w:line="320" w:lineRule="exact"/>
        <w:ind w:left="547" w:leftChars="228" w:firstLine="0" w:firstLineChars="0"/>
        <w:jc w:val="left"/>
        <w:rPr>
          <w:b/>
          <w:sz w:val="28"/>
        </w:rPr>
      </w:pPr>
    </w:p>
    <w:p w14:paraId="00AB4B4D">
      <w:pPr>
        <w:spacing w:line="320" w:lineRule="exact"/>
        <w:ind w:left="547" w:leftChars="228" w:firstLine="0" w:firstLineChars="0"/>
        <w:jc w:val="left"/>
        <w:rPr>
          <w:bCs/>
          <w:sz w:val="28"/>
        </w:rPr>
      </w:pPr>
    </w:p>
    <w:p w14:paraId="46748B49">
      <w:pPr>
        <w:spacing w:line="320" w:lineRule="exact"/>
        <w:ind w:left="547" w:leftChars="228" w:firstLine="0" w:firstLineChars="0"/>
        <w:jc w:val="left"/>
        <w:rPr>
          <w:b/>
          <w:sz w:val="28"/>
        </w:rPr>
      </w:pPr>
      <w:r>
        <w:rPr>
          <w:rFonts w:hint="eastAsia"/>
          <w:b/>
          <w:sz w:val="28"/>
        </w:rPr>
        <w:t>答 辩 人：</w:t>
      </w:r>
      <w:r>
        <w:rPr>
          <w:rFonts w:hint="eastAsia"/>
          <w:bCs/>
          <w:sz w:val="28"/>
        </w:rPr>
        <w:t>李梓馨</w:t>
      </w:r>
    </w:p>
    <w:p w14:paraId="00103FD9">
      <w:pPr>
        <w:spacing w:line="320" w:lineRule="exact"/>
        <w:ind w:left="547" w:leftChars="228" w:firstLine="0" w:firstLineChars="0"/>
        <w:jc w:val="left"/>
        <w:rPr>
          <w:b/>
          <w:sz w:val="28"/>
        </w:rPr>
      </w:pPr>
    </w:p>
    <w:p w14:paraId="0A6E1BFC">
      <w:pPr>
        <w:spacing w:line="320" w:lineRule="exact"/>
        <w:ind w:left="547" w:leftChars="228" w:firstLine="0" w:firstLineChars="0"/>
        <w:jc w:val="left"/>
        <w:rPr>
          <w:bCs/>
          <w:sz w:val="28"/>
        </w:rPr>
      </w:pPr>
      <w:r>
        <w:rPr>
          <w:rFonts w:hint="eastAsia"/>
          <w:b/>
          <w:sz w:val="28"/>
        </w:rPr>
        <w:t>答辩地点：</w:t>
      </w:r>
      <w:r>
        <w:rPr>
          <w:rFonts w:hint="eastAsia"/>
          <w:bCs/>
          <w:sz w:val="28"/>
        </w:rPr>
        <w:t>1号学院楼</w:t>
      </w:r>
    </w:p>
    <w:p w14:paraId="3D345636">
      <w:pPr>
        <w:spacing w:line="320" w:lineRule="exact"/>
        <w:ind w:left="547" w:leftChars="228" w:firstLine="0" w:firstLineChars="0"/>
        <w:jc w:val="left"/>
        <w:rPr>
          <w:b/>
          <w:sz w:val="28"/>
        </w:rPr>
      </w:pPr>
    </w:p>
    <w:p w14:paraId="1BDC1793">
      <w:pPr>
        <w:spacing w:line="320" w:lineRule="exact"/>
        <w:ind w:left="547" w:leftChars="228" w:firstLine="0" w:firstLineChars="0"/>
        <w:jc w:val="left"/>
        <w:rPr>
          <w:bCs/>
          <w:sz w:val="28"/>
        </w:rPr>
      </w:pPr>
      <w:r>
        <w:rPr>
          <w:rFonts w:hint="eastAsia"/>
          <w:b/>
          <w:sz w:val="28"/>
        </w:rPr>
        <w:t>答辩日期：</w:t>
      </w:r>
      <w:r>
        <w:rPr>
          <w:rFonts w:hint="eastAsia"/>
          <w:bCs/>
          <w:sz w:val="28"/>
        </w:rPr>
        <w:t>2025.05.xx</w:t>
      </w:r>
    </w:p>
    <w:p w14:paraId="65812E61">
      <w:pPr>
        <w:ind w:firstLine="0" w:firstLineChars="0"/>
        <w:rPr>
          <w:rFonts w:eastAsia="Times New Roman" w:cs="宋体"/>
          <w:sz w:val="32"/>
          <w:szCs w:val="20"/>
        </w:rPr>
      </w:pPr>
    </w:p>
    <w:p w14:paraId="27DD201F">
      <w:pPr>
        <w:ind w:firstLine="0" w:firstLineChars="0"/>
        <w:rPr>
          <w:rFonts w:cs="宋体" w:eastAsiaTheme="minorEastAsia"/>
          <w:sz w:val="32"/>
          <w:szCs w:val="20"/>
        </w:rPr>
      </w:pPr>
    </w:p>
    <w:p w14:paraId="692619C7">
      <w:pPr>
        <w:ind w:firstLine="0" w:firstLineChars="0"/>
        <w:rPr>
          <w:rFonts w:cs="宋体" w:eastAsiaTheme="minorEastAsia"/>
          <w:sz w:val="32"/>
          <w:szCs w:val="20"/>
        </w:rPr>
      </w:pPr>
    </w:p>
    <w:p w14:paraId="75B7E34C">
      <w:pPr>
        <w:ind w:firstLine="0" w:firstLineChars="0"/>
        <w:rPr>
          <w:rFonts w:cs="宋体" w:eastAsiaTheme="minorEastAsia"/>
          <w:sz w:val="32"/>
          <w:szCs w:val="20"/>
        </w:rPr>
      </w:pPr>
    </w:p>
    <w:p w14:paraId="2A97CC0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C7BE8D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8C9F8A2">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sectPr>
          <w:headerReference r:id="rId13" w:type="first"/>
          <w:footerReference r:id="rId16" w:type="first"/>
          <w:headerReference r:id="rId11" w:type="default"/>
          <w:footerReference r:id="rId14" w:type="default"/>
          <w:headerReference r:id="rId12" w:type="even"/>
          <w:footerReference r:id="rId15" w:type="even"/>
          <w:pgSz w:w="11906" w:h="16838"/>
          <w:pgMar w:top="1134" w:right="1588" w:bottom="1418" w:left="1588" w:header="851" w:footer="992" w:gutter="284"/>
          <w:cols w:space="425" w:num="1"/>
          <w:titlePg/>
          <w:docGrid w:type="lines" w:linePitch="326" w:charSpace="0"/>
        </w:sectPr>
      </w:pPr>
    </w:p>
    <w:p w14:paraId="3A5A1D80">
      <w:pPr>
        <w:spacing w:before="397" w:after="397" w:line="240" w:lineRule="auto"/>
        <w:ind w:firstLine="0" w:firstLineChars="0"/>
        <w:jc w:val="center"/>
        <w:rPr>
          <w:rFonts w:ascii="黑体" w:hAnsi="黑体" w:eastAsia="黑体"/>
          <w:color w:val="000000" w:themeColor="text1"/>
          <w:sz w:val="32"/>
          <w:szCs w:val="32"/>
          <w14:textFill>
            <w14:solidFill>
              <w14:schemeClr w14:val="tx1"/>
            </w14:solidFill>
          </w14:textFill>
        </w:rPr>
      </w:pPr>
      <w:r>
        <w:rPr>
          <w:rFonts w:hint="eastAsia" w:ascii="黑体" w:hAnsi="黑体" w:eastAsia="黑体"/>
          <w:color w:val="000000" w:themeColor="text1"/>
          <w:sz w:val="32"/>
          <w:szCs w:val="32"/>
          <w14:textFill>
            <w14:solidFill>
              <w14:schemeClr w14:val="tx1"/>
            </w14:solidFill>
          </w14:textFill>
        </w:rPr>
        <w:t>面向电力指标问答的NLU模型设计与优化</w:t>
      </w:r>
    </w:p>
    <w:p w14:paraId="2E2A873A">
      <w:pPr>
        <w:pStyle w:val="24"/>
        <w:spacing w:before="0" w:after="0" w:line="240" w:lineRule="auto"/>
        <w:ind w:firstLine="0" w:firstLineChars="0"/>
        <w:jc w:val="center"/>
        <w:rPr>
          <w:rFonts w:hint="eastAsia" w:ascii="黑体" w:hAnsi="黑体" w:eastAsia="黑体" w:cs="黑体"/>
          <w:b/>
          <w:bCs/>
          <w:color w:val="000000" w:themeColor="text1"/>
          <w:sz w:val="32"/>
          <w:szCs w:val="32"/>
          <w14:textFill>
            <w14:solidFill>
              <w14:schemeClr w14:val="tx1"/>
            </w14:solidFill>
          </w14:textFill>
        </w:rPr>
      </w:pPr>
      <w:bookmarkStart w:id="2" w:name="_Toc192932467"/>
      <w:r>
        <w:rPr>
          <w:rFonts w:hint="eastAsia" w:ascii="黑体" w:hAnsi="黑体" w:eastAsia="黑体" w:cs="黑体"/>
          <w:b/>
          <w:bCs/>
          <w:color w:val="000000" w:themeColor="text1"/>
          <w:sz w:val="32"/>
          <w:szCs w:val="32"/>
          <w14:textFill>
            <w14:solidFill>
              <w14:schemeClr w14:val="tx1"/>
            </w14:solidFill>
          </w14:textFill>
        </w:rPr>
        <w:t>摘 要</w:t>
      </w:r>
      <w:bookmarkEnd w:id="2"/>
    </w:p>
    <w:p w14:paraId="309279BD">
      <w:pPr>
        <w:pStyle w:val="53"/>
        <w:jc w:val="center"/>
      </w:pPr>
    </w:p>
    <w:p w14:paraId="7E550DF0">
      <w:pPr>
        <w:pStyle w:val="53"/>
        <w:ind w:firstLine="480"/>
        <w:rPr>
          <w:sz w:val="24"/>
          <w:szCs w:val="22"/>
        </w:rPr>
      </w:pPr>
      <w:r>
        <w:rPr>
          <w:rFonts w:hint="eastAsia"/>
          <w:sz w:val="24"/>
          <w:szCs w:val="22"/>
        </w:rPr>
        <w:t>近年来，</w:t>
      </w:r>
      <w:r>
        <w:rPr>
          <w:sz w:val="24"/>
          <w:szCs w:val="22"/>
        </w:rPr>
        <w:t>智能问答系统在电力领域</w:t>
      </w:r>
      <w:r>
        <w:rPr>
          <w:rFonts w:hint="eastAsia"/>
          <w:sz w:val="24"/>
          <w:szCs w:val="22"/>
        </w:rPr>
        <w:t>的应用日益广泛，</w:t>
      </w:r>
      <w:r>
        <w:rPr>
          <w:sz w:val="24"/>
          <w:szCs w:val="22"/>
        </w:rPr>
        <w:t>其核心目标是根据用户输入的问题</w:t>
      </w:r>
      <w:r>
        <w:rPr>
          <w:rFonts w:hint="eastAsia"/>
          <w:sz w:val="24"/>
          <w:szCs w:val="22"/>
        </w:rPr>
        <w:t>高效地</w:t>
      </w:r>
      <w:r>
        <w:rPr>
          <w:sz w:val="24"/>
          <w:szCs w:val="22"/>
        </w:rPr>
        <w:t>提供准确答案</w:t>
      </w:r>
      <w:r>
        <w:rPr>
          <w:rFonts w:hint="eastAsia"/>
          <w:sz w:val="24"/>
          <w:szCs w:val="22"/>
        </w:rPr>
        <w:t>。</w:t>
      </w:r>
      <w:r>
        <w:rPr>
          <w:sz w:val="24"/>
          <w:szCs w:val="22"/>
        </w:rPr>
        <w:t>自然语言理解</w:t>
      </w:r>
      <w:r>
        <w:rPr>
          <w:sz w:val="24"/>
        </w:rPr>
        <w:t>（Natural Language Understanding，NLU）</w:t>
      </w:r>
      <w:r>
        <w:rPr>
          <w:rFonts w:hint="eastAsia"/>
          <w:sz w:val="24"/>
          <w:szCs w:val="22"/>
        </w:rPr>
        <w:t>作为关键组成部分，其</w:t>
      </w:r>
      <w:r>
        <w:rPr>
          <w:sz w:val="24"/>
          <w:szCs w:val="22"/>
        </w:rPr>
        <w:t>性能直接决定了整体问答效果。</w:t>
      </w:r>
      <w:r>
        <w:rPr>
          <w:rFonts w:hint="eastAsia"/>
          <w:sz w:val="24"/>
          <w:szCs w:val="22"/>
        </w:rPr>
        <w:t>然而，</w:t>
      </w:r>
      <w:r>
        <w:rPr>
          <w:sz w:val="24"/>
          <w:szCs w:val="22"/>
        </w:rPr>
        <w:t>随着电力</w:t>
      </w:r>
      <w:r>
        <w:rPr>
          <w:rFonts w:hint="eastAsia"/>
          <w:sz w:val="24"/>
          <w:szCs w:val="22"/>
        </w:rPr>
        <w:t>领域术语复杂化，传统以字为基本单位的编码方式在处理专业术语时，易导致专业术语识别错误</w:t>
      </w:r>
      <w:r>
        <w:rPr>
          <w:sz w:val="24"/>
          <w:szCs w:val="22"/>
        </w:rPr>
        <w:t>，</w:t>
      </w:r>
      <w:r>
        <w:rPr>
          <w:rFonts w:hint="eastAsia"/>
          <w:sz w:val="24"/>
          <w:szCs w:val="22"/>
        </w:rPr>
        <w:t>引发</w:t>
      </w:r>
      <w:r>
        <w:rPr>
          <w:sz w:val="24"/>
          <w:szCs w:val="22"/>
        </w:rPr>
        <w:t>语义理解的偏差。</w:t>
      </w:r>
      <w:r>
        <w:rPr>
          <w:rFonts w:hint="eastAsia"/>
          <w:sz w:val="24"/>
          <w:szCs w:val="22"/>
        </w:rPr>
        <w:t>此外，</w:t>
      </w:r>
      <w:r>
        <w:rPr>
          <w:sz w:val="24"/>
          <w:szCs w:val="22"/>
        </w:rPr>
        <w:t>现有模型</w:t>
      </w:r>
      <w:r>
        <w:rPr>
          <w:rFonts w:hint="eastAsia"/>
          <w:sz w:val="24"/>
          <w:szCs w:val="22"/>
        </w:rPr>
        <w:t>虽然</w:t>
      </w:r>
      <w:r>
        <w:rPr>
          <w:sz w:val="24"/>
          <w:szCs w:val="22"/>
        </w:rPr>
        <w:t>在经过训练的指标项上</w:t>
      </w:r>
      <w:r>
        <w:rPr>
          <w:rFonts w:hint="eastAsia"/>
          <w:sz w:val="24"/>
          <w:szCs w:val="22"/>
        </w:rPr>
        <w:t>表现</w:t>
      </w:r>
      <w:r>
        <w:rPr>
          <w:sz w:val="24"/>
          <w:szCs w:val="22"/>
        </w:rPr>
        <w:t>出较高的预测性能，但在面对</w:t>
      </w:r>
      <w:r>
        <w:rPr>
          <w:rFonts w:hint="eastAsia"/>
          <w:sz w:val="24"/>
          <w:szCs w:val="22"/>
        </w:rPr>
        <w:t>复杂句式或存在未见指标项的问题时</w:t>
      </w:r>
      <w:r>
        <w:rPr>
          <w:sz w:val="24"/>
          <w:szCs w:val="22"/>
        </w:rPr>
        <w:t>，</w:t>
      </w:r>
      <w:r>
        <w:rPr>
          <w:rFonts w:hint="eastAsia"/>
          <w:sz w:val="24"/>
          <w:szCs w:val="22"/>
        </w:rPr>
        <w:t>常</w:t>
      </w:r>
      <w:r>
        <w:rPr>
          <w:sz w:val="24"/>
          <w:szCs w:val="22"/>
        </w:rPr>
        <w:t>出现槽填充错误以及意图与意图专属槽位不匹配的现象。这些问题严重制约了模型在实际应用中的</w:t>
      </w:r>
      <w:r>
        <w:rPr>
          <w:rFonts w:hint="eastAsia"/>
          <w:sz w:val="24"/>
          <w:szCs w:val="22"/>
        </w:rPr>
        <w:t>表现</w:t>
      </w:r>
      <w:r>
        <w:rPr>
          <w:sz w:val="24"/>
          <w:szCs w:val="22"/>
        </w:rPr>
        <w:t xml:space="preserve">。 </w:t>
      </w:r>
    </w:p>
    <w:p w14:paraId="2004BEEE">
      <w:pPr>
        <w:pStyle w:val="53"/>
        <w:ind w:firstLine="480"/>
        <w:rPr>
          <w:sz w:val="24"/>
          <w:szCs w:val="22"/>
        </w:rPr>
      </w:pPr>
      <w:r>
        <w:rPr>
          <w:sz w:val="24"/>
          <w:szCs w:val="22"/>
        </w:rPr>
        <w:t>针对</w:t>
      </w:r>
      <w:r>
        <w:rPr>
          <w:rFonts w:hint="eastAsia"/>
          <w:sz w:val="24"/>
          <w:szCs w:val="22"/>
        </w:rPr>
        <w:t>发现的</w:t>
      </w:r>
      <w:r>
        <w:rPr>
          <w:sz w:val="24"/>
          <w:szCs w:val="22"/>
        </w:rPr>
        <w:t>问题，本文系统探索了</w:t>
      </w:r>
      <w:r>
        <w:rPr>
          <w:rFonts w:hint="eastAsia"/>
          <w:sz w:val="24"/>
          <w:szCs w:val="22"/>
        </w:rPr>
        <w:t>不同</w:t>
      </w:r>
      <w:r>
        <w:rPr>
          <w:sz w:val="24"/>
          <w:szCs w:val="22"/>
        </w:rPr>
        <w:t>编码方式在电力领域数据集上的性能表现，提出了基于字词融合编码</w:t>
      </w:r>
      <w:r>
        <w:rPr>
          <w:rFonts w:hint="eastAsia"/>
          <w:sz w:val="24"/>
          <w:szCs w:val="22"/>
        </w:rPr>
        <w:t>的NLU</w:t>
      </w:r>
      <w:r>
        <w:rPr>
          <w:sz w:val="24"/>
          <w:szCs w:val="22"/>
        </w:rPr>
        <w:t>模型，提升了模型在训练指标项上的语义准确率。此外，进一步提出了面向未见指标项的自然语言理解模型，通过引入外部语法知识</w:t>
      </w:r>
      <w:r>
        <w:rPr>
          <w:rFonts w:hint="eastAsia"/>
          <w:sz w:val="24"/>
          <w:szCs w:val="22"/>
        </w:rPr>
        <w:t>提高模型对未见指标项边界的识别能力</w:t>
      </w:r>
      <w:r>
        <w:rPr>
          <w:sz w:val="24"/>
          <w:szCs w:val="22"/>
        </w:rPr>
        <w:t>，并利用意图信息指导槽填充任务。同时，结合大语言模型的强大生成能力，采用迭代式数据增强策略，为</w:t>
      </w:r>
      <w:r>
        <w:rPr>
          <w:rFonts w:hint="eastAsia"/>
          <w:sz w:val="24"/>
          <w:szCs w:val="22"/>
        </w:rPr>
        <w:t>基座</w:t>
      </w:r>
      <w:r>
        <w:rPr>
          <w:sz w:val="24"/>
          <w:szCs w:val="22"/>
        </w:rPr>
        <w:t>模型提供多样化且高质量的训练样本，从而</w:t>
      </w:r>
      <w:r>
        <w:rPr>
          <w:rFonts w:hint="eastAsia"/>
          <w:sz w:val="24"/>
          <w:szCs w:val="22"/>
        </w:rPr>
        <w:t>显著</w:t>
      </w:r>
      <w:r>
        <w:rPr>
          <w:sz w:val="24"/>
          <w:szCs w:val="22"/>
        </w:rPr>
        <w:t>提升了模型在未见指标项上的语义</w:t>
      </w:r>
      <w:r>
        <w:rPr>
          <w:rFonts w:hint="eastAsia"/>
          <w:sz w:val="24"/>
          <w:szCs w:val="22"/>
        </w:rPr>
        <w:t>解析</w:t>
      </w:r>
      <w:r>
        <w:rPr>
          <w:sz w:val="24"/>
          <w:szCs w:val="22"/>
        </w:rPr>
        <w:t>准确率。</w:t>
      </w:r>
    </w:p>
    <w:p w14:paraId="711D64FC">
      <w:pPr>
        <w:pStyle w:val="53"/>
        <w:ind w:firstLine="480"/>
        <w:rPr>
          <w:sz w:val="24"/>
          <w:szCs w:val="22"/>
        </w:rPr>
      </w:pPr>
      <w:r>
        <w:rPr>
          <w:rFonts w:hint="eastAsia"/>
          <w:sz w:val="24"/>
          <w:szCs w:val="22"/>
        </w:rPr>
        <w:t>本文的主要贡献如下：</w:t>
      </w:r>
    </w:p>
    <w:p w14:paraId="0FB7FE0D">
      <w:pPr>
        <w:pStyle w:val="53"/>
        <w:ind w:firstLine="480"/>
        <w:rPr>
          <w:sz w:val="24"/>
          <w:szCs w:val="22"/>
        </w:rPr>
      </w:pPr>
      <w:r>
        <w:rPr>
          <w:rFonts w:hint="eastAsia"/>
          <w:sz w:val="24"/>
          <w:szCs w:val="22"/>
        </w:rPr>
        <w:t>（1）从编码方式、模型结构两个方面对涉及已训练指标项的NLU模型进行优化。构造了基于电力领域词典的预训练词模型，并进一步提出了基于字词融合编码的NLU模型。该模型通过字词信息融合和序列连续一致性损失等方法，在不过度依赖分词结果的前提下，更好地融入词汇信息，有效减少了预测标签时的断层现象。实验结果表明，所提出的词编码模型、编码层字词融合模型以及解码层字词融合模型在六大电力领域专业数据集上，分别实现了0.8%、1.1%和1.8%的语义准确率的提升，并在实际应用中验证了模型优化的有效性。</w:t>
      </w:r>
    </w:p>
    <w:p w14:paraId="2099FEC8">
      <w:pPr>
        <w:pStyle w:val="53"/>
        <w:ind w:firstLine="480"/>
        <w:rPr>
          <w:sz w:val="24"/>
          <w:szCs w:val="22"/>
        </w:rPr>
      </w:pPr>
      <w:r>
        <w:rPr>
          <w:rFonts w:hint="eastAsia"/>
          <w:sz w:val="24"/>
          <w:szCs w:val="22"/>
        </w:rPr>
        <w:t>（2）</w:t>
      </w:r>
      <w:r>
        <w:rPr>
          <w:sz w:val="24"/>
          <w:szCs w:val="22"/>
        </w:rPr>
        <w:t>针对现有模型在处理未见</w:t>
      </w:r>
      <w:r>
        <w:rPr>
          <w:rFonts w:hint="eastAsia"/>
          <w:sz w:val="24"/>
          <w:szCs w:val="22"/>
        </w:rPr>
        <w:t>指标项</w:t>
      </w:r>
      <w:r>
        <w:rPr>
          <w:sz w:val="24"/>
          <w:szCs w:val="22"/>
        </w:rPr>
        <w:t>和复杂句式时</w:t>
      </w:r>
      <w:r>
        <w:rPr>
          <w:rFonts w:hint="eastAsia"/>
          <w:sz w:val="24"/>
          <w:szCs w:val="22"/>
        </w:rPr>
        <w:t>性能不足</w:t>
      </w:r>
      <w:r>
        <w:rPr>
          <w:sz w:val="24"/>
          <w:szCs w:val="22"/>
        </w:rPr>
        <w:t>的问题，本文提出了基于</w:t>
      </w:r>
      <w:r>
        <w:rPr>
          <w:rFonts w:hint="eastAsia"/>
          <w:sz w:val="24"/>
          <w:szCs w:val="22"/>
        </w:rPr>
        <w:t>Spacy句法分析树的意图-槽联合</w:t>
      </w:r>
      <w:r>
        <w:rPr>
          <w:sz w:val="24"/>
          <w:szCs w:val="22"/>
        </w:rPr>
        <w:t>模型</w:t>
      </w:r>
      <w:r>
        <w:rPr>
          <w:rFonts w:hint="eastAsia"/>
          <w:sz w:val="24"/>
          <w:szCs w:val="22"/>
        </w:rPr>
        <w:t>和大语言模型迭代数据增强的NLU模型</w:t>
      </w:r>
      <w:r>
        <w:rPr>
          <w:sz w:val="24"/>
          <w:szCs w:val="22"/>
        </w:rPr>
        <w:t>。</w:t>
      </w:r>
      <w:r>
        <w:rPr>
          <w:rFonts w:hint="eastAsia"/>
          <w:sz w:val="24"/>
          <w:szCs w:val="22"/>
        </w:rPr>
        <w:t>通过引入句法分析树，实现字级模型对外部文法知识的引入。同时，将意图与槽信息联合建模，解决了意图与专属槽位不匹配的问题。此外，通过多阶段迭代训练策略，利用大语言模型进行数据增强，</w:t>
      </w:r>
      <w:r>
        <w:rPr>
          <w:sz w:val="24"/>
          <w:szCs w:val="22"/>
        </w:rPr>
        <w:t>显著提升了</w:t>
      </w:r>
      <w:r>
        <w:rPr>
          <w:rFonts w:hint="eastAsia"/>
          <w:sz w:val="24"/>
          <w:szCs w:val="22"/>
        </w:rPr>
        <w:t>基座</w:t>
      </w:r>
      <w:r>
        <w:rPr>
          <w:sz w:val="24"/>
          <w:szCs w:val="22"/>
        </w:rPr>
        <w:t>模型在单一训练样本条件下对复杂句式的识别准确率。</w:t>
      </w:r>
      <w:r>
        <w:rPr>
          <w:rFonts w:hint="eastAsia"/>
          <w:sz w:val="24"/>
          <w:szCs w:val="22"/>
        </w:rPr>
        <w:t>实验结果显示，相较于基线模型与编码方式优化模型，基于Spacy句法分析树的意图-槽联合模型在处理未见指标项问题时，性能更为优异，提升幅度约10%。经大模型数据增强后，该模型性能进一步提升约7%。</w:t>
      </w:r>
    </w:p>
    <w:p w14:paraId="4ED01220">
      <w:pPr>
        <w:pStyle w:val="53"/>
        <w:ind w:firstLine="480"/>
        <w:rPr>
          <w:sz w:val="24"/>
          <w:szCs w:val="22"/>
        </w:rPr>
      </w:pPr>
      <w:r>
        <w:rPr>
          <w:rFonts w:hint="eastAsia"/>
          <w:sz w:val="24"/>
          <w:szCs w:val="22"/>
        </w:rPr>
        <w:t>（3）构建可持续迭代的自动化语义解析系统。实现将定期收集的Bad-Case自动录入问题模板集与测试样本集，借助用户反馈持续优化模型性能；同时，实现训练全流程自动化，显著提高了模型的迭代效率；此外，建立了模型版本管理体系，记录每一版本具体信息，追踪模型演化过程并评估改进效果，支持按需选择版本，保障智能问答系统稳定运行。</w:t>
      </w:r>
    </w:p>
    <w:p w14:paraId="012853A2">
      <w:pPr>
        <w:pStyle w:val="53"/>
        <w:ind w:firstLine="480"/>
        <w:rPr>
          <w:sz w:val="24"/>
          <w:szCs w:val="22"/>
        </w:rPr>
      </w:pPr>
    </w:p>
    <w:p w14:paraId="1F543CCE">
      <w:pPr>
        <w:spacing w:line="240" w:lineRule="auto"/>
        <w:ind w:firstLine="0" w:firstLineChars="0"/>
        <w:rPr>
          <w:rStyle w:val="55"/>
          <w:color w:val="000000" w:themeColor="text1"/>
          <w14:textFill>
            <w14:solidFill>
              <w14:schemeClr w14:val="tx1"/>
            </w14:solidFill>
          </w14:textFill>
        </w:rPr>
      </w:pPr>
      <w:r>
        <w:rPr>
          <w:rStyle w:val="54"/>
          <w:rFonts w:hint="eastAsia"/>
          <w:bCs w:val="0"/>
        </w:rPr>
        <w:t>关键词</w:t>
      </w:r>
      <w:r>
        <w:rPr>
          <w:rStyle w:val="54"/>
          <w:rFonts w:hint="eastAsia"/>
        </w:rPr>
        <w:t>：</w:t>
      </w:r>
      <w:r>
        <w:rPr>
          <w:rStyle w:val="55"/>
          <w:rFonts w:hint="eastAsia"/>
          <w:color w:val="000000" w:themeColor="text1"/>
          <w14:textFill>
            <w14:solidFill>
              <w14:schemeClr w14:val="tx1"/>
            </w14:solidFill>
          </w14:textFill>
        </w:rPr>
        <w:t>自然语言理解；字词融合；句法分析树；意图-槽联合；大语言模型</w:t>
      </w:r>
    </w:p>
    <w:p w14:paraId="60FC0C3A">
      <w:pPr>
        <w:spacing w:line="240" w:lineRule="auto"/>
        <w:ind w:firstLine="0" w:firstLineChars="0"/>
        <w:rPr>
          <w:rStyle w:val="55"/>
          <w:color w:val="000000" w:themeColor="text1"/>
          <w14:textFill>
            <w14:solidFill>
              <w14:schemeClr w14:val="tx1"/>
            </w14:solidFill>
          </w14:textFill>
        </w:rPr>
      </w:pPr>
    </w:p>
    <w:p w14:paraId="5393A691">
      <w:pPr>
        <w:spacing w:line="240" w:lineRule="auto"/>
        <w:ind w:firstLine="0" w:firstLineChars="0"/>
        <w:rPr>
          <w:rStyle w:val="55"/>
          <w:color w:val="000000" w:themeColor="text1"/>
          <w14:textFill>
            <w14:solidFill>
              <w14:schemeClr w14:val="tx1"/>
            </w14:solidFill>
          </w14:textFill>
        </w:rPr>
      </w:pPr>
    </w:p>
    <w:p w14:paraId="1268DC09">
      <w:pPr>
        <w:spacing w:line="240" w:lineRule="auto"/>
        <w:ind w:firstLine="0" w:firstLineChars="0"/>
        <w:rPr>
          <w:rStyle w:val="55"/>
          <w:color w:val="000000" w:themeColor="text1"/>
          <w14:textFill>
            <w14:solidFill>
              <w14:schemeClr w14:val="tx1"/>
            </w14:solidFill>
          </w14:textFill>
        </w:rPr>
      </w:pPr>
    </w:p>
    <w:p w14:paraId="07A16B01">
      <w:pPr>
        <w:spacing w:line="240" w:lineRule="auto"/>
        <w:ind w:firstLine="0" w:firstLineChars="0"/>
        <w:rPr>
          <w:rStyle w:val="55"/>
          <w:color w:val="000000" w:themeColor="text1"/>
          <w14:textFill>
            <w14:solidFill>
              <w14:schemeClr w14:val="tx1"/>
            </w14:solidFill>
          </w14:textFill>
        </w:rPr>
      </w:pPr>
    </w:p>
    <w:p w14:paraId="537C9C4A">
      <w:pPr>
        <w:spacing w:line="240" w:lineRule="auto"/>
        <w:ind w:firstLine="0" w:firstLineChars="0"/>
        <w:rPr>
          <w:rStyle w:val="55"/>
          <w:color w:val="000000" w:themeColor="text1"/>
          <w14:textFill>
            <w14:solidFill>
              <w14:schemeClr w14:val="tx1"/>
            </w14:solidFill>
          </w14:textFill>
        </w:rPr>
      </w:pPr>
    </w:p>
    <w:p w14:paraId="708B963B">
      <w:pPr>
        <w:spacing w:line="240" w:lineRule="auto"/>
        <w:ind w:firstLine="0" w:firstLineChars="0"/>
        <w:rPr>
          <w:rStyle w:val="55"/>
          <w:color w:val="000000" w:themeColor="text1"/>
          <w14:textFill>
            <w14:solidFill>
              <w14:schemeClr w14:val="tx1"/>
            </w14:solidFill>
          </w14:textFill>
        </w:rPr>
      </w:pPr>
    </w:p>
    <w:p w14:paraId="0230442D">
      <w:pPr>
        <w:spacing w:line="240" w:lineRule="auto"/>
        <w:ind w:firstLine="0" w:firstLineChars="0"/>
        <w:rPr>
          <w:rStyle w:val="55"/>
          <w:color w:val="000000" w:themeColor="text1"/>
          <w14:textFill>
            <w14:solidFill>
              <w14:schemeClr w14:val="tx1"/>
            </w14:solidFill>
          </w14:textFill>
        </w:rPr>
      </w:pPr>
    </w:p>
    <w:p w14:paraId="6B88F0E6">
      <w:pPr>
        <w:spacing w:line="240" w:lineRule="auto"/>
        <w:ind w:firstLine="0" w:firstLineChars="0"/>
        <w:rPr>
          <w:rStyle w:val="55"/>
          <w:color w:val="000000" w:themeColor="text1"/>
          <w14:textFill>
            <w14:solidFill>
              <w14:schemeClr w14:val="tx1"/>
            </w14:solidFill>
          </w14:textFill>
        </w:rPr>
      </w:pPr>
    </w:p>
    <w:p w14:paraId="1E7612D9">
      <w:pPr>
        <w:spacing w:line="240" w:lineRule="auto"/>
        <w:ind w:firstLine="0" w:firstLineChars="0"/>
        <w:rPr>
          <w:rStyle w:val="55"/>
          <w:color w:val="000000" w:themeColor="text1"/>
          <w14:textFill>
            <w14:solidFill>
              <w14:schemeClr w14:val="tx1"/>
            </w14:solidFill>
          </w14:textFill>
        </w:rPr>
      </w:pPr>
    </w:p>
    <w:p w14:paraId="35DC9679">
      <w:pPr>
        <w:spacing w:line="240" w:lineRule="auto"/>
        <w:ind w:firstLine="0" w:firstLineChars="0"/>
        <w:rPr>
          <w:rStyle w:val="55"/>
          <w:color w:val="000000" w:themeColor="text1"/>
          <w14:textFill>
            <w14:solidFill>
              <w14:schemeClr w14:val="tx1"/>
            </w14:solidFill>
          </w14:textFill>
        </w:rPr>
      </w:pPr>
    </w:p>
    <w:p w14:paraId="1E3991CD">
      <w:pPr>
        <w:spacing w:line="240" w:lineRule="auto"/>
        <w:ind w:firstLine="0" w:firstLineChars="0"/>
        <w:rPr>
          <w:rStyle w:val="55"/>
          <w:color w:val="000000" w:themeColor="text1"/>
          <w14:textFill>
            <w14:solidFill>
              <w14:schemeClr w14:val="tx1"/>
            </w14:solidFill>
          </w14:textFill>
        </w:rPr>
      </w:pPr>
    </w:p>
    <w:p w14:paraId="572CE788">
      <w:pPr>
        <w:spacing w:line="240" w:lineRule="auto"/>
        <w:ind w:firstLine="0" w:firstLineChars="0"/>
        <w:rPr>
          <w:rStyle w:val="55"/>
          <w:color w:val="000000" w:themeColor="text1"/>
          <w14:textFill>
            <w14:solidFill>
              <w14:schemeClr w14:val="tx1"/>
            </w14:solidFill>
          </w14:textFill>
        </w:rPr>
      </w:pPr>
    </w:p>
    <w:p w14:paraId="5A99A3CF">
      <w:pPr>
        <w:spacing w:line="240" w:lineRule="auto"/>
        <w:ind w:firstLine="0" w:firstLineChars="0"/>
        <w:rPr>
          <w:rStyle w:val="55"/>
          <w:color w:val="000000" w:themeColor="text1"/>
          <w14:textFill>
            <w14:solidFill>
              <w14:schemeClr w14:val="tx1"/>
            </w14:solidFill>
          </w14:textFill>
        </w:rPr>
      </w:pPr>
    </w:p>
    <w:p w14:paraId="2EC798FD">
      <w:pPr>
        <w:spacing w:line="240" w:lineRule="auto"/>
        <w:ind w:firstLine="0" w:firstLineChars="0"/>
        <w:rPr>
          <w:rStyle w:val="55"/>
          <w:color w:val="000000" w:themeColor="text1"/>
          <w14:textFill>
            <w14:solidFill>
              <w14:schemeClr w14:val="tx1"/>
            </w14:solidFill>
          </w14:textFill>
        </w:rPr>
      </w:pPr>
    </w:p>
    <w:p w14:paraId="02BD0EF6">
      <w:pPr>
        <w:spacing w:line="240" w:lineRule="auto"/>
        <w:ind w:firstLine="0" w:firstLineChars="0"/>
        <w:rPr>
          <w:rStyle w:val="55"/>
          <w:color w:val="000000" w:themeColor="text1"/>
          <w14:textFill>
            <w14:solidFill>
              <w14:schemeClr w14:val="tx1"/>
            </w14:solidFill>
          </w14:textFill>
        </w:rPr>
      </w:pPr>
    </w:p>
    <w:p w14:paraId="03C778F9">
      <w:pPr>
        <w:spacing w:line="240" w:lineRule="auto"/>
        <w:ind w:firstLine="0" w:firstLineChars="0"/>
        <w:rPr>
          <w:rStyle w:val="55"/>
          <w:color w:val="000000" w:themeColor="text1"/>
          <w14:textFill>
            <w14:solidFill>
              <w14:schemeClr w14:val="tx1"/>
            </w14:solidFill>
          </w14:textFill>
        </w:rPr>
      </w:pPr>
    </w:p>
    <w:p w14:paraId="2DAF3E3A">
      <w:pPr>
        <w:spacing w:line="240" w:lineRule="auto"/>
        <w:ind w:firstLine="0" w:firstLineChars="0"/>
        <w:rPr>
          <w:rStyle w:val="55"/>
          <w:color w:val="000000" w:themeColor="text1"/>
          <w14:textFill>
            <w14:solidFill>
              <w14:schemeClr w14:val="tx1"/>
            </w14:solidFill>
          </w14:textFill>
        </w:rPr>
      </w:pPr>
    </w:p>
    <w:p w14:paraId="30C7D16B">
      <w:pPr>
        <w:spacing w:line="240" w:lineRule="auto"/>
        <w:ind w:firstLine="0" w:firstLineChars="0"/>
        <w:rPr>
          <w:rStyle w:val="55"/>
          <w:color w:val="000000" w:themeColor="text1"/>
          <w14:textFill>
            <w14:solidFill>
              <w14:schemeClr w14:val="tx1"/>
            </w14:solidFill>
          </w14:textFill>
        </w:rPr>
        <w:sectPr>
          <w:headerReference r:id="rId19" w:type="first"/>
          <w:headerReference r:id="rId17" w:type="default"/>
          <w:footerReference r:id="rId20" w:type="default"/>
          <w:headerReference r:id="rId18" w:type="even"/>
          <w:footerReference r:id="rId21" w:type="even"/>
          <w:pgSz w:w="11906" w:h="16838"/>
          <w:pgMar w:top="1985" w:right="1588" w:bottom="2268" w:left="1588" w:header="1418" w:footer="1701" w:gutter="284"/>
          <w:pgNumType w:fmt="upperRoman" w:start="1"/>
          <w:cols w:space="425" w:num="1"/>
          <w:docGrid w:type="lines" w:linePitch="326" w:charSpace="0"/>
        </w:sectPr>
      </w:pPr>
    </w:p>
    <w:p w14:paraId="4BC6436B">
      <w:pPr>
        <w:spacing w:before="397" w:after="397" w:line="0" w:lineRule="atLeast"/>
        <w:ind w:firstLine="0" w:firstLineChars="0"/>
        <w:jc w:val="center"/>
        <w:rPr>
          <w:rFonts w:eastAsia="Times New Roman"/>
          <w:b/>
          <w:color w:val="000000" w:themeColor="text1"/>
          <w:sz w:val="32"/>
          <w:szCs w:val="44"/>
          <w14:textFill>
            <w14:solidFill>
              <w14:schemeClr w14:val="tx1"/>
            </w14:solidFill>
          </w14:textFill>
        </w:rPr>
      </w:pPr>
      <w:bookmarkStart w:id="3" w:name="_Toc251145515"/>
      <w:bookmarkStart w:id="4" w:name="_Toc251162500"/>
      <w:bookmarkStart w:id="5" w:name="_Toc251145351"/>
      <w:r>
        <w:rPr>
          <w:rFonts w:eastAsia="Times New Roman"/>
          <w:b/>
          <w:color w:val="000000" w:themeColor="text1"/>
          <w:sz w:val="32"/>
          <w:szCs w:val="44"/>
          <w14:textFill>
            <w14:solidFill>
              <w14:schemeClr w14:val="tx1"/>
            </w14:solidFill>
          </w14:textFill>
        </w:rPr>
        <w:t>D</w:t>
      </w:r>
      <w:r>
        <w:rPr>
          <w:rFonts w:hint="eastAsia" w:eastAsia="Times New Roman"/>
          <w:b/>
          <w:color w:val="000000" w:themeColor="text1"/>
          <w:sz w:val="32"/>
          <w:szCs w:val="44"/>
          <w14:textFill>
            <w14:solidFill>
              <w14:schemeClr w14:val="tx1"/>
            </w14:solidFill>
          </w14:textFill>
        </w:rPr>
        <w:t>ESIGN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AND</w:t>
      </w:r>
      <w:r>
        <w:rPr>
          <w:rFonts w:eastAsia="Times New Roman"/>
          <w:b/>
          <w:color w:val="000000" w:themeColor="text1"/>
          <w:sz w:val="32"/>
          <w:szCs w:val="44"/>
          <w14:textFill>
            <w14:solidFill>
              <w14:schemeClr w14:val="tx1"/>
            </w14:solidFill>
          </w14:textFill>
        </w:rPr>
        <w:t xml:space="preserve"> O</w:t>
      </w:r>
      <w:r>
        <w:rPr>
          <w:rFonts w:hint="eastAsia" w:eastAsia="Times New Roman"/>
          <w:b/>
          <w:color w:val="000000" w:themeColor="text1"/>
          <w:sz w:val="32"/>
          <w:szCs w:val="44"/>
          <w14:textFill>
            <w14:solidFill>
              <w14:schemeClr w14:val="tx1"/>
            </w14:solidFill>
          </w14:textFill>
        </w:rPr>
        <w:t>PTIMIZATION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OF</w:t>
      </w:r>
      <w:r>
        <w:rPr>
          <w:rFonts w:eastAsia="Times New Roman"/>
          <w:b/>
          <w:color w:val="000000" w:themeColor="text1"/>
          <w:sz w:val="32"/>
          <w:szCs w:val="44"/>
          <w14:textFill>
            <w14:solidFill>
              <w14:schemeClr w14:val="tx1"/>
            </w14:solidFill>
          </w14:textFill>
        </w:rPr>
        <w:t xml:space="preserve"> NLU M</w:t>
      </w:r>
      <w:r>
        <w:rPr>
          <w:rFonts w:hint="eastAsia" w:eastAsia="Times New Roman"/>
          <w:b/>
          <w:color w:val="000000" w:themeColor="text1"/>
          <w:sz w:val="32"/>
          <w:szCs w:val="44"/>
          <w14:textFill>
            <w14:solidFill>
              <w14:schemeClr w14:val="tx1"/>
            </w14:solidFill>
          </w14:textFill>
        </w:rPr>
        <w:t>ODEL</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FOR</w:t>
      </w:r>
      <w:r>
        <w:rPr>
          <w:rFonts w:eastAsia="Times New Roman"/>
          <w:b/>
          <w:color w:val="000000" w:themeColor="text1"/>
          <w:sz w:val="32"/>
          <w:szCs w:val="44"/>
          <w14:textFill>
            <w14:solidFill>
              <w14:schemeClr w14:val="tx1"/>
            </w14:solidFill>
          </w14:textFill>
        </w:rPr>
        <w:t xml:space="preserve"> P</w:t>
      </w:r>
      <w:r>
        <w:rPr>
          <w:rFonts w:hint="eastAsia" w:eastAsia="Times New Roman"/>
          <w:b/>
          <w:color w:val="000000" w:themeColor="text1"/>
          <w:sz w:val="32"/>
          <w:szCs w:val="44"/>
          <w14:textFill>
            <w14:solidFill>
              <w14:schemeClr w14:val="tx1"/>
            </w14:solidFill>
          </w14:textFill>
        </w:rPr>
        <w:t>OWER</w:t>
      </w:r>
      <w:r>
        <w:rPr>
          <w:rFonts w:eastAsia="Times New Roman"/>
          <w:b/>
          <w:color w:val="000000" w:themeColor="text1"/>
          <w:sz w:val="32"/>
          <w:szCs w:val="44"/>
          <w14:textFill>
            <w14:solidFill>
              <w14:schemeClr w14:val="tx1"/>
            </w14:solidFill>
          </w14:textFill>
        </w:rPr>
        <w:t xml:space="preserve"> I</w:t>
      </w:r>
      <w:r>
        <w:rPr>
          <w:rFonts w:hint="eastAsia" w:eastAsia="Times New Roman"/>
          <w:b/>
          <w:color w:val="000000" w:themeColor="text1"/>
          <w:sz w:val="32"/>
          <w:szCs w:val="44"/>
          <w14:textFill>
            <w14:solidFill>
              <w14:schemeClr w14:val="tx1"/>
            </w14:solidFill>
          </w14:textFill>
        </w:rPr>
        <w:t>NDEX</w:t>
      </w:r>
      <w:r>
        <w:rPr>
          <w:rFonts w:eastAsia="Times New Roman"/>
          <w:b/>
          <w:color w:val="000000" w:themeColor="text1"/>
          <w:sz w:val="32"/>
          <w:szCs w:val="44"/>
          <w14:textFill>
            <w14:solidFill>
              <w14:schemeClr w14:val="tx1"/>
            </w14:solidFill>
          </w14:textFill>
        </w:rPr>
        <w:t xml:space="preserve"> Q&amp;A</w:t>
      </w:r>
    </w:p>
    <w:p w14:paraId="65CF5F3A">
      <w:pPr>
        <w:spacing w:before="240" w:after="60" w:line="240" w:lineRule="auto"/>
        <w:ind w:firstLine="0" w:firstLineChars="0"/>
        <w:jc w:val="center"/>
        <w:outlineLvl w:val="0"/>
        <w:rPr>
          <w:rFonts w:hint="default" w:ascii="Times New Roman" w:hAnsi="Times New Roman" w:eastAsia="宋体" w:cs="Times New Roman"/>
          <w:b/>
          <w:bCs/>
          <w:sz w:val="32"/>
          <w:szCs w:val="32"/>
        </w:rPr>
      </w:pPr>
      <w:bookmarkStart w:id="6" w:name="_Toc251346981"/>
      <w:bookmarkStart w:id="7" w:name="_Toc86781559"/>
      <w:bookmarkStart w:id="8" w:name="_Toc251338722"/>
      <w:bookmarkStart w:id="9" w:name="_Toc26361"/>
      <w:bookmarkStart w:id="10" w:name="_Toc86781266"/>
      <w:bookmarkStart w:id="11" w:name="_Toc192932468"/>
      <w:bookmarkStart w:id="12" w:name="_Toc251590707"/>
      <w:commentRangeStart w:id="0"/>
      <w:r>
        <w:rPr>
          <w:rFonts w:hint="default" w:ascii="Times New Roman" w:hAnsi="Times New Roman" w:eastAsia="宋体" w:cs="Times New Roman"/>
          <w:b/>
          <w:bCs/>
          <w:sz w:val="32"/>
          <w:szCs w:val="32"/>
        </w:rPr>
        <w:t>ABSTRACT</w:t>
      </w:r>
      <w:commentRangeEnd w:id="0"/>
      <w:r>
        <w:rPr>
          <w:rStyle w:val="CommentReference"/>
        </w:rPr>
        <w:commentReference w:id="0"/>
      </w:r>
      <w:bookmarkEnd w:id="3"/>
      <w:bookmarkEnd w:id="4"/>
      <w:bookmarkEnd w:id="5"/>
      <w:bookmarkEnd w:id="6"/>
      <w:bookmarkEnd w:id="7"/>
      <w:bookmarkEnd w:id="8"/>
      <w:bookmarkEnd w:id="9"/>
      <w:bookmarkEnd w:id="10"/>
      <w:bookmarkEnd w:id="11"/>
      <w:bookmarkEnd w:id="12"/>
    </w:p>
    <w:p w14:paraId="51526E5C">
      <w:pPr>
        <w:spacing w:line="300" w:lineRule="auto"/>
        <w:ind w:firstLine="560"/>
        <w:rPr>
          <w:sz w:val="28"/>
          <w:szCs w:val="28"/>
        </w:rPr>
      </w:pPr>
    </w:p>
    <w:p w14:paraId="6260A5D9">
      <w:pPr>
        <w:spacing w:line="240" w:lineRule="auto"/>
        <w:ind w:left="0" w:leftChars="0" w:firstLine="440" w:firstLineChars="200"/>
        <w:rPr>
          <w:sz w:val="22"/>
          <w:szCs w:val="22"/>
        </w:rPr>
      </w:pPr>
      <w:commentRangeStart w:id="1"/>
      <w:r>
        <w:rPr>
          <w:sz w:val="22"/>
          <w:szCs w:val="22"/>
        </w:rPr>
        <w:t>In recent years, the application of intelligent question-answering systems in the power sector has become increasingly widespread. The core objective of these systems is to provide accurate answers efficiently based on user-input questions. As a critical component of power indicator question-answering systems, the performance of the Natural Language Understanding (NLU) module directly determines the overall effectiveness of the system. However, with the increasing complexity of terminology in the power sector,</w:t>
      </w:r>
      <w:r>
        <w:t xml:space="preserve"> </w:t>
      </w:r>
      <w:r>
        <w:rPr>
          <w:sz w:val="22"/>
          <w:szCs w:val="22"/>
        </w:rPr>
        <w:t xml:space="preserve">traditional encoding method based on </w:t>
      </w:r>
      <w:r>
        <w:rPr>
          <w:rFonts w:hint="eastAsia"/>
          <w:sz w:val="22"/>
          <w:szCs w:val="22"/>
        </w:rPr>
        <w:t>word</w:t>
      </w:r>
      <w:r>
        <w:rPr>
          <w:sz w:val="22"/>
          <w:szCs w:val="22"/>
        </w:rPr>
        <w:t xml:space="preserve">s as the basic unit is prone to misidentifying some </w:t>
      </w:r>
      <w:r>
        <w:rPr>
          <w:rFonts w:hint="eastAsia"/>
          <w:sz w:val="22"/>
          <w:szCs w:val="22"/>
        </w:rPr>
        <w:t>word</w:t>
      </w:r>
      <w:r>
        <w:rPr>
          <w:sz w:val="22"/>
          <w:szCs w:val="22"/>
        </w:rPr>
        <w:t>s in professional terminology into other slots</w:t>
      </w:r>
      <w:r>
        <w:rPr>
          <w:rFonts w:hint="eastAsia"/>
          <w:sz w:val="22"/>
          <w:szCs w:val="22"/>
        </w:rPr>
        <w:t>,</w:t>
      </w:r>
      <w:r>
        <w:rPr>
          <w:sz w:val="22"/>
          <w:szCs w:val="22"/>
        </w:rPr>
        <w:t xml:space="preserve"> leading to deviations in semantic understanding. Additionally, while existing models demonstrate high predictive performance on trained indicators, they frequently encounter issues such as slot-filling errors and mismatches between intents and intent-specific slots when faced with complex sentence structures or unseen indicators. These problems significantly hinder the practical application of the models.</w:t>
      </w:r>
      <w:commentRangeEnd w:id="1"/>
      <w:r>
        <w:rPr>
          <w:rStyle w:val="CommentReference"/>
        </w:rPr>
        <w:commentReference w:id="1"/>
      </w:r>
    </w:p>
    <w:p w14:paraId="3B6EC589">
      <w:pPr>
        <w:spacing w:line="240" w:lineRule="auto"/>
        <w:ind w:firstLine="440"/>
        <w:rPr>
          <w:sz w:val="22"/>
          <w:szCs w:val="22"/>
        </w:rPr>
      </w:pPr>
      <w:r>
        <w:rPr>
          <w:sz w:val="22"/>
          <w:szCs w:val="22"/>
        </w:rPr>
        <w:t xml:space="preserve">In response to the identified issues, this </w:t>
      </w:r>
      <w:r>
        <w:rPr>
          <w:rFonts w:hint="eastAsia"/>
          <w:sz w:val="22"/>
          <w:szCs w:val="22"/>
        </w:rPr>
        <w:t>paper</w:t>
      </w:r>
      <w:r>
        <w:rPr>
          <w:sz w:val="22"/>
          <w:szCs w:val="22"/>
        </w:rPr>
        <w:t xml:space="preserve"> systematically explores the performance of different encoding methods on power domain datasets and proposes an NLU model based on word</w:t>
      </w:r>
      <w:r>
        <w:rPr>
          <w:rFonts w:hint="eastAsia"/>
          <w:sz w:val="22"/>
          <w:szCs w:val="22"/>
        </w:rPr>
        <w:t>-phrase</w:t>
      </w:r>
      <w:r>
        <w:rPr>
          <w:sz w:val="22"/>
          <w:szCs w:val="22"/>
        </w:rPr>
        <w:t xml:space="preserve"> fusion encoding, which improves the semantic accuracy of the model in train</w:t>
      </w:r>
      <w:r>
        <w:rPr>
          <w:rFonts w:hint="eastAsia"/>
          <w:sz w:val="22"/>
          <w:szCs w:val="22"/>
        </w:rPr>
        <w:t>ed</w:t>
      </w:r>
      <w:r>
        <w:rPr>
          <w:sz w:val="22"/>
          <w:szCs w:val="22"/>
        </w:rPr>
        <w:t xml:space="preserve"> </w:t>
      </w:r>
      <w:r>
        <w:rPr>
          <w:rFonts w:hint="eastAsia"/>
          <w:sz w:val="22"/>
          <w:szCs w:val="22"/>
        </w:rPr>
        <w:t>indicator</w:t>
      </w:r>
      <w:r>
        <w:rPr>
          <w:sz w:val="22"/>
          <w:szCs w:val="22"/>
        </w:rPr>
        <w:t>s. In addition, a natural language understanding model for unseen indicators was further proposed, which improves the model's ability to recognize the boundaries of unseen indicators by introducing external grammar knowledge, and uses intent information to guide slot filling tasks.</w:t>
      </w:r>
      <w:r>
        <w:t xml:space="preserve"> </w:t>
      </w:r>
      <w:r>
        <w:rPr>
          <w:sz w:val="22"/>
          <w:szCs w:val="22"/>
        </w:rPr>
        <w:t>At the same time, combined with the powerful generation ability of large language models, an iterative data augmentation strategy is adopted to provide diverse and high-quality training samples for the baseline model, thereby significantly improving the semantic understanding accuracy of the model on unseen indicators.</w:t>
      </w:r>
    </w:p>
    <w:p w14:paraId="30C75B49">
      <w:pPr>
        <w:spacing w:line="240" w:lineRule="auto"/>
        <w:ind w:firstLine="440"/>
        <w:rPr>
          <w:sz w:val="22"/>
          <w:szCs w:val="22"/>
        </w:rPr>
      </w:pPr>
      <w:r>
        <w:rPr>
          <w:sz w:val="22"/>
          <w:szCs w:val="22"/>
        </w:rPr>
        <w:t xml:space="preserve">The main contributions of this </w:t>
      </w:r>
      <w:r>
        <w:rPr>
          <w:rFonts w:hint="eastAsia"/>
          <w:sz w:val="22"/>
          <w:szCs w:val="22"/>
        </w:rPr>
        <w:t>paper</w:t>
      </w:r>
      <w:r>
        <w:rPr>
          <w:sz w:val="22"/>
          <w:szCs w:val="22"/>
        </w:rPr>
        <w:t xml:space="preserve"> are as follows:</w:t>
      </w:r>
    </w:p>
    <w:p w14:paraId="6B05D71C">
      <w:pPr>
        <w:spacing w:line="240" w:lineRule="auto"/>
        <w:ind w:firstLine="440"/>
        <w:rPr>
          <w:sz w:val="22"/>
          <w:szCs w:val="22"/>
        </w:rPr>
      </w:pPr>
      <w:r>
        <w:rPr>
          <w:rFonts w:hint="eastAsia"/>
          <w:sz w:val="22"/>
          <w:szCs w:val="22"/>
        </w:rPr>
        <w:t xml:space="preserve">(1) </w:t>
      </w:r>
      <w:r>
        <w:rPr>
          <w:sz w:val="22"/>
          <w:szCs w:val="22"/>
        </w:rPr>
        <w:t>Optimize the NLU model involving trained metric items from two aspects: encoding method and model structure. We constructed a pre trained</w:t>
      </w:r>
      <w:r>
        <w:rPr>
          <w:rFonts w:hint="eastAsia"/>
          <w:sz w:val="22"/>
          <w:szCs w:val="22"/>
        </w:rPr>
        <w:t xml:space="preserve"> phrase</w:t>
      </w:r>
      <w:r>
        <w:rPr>
          <w:sz w:val="22"/>
          <w:szCs w:val="22"/>
        </w:rPr>
        <w:t xml:space="preserve"> model based on the electric power domain dictionary and further proposed an NLU model based on word</w:t>
      </w:r>
      <w:r>
        <w:rPr>
          <w:rFonts w:hint="eastAsia"/>
          <w:sz w:val="22"/>
          <w:szCs w:val="22"/>
        </w:rPr>
        <w:t>-phrase</w:t>
      </w:r>
      <w:r>
        <w:rPr>
          <w:sz w:val="22"/>
          <w:szCs w:val="22"/>
        </w:rPr>
        <w:t xml:space="preserve"> fusion encoding. This model utilizes methods such as word</w:t>
      </w:r>
      <w:r>
        <w:rPr>
          <w:rFonts w:hint="eastAsia"/>
          <w:sz w:val="22"/>
          <w:szCs w:val="22"/>
        </w:rPr>
        <w:t>-phrase</w:t>
      </w:r>
      <w:r>
        <w:rPr>
          <w:sz w:val="22"/>
          <w:szCs w:val="22"/>
        </w:rPr>
        <w:t xml:space="preserve"> information fusion and sequence continuity loss to better integrate vocabulary information without overly relying on segmentation results,</w:t>
      </w:r>
      <w:r>
        <w:rPr>
          <w:rFonts w:hint="eastAsia"/>
          <w:sz w:val="22"/>
          <w:szCs w:val="22"/>
        </w:rPr>
        <w:t xml:space="preserve"> </w:t>
      </w:r>
      <w:r>
        <w:rPr>
          <w:sz w:val="22"/>
          <w:szCs w:val="22"/>
        </w:rPr>
        <w:t>effectively</w:t>
      </w:r>
      <w:r>
        <w:rPr>
          <w:rFonts w:hint="eastAsia"/>
          <w:sz w:val="22"/>
          <w:szCs w:val="22"/>
        </w:rPr>
        <w:t xml:space="preserve"> </w:t>
      </w:r>
      <w:r>
        <w:rPr>
          <w:sz w:val="22"/>
          <w:szCs w:val="22"/>
        </w:rPr>
        <w:t>reducing the phenomenon of discontinuity when predicting</w:t>
      </w:r>
      <w:r>
        <w:rPr>
          <w:rFonts w:hint="eastAsia"/>
          <w:sz w:val="22"/>
          <w:szCs w:val="22"/>
        </w:rPr>
        <w:t xml:space="preserve"> </w:t>
      </w:r>
      <w:r>
        <w:rPr>
          <w:sz w:val="22"/>
          <w:szCs w:val="22"/>
        </w:rPr>
        <w:t>labels.</w:t>
      </w:r>
      <w:r>
        <w:rPr>
          <w:rFonts w:hint="eastAsia"/>
          <w:sz w:val="22"/>
          <w:szCs w:val="22"/>
        </w:rPr>
        <w:t xml:space="preserve"> </w:t>
      </w:r>
      <w:r>
        <w:rPr>
          <w:sz w:val="22"/>
          <w:szCs w:val="22"/>
        </w:rPr>
        <w:t xml:space="preserve">The experimental results show that the proposed </w:t>
      </w:r>
      <w:r>
        <w:rPr>
          <w:rFonts w:hint="eastAsia"/>
          <w:sz w:val="22"/>
          <w:szCs w:val="22"/>
        </w:rPr>
        <w:t>phrase</w:t>
      </w:r>
      <w:r>
        <w:rPr>
          <w:sz w:val="22"/>
          <w:szCs w:val="22"/>
        </w:rPr>
        <w:t xml:space="preserve"> encoding model, encoding layer word</w:t>
      </w:r>
      <w:r>
        <w:rPr>
          <w:rFonts w:hint="eastAsia"/>
          <w:sz w:val="22"/>
          <w:szCs w:val="22"/>
        </w:rPr>
        <w:t>-phrase</w:t>
      </w:r>
      <w:r>
        <w:rPr>
          <w:sz w:val="22"/>
          <w:szCs w:val="22"/>
        </w:rPr>
        <w:t xml:space="preserve"> fusion model, and decoding layer word</w:t>
      </w:r>
      <w:r>
        <w:rPr>
          <w:rFonts w:hint="eastAsia"/>
          <w:sz w:val="22"/>
          <w:szCs w:val="22"/>
        </w:rPr>
        <w:t>-phrase</w:t>
      </w:r>
      <w:r>
        <w:rPr>
          <w:sz w:val="22"/>
          <w:szCs w:val="22"/>
        </w:rPr>
        <w:t xml:space="preserve"> fusion model achieved semantic accuracy improvements of 0.8%, 1.1%, and 1.8% on six professional datasets in the field of electric power, respectively, and the effectiveness of model optimization was verified in practical applications.</w:t>
      </w:r>
    </w:p>
    <w:p w14:paraId="5A1A33F9">
      <w:pPr>
        <w:spacing w:line="240" w:lineRule="auto"/>
        <w:ind w:firstLine="440"/>
        <w:rPr>
          <w:sz w:val="22"/>
          <w:szCs w:val="22"/>
        </w:rPr>
      </w:pPr>
      <w:r>
        <w:rPr>
          <w:rFonts w:hint="eastAsia"/>
          <w:sz w:val="22"/>
          <w:szCs w:val="22"/>
        </w:rPr>
        <w:t xml:space="preserve">(2) </w:t>
      </w:r>
      <w:r>
        <w:rPr>
          <w:sz w:val="22"/>
          <w:szCs w:val="22"/>
        </w:rPr>
        <w:t xml:space="preserve">In response to the problem of insufficient performance of existing models in dealing with unseen indicators and complex sentence structures, this paper proposes an intention slot joint model based on Spacy syntactic analysis tree and an NLU model with iterative data augmentation for large language models. By introducing syntactic parse trees, the </w:t>
      </w:r>
      <w:r>
        <w:rPr>
          <w:rFonts w:hint="eastAsia"/>
          <w:sz w:val="22"/>
          <w:szCs w:val="22"/>
        </w:rPr>
        <w:t>word</w:t>
      </w:r>
      <w:r>
        <w:rPr>
          <w:sz w:val="22"/>
          <w:szCs w:val="22"/>
        </w:rPr>
        <w:t xml:space="preserve"> level model can incorporate external grammar knowledge. At the same time, the joint modeling of intent and slot information solves the problem of mismatch between intent and exclusive slot. In addition, by implementing a multi-stage iterative training strategy and utilizing a large language model for data augmentation, the baseline model significantly improved its accuracy for complex sentence structures under a single training sample condition.</w:t>
      </w:r>
      <w:r>
        <w:rPr>
          <w:rFonts w:hint="eastAsia"/>
          <w:sz w:val="22"/>
          <w:szCs w:val="22"/>
        </w:rPr>
        <w:t xml:space="preserve"> </w:t>
      </w:r>
      <w:r>
        <w:rPr>
          <w:sz w:val="22"/>
          <w:szCs w:val="22"/>
        </w:rPr>
        <w:t>The experimental results show that compared with the baseline model and the encoding optimization model, the intent</w:t>
      </w:r>
      <w:r>
        <w:rPr>
          <w:rFonts w:hint="eastAsia"/>
          <w:sz w:val="22"/>
          <w:szCs w:val="22"/>
        </w:rPr>
        <w:t>-</w:t>
      </w:r>
      <w:r>
        <w:rPr>
          <w:sz w:val="22"/>
          <w:szCs w:val="22"/>
        </w:rPr>
        <w:t xml:space="preserve">slot joint model based on the Spacy syntactic analysis tree performs better in handling the problem of </w:t>
      </w:r>
      <w:r>
        <w:rPr>
          <w:rFonts w:hint="eastAsia"/>
          <w:sz w:val="22"/>
          <w:szCs w:val="22"/>
        </w:rPr>
        <w:t xml:space="preserve">unseen </w:t>
      </w:r>
      <w:r>
        <w:rPr>
          <w:sz w:val="22"/>
          <w:szCs w:val="22"/>
        </w:rPr>
        <w:t>indicators, with an improvement of about 10%. After data enhancement</w:t>
      </w:r>
      <w:r>
        <w:rPr>
          <w:rFonts w:hint="eastAsia"/>
          <w:sz w:val="22"/>
          <w:szCs w:val="22"/>
        </w:rPr>
        <w:t xml:space="preserve"> with large language model</w:t>
      </w:r>
      <w:r>
        <w:rPr>
          <w:sz w:val="22"/>
          <w:szCs w:val="22"/>
        </w:rPr>
        <w:t>, the performance of the model has further improved by about 7%.</w:t>
      </w:r>
    </w:p>
    <w:p w14:paraId="3A48B964">
      <w:pPr>
        <w:spacing w:line="240" w:lineRule="auto"/>
        <w:ind w:firstLine="440"/>
        <w:rPr>
          <w:sz w:val="22"/>
          <w:szCs w:val="22"/>
        </w:rPr>
      </w:pPr>
      <w:r>
        <w:rPr>
          <w:rFonts w:hint="eastAsia"/>
          <w:sz w:val="22"/>
          <w:szCs w:val="22"/>
        </w:rPr>
        <w:t xml:space="preserve">(3) </w:t>
      </w:r>
      <w:r>
        <w:rPr>
          <w:sz w:val="22"/>
          <w:szCs w:val="22"/>
        </w:rPr>
        <w:t>Build a sustainable and iterative automated semantic parsing system. Implement automatic input of regularly collected Bad</w:t>
      </w:r>
      <w:r>
        <w:rPr>
          <w:rFonts w:hint="eastAsia"/>
          <w:sz w:val="22"/>
          <w:szCs w:val="22"/>
        </w:rPr>
        <w:t>-</w:t>
      </w:r>
      <w:r>
        <w:rPr>
          <w:sz w:val="22"/>
          <w:szCs w:val="22"/>
        </w:rPr>
        <w:t>Case into problem templates and test samples, and continuously optimize model performance through user feedback; At the same time, the automation of the entire training process has significantly improved the iteration efficiency of the model; In addition, a model version management system has been established to record specific information for each version, track model evolution and evaluate improvement effects, support on-demand version selection, and ensure the stable operation of the intelligent question answering system.</w:t>
      </w:r>
    </w:p>
    <w:p w14:paraId="12FCF451">
      <w:pPr>
        <w:ind w:firstLine="560"/>
        <w:rPr>
          <w:sz w:val="28"/>
          <w:szCs w:val="28"/>
        </w:rPr>
      </w:pPr>
    </w:p>
    <w:p w14:paraId="0D3589BE">
      <w:pPr>
        <w:ind w:firstLine="480"/>
      </w:pPr>
    </w:p>
    <w:p w14:paraId="59F1E7FB">
      <w:pPr>
        <w:ind w:firstLine="4008" w:firstLineChars="1670"/>
      </w:pPr>
      <w:r>
        <w:rPr>
          <w:rFonts w:hint="eastAsia"/>
        </w:rPr>
        <w:t>Zixin Li(Computer Technology)</w:t>
      </w:r>
    </w:p>
    <w:p w14:paraId="305D7D99">
      <w:pPr>
        <w:ind w:firstLine="4008" w:firstLineChars="1670"/>
        <w:rPr>
          <w:rFonts w:eastAsia="Times New Roman"/>
        </w:rPr>
      </w:pPr>
      <w:r>
        <w:rPr>
          <w:rFonts w:eastAsia="Times New Roman"/>
        </w:rPr>
        <w:t xml:space="preserve">Supervised by: </w:t>
      </w:r>
      <w:r>
        <w:rPr>
          <w:rFonts w:hint="eastAsia" w:eastAsia="Times New Roman"/>
        </w:rPr>
        <w:t>Hui Song</w:t>
      </w:r>
    </w:p>
    <w:p w14:paraId="0DA82243">
      <w:pPr>
        <w:ind w:firstLine="480"/>
      </w:pPr>
    </w:p>
    <w:p w14:paraId="0637295A">
      <w:pPr>
        <w:ind w:firstLine="480"/>
      </w:pPr>
    </w:p>
    <w:p w14:paraId="5BF551C6">
      <w:pPr>
        <w:ind w:left="1800" w:hanging="1800" w:hangingChars="747"/>
        <w:rPr>
          <w:bCs/>
        </w:rPr>
      </w:pPr>
      <w:commentRangeStart w:id="2"/>
      <w:r>
        <w:rPr>
          <w:b/>
          <w:bCs/>
        </w:rPr>
        <w:t>K</w:t>
      </w:r>
      <w:r>
        <w:rPr>
          <w:rFonts w:hint="eastAsia"/>
          <w:b/>
          <w:bCs/>
        </w:rPr>
        <w:t>EY WORDS</w:t>
      </w:r>
      <w:r>
        <w:rPr>
          <w:b/>
          <w:bCs/>
        </w:rPr>
        <w:t>:</w:t>
      </w:r>
      <w:r>
        <w:rPr>
          <w:bCs/>
        </w:rPr>
        <w:t xml:space="preserve"> </w:t>
      </w:r>
      <w:r>
        <w:rPr>
          <w:rFonts w:hint="eastAsia"/>
          <w:bCs/>
        </w:rPr>
        <w:t xml:space="preserve">nature language understanding, word-phrase fusion, syntactic analysis tree, intent-slot joint, large </w:t>
      </w:r>
      <w:r>
        <w:rPr>
          <w:bCs/>
        </w:rPr>
        <w:t>language</w:t>
      </w:r>
      <w:r>
        <w:rPr>
          <w:rFonts w:hint="eastAsia"/>
          <w:bCs/>
        </w:rPr>
        <w:t xml:space="preserve"> model</w:t>
      </w:r>
      <w:commentRangeEnd w:id="2"/>
      <w:r>
        <w:rPr>
          <w:rStyle w:val="CommentReference"/>
        </w:rPr>
        <w:commentReference w:id="2"/>
      </w:r>
    </w:p>
    <w:p w14:paraId="63F9F040">
      <w:pPr>
        <w:ind w:left="1793" w:hanging="1792" w:hangingChars="747"/>
        <w:rPr>
          <w:bCs/>
        </w:rPr>
      </w:pPr>
    </w:p>
    <w:p w14:paraId="7ADD0E0C">
      <w:pPr>
        <w:ind w:left="1793" w:hanging="1792" w:hangingChars="747"/>
        <w:rPr>
          <w:bCs/>
        </w:rPr>
      </w:pPr>
    </w:p>
    <w:p w14:paraId="0682B519">
      <w:pPr>
        <w:tabs>
          <w:tab w:val="left" w:pos="5490"/>
        </w:tabs>
        <w:ind w:firstLine="480"/>
        <w:rPr>
          <w:bCs/>
        </w:rPr>
        <w:sectPr>
          <w:headerReference r:id="rId22" w:type="default"/>
          <w:headerReference r:id="rId23" w:type="even"/>
          <w:pgSz w:w="11906" w:h="16838"/>
          <w:pgMar w:top="1134" w:right="1588" w:bottom="1418" w:left="1588" w:header="1417" w:footer="1701" w:gutter="284"/>
          <w:pgNumType w:fmt="upperRoman"/>
          <w:cols w:space="425" w:num="1"/>
          <w:docGrid w:type="lines" w:linePitch="326" w:charSpace="0"/>
        </w:sectPr>
      </w:pPr>
      <w:r>
        <w:rPr>
          <w:bCs/>
        </w:rPr>
        <w:tab/>
      </w:r>
      <w:r>
        <w:tab/>
      </w:r>
    </w:p>
    <w:p w14:paraId="01608F7B">
      <w:pPr>
        <w:adjustRightInd w:val="0"/>
        <w:spacing w:before="397"/>
        <w:ind w:firstLine="0" w:firstLineChars="0"/>
        <w:jc w:val="center"/>
        <w:rPr>
          <w:rFonts w:ascii="黑体" w:hAnsi="黑体" w:eastAsia="黑体"/>
          <w:b/>
          <w:bCs/>
          <w:sz w:val="32"/>
          <w:szCs w:val="32"/>
        </w:rPr>
      </w:pPr>
      <w:r>
        <w:rPr>
          <w:rFonts w:hint="eastAsia" w:ascii="黑体" w:hAnsi="黑体" w:eastAsia="黑体"/>
          <w:b/>
          <w:bCs/>
          <w:sz w:val="32"/>
          <w:szCs w:val="32"/>
        </w:rPr>
        <w:t>目录</w:t>
      </w:r>
    </w:p>
    <w:p w14:paraId="706D1947">
      <w:pPr>
        <w:spacing w:line="240" w:lineRule="auto"/>
        <w:ind w:firstLine="480"/>
        <w:jc w:val="center"/>
      </w:pPr>
    </w:p>
    <w:p w14:paraId="246FB075">
      <w:pPr>
        <w:spacing w:line="300" w:lineRule="auto"/>
        <w:ind w:firstLine="480"/>
        <w:jc w:val="center"/>
      </w:pPr>
    </w:p>
    <w:p w14:paraId="721F48FD">
      <w:pPr>
        <w:pStyle w:val="16"/>
        <w:tabs>
          <w:tab w:val="right" w:leader="dot" w:pos="8436"/>
        </w:tabs>
        <w:rPr>
          <w:rFonts w:asciiTheme="minorHAnsi" w:hAnsiTheme="minorHAnsi" w:eastAsiaTheme="minorEastAsia" w:cstheme="minorBidi"/>
          <w:bCs w:val="0"/>
          <w:caps w:val="0"/>
          <w:sz w:val="22"/>
          <w14:ligatures w14:val="standardContextual"/>
        </w:rPr>
      </w:pPr>
      <w:r>
        <w:rPr>
          <w:rFonts w:asciiTheme="minorHAnsi" w:eastAsiaTheme="minorHAnsi"/>
          <w:b/>
          <w:sz w:val="20"/>
        </w:rPr>
        <w:fldChar w:fldCharType="begin"/>
      </w:r>
      <w:r>
        <w:rPr>
          <w:rFonts w:asciiTheme="minorHAnsi" w:eastAsiaTheme="minorHAnsi"/>
          <w:b/>
          <w:sz w:val="20"/>
        </w:rPr>
        <w:instrText xml:space="preserve"> TOC \o "1-3" \h \z \u </w:instrText>
      </w:r>
      <w:r>
        <w:rPr>
          <w:rFonts w:asciiTheme="minorHAnsi" w:eastAsiaTheme="minorHAnsi"/>
          <w:b/>
          <w:sz w:val="20"/>
        </w:rPr>
        <w:fldChar w:fldCharType="separate"/>
      </w:r>
      <w:r>
        <w:fldChar w:fldCharType="begin"/>
      </w:r>
      <w:r>
        <w:instrText xml:space="preserve"> HYPERLINK \l "_Toc192932467" </w:instrText>
      </w:r>
      <w:r>
        <w:fldChar w:fldCharType="separate"/>
      </w:r>
      <w:r>
        <w:rPr>
          <w:rStyle w:val="30"/>
          <w:rFonts w:ascii="黑体" w:hAnsi="黑体" w:eastAsia="黑体"/>
        </w:rPr>
        <w:t>摘 要</w:t>
      </w:r>
      <w:r>
        <w:tab/>
      </w:r>
      <w:r>
        <w:fldChar w:fldCharType="begin"/>
      </w:r>
      <w:r>
        <w:instrText xml:space="preserve"> PAGEREF _Toc192932467 \h </w:instrText>
      </w:r>
      <w:r>
        <w:fldChar w:fldCharType="separate"/>
      </w:r>
      <w:r>
        <w:t>I</w:t>
      </w:r>
      <w:r>
        <w:fldChar w:fldCharType="end"/>
      </w:r>
      <w:r>
        <w:fldChar w:fldCharType="end"/>
      </w:r>
    </w:p>
    <w:p w14:paraId="35400141">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"_Toc192932468" </w:instrText>
      </w:r>
      <w:r>
        <w:fldChar w:fldCharType="separate"/>
      </w:r>
      <w:r>
        <w:rPr>
          <w:rStyle w:val="30"/>
          <w:b/>
        </w:rPr>
        <w:t>ABSTRACT</w:t>
      </w:r>
      <w:r>
        <w:tab/>
      </w:r>
      <w:r>
        <w:fldChar w:fldCharType="begin"/>
      </w:r>
      <w:r>
        <w:instrText xml:space="preserve"> PAGEREF _Toc192932468 \h </w:instrText>
      </w:r>
      <w:r>
        <w:fldChar w:fldCharType="separate"/>
      </w:r>
      <w:r>
        <w:t>III</w:t>
      </w:r>
      <w:r>
        <w:fldChar w:fldCharType="end"/>
      </w:r>
      <w:r>
        <w:fldChar w:fldCharType="end"/>
      </w:r>
    </w:p>
    <w:p w14:paraId="737CF174">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"_Toc192932469" </w:instrText>
      </w:r>
      <w:r>
        <w:fldChar w:fldCharType="separate"/>
      </w:r>
      <w:r>
        <w:rPr>
          <w:rStyle w:val="30"/>
        </w:rPr>
        <w:t>第一章</w:t>
      </w:r>
      <w:r>
        <w:rPr>
          <w:rFonts w:asciiTheme="minorHAnsi" w:hAnsiTheme="minorHAnsi" w:eastAsiaTheme="minorEastAsia" w:cstheme="minorBidi"/>
          <w:bCs w:val="0"/>
          <w:caps w:val="0"/>
          <w:sz w:val="22"/>
          <w14:ligatures w14:val="standardContextual"/>
        </w:rPr>
        <w:tab/>
      </w:r>
      <w:r>
        <w:rPr>
          <w:rStyle w:val="30"/>
        </w:rPr>
        <w:t>绪论</w:t>
      </w:r>
      <w:r>
        <w:tab/>
      </w:r>
      <w:r>
        <w:fldChar w:fldCharType="begin"/>
      </w:r>
      <w:r>
        <w:instrText xml:space="preserve"> PAGEREF _Toc192932469 \h </w:instrText>
      </w:r>
      <w:r>
        <w:fldChar w:fldCharType="separate"/>
      </w:r>
      <w:r>
        <w:t>1</w:t>
      </w:r>
      <w:r>
        <w:fldChar w:fldCharType="end"/>
      </w:r>
      <w:r>
        <w:fldChar w:fldCharType="end"/>
      </w:r>
    </w:p>
    <w:p w14:paraId="1B47DCF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"_Toc192932470" </w:instrText>
      </w:r>
      <w:r>
        <w:fldChar w:fldCharType="separate"/>
      </w:r>
      <w:r>
        <w:rPr>
          <w:rStyle w:val="30"/>
        </w:rPr>
        <w:t>1.1选题背景与研究意义</w:t>
      </w:r>
      <w:r>
        <w:tab/>
      </w:r>
      <w:r>
        <w:fldChar w:fldCharType="begin"/>
      </w:r>
      <w:r>
        <w:instrText xml:space="preserve"> PAGEREF _Toc192932470 \h </w:instrText>
      </w:r>
      <w:r>
        <w:fldChar w:fldCharType="separate"/>
      </w:r>
      <w:r>
        <w:t>1</w:t>
      </w:r>
      <w:r>
        <w:fldChar w:fldCharType="end"/>
      </w:r>
      <w:r>
        <w:fldChar w:fldCharType="end"/>
      </w:r>
    </w:p>
    <w:p w14:paraId="2EF594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"_Toc192932471" </w:instrText>
      </w:r>
      <w:r>
        <w:fldChar w:fldCharType="separate"/>
      </w:r>
      <w:r>
        <w:rPr>
          <w:rStyle w:val="30"/>
        </w:rPr>
        <w:t>1.2研究现状</w:t>
      </w:r>
      <w:r>
        <w:tab/>
      </w:r>
      <w:r>
        <w:fldChar w:fldCharType="begin"/>
      </w:r>
      <w:r>
        <w:instrText xml:space="preserve"> PAGEREF _Toc192932471 \h </w:instrText>
      </w:r>
      <w:r>
        <w:fldChar w:fldCharType="separate"/>
      </w:r>
      <w:r>
        <w:t>3</w:t>
      </w:r>
      <w:r>
        <w:fldChar w:fldCharType="end"/>
      </w:r>
      <w:r>
        <w:fldChar w:fldCharType="end"/>
      </w:r>
    </w:p>
    <w:p w14:paraId="1E4DD98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"_Toc192932472" </w:instrText>
      </w:r>
      <w:r>
        <w:fldChar w:fldCharType="separate"/>
      </w:r>
      <w:r>
        <w:rPr>
          <w:rStyle w:val="30"/>
        </w:rPr>
        <w:t>1.2.1智能问答系统研究现状</w:t>
      </w:r>
      <w:r>
        <w:tab/>
      </w:r>
      <w:r>
        <w:fldChar w:fldCharType="begin"/>
      </w:r>
      <w:r>
        <w:instrText xml:space="preserve"> PAGEREF _Toc192932472 \h </w:instrText>
      </w:r>
      <w:r>
        <w:fldChar w:fldCharType="separate"/>
      </w:r>
      <w:r>
        <w:t>3</w:t>
      </w:r>
      <w:r>
        <w:fldChar w:fldCharType="end"/>
      </w:r>
      <w:r>
        <w:fldChar w:fldCharType="end"/>
      </w:r>
    </w:p>
    <w:p w14:paraId="2B9DBA6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"_Toc192932473" </w:instrText>
      </w:r>
      <w:r>
        <w:fldChar w:fldCharType="separate"/>
      </w:r>
      <w:r>
        <w:rPr>
          <w:rStyle w:val="30"/>
        </w:rPr>
        <w:t>1.2.2自然语言理解研究现状</w:t>
      </w:r>
      <w:r>
        <w:tab/>
      </w:r>
      <w:r>
        <w:fldChar w:fldCharType="begin"/>
      </w:r>
      <w:r>
        <w:instrText xml:space="preserve"> PAGEREF _Toc192932473 \h </w:instrText>
      </w:r>
      <w:r>
        <w:fldChar w:fldCharType="separate"/>
      </w:r>
      <w:r>
        <w:t>4</w:t>
      </w:r>
      <w:r>
        <w:fldChar w:fldCharType="end"/>
      </w:r>
      <w:r>
        <w:fldChar w:fldCharType="end"/>
      </w:r>
    </w:p>
    <w:p w14:paraId="5D05A08B">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"_Toc192932474" </w:instrText>
      </w:r>
      <w:r>
        <w:fldChar w:fldCharType="separate"/>
      </w:r>
      <w:r>
        <w:rPr>
          <w:rStyle w:val="30"/>
        </w:rPr>
        <w:t>1.3论文研究内容</w:t>
      </w:r>
      <w:r>
        <w:tab/>
      </w:r>
      <w:r>
        <w:fldChar w:fldCharType="begin"/>
      </w:r>
      <w:r>
        <w:instrText xml:space="preserve"> PAGEREF _Toc192932474 \h </w:instrText>
      </w:r>
      <w:r>
        <w:fldChar w:fldCharType="separate"/>
      </w:r>
      <w:r>
        <w:t>6</w:t>
      </w:r>
      <w:r>
        <w:fldChar w:fldCharType="end"/>
      </w:r>
      <w:r>
        <w:fldChar w:fldCharType="end"/>
      </w:r>
    </w:p>
    <w:p w14:paraId="3BECD02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"_Toc192932475" </w:instrText>
      </w:r>
      <w:r>
        <w:fldChar w:fldCharType="separate"/>
      </w:r>
      <w:r>
        <w:rPr>
          <w:rStyle w:val="30"/>
        </w:rPr>
        <w:t>1.4论文组织结构</w:t>
      </w:r>
      <w:r>
        <w:tab/>
      </w:r>
      <w:r>
        <w:fldChar w:fldCharType="begin"/>
      </w:r>
      <w:r>
        <w:instrText xml:space="preserve"> PAGEREF _Toc192932475 \h </w:instrText>
      </w:r>
      <w:r>
        <w:fldChar w:fldCharType="separate"/>
      </w:r>
      <w:r>
        <w:t>8</w:t>
      </w:r>
      <w:r>
        <w:fldChar w:fldCharType="end"/>
      </w:r>
      <w:r>
        <w:fldChar w:fldCharType="end"/>
      </w:r>
    </w:p>
    <w:p w14:paraId="06F987D0">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"_Toc192932476" </w:instrText>
      </w:r>
      <w:r>
        <w:fldChar w:fldCharType="separate"/>
      </w:r>
      <w:r>
        <w:rPr>
          <w:rStyle w:val="30"/>
        </w:rPr>
        <w:t>第二章</w:t>
      </w:r>
      <w:r>
        <w:rPr>
          <w:rFonts w:asciiTheme="minorHAnsi" w:hAnsiTheme="minorHAnsi" w:eastAsiaTheme="minorEastAsia" w:cstheme="minorBidi"/>
          <w:bCs w:val="0"/>
          <w:caps w:val="0"/>
          <w:sz w:val="22"/>
          <w14:ligatures w14:val="standardContextual"/>
        </w:rPr>
        <w:tab/>
      </w:r>
      <w:r>
        <w:rPr>
          <w:rStyle w:val="30"/>
        </w:rPr>
        <w:t>相关理论与技术</w:t>
      </w:r>
      <w:r>
        <w:tab/>
      </w:r>
      <w:r>
        <w:fldChar w:fldCharType="begin"/>
      </w:r>
      <w:r>
        <w:instrText xml:space="preserve"> PAGEREF _Toc192932476 \h </w:instrText>
      </w:r>
      <w:r>
        <w:fldChar w:fldCharType="separate"/>
      </w:r>
      <w:r>
        <w:t>9</w:t>
      </w:r>
      <w:r>
        <w:fldChar w:fldCharType="end"/>
      </w:r>
      <w:r>
        <w:fldChar w:fldCharType="end"/>
      </w:r>
    </w:p>
    <w:p w14:paraId="2DDBF9C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"_Toc192932477" </w:instrText>
      </w:r>
      <w:r>
        <w:fldChar w:fldCharType="separate"/>
      </w:r>
      <w:r>
        <w:rPr>
          <w:rStyle w:val="30"/>
        </w:rPr>
        <w:t>2.1自然语言理解技术</w:t>
      </w:r>
      <w:r>
        <w:tab/>
      </w:r>
      <w:r>
        <w:fldChar w:fldCharType="begin"/>
      </w:r>
      <w:r>
        <w:instrText xml:space="preserve"> PAGEREF _Toc192932477 \h </w:instrText>
      </w:r>
      <w:r>
        <w:fldChar w:fldCharType="separate"/>
      </w:r>
      <w:r>
        <w:t>9</w:t>
      </w:r>
      <w:r>
        <w:fldChar w:fldCharType="end"/>
      </w:r>
      <w:r>
        <w:fldChar w:fldCharType="end"/>
      </w:r>
    </w:p>
    <w:p w14:paraId="6B09F82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"_Toc192932478" </w:instrText>
      </w:r>
      <w:r>
        <w:fldChar w:fldCharType="separate"/>
      </w:r>
      <w:r>
        <w:rPr>
          <w:rStyle w:val="30"/>
        </w:rPr>
        <w:t>2.1.1基于规则的传统方法</w:t>
      </w:r>
      <w:r>
        <w:tab/>
      </w:r>
      <w:r>
        <w:fldChar w:fldCharType="begin"/>
      </w:r>
      <w:r>
        <w:instrText xml:space="preserve"> PAGEREF _Toc192932478 \h </w:instrText>
      </w:r>
      <w:r>
        <w:fldChar w:fldCharType="separate"/>
      </w:r>
      <w:r>
        <w:t>9</w:t>
      </w:r>
      <w:r>
        <w:fldChar w:fldCharType="end"/>
      </w:r>
      <w:r>
        <w:fldChar w:fldCharType="end"/>
      </w:r>
    </w:p>
    <w:p w14:paraId="78818DC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"_Toc192932479" </w:instrText>
      </w:r>
      <w:r>
        <w:fldChar w:fldCharType="separate"/>
      </w:r>
      <w:r>
        <w:rPr>
          <w:rStyle w:val="30"/>
        </w:rPr>
        <w:t>2.1.2基于统计机器学习的方法</w:t>
      </w:r>
      <w:r>
        <w:tab/>
      </w:r>
      <w:r>
        <w:fldChar w:fldCharType="begin"/>
      </w:r>
      <w:r>
        <w:instrText xml:space="preserve"> PAGEREF _Toc192932479 \h </w:instrText>
      </w:r>
      <w:r>
        <w:fldChar w:fldCharType="separate"/>
      </w:r>
      <w:r>
        <w:t>10</w:t>
      </w:r>
      <w:r>
        <w:fldChar w:fldCharType="end"/>
      </w:r>
      <w:r>
        <w:fldChar w:fldCharType="end"/>
      </w:r>
    </w:p>
    <w:p w14:paraId="1D28687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"_Toc192932480" </w:instrText>
      </w:r>
      <w:r>
        <w:fldChar w:fldCharType="separate"/>
      </w:r>
      <w:r>
        <w:rPr>
          <w:rStyle w:val="30"/>
        </w:rPr>
        <w:t>2.1.3基于深度学习的方法</w:t>
      </w:r>
      <w:r>
        <w:tab/>
      </w:r>
      <w:r>
        <w:fldChar w:fldCharType="begin"/>
      </w:r>
      <w:r>
        <w:instrText xml:space="preserve"> PAGEREF _Toc192932480 \h </w:instrText>
      </w:r>
      <w:r>
        <w:fldChar w:fldCharType="separate"/>
      </w:r>
      <w:r>
        <w:t>10</w:t>
      </w:r>
      <w:r>
        <w:fldChar w:fldCharType="end"/>
      </w:r>
      <w:r>
        <w:fldChar w:fldCharType="end"/>
      </w:r>
    </w:p>
    <w:p w14:paraId="323BF24C">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"_Toc192932481" </w:instrText>
      </w:r>
      <w:r>
        <w:fldChar w:fldCharType="separate"/>
      </w:r>
      <w:r>
        <w:rPr>
          <w:rStyle w:val="30"/>
        </w:rPr>
        <w:t>2.1.4序列标注任务</w:t>
      </w:r>
      <w:r>
        <w:tab/>
      </w:r>
      <w:r>
        <w:fldChar w:fldCharType="begin"/>
      </w:r>
      <w:r>
        <w:instrText xml:space="preserve"> PAGEREF _Toc192932481 \h </w:instrText>
      </w:r>
      <w:r>
        <w:fldChar w:fldCharType="separate"/>
      </w:r>
      <w:r>
        <w:t>12</w:t>
      </w:r>
      <w:r>
        <w:fldChar w:fldCharType="end"/>
      </w:r>
      <w:r>
        <w:fldChar w:fldCharType="end"/>
      </w:r>
    </w:p>
    <w:p w14:paraId="40CB246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"_Toc192932482" </w:instrText>
      </w:r>
      <w:r>
        <w:fldChar w:fldCharType="separate"/>
      </w:r>
      <w:r>
        <w:rPr>
          <w:rStyle w:val="30"/>
        </w:rPr>
        <w:t>2.1.5 Self-Attention机制</w:t>
      </w:r>
      <w:r>
        <w:tab/>
      </w:r>
      <w:r>
        <w:fldChar w:fldCharType="begin"/>
      </w:r>
      <w:r>
        <w:instrText xml:space="preserve"> PAGEREF _Toc192932482 \h </w:instrText>
      </w:r>
      <w:r>
        <w:fldChar w:fldCharType="separate"/>
      </w:r>
      <w:r>
        <w:t>12</w:t>
      </w:r>
      <w:r>
        <w:fldChar w:fldCharType="end"/>
      </w:r>
      <w:r>
        <w:fldChar w:fldCharType="end"/>
      </w:r>
    </w:p>
    <w:p w14:paraId="4C3F5DC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"_Toc192932483" </w:instrText>
      </w:r>
      <w:r>
        <w:fldChar w:fldCharType="separate"/>
      </w:r>
      <w:r>
        <w:rPr>
          <w:rStyle w:val="30"/>
        </w:rPr>
        <w:t>2.2常见编码方式</w:t>
      </w:r>
      <w:r>
        <w:tab/>
      </w:r>
      <w:r>
        <w:fldChar w:fldCharType="begin"/>
      </w:r>
      <w:r>
        <w:instrText xml:space="preserve"> PAGEREF _Toc192932483 \h </w:instrText>
      </w:r>
      <w:r>
        <w:fldChar w:fldCharType="separate"/>
      </w:r>
      <w:r>
        <w:t>13</w:t>
      </w:r>
      <w:r>
        <w:fldChar w:fldCharType="end"/>
      </w:r>
      <w:r>
        <w:fldChar w:fldCharType="end"/>
      </w:r>
    </w:p>
    <w:p w14:paraId="35FC77A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"_Toc192932484" </w:instrText>
      </w:r>
      <w:r>
        <w:fldChar w:fldCharType="separate"/>
      </w:r>
      <w:r>
        <w:rPr>
          <w:rStyle w:val="30"/>
        </w:rPr>
        <w:t>2.2.1字编码</w:t>
      </w:r>
      <w:r>
        <w:tab/>
      </w:r>
      <w:r>
        <w:fldChar w:fldCharType="begin"/>
      </w:r>
      <w:r>
        <w:instrText xml:space="preserve"> PAGEREF _Toc192932484 \h </w:instrText>
      </w:r>
      <w:r>
        <w:fldChar w:fldCharType="separate"/>
      </w:r>
      <w:r>
        <w:t>13</w:t>
      </w:r>
      <w:r>
        <w:fldChar w:fldCharType="end"/>
      </w:r>
      <w:r>
        <w:fldChar w:fldCharType="end"/>
      </w:r>
    </w:p>
    <w:p w14:paraId="3187008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"_Toc192932485" </w:instrText>
      </w:r>
      <w:r>
        <w:fldChar w:fldCharType="separate"/>
      </w:r>
      <w:r>
        <w:rPr>
          <w:rStyle w:val="30"/>
        </w:rPr>
        <w:t>2.2.2词编码</w:t>
      </w:r>
      <w:r>
        <w:tab/>
      </w:r>
      <w:r>
        <w:fldChar w:fldCharType="begin"/>
      </w:r>
      <w:r>
        <w:instrText xml:space="preserve"> PAGEREF _Toc192932485 \h </w:instrText>
      </w:r>
      <w:r>
        <w:fldChar w:fldCharType="separate"/>
      </w:r>
      <w:r>
        <w:t>13</w:t>
      </w:r>
      <w:r>
        <w:fldChar w:fldCharType="end"/>
      </w:r>
      <w:r>
        <w:fldChar w:fldCharType="end"/>
      </w:r>
    </w:p>
    <w:p w14:paraId="232C4A75">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"_Toc192932486" </w:instrText>
      </w:r>
      <w:r>
        <w:fldChar w:fldCharType="separate"/>
      </w:r>
      <w:r>
        <w:rPr>
          <w:rStyle w:val="30"/>
        </w:rPr>
        <w:t>2.3依存句法分析</w:t>
      </w:r>
      <w:r>
        <w:tab/>
      </w:r>
      <w:r>
        <w:fldChar w:fldCharType="begin"/>
      </w:r>
      <w:r>
        <w:instrText xml:space="preserve"> PAGEREF _Toc192932486 \h </w:instrText>
      </w:r>
      <w:r>
        <w:fldChar w:fldCharType="separate"/>
      </w:r>
      <w:r>
        <w:t>14</w:t>
      </w:r>
      <w:r>
        <w:fldChar w:fldCharType="end"/>
      </w:r>
      <w:r>
        <w:fldChar w:fldCharType="end"/>
      </w:r>
    </w:p>
    <w:p w14:paraId="7531374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"_Toc192932487" </w:instrText>
      </w:r>
      <w:r>
        <w:fldChar w:fldCharType="separate"/>
      </w:r>
      <w:r>
        <w:rPr>
          <w:rStyle w:val="30"/>
        </w:rPr>
        <w:t>2.4提示工程</w:t>
      </w:r>
      <w:r>
        <w:tab/>
      </w:r>
      <w:r>
        <w:fldChar w:fldCharType="begin"/>
      </w:r>
      <w:r>
        <w:instrText xml:space="preserve"> PAGEREF _Toc192932487 \h </w:instrText>
      </w:r>
      <w:r>
        <w:fldChar w:fldCharType="separate"/>
      </w:r>
      <w:r>
        <w:t>15</w:t>
      </w:r>
      <w:r>
        <w:fldChar w:fldCharType="end"/>
      </w:r>
      <w:r>
        <w:fldChar w:fldCharType="end"/>
      </w:r>
    </w:p>
    <w:p w14:paraId="7C238C2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"_Toc192932488" </w:instrText>
      </w:r>
      <w:r>
        <w:fldChar w:fldCharType="separate"/>
      </w:r>
      <w:r>
        <w:rPr>
          <w:rStyle w:val="30"/>
        </w:rPr>
        <w:t>2.5本章小结</w:t>
      </w:r>
      <w:r>
        <w:tab/>
      </w:r>
      <w:r>
        <w:fldChar w:fldCharType="begin"/>
      </w:r>
      <w:r>
        <w:instrText xml:space="preserve"> PAGEREF _Toc192932488 \h </w:instrText>
      </w:r>
      <w:r>
        <w:fldChar w:fldCharType="separate"/>
      </w:r>
      <w:r>
        <w:t>15</w:t>
      </w:r>
      <w:r>
        <w:fldChar w:fldCharType="end"/>
      </w:r>
      <w:r>
        <w:fldChar w:fldCharType="end"/>
      </w:r>
    </w:p>
    <w:p w14:paraId="7AC434FD">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"_Toc192932489" </w:instrText>
      </w:r>
      <w:r>
        <w:fldChar w:fldCharType="separate"/>
      </w:r>
      <w:r>
        <w:rPr>
          <w:rStyle w:val="30"/>
        </w:rPr>
        <w:t>第三章</w:t>
      </w:r>
      <w:r>
        <w:rPr>
          <w:rFonts w:asciiTheme="minorHAnsi" w:hAnsiTheme="minorHAnsi" w:eastAsiaTheme="minorEastAsia" w:cstheme="minorBidi"/>
          <w:bCs w:val="0"/>
          <w:caps w:val="0"/>
          <w:sz w:val="22"/>
          <w14:ligatures w14:val="standardContextual"/>
        </w:rPr>
        <w:tab/>
      </w:r>
      <w:r>
        <w:rPr>
          <w:rStyle w:val="30"/>
        </w:rPr>
        <w:t>基于编码方式的NLU模型优化</w:t>
      </w:r>
      <w:r>
        <w:tab/>
      </w:r>
      <w:r>
        <w:fldChar w:fldCharType="begin"/>
      </w:r>
      <w:r>
        <w:instrText xml:space="preserve"> PAGEREF _Toc192932489 \h </w:instrText>
      </w:r>
      <w:r>
        <w:fldChar w:fldCharType="separate"/>
      </w:r>
      <w:r>
        <w:t>16</w:t>
      </w:r>
      <w:r>
        <w:fldChar w:fldCharType="end"/>
      </w:r>
      <w:r>
        <w:fldChar w:fldCharType="end"/>
      </w:r>
    </w:p>
    <w:p w14:paraId="5431CE1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"_Toc192932490" </w:instrText>
      </w:r>
      <w:r>
        <w:fldChar w:fldCharType="separate"/>
      </w:r>
      <w:r>
        <w:rPr>
          <w:rStyle w:val="30"/>
        </w:rPr>
        <w:t>3.1面向电力指标问答NLU模型</w:t>
      </w:r>
      <w:r>
        <w:tab/>
      </w:r>
      <w:r>
        <w:fldChar w:fldCharType="begin"/>
      </w:r>
      <w:r>
        <w:instrText xml:space="preserve"> PAGEREF _Toc192932490 \h </w:instrText>
      </w:r>
      <w:r>
        <w:fldChar w:fldCharType="separate"/>
      </w:r>
      <w:r>
        <w:t>16</w:t>
      </w:r>
      <w:r>
        <w:fldChar w:fldCharType="end"/>
      </w:r>
      <w:r>
        <w:fldChar w:fldCharType="end"/>
      </w:r>
    </w:p>
    <w:p w14:paraId="15BD004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"_Toc192932491" </w:instrText>
      </w:r>
      <w:r>
        <w:fldChar w:fldCharType="separate"/>
      </w:r>
      <w:r>
        <w:rPr>
          <w:rStyle w:val="30"/>
        </w:rPr>
        <w:t>3.1.1任务定义</w:t>
      </w:r>
      <w:r>
        <w:tab/>
      </w:r>
      <w:r>
        <w:fldChar w:fldCharType="begin"/>
      </w:r>
      <w:r>
        <w:instrText xml:space="preserve"> PAGEREF _Toc192932491 \h </w:instrText>
      </w:r>
      <w:r>
        <w:fldChar w:fldCharType="separate"/>
      </w:r>
      <w:r>
        <w:t>16</w:t>
      </w:r>
      <w:r>
        <w:fldChar w:fldCharType="end"/>
      </w:r>
      <w:r>
        <w:fldChar w:fldCharType="end"/>
      </w:r>
    </w:p>
    <w:p w14:paraId="0EC0AA8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"_Toc192932492" </w:instrText>
      </w:r>
      <w:r>
        <w:fldChar w:fldCharType="separate"/>
      </w:r>
      <w:r>
        <w:rPr>
          <w:rStyle w:val="30"/>
        </w:rPr>
        <w:t>3.1.2基础模型架构</w:t>
      </w:r>
      <w:r>
        <w:tab/>
      </w:r>
      <w:r>
        <w:fldChar w:fldCharType="begin"/>
      </w:r>
      <w:r>
        <w:instrText xml:space="preserve"> PAGEREF _Toc192932492 \h </w:instrText>
      </w:r>
      <w:r>
        <w:fldChar w:fldCharType="separate"/>
      </w:r>
      <w:r>
        <w:t>18</w:t>
      </w:r>
      <w:r>
        <w:fldChar w:fldCharType="end"/>
      </w:r>
      <w:r>
        <w:fldChar w:fldCharType="end"/>
      </w:r>
    </w:p>
    <w:p w14:paraId="105A540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"_Toc192932493" </w:instrText>
      </w:r>
      <w:r>
        <w:fldChar w:fldCharType="separate"/>
      </w:r>
      <w:r>
        <w:rPr>
          <w:rStyle w:val="30"/>
        </w:rPr>
        <w:t>3.2基于词编码的NLU模型</w:t>
      </w:r>
      <w:r>
        <w:tab/>
      </w:r>
      <w:r>
        <w:fldChar w:fldCharType="begin"/>
      </w:r>
      <w:r>
        <w:instrText xml:space="preserve"> PAGEREF _Toc192932493 \h </w:instrText>
      </w:r>
      <w:r>
        <w:fldChar w:fldCharType="separate"/>
      </w:r>
      <w:r>
        <w:t>20</w:t>
      </w:r>
      <w:r>
        <w:fldChar w:fldCharType="end"/>
      </w:r>
      <w:r>
        <w:fldChar w:fldCharType="end"/>
      </w:r>
    </w:p>
    <w:p w14:paraId="74578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"_Toc192932494" </w:instrText>
      </w:r>
      <w:r>
        <w:fldChar w:fldCharType="separate"/>
      </w:r>
      <w:r>
        <w:rPr>
          <w:rStyle w:val="30"/>
        </w:rPr>
        <w:t>3.2.1整体架构</w:t>
      </w:r>
      <w:r>
        <w:tab/>
      </w:r>
      <w:r>
        <w:fldChar w:fldCharType="begin"/>
      </w:r>
      <w:r>
        <w:instrText xml:space="preserve"> PAGEREF _Toc192932494 \h </w:instrText>
      </w:r>
      <w:r>
        <w:fldChar w:fldCharType="separate"/>
      </w:r>
      <w:r>
        <w:t>20</w:t>
      </w:r>
      <w:r>
        <w:fldChar w:fldCharType="end"/>
      </w:r>
      <w:r>
        <w:fldChar w:fldCharType="end"/>
      </w:r>
    </w:p>
    <w:p w14:paraId="5E2BE93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"_Toc192932495" </w:instrText>
      </w:r>
      <w:r>
        <w:fldChar w:fldCharType="separate"/>
      </w:r>
      <w:r>
        <w:rPr>
          <w:rStyle w:val="30"/>
        </w:rPr>
        <w:t>3.2.2输入层</w:t>
      </w:r>
      <w:r>
        <w:tab/>
      </w:r>
      <w:r>
        <w:fldChar w:fldCharType="begin"/>
      </w:r>
      <w:r>
        <w:instrText xml:space="preserve"> PAGEREF _Toc192932495 \h </w:instrText>
      </w:r>
      <w:r>
        <w:fldChar w:fldCharType="separate"/>
      </w:r>
      <w:r>
        <w:t>21</w:t>
      </w:r>
      <w:r>
        <w:fldChar w:fldCharType="end"/>
      </w:r>
      <w:r>
        <w:fldChar w:fldCharType="end"/>
      </w:r>
    </w:p>
    <w:p w14:paraId="559EFC0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"_Toc192932496" </w:instrText>
      </w:r>
      <w:r>
        <w:fldChar w:fldCharType="separate"/>
      </w:r>
      <w:r>
        <w:rPr>
          <w:rStyle w:val="30"/>
        </w:rPr>
        <w:t>3.2.3编码层</w:t>
      </w:r>
      <w:r>
        <w:tab/>
      </w:r>
      <w:r>
        <w:fldChar w:fldCharType="begin"/>
      </w:r>
      <w:r>
        <w:instrText xml:space="preserve"> PAGEREF _Toc192932496 \h </w:instrText>
      </w:r>
      <w:r>
        <w:fldChar w:fldCharType="separate"/>
      </w:r>
      <w:r>
        <w:t>22</w:t>
      </w:r>
      <w:r>
        <w:fldChar w:fldCharType="end"/>
      </w:r>
      <w:r>
        <w:fldChar w:fldCharType="end"/>
      </w:r>
    </w:p>
    <w:p w14:paraId="4F38A8C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"_Toc192932497" </w:instrText>
      </w:r>
      <w:r>
        <w:fldChar w:fldCharType="separate"/>
      </w:r>
      <w:r>
        <w:rPr>
          <w:rStyle w:val="30"/>
        </w:rPr>
        <w:t>3.2.4解码层</w:t>
      </w:r>
      <w:r>
        <w:tab/>
      </w:r>
      <w:r>
        <w:fldChar w:fldCharType="begin"/>
      </w:r>
      <w:r>
        <w:instrText xml:space="preserve"> PAGEREF _Toc192932497 \h </w:instrText>
      </w:r>
      <w:r>
        <w:fldChar w:fldCharType="separate"/>
      </w:r>
      <w:r>
        <w:t>24</w:t>
      </w:r>
      <w:r>
        <w:fldChar w:fldCharType="end"/>
      </w:r>
      <w:r>
        <w:fldChar w:fldCharType="end"/>
      </w:r>
    </w:p>
    <w:p w14:paraId="4BB0F3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"_Toc192932498" </w:instrText>
      </w:r>
      <w:r>
        <w:fldChar w:fldCharType="separate"/>
      </w:r>
      <w:r>
        <w:rPr>
          <w:rStyle w:val="30"/>
        </w:rPr>
        <w:t>3.3基于编码层字词融合的NLU模型</w:t>
      </w:r>
      <w:r>
        <w:tab/>
      </w:r>
      <w:r>
        <w:fldChar w:fldCharType="begin"/>
      </w:r>
      <w:r>
        <w:instrText xml:space="preserve"> PAGEREF _Toc192932498 \h </w:instrText>
      </w:r>
      <w:r>
        <w:fldChar w:fldCharType="separate"/>
      </w:r>
      <w:r>
        <w:t>25</w:t>
      </w:r>
      <w:r>
        <w:fldChar w:fldCharType="end"/>
      </w:r>
      <w:r>
        <w:fldChar w:fldCharType="end"/>
      </w:r>
    </w:p>
    <w:p w14:paraId="5E7966D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"_Toc192932499" </w:instrText>
      </w:r>
      <w:r>
        <w:fldChar w:fldCharType="separate"/>
      </w:r>
      <w:r>
        <w:rPr>
          <w:rStyle w:val="30"/>
        </w:rPr>
        <w:t>3.3.1整体架构</w:t>
      </w:r>
      <w:r>
        <w:tab/>
      </w:r>
      <w:r>
        <w:fldChar w:fldCharType="begin"/>
      </w:r>
      <w:r>
        <w:instrText xml:space="preserve"> PAGEREF _Toc192932499 \h </w:instrText>
      </w:r>
      <w:r>
        <w:fldChar w:fldCharType="separate"/>
      </w:r>
      <w:r>
        <w:t>25</w:t>
      </w:r>
      <w:r>
        <w:fldChar w:fldCharType="end"/>
      </w:r>
      <w:r>
        <w:fldChar w:fldCharType="end"/>
      </w:r>
    </w:p>
    <w:p w14:paraId="726AF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"_Toc192932500" </w:instrText>
      </w:r>
      <w:r>
        <w:fldChar w:fldCharType="separate"/>
      </w:r>
      <w:r>
        <w:rPr>
          <w:rStyle w:val="30"/>
        </w:rPr>
        <w:t>3.3.2输入层</w:t>
      </w:r>
      <w:r>
        <w:tab/>
      </w:r>
      <w:r>
        <w:fldChar w:fldCharType="begin"/>
      </w:r>
      <w:r>
        <w:instrText xml:space="preserve"> PAGEREF _Toc192932500 \h </w:instrText>
      </w:r>
      <w:r>
        <w:fldChar w:fldCharType="separate"/>
      </w:r>
      <w:r>
        <w:t>25</w:t>
      </w:r>
      <w:r>
        <w:fldChar w:fldCharType="end"/>
      </w:r>
      <w:r>
        <w:fldChar w:fldCharType="end"/>
      </w:r>
    </w:p>
    <w:p w14:paraId="0DDB907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"_Toc192932501" </w:instrText>
      </w:r>
      <w:r>
        <w:fldChar w:fldCharType="separate"/>
      </w:r>
      <w:r>
        <w:rPr>
          <w:rStyle w:val="30"/>
        </w:rPr>
        <w:t>3.3.3编码层</w:t>
      </w:r>
      <w:r>
        <w:tab/>
      </w:r>
      <w:r>
        <w:fldChar w:fldCharType="begin"/>
      </w:r>
      <w:r>
        <w:instrText xml:space="preserve"> PAGEREF _Toc192932501 \h </w:instrText>
      </w:r>
      <w:r>
        <w:fldChar w:fldCharType="separate"/>
      </w:r>
      <w:r>
        <w:t>26</w:t>
      </w:r>
      <w:r>
        <w:fldChar w:fldCharType="end"/>
      </w:r>
      <w:r>
        <w:fldChar w:fldCharType="end"/>
      </w:r>
    </w:p>
    <w:p w14:paraId="3B419B4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"_Toc192932502" </w:instrText>
      </w:r>
      <w:r>
        <w:fldChar w:fldCharType="separate"/>
      </w:r>
      <w:r>
        <w:rPr>
          <w:rStyle w:val="30"/>
        </w:rPr>
        <w:t>3.3.4解码层</w:t>
      </w:r>
      <w:r>
        <w:tab/>
      </w:r>
      <w:r>
        <w:fldChar w:fldCharType="begin"/>
      </w:r>
      <w:r>
        <w:instrText xml:space="preserve"> PAGEREF _Toc192932502 \h </w:instrText>
      </w:r>
      <w:r>
        <w:fldChar w:fldCharType="separate"/>
      </w:r>
      <w:r>
        <w:t>27</w:t>
      </w:r>
      <w:r>
        <w:fldChar w:fldCharType="end"/>
      </w:r>
      <w:r>
        <w:fldChar w:fldCharType="end"/>
      </w:r>
    </w:p>
    <w:p w14:paraId="5EEE537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"_Toc192932503" </w:instrText>
      </w:r>
      <w:r>
        <w:fldChar w:fldCharType="separate"/>
      </w:r>
      <w:r>
        <w:rPr>
          <w:rStyle w:val="30"/>
        </w:rPr>
        <w:t>3.4基于解码层字词融合的NLU模型</w:t>
      </w:r>
      <w:r>
        <w:tab/>
      </w:r>
      <w:r>
        <w:fldChar w:fldCharType="begin"/>
      </w:r>
      <w:r>
        <w:instrText xml:space="preserve"> PAGEREF _Toc192932503 \h </w:instrText>
      </w:r>
      <w:r>
        <w:fldChar w:fldCharType="separate"/>
      </w:r>
      <w:r>
        <w:t>28</w:t>
      </w:r>
      <w:r>
        <w:fldChar w:fldCharType="end"/>
      </w:r>
      <w:r>
        <w:fldChar w:fldCharType="end"/>
      </w:r>
    </w:p>
    <w:p w14:paraId="780525A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"_Toc192932504" </w:instrText>
      </w:r>
      <w:r>
        <w:fldChar w:fldCharType="separate"/>
      </w:r>
      <w:r>
        <w:rPr>
          <w:rStyle w:val="30"/>
        </w:rPr>
        <w:t>3.5实验结果与分析</w:t>
      </w:r>
      <w:r>
        <w:tab/>
      </w:r>
      <w:r>
        <w:fldChar w:fldCharType="begin"/>
      </w:r>
      <w:r>
        <w:instrText xml:space="preserve"> PAGEREF _Toc192932504 \h </w:instrText>
      </w:r>
      <w:r>
        <w:fldChar w:fldCharType="separate"/>
      </w:r>
      <w:r>
        <w:t>29</w:t>
      </w:r>
      <w:r>
        <w:fldChar w:fldCharType="end"/>
      </w:r>
      <w:r>
        <w:fldChar w:fldCharType="end"/>
      </w:r>
    </w:p>
    <w:p w14:paraId="7881F8D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"_Toc192932505" </w:instrText>
      </w:r>
      <w:r>
        <w:fldChar w:fldCharType="separate"/>
      </w:r>
      <w:r>
        <w:rPr>
          <w:rStyle w:val="30"/>
        </w:rPr>
        <w:t>3.5.1实验环境与参数配置</w:t>
      </w:r>
      <w:r>
        <w:tab/>
      </w:r>
      <w:r>
        <w:fldChar w:fldCharType="begin"/>
      </w:r>
      <w:r>
        <w:instrText xml:space="preserve"> PAGEREF _Toc192932505 \h </w:instrText>
      </w:r>
      <w:r>
        <w:fldChar w:fldCharType="separate"/>
      </w:r>
      <w:r>
        <w:t>29</w:t>
      </w:r>
      <w:r>
        <w:fldChar w:fldCharType="end"/>
      </w:r>
      <w:r>
        <w:fldChar w:fldCharType="end"/>
      </w:r>
    </w:p>
    <w:p w14:paraId="2D3532E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"_Toc192932506" </w:instrText>
      </w:r>
      <w:r>
        <w:fldChar w:fldCharType="separate"/>
      </w:r>
      <w:r>
        <w:rPr>
          <w:rStyle w:val="30"/>
        </w:rPr>
        <w:t>3.5.2数据集</w:t>
      </w:r>
      <w:r>
        <w:tab/>
      </w:r>
      <w:r>
        <w:fldChar w:fldCharType="begin"/>
      </w:r>
      <w:r>
        <w:instrText xml:space="preserve"> PAGEREF _Toc192932506 \h </w:instrText>
      </w:r>
      <w:r>
        <w:fldChar w:fldCharType="separate"/>
      </w:r>
      <w:r>
        <w:t>29</w:t>
      </w:r>
      <w:r>
        <w:fldChar w:fldCharType="end"/>
      </w:r>
      <w:r>
        <w:fldChar w:fldCharType="end"/>
      </w:r>
    </w:p>
    <w:p w14:paraId="6CEE315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"_Toc192932507" </w:instrText>
      </w:r>
      <w:r>
        <w:fldChar w:fldCharType="separate"/>
      </w:r>
      <w:r>
        <w:rPr>
          <w:rStyle w:val="30"/>
        </w:rPr>
        <w:t>3.5.3评估指标</w:t>
      </w:r>
      <w:r>
        <w:tab/>
      </w:r>
      <w:r>
        <w:fldChar w:fldCharType="begin"/>
      </w:r>
      <w:r>
        <w:instrText xml:space="preserve"> PAGEREF _Toc192932507 \h </w:instrText>
      </w:r>
      <w:r>
        <w:fldChar w:fldCharType="separate"/>
      </w:r>
      <w:r>
        <w:t>30</w:t>
      </w:r>
      <w:r>
        <w:fldChar w:fldCharType="end"/>
      </w:r>
      <w:r>
        <w:fldChar w:fldCharType="end"/>
      </w:r>
    </w:p>
    <w:p w14:paraId="08E8A32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"_Toc192932508" </w:instrText>
      </w:r>
      <w:r>
        <w:fldChar w:fldCharType="separate"/>
      </w:r>
      <w:r>
        <w:rPr>
          <w:rStyle w:val="30"/>
        </w:rPr>
        <w:t>3.5.4实验结果与分析</w:t>
      </w:r>
      <w:r>
        <w:tab/>
      </w:r>
      <w:r>
        <w:fldChar w:fldCharType="begin"/>
      </w:r>
      <w:r>
        <w:instrText xml:space="preserve"> PAGEREF _Toc192932508 \h </w:instrText>
      </w:r>
      <w:r>
        <w:fldChar w:fldCharType="separate"/>
      </w:r>
      <w:r>
        <w:t>30</w:t>
      </w:r>
      <w:r>
        <w:fldChar w:fldCharType="end"/>
      </w:r>
      <w:r>
        <w:fldChar w:fldCharType="end"/>
      </w:r>
    </w:p>
    <w:p w14:paraId="5FC7545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"_Toc192932509" </w:instrText>
      </w:r>
      <w:r>
        <w:fldChar w:fldCharType="separate"/>
      </w:r>
      <w:r>
        <w:rPr>
          <w:rStyle w:val="30"/>
        </w:rPr>
        <w:t>3.6本章小结</w:t>
      </w:r>
      <w:r>
        <w:tab/>
      </w:r>
      <w:r>
        <w:fldChar w:fldCharType="begin"/>
      </w:r>
      <w:r>
        <w:instrText xml:space="preserve"> PAGEREF _Toc192932509 \h </w:instrText>
      </w:r>
      <w:r>
        <w:fldChar w:fldCharType="separate"/>
      </w:r>
      <w:r>
        <w:t>32</w:t>
      </w:r>
      <w:r>
        <w:fldChar w:fldCharType="end"/>
      </w:r>
      <w:r>
        <w:fldChar w:fldCharType="end"/>
      </w:r>
    </w:p>
    <w:p w14:paraId="7CFBC3FA">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"_Toc192932510" </w:instrText>
      </w:r>
      <w:r>
        <w:fldChar w:fldCharType="separate"/>
      </w:r>
      <w:r>
        <w:rPr>
          <w:rStyle w:val="30"/>
        </w:rPr>
        <w:t>第四章</w:t>
      </w:r>
      <w:r>
        <w:rPr>
          <w:rFonts w:asciiTheme="minorHAnsi" w:hAnsiTheme="minorHAnsi" w:eastAsiaTheme="minorEastAsia" w:cstheme="minorBidi"/>
          <w:bCs w:val="0"/>
          <w:caps w:val="0"/>
          <w:sz w:val="22"/>
          <w14:ligatures w14:val="standardContextual"/>
        </w:rPr>
        <w:tab/>
      </w:r>
      <w:r>
        <w:rPr>
          <w:rStyle w:val="30"/>
        </w:rPr>
        <w:t>面向未见指标项的NLU模型设计与优化</w:t>
      </w:r>
      <w:r>
        <w:tab/>
      </w:r>
      <w:r>
        <w:fldChar w:fldCharType="begin"/>
      </w:r>
      <w:r>
        <w:instrText xml:space="preserve"> PAGEREF _Toc192932510 \h </w:instrText>
      </w:r>
      <w:r>
        <w:fldChar w:fldCharType="separate"/>
      </w:r>
      <w:r>
        <w:t>33</w:t>
      </w:r>
      <w:r>
        <w:fldChar w:fldCharType="end"/>
      </w:r>
      <w:r>
        <w:fldChar w:fldCharType="end"/>
      </w:r>
    </w:p>
    <w:p w14:paraId="619A525E">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"_Toc192932511" </w:instrText>
      </w:r>
      <w:r>
        <w:fldChar w:fldCharType="separate"/>
      </w:r>
      <w:r>
        <w:rPr>
          <w:rStyle w:val="30"/>
        </w:rPr>
        <w:t>4.1面向未见指标项的问题分析</w:t>
      </w:r>
      <w:r>
        <w:tab/>
      </w:r>
      <w:r>
        <w:fldChar w:fldCharType="begin"/>
      </w:r>
      <w:r>
        <w:instrText xml:space="preserve"> PAGEREF _Toc192932511 \h </w:instrText>
      </w:r>
      <w:r>
        <w:fldChar w:fldCharType="separate"/>
      </w:r>
      <w:r>
        <w:t>33</w:t>
      </w:r>
      <w:r>
        <w:fldChar w:fldCharType="end"/>
      </w:r>
      <w:r>
        <w:fldChar w:fldCharType="end"/>
      </w:r>
    </w:p>
    <w:p w14:paraId="7856C66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"_Toc192932512" </w:instrText>
      </w:r>
      <w:r>
        <w:fldChar w:fldCharType="separate"/>
      </w:r>
      <w:r>
        <w:rPr>
          <w:rStyle w:val="30"/>
        </w:rPr>
        <w:t>4.2基于Spacy分析树的意图-槽联合模型</w:t>
      </w:r>
      <w:r>
        <w:tab/>
      </w:r>
      <w:r>
        <w:fldChar w:fldCharType="begin"/>
      </w:r>
      <w:r>
        <w:instrText xml:space="preserve"> PAGEREF _Toc192932512 \h </w:instrText>
      </w:r>
      <w:r>
        <w:fldChar w:fldCharType="separate"/>
      </w:r>
      <w:r>
        <w:t>34</w:t>
      </w:r>
      <w:r>
        <w:fldChar w:fldCharType="end"/>
      </w:r>
      <w:r>
        <w:fldChar w:fldCharType="end"/>
      </w:r>
    </w:p>
    <w:p w14:paraId="34071B1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"_Toc192932513" </w:instrText>
      </w:r>
      <w:r>
        <w:fldChar w:fldCharType="separate"/>
      </w:r>
      <w:r>
        <w:rPr>
          <w:rStyle w:val="30"/>
        </w:rPr>
        <w:t>4.2.1整体架构</w:t>
      </w:r>
      <w:r>
        <w:tab/>
      </w:r>
      <w:r>
        <w:fldChar w:fldCharType="begin"/>
      </w:r>
      <w:r>
        <w:instrText xml:space="preserve"> PAGEREF _Toc192932513 \h </w:instrText>
      </w:r>
      <w:r>
        <w:fldChar w:fldCharType="separate"/>
      </w:r>
      <w:r>
        <w:t>34</w:t>
      </w:r>
      <w:r>
        <w:fldChar w:fldCharType="end"/>
      </w:r>
      <w:r>
        <w:fldChar w:fldCharType="end"/>
      </w:r>
    </w:p>
    <w:p w14:paraId="0FA8075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"_Toc192932514" </w:instrText>
      </w:r>
      <w:r>
        <w:fldChar w:fldCharType="separate"/>
      </w:r>
      <w:r>
        <w:rPr>
          <w:rStyle w:val="30"/>
        </w:rPr>
        <w:t>4.2.2输入层</w:t>
      </w:r>
      <w:r>
        <w:tab/>
      </w:r>
      <w:r>
        <w:fldChar w:fldCharType="begin"/>
      </w:r>
      <w:r>
        <w:instrText xml:space="preserve"> PAGEREF _Toc192932514 \h </w:instrText>
      </w:r>
      <w:r>
        <w:fldChar w:fldCharType="separate"/>
      </w:r>
      <w:r>
        <w:t>35</w:t>
      </w:r>
      <w:r>
        <w:fldChar w:fldCharType="end"/>
      </w:r>
      <w:r>
        <w:fldChar w:fldCharType="end"/>
      </w:r>
    </w:p>
    <w:p w14:paraId="3C2F873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"_Toc192932515" </w:instrText>
      </w:r>
      <w:r>
        <w:fldChar w:fldCharType="separate"/>
      </w:r>
      <w:r>
        <w:rPr>
          <w:rStyle w:val="30"/>
        </w:rPr>
        <w:t>4.2.3解码层</w:t>
      </w:r>
      <w:r>
        <w:tab/>
      </w:r>
      <w:r>
        <w:fldChar w:fldCharType="begin"/>
      </w:r>
      <w:r>
        <w:instrText xml:space="preserve"> PAGEREF _Toc192932515 \h </w:instrText>
      </w:r>
      <w:r>
        <w:fldChar w:fldCharType="separate"/>
      </w:r>
      <w:r>
        <w:t>37</w:t>
      </w:r>
      <w:r>
        <w:fldChar w:fldCharType="end"/>
      </w:r>
      <w:r>
        <w:fldChar w:fldCharType="end"/>
      </w:r>
    </w:p>
    <w:p w14:paraId="06629881">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"_Toc192932516" </w:instrText>
      </w:r>
      <w:r>
        <w:fldChar w:fldCharType="separate"/>
      </w:r>
      <w:r>
        <w:rPr>
          <w:rStyle w:val="30"/>
        </w:rPr>
        <w:t>4.3基于大语言模型迭代数据增强的NLU模型</w:t>
      </w:r>
      <w:r>
        <w:tab/>
      </w:r>
      <w:r>
        <w:fldChar w:fldCharType="begin"/>
      </w:r>
      <w:r>
        <w:instrText xml:space="preserve"> PAGEREF _Toc192932516 \h </w:instrText>
      </w:r>
      <w:r>
        <w:fldChar w:fldCharType="separate"/>
      </w:r>
      <w:r>
        <w:t>39</w:t>
      </w:r>
      <w:r>
        <w:fldChar w:fldCharType="end"/>
      </w:r>
      <w:r>
        <w:fldChar w:fldCharType="end"/>
      </w:r>
    </w:p>
    <w:p w14:paraId="0F8152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"_Toc192932517" </w:instrText>
      </w:r>
      <w:r>
        <w:fldChar w:fldCharType="separate"/>
      </w:r>
      <w:r>
        <w:rPr>
          <w:rStyle w:val="30"/>
        </w:rPr>
        <w:t>4.3.1整体框架</w:t>
      </w:r>
      <w:r>
        <w:tab/>
      </w:r>
      <w:r>
        <w:fldChar w:fldCharType="begin"/>
      </w:r>
      <w:r>
        <w:instrText xml:space="preserve"> PAGEREF _Toc192932517 \h </w:instrText>
      </w:r>
      <w:r>
        <w:fldChar w:fldCharType="separate"/>
      </w:r>
      <w:r>
        <w:t>39</w:t>
      </w:r>
      <w:r>
        <w:fldChar w:fldCharType="end"/>
      </w:r>
      <w:r>
        <w:fldChar w:fldCharType="end"/>
      </w:r>
    </w:p>
    <w:p w14:paraId="6F4E5B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"_Toc192932518" </w:instrText>
      </w:r>
      <w:r>
        <w:fldChar w:fldCharType="separate"/>
      </w:r>
      <w:r>
        <w:rPr>
          <w:rStyle w:val="30"/>
        </w:rPr>
        <w:t>4.3.2大语言模型二段式数据增强</w:t>
      </w:r>
      <w:r>
        <w:tab/>
      </w:r>
      <w:r>
        <w:fldChar w:fldCharType="begin"/>
      </w:r>
      <w:r>
        <w:instrText xml:space="preserve"> PAGEREF _Toc192932518 \h </w:instrText>
      </w:r>
      <w:r>
        <w:fldChar w:fldCharType="separate"/>
      </w:r>
      <w:r>
        <w:t>40</w:t>
      </w:r>
      <w:r>
        <w:fldChar w:fldCharType="end"/>
      </w:r>
      <w:r>
        <w:fldChar w:fldCharType="end"/>
      </w:r>
    </w:p>
    <w:p w14:paraId="2C1CA36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"_Toc192932519" </w:instrText>
      </w:r>
      <w:r>
        <w:fldChar w:fldCharType="separate"/>
      </w:r>
      <w:r>
        <w:rPr>
          <w:rStyle w:val="30"/>
        </w:rPr>
        <w:t>4.3.3动态适配性样本筛选</w:t>
      </w:r>
      <w:r>
        <w:tab/>
      </w:r>
      <w:r>
        <w:fldChar w:fldCharType="begin"/>
      </w:r>
      <w:r>
        <w:instrText xml:space="preserve"> PAGEREF _Toc192932519 \h </w:instrText>
      </w:r>
      <w:r>
        <w:fldChar w:fldCharType="separate"/>
      </w:r>
      <w:r>
        <w:t>42</w:t>
      </w:r>
      <w:r>
        <w:fldChar w:fldCharType="end"/>
      </w:r>
      <w:r>
        <w:fldChar w:fldCharType="end"/>
      </w:r>
    </w:p>
    <w:p w14:paraId="61B5372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"_Toc192932520" </w:instrText>
      </w:r>
      <w:r>
        <w:fldChar w:fldCharType="separate"/>
      </w:r>
      <w:r>
        <w:rPr>
          <w:rStyle w:val="30"/>
        </w:rPr>
        <w:t>4.3.4模型微调</w:t>
      </w:r>
      <w:r>
        <w:tab/>
      </w:r>
      <w:r>
        <w:fldChar w:fldCharType="begin"/>
      </w:r>
      <w:r>
        <w:instrText xml:space="preserve"> PAGEREF _Toc192932520 \h </w:instrText>
      </w:r>
      <w:r>
        <w:fldChar w:fldCharType="separate"/>
      </w:r>
      <w:r>
        <w:t>42</w:t>
      </w:r>
      <w:r>
        <w:fldChar w:fldCharType="end"/>
      </w:r>
      <w:r>
        <w:fldChar w:fldCharType="end"/>
      </w:r>
    </w:p>
    <w:p w14:paraId="0010B3E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"_Toc192932521" </w:instrText>
      </w:r>
      <w:r>
        <w:fldChar w:fldCharType="separate"/>
      </w:r>
      <w:r>
        <w:rPr>
          <w:rStyle w:val="30"/>
        </w:rPr>
        <w:t>4.4实验结果与分析</w:t>
      </w:r>
      <w:r>
        <w:tab/>
      </w:r>
      <w:r>
        <w:fldChar w:fldCharType="begin"/>
      </w:r>
      <w:r>
        <w:instrText xml:space="preserve"> PAGEREF _Toc192932521 \h </w:instrText>
      </w:r>
      <w:r>
        <w:fldChar w:fldCharType="separate"/>
      </w:r>
      <w:r>
        <w:t>42</w:t>
      </w:r>
      <w:r>
        <w:fldChar w:fldCharType="end"/>
      </w:r>
      <w:r>
        <w:fldChar w:fldCharType="end"/>
      </w:r>
    </w:p>
    <w:p w14:paraId="1BD1456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"_Toc192932522" </w:instrText>
      </w:r>
      <w:r>
        <w:fldChar w:fldCharType="separate"/>
      </w:r>
      <w:r>
        <w:rPr>
          <w:rStyle w:val="30"/>
        </w:rPr>
        <w:t>4.4.1实验环境与参数配置</w:t>
      </w:r>
      <w:r>
        <w:tab/>
      </w:r>
      <w:r>
        <w:fldChar w:fldCharType="begin"/>
      </w:r>
      <w:r>
        <w:instrText xml:space="preserve"> PAGEREF _Toc192932522 \h </w:instrText>
      </w:r>
      <w:r>
        <w:fldChar w:fldCharType="separate"/>
      </w:r>
      <w:r>
        <w:t>42</w:t>
      </w:r>
      <w:r>
        <w:fldChar w:fldCharType="end"/>
      </w:r>
      <w:r>
        <w:fldChar w:fldCharType="end"/>
      </w:r>
    </w:p>
    <w:p w14:paraId="466086FE">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"_Toc192932523" </w:instrText>
      </w:r>
      <w:r>
        <w:fldChar w:fldCharType="separate"/>
      </w:r>
      <w:r>
        <w:rPr>
          <w:rStyle w:val="30"/>
        </w:rPr>
        <w:t>4.4.2数据集</w:t>
      </w:r>
      <w:r>
        <w:tab/>
      </w:r>
      <w:r>
        <w:fldChar w:fldCharType="begin"/>
      </w:r>
      <w:r>
        <w:instrText xml:space="preserve"> PAGEREF _Toc192932523 \h </w:instrText>
      </w:r>
      <w:r>
        <w:fldChar w:fldCharType="separate"/>
      </w:r>
      <w:r>
        <w:t>43</w:t>
      </w:r>
      <w:r>
        <w:fldChar w:fldCharType="end"/>
      </w:r>
      <w:r>
        <w:fldChar w:fldCharType="end"/>
      </w:r>
    </w:p>
    <w:p w14:paraId="0027881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"_Toc192932524" </w:instrText>
      </w:r>
      <w:r>
        <w:fldChar w:fldCharType="separate"/>
      </w:r>
      <w:r>
        <w:rPr>
          <w:rStyle w:val="30"/>
        </w:rPr>
        <w:t>4.4.3评估指标</w:t>
      </w:r>
      <w:r>
        <w:tab/>
      </w:r>
      <w:r>
        <w:fldChar w:fldCharType="begin"/>
      </w:r>
      <w:r>
        <w:instrText xml:space="preserve"> PAGEREF _Toc192932524 \h </w:instrText>
      </w:r>
      <w:r>
        <w:fldChar w:fldCharType="separate"/>
      </w:r>
      <w:r>
        <w:t>43</w:t>
      </w:r>
      <w:r>
        <w:fldChar w:fldCharType="end"/>
      </w:r>
      <w:r>
        <w:fldChar w:fldCharType="end"/>
      </w:r>
    </w:p>
    <w:p w14:paraId="079C3DE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"_Toc192932525" </w:instrText>
      </w:r>
      <w:r>
        <w:fldChar w:fldCharType="separate"/>
      </w:r>
      <w:r>
        <w:rPr>
          <w:rStyle w:val="30"/>
        </w:rPr>
        <w:t>4.4.4实验结果与分析</w:t>
      </w:r>
      <w:r>
        <w:tab/>
      </w:r>
      <w:r>
        <w:fldChar w:fldCharType="begin"/>
      </w:r>
      <w:r>
        <w:instrText xml:space="preserve"> PAGEREF _Toc192932525 \h </w:instrText>
      </w:r>
      <w:r>
        <w:fldChar w:fldCharType="separate"/>
      </w:r>
      <w:r>
        <w:t>44</w:t>
      </w:r>
      <w:r>
        <w:fldChar w:fldCharType="end"/>
      </w:r>
      <w:r>
        <w:fldChar w:fldCharType="end"/>
      </w:r>
    </w:p>
    <w:p w14:paraId="0FFEE00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"_Toc192932526" </w:instrText>
      </w:r>
      <w:r>
        <w:fldChar w:fldCharType="separate"/>
      </w:r>
      <w:r>
        <w:rPr>
          <w:rStyle w:val="30"/>
        </w:rPr>
        <w:t>4.5本章总结</w:t>
      </w:r>
      <w:r>
        <w:tab/>
      </w:r>
      <w:r>
        <w:fldChar w:fldCharType="begin"/>
      </w:r>
      <w:r>
        <w:instrText xml:space="preserve"> PAGEREF _Toc192932526 \h </w:instrText>
      </w:r>
      <w:r>
        <w:fldChar w:fldCharType="separate"/>
      </w:r>
      <w:r>
        <w:t>47</w:t>
      </w:r>
      <w:r>
        <w:fldChar w:fldCharType="end"/>
      </w:r>
      <w:r>
        <w:fldChar w:fldCharType="end"/>
      </w:r>
    </w:p>
    <w:p w14:paraId="3FE5DF27">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"_Toc192932527" </w:instrText>
      </w:r>
      <w:r>
        <w:fldChar w:fldCharType="separate"/>
      </w:r>
      <w:r>
        <w:rPr>
          <w:rStyle w:val="30"/>
        </w:rPr>
        <w:t>第五章</w:t>
      </w:r>
      <w:r>
        <w:rPr>
          <w:rFonts w:asciiTheme="minorHAnsi" w:hAnsiTheme="minorHAnsi" w:eastAsiaTheme="minorEastAsia" w:cstheme="minorBidi"/>
          <w:bCs w:val="0"/>
          <w:caps w:val="0"/>
          <w:sz w:val="22"/>
          <w14:ligatures w14:val="standardContextual"/>
        </w:rPr>
        <w:tab/>
      </w:r>
      <w:r>
        <w:rPr>
          <w:rStyle w:val="30"/>
        </w:rPr>
        <w:t>NLU模型智能管理系统</w:t>
      </w:r>
      <w:r>
        <w:tab/>
      </w:r>
      <w:r>
        <w:fldChar w:fldCharType="begin"/>
      </w:r>
      <w:r>
        <w:instrText xml:space="preserve"> PAGEREF _Toc192932527 \h </w:instrText>
      </w:r>
      <w:r>
        <w:fldChar w:fldCharType="separate"/>
      </w:r>
      <w:r>
        <w:t>48</w:t>
      </w:r>
      <w:r>
        <w:fldChar w:fldCharType="end"/>
      </w:r>
      <w:r>
        <w:fldChar w:fldCharType="end"/>
      </w:r>
    </w:p>
    <w:p w14:paraId="70AEAB9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"_Toc192932528" </w:instrText>
      </w:r>
      <w:r>
        <w:fldChar w:fldCharType="separate"/>
      </w:r>
      <w:r>
        <w:rPr>
          <w:rStyle w:val="30"/>
        </w:rPr>
        <w:t>5.1总体设计</w:t>
      </w:r>
      <w:r>
        <w:tab/>
      </w:r>
      <w:r>
        <w:fldChar w:fldCharType="begin"/>
      </w:r>
      <w:r>
        <w:instrText xml:space="preserve"> PAGEREF _Toc192932528 \h </w:instrText>
      </w:r>
      <w:r>
        <w:fldChar w:fldCharType="separate"/>
      </w:r>
      <w:r>
        <w:t>48</w:t>
      </w:r>
      <w:r>
        <w:fldChar w:fldCharType="end"/>
      </w:r>
      <w:r>
        <w:fldChar w:fldCharType="end"/>
      </w:r>
    </w:p>
    <w:p w14:paraId="77FA1F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"_Toc192932529" </w:instrText>
      </w:r>
      <w:r>
        <w:fldChar w:fldCharType="separate"/>
      </w:r>
      <w:r>
        <w:rPr>
          <w:rStyle w:val="30"/>
        </w:rPr>
        <w:t>5.1.1设计目标</w:t>
      </w:r>
      <w:r>
        <w:tab/>
      </w:r>
      <w:r>
        <w:fldChar w:fldCharType="begin"/>
      </w:r>
      <w:r>
        <w:instrText xml:space="preserve"> PAGEREF _Toc192932529 \h </w:instrText>
      </w:r>
      <w:r>
        <w:fldChar w:fldCharType="separate"/>
      </w:r>
      <w:r>
        <w:t>48</w:t>
      </w:r>
      <w:r>
        <w:fldChar w:fldCharType="end"/>
      </w:r>
      <w:r>
        <w:fldChar w:fldCharType="end"/>
      </w:r>
    </w:p>
    <w:p w14:paraId="519ACC61">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"_Toc192932530" </w:instrText>
      </w:r>
      <w:r>
        <w:fldChar w:fldCharType="separate"/>
      </w:r>
      <w:r>
        <w:rPr>
          <w:rStyle w:val="30"/>
        </w:rPr>
        <w:t>5.1.2总体架构</w:t>
      </w:r>
      <w:r>
        <w:tab/>
      </w:r>
      <w:r>
        <w:fldChar w:fldCharType="begin"/>
      </w:r>
      <w:r>
        <w:instrText xml:space="preserve"> PAGEREF _Toc192932530 \h </w:instrText>
      </w:r>
      <w:r>
        <w:fldChar w:fldCharType="separate"/>
      </w:r>
      <w:r>
        <w:t>49</w:t>
      </w:r>
      <w:r>
        <w:fldChar w:fldCharType="end"/>
      </w:r>
      <w:r>
        <w:fldChar w:fldCharType="end"/>
      </w:r>
    </w:p>
    <w:p w14:paraId="3A9F8E1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"_Toc192932531" </w:instrText>
      </w:r>
      <w:r>
        <w:fldChar w:fldCharType="separate"/>
      </w:r>
      <w:r>
        <w:rPr>
          <w:rStyle w:val="30"/>
        </w:rPr>
        <w:t>5.2问题模板管理</w:t>
      </w:r>
      <w:r>
        <w:tab/>
      </w:r>
      <w:r>
        <w:fldChar w:fldCharType="begin"/>
      </w:r>
      <w:r>
        <w:instrText xml:space="preserve"> PAGEREF _Toc192932531 \h </w:instrText>
      </w:r>
      <w:r>
        <w:fldChar w:fldCharType="separate"/>
      </w:r>
      <w:r>
        <w:t>51</w:t>
      </w:r>
      <w:r>
        <w:fldChar w:fldCharType="end"/>
      </w:r>
      <w:r>
        <w:fldChar w:fldCharType="end"/>
      </w:r>
    </w:p>
    <w:p w14:paraId="1619DA1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"_Toc192932532" </w:instrText>
      </w:r>
      <w:r>
        <w:fldChar w:fldCharType="separate"/>
      </w:r>
      <w:r>
        <w:rPr>
          <w:rStyle w:val="30"/>
        </w:rPr>
        <w:t>5.2.1优化样本标注规则模块</w:t>
      </w:r>
      <w:r>
        <w:tab/>
      </w:r>
      <w:r>
        <w:fldChar w:fldCharType="begin"/>
      </w:r>
      <w:r>
        <w:instrText xml:space="preserve"> PAGEREF _Toc192932532 \h </w:instrText>
      </w:r>
      <w:r>
        <w:fldChar w:fldCharType="separate"/>
      </w:r>
      <w:r>
        <w:t>51</w:t>
      </w:r>
      <w:r>
        <w:fldChar w:fldCharType="end"/>
      </w:r>
      <w:r>
        <w:fldChar w:fldCharType="end"/>
      </w:r>
    </w:p>
    <w:p w14:paraId="78CFD1B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"_Toc192932533" </w:instrText>
      </w:r>
      <w:r>
        <w:fldChar w:fldCharType="separate"/>
      </w:r>
      <w:r>
        <w:rPr>
          <w:rStyle w:val="30"/>
        </w:rPr>
        <w:t>5.2.2问题模板展示模块</w:t>
      </w:r>
      <w:r>
        <w:tab/>
      </w:r>
      <w:r>
        <w:fldChar w:fldCharType="begin"/>
      </w:r>
      <w:r>
        <w:instrText xml:space="preserve"> PAGEREF _Toc192932533 \h </w:instrText>
      </w:r>
      <w:r>
        <w:fldChar w:fldCharType="separate"/>
      </w:r>
      <w:r>
        <w:t>52</w:t>
      </w:r>
      <w:r>
        <w:fldChar w:fldCharType="end"/>
      </w:r>
      <w:r>
        <w:fldChar w:fldCharType="end"/>
      </w:r>
    </w:p>
    <w:p w14:paraId="57ACFF8B">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"_Toc192932534" </w:instrText>
      </w:r>
      <w:r>
        <w:fldChar w:fldCharType="separate"/>
      </w:r>
      <w:r>
        <w:rPr>
          <w:rStyle w:val="30"/>
        </w:rPr>
        <w:t>5.2.3 Bad-Case集成模块</w:t>
      </w:r>
      <w:r>
        <w:tab/>
      </w:r>
      <w:r>
        <w:fldChar w:fldCharType="begin"/>
      </w:r>
      <w:r>
        <w:instrText xml:space="preserve"> PAGEREF _Toc192932534 \h </w:instrText>
      </w:r>
      <w:r>
        <w:fldChar w:fldCharType="separate"/>
      </w:r>
      <w:r>
        <w:t>53</w:t>
      </w:r>
      <w:r>
        <w:fldChar w:fldCharType="end"/>
      </w:r>
      <w:r>
        <w:fldChar w:fldCharType="end"/>
      </w:r>
    </w:p>
    <w:p w14:paraId="22D45BD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"_Toc192932535" </w:instrText>
      </w:r>
      <w:r>
        <w:fldChar w:fldCharType="separate"/>
      </w:r>
      <w:r>
        <w:rPr>
          <w:rStyle w:val="30"/>
        </w:rPr>
        <w:t>5.2.4问题模板交互模块</w:t>
      </w:r>
      <w:r>
        <w:tab/>
      </w:r>
      <w:r>
        <w:fldChar w:fldCharType="begin"/>
      </w:r>
      <w:r>
        <w:instrText xml:space="preserve"> PAGEREF _Toc192932535 \h </w:instrText>
      </w:r>
      <w:r>
        <w:fldChar w:fldCharType="separate"/>
      </w:r>
      <w:r>
        <w:t>54</w:t>
      </w:r>
      <w:r>
        <w:fldChar w:fldCharType="end"/>
      </w:r>
      <w:r>
        <w:fldChar w:fldCharType="end"/>
      </w:r>
    </w:p>
    <w:p w14:paraId="47D38FC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"_Toc192932536" </w:instrText>
      </w:r>
      <w:r>
        <w:fldChar w:fldCharType="separate"/>
      </w:r>
      <w:r>
        <w:rPr>
          <w:rStyle w:val="30"/>
        </w:rPr>
        <w:t>5.3测试样本管理</w:t>
      </w:r>
      <w:r>
        <w:tab/>
      </w:r>
      <w:r>
        <w:fldChar w:fldCharType="begin"/>
      </w:r>
      <w:r>
        <w:instrText xml:space="preserve"> PAGEREF _Toc192932536 \h </w:instrText>
      </w:r>
      <w:r>
        <w:fldChar w:fldCharType="separate"/>
      </w:r>
      <w:r>
        <w:t>55</w:t>
      </w:r>
      <w:r>
        <w:fldChar w:fldCharType="end"/>
      </w:r>
      <w:r>
        <w:fldChar w:fldCharType="end"/>
      </w:r>
    </w:p>
    <w:p w14:paraId="1A40D01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"_Toc192932537" </w:instrText>
      </w:r>
      <w:r>
        <w:fldChar w:fldCharType="separate"/>
      </w:r>
      <w:r>
        <w:rPr>
          <w:rStyle w:val="30"/>
        </w:rPr>
        <w:t>5.3.1 测试样本展示模块</w:t>
      </w:r>
      <w:r>
        <w:tab/>
      </w:r>
      <w:r>
        <w:fldChar w:fldCharType="begin"/>
      </w:r>
      <w:r>
        <w:instrText xml:space="preserve"> PAGEREF _Toc192932537 \h </w:instrText>
      </w:r>
      <w:r>
        <w:fldChar w:fldCharType="separate"/>
      </w:r>
      <w:r>
        <w:t>56</w:t>
      </w:r>
      <w:r>
        <w:fldChar w:fldCharType="end"/>
      </w:r>
      <w:r>
        <w:fldChar w:fldCharType="end"/>
      </w:r>
    </w:p>
    <w:p w14:paraId="437BDEAB">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"_Toc192932538" </w:instrText>
      </w:r>
      <w:r>
        <w:fldChar w:fldCharType="separate"/>
      </w:r>
      <w:r>
        <w:rPr>
          <w:rStyle w:val="30"/>
        </w:rPr>
        <w:t>5.3.2测试样本集成模块</w:t>
      </w:r>
      <w:r>
        <w:tab/>
      </w:r>
      <w:r>
        <w:fldChar w:fldCharType="begin"/>
      </w:r>
      <w:r>
        <w:instrText xml:space="preserve"> PAGEREF _Toc192932538 \h </w:instrText>
      </w:r>
      <w:r>
        <w:fldChar w:fldCharType="separate"/>
      </w:r>
      <w:r>
        <w:t>56</w:t>
      </w:r>
      <w:r>
        <w:fldChar w:fldCharType="end"/>
      </w:r>
      <w:r>
        <w:fldChar w:fldCharType="end"/>
      </w:r>
    </w:p>
    <w:p w14:paraId="021A1792">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"_Toc192932539" </w:instrText>
      </w:r>
      <w:r>
        <w:fldChar w:fldCharType="separate"/>
      </w:r>
      <w:r>
        <w:rPr>
          <w:rStyle w:val="30"/>
        </w:rPr>
        <w:t>5.3.3测试样本交互操作</w:t>
      </w:r>
      <w:r>
        <w:tab/>
      </w:r>
      <w:r>
        <w:fldChar w:fldCharType="begin"/>
      </w:r>
      <w:r>
        <w:instrText xml:space="preserve"> PAGEREF _Toc192932539 \h </w:instrText>
      </w:r>
      <w:r>
        <w:fldChar w:fldCharType="separate"/>
      </w:r>
      <w:r>
        <w:t>56</w:t>
      </w:r>
      <w:r>
        <w:fldChar w:fldCharType="end"/>
      </w:r>
      <w:r>
        <w:fldChar w:fldCharType="end"/>
      </w:r>
    </w:p>
    <w:p w14:paraId="3E07008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"_Toc192932540" </w:instrText>
      </w:r>
      <w:r>
        <w:fldChar w:fldCharType="separate"/>
      </w:r>
      <w:r>
        <w:rPr>
          <w:rStyle w:val="30"/>
        </w:rPr>
        <w:t>5.4模型管理</w:t>
      </w:r>
      <w:r>
        <w:tab/>
      </w:r>
      <w:r>
        <w:fldChar w:fldCharType="begin"/>
      </w:r>
      <w:r>
        <w:instrText xml:space="preserve"> PAGEREF _Toc192932540 \h </w:instrText>
      </w:r>
      <w:r>
        <w:fldChar w:fldCharType="separate"/>
      </w:r>
      <w:r>
        <w:t>57</w:t>
      </w:r>
      <w:r>
        <w:fldChar w:fldCharType="end"/>
      </w:r>
      <w:r>
        <w:fldChar w:fldCharType="end"/>
      </w:r>
    </w:p>
    <w:p w14:paraId="2DABEF4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"_Toc192932541" </w:instrText>
      </w:r>
      <w:r>
        <w:fldChar w:fldCharType="separate"/>
      </w:r>
      <w:r>
        <w:rPr>
          <w:rStyle w:val="30"/>
        </w:rPr>
        <w:t>5.4.1模型训练</w:t>
      </w:r>
      <w:r>
        <w:tab/>
      </w:r>
      <w:r>
        <w:fldChar w:fldCharType="begin"/>
      </w:r>
      <w:r>
        <w:instrText xml:space="preserve"> PAGEREF _Toc192932541 \h </w:instrText>
      </w:r>
      <w:r>
        <w:fldChar w:fldCharType="separate"/>
      </w:r>
      <w:r>
        <w:t>59</w:t>
      </w:r>
      <w:r>
        <w:fldChar w:fldCharType="end"/>
      </w:r>
      <w:r>
        <w:fldChar w:fldCharType="end"/>
      </w:r>
    </w:p>
    <w:p w14:paraId="38070B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"_Toc192932542" </w:instrText>
      </w:r>
      <w:r>
        <w:fldChar w:fldCharType="separate"/>
      </w:r>
      <w:r>
        <w:rPr>
          <w:rStyle w:val="30"/>
        </w:rPr>
        <w:t>5.4.2模型版本管理</w:t>
      </w:r>
      <w:r>
        <w:tab/>
      </w:r>
      <w:r>
        <w:fldChar w:fldCharType="begin"/>
      </w:r>
      <w:r>
        <w:instrText xml:space="preserve"> PAGEREF _Toc192932542 \h </w:instrText>
      </w:r>
      <w:r>
        <w:fldChar w:fldCharType="separate"/>
      </w:r>
      <w:r>
        <w:t>59</w:t>
      </w:r>
      <w:r>
        <w:fldChar w:fldCharType="end"/>
      </w:r>
      <w:r>
        <w:fldChar w:fldCharType="end"/>
      </w:r>
    </w:p>
    <w:p w14:paraId="01589F8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"_Toc192932543" </w:instrText>
      </w:r>
      <w:r>
        <w:fldChar w:fldCharType="separate"/>
      </w:r>
      <w:r>
        <w:rPr>
          <w:rStyle w:val="30"/>
        </w:rPr>
        <w:t>5.5本章小结</w:t>
      </w:r>
      <w:r>
        <w:tab/>
      </w:r>
      <w:r>
        <w:fldChar w:fldCharType="begin"/>
      </w:r>
      <w:r>
        <w:instrText xml:space="preserve"> PAGEREF _Toc192932543 \h </w:instrText>
      </w:r>
      <w:r>
        <w:fldChar w:fldCharType="separate"/>
      </w:r>
      <w:r>
        <w:t>61</w:t>
      </w:r>
      <w:r>
        <w:fldChar w:fldCharType="end"/>
      </w:r>
      <w:r>
        <w:fldChar w:fldCharType="end"/>
      </w:r>
    </w:p>
    <w:p w14:paraId="3FEBEAA9">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"_Toc192932544" </w:instrText>
      </w:r>
      <w:r>
        <w:fldChar w:fldCharType="separate"/>
      </w:r>
      <w:r>
        <w:rPr>
          <w:rStyle w:val="30"/>
        </w:rPr>
        <w:t>总结与展望</w:t>
      </w:r>
      <w:r>
        <w:tab/>
      </w:r>
      <w:r>
        <w:fldChar w:fldCharType="begin"/>
      </w:r>
      <w:r>
        <w:instrText xml:space="preserve"> PAGEREF _Toc192932544 \h </w:instrText>
      </w:r>
      <w:r>
        <w:fldChar w:fldCharType="separate"/>
      </w:r>
      <w:r>
        <w:t>76</w:t>
      </w:r>
      <w:r>
        <w:fldChar w:fldCharType="end"/>
      </w:r>
      <w:r>
        <w:fldChar w:fldCharType="end"/>
      </w:r>
    </w:p>
    <w:p w14:paraId="58962438">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"_Toc192932545" </w:instrText>
      </w:r>
      <w:r>
        <w:fldChar w:fldCharType="separate"/>
      </w:r>
      <w:r>
        <w:rPr>
          <w:rStyle w:val="30"/>
        </w:rPr>
        <w:t>6.1本文工作总结</w:t>
      </w:r>
      <w:r>
        <w:tab/>
      </w:r>
      <w:r>
        <w:fldChar w:fldCharType="begin"/>
      </w:r>
      <w:r>
        <w:instrText xml:space="preserve"> PAGEREF _Toc192932545 \h </w:instrText>
      </w:r>
      <w:r>
        <w:fldChar w:fldCharType="separate"/>
      </w:r>
      <w:r>
        <w:t>76</w:t>
      </w:r>
      <w:r>
        <w:fldChar w:fldCharType="end"/>
      </w:r>
      <w:r>
        <w:fldChar w:fldCharType="end"/>
      </w:r>
    </w:p>
    <w:p w14:paraId="12F860F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"_Toc192932546" </w:instrText>
      </w:r>
      <w:r>
        <w:fldChar w:fldCharType="separate"/>
      </w:r>
      <w:r>
        <w:rPr>
          <w:rStyle w:val="30"/>
        </w:rPr>
        <w:t>6.2未来工作展望</w:t>
      </w:r>
      <w:r>
        <w:tab/>
      </w:r>
      <w:r>
        <w:fldChar w:fldCharType="begin"/>
      </w:r>
      <w:r>
        <w:instrText xml:space="preserve"> PAGEREF _Toc192932546 \h </w:instrText>
      </w:r>
      <w:r>
        <w:fldChar w:fldCharType="separate"/>
      </w:r>
      <w:r>
        <w:t>78</w:t>
      </w:r>
      <w:r>
        <w:fldChar w:fldCharType="end"/>
      </w:r>
      <w:r>
        <w:fldChar w:fldCharType="end"/>
      </w:r>
    </w:p>
    <w:p w14:paraId="5DABED44">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"_Toc192932547" </w:instrText>
      </w:r>
      <w:r>
        <w:fldChar w:fldCharType="separate"/>
      </w:r>
      <w:r>
        <w:rPr>
          <w:rStyle w:val="30"/>
        </w:rPr>
        <w:t>参 考 文 献</w:t>
      </w:r>
      <w:r>
        <w:tab/>
      </w:r>
      <w:r>
        <w:fldChar w:fldCharType="begin"/>
      </w:r>
      <w:r>
        <w:instrText xml:space="preserve"> PAGEREF _Toc192932547 \h </w:instrText>
      </w:r>
      <w:r>
        <w:fldChar w:fldCharType="separate"/>
      </w:r>
      <w:r>
        <w:t>80</w:t>
      </w:r>
      <w:r>
        <w:fldChar w:fldCharType="end"/>
      </w:r>
      <w:r>
        <w:fldChar w:fldCharType="end"/>
      </w:r>
    </w:p>
    <w:p w14:paraId="27BA433D">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"_Toc192932548" </w:instrText>
      </w:r>
      <w:r>
        <w:fldChar w:fldCharType="separate"/>
      </w:r>
      <w:r>
        <w:rPr>
          <w:rStyle w:val="30"/>
        </w:rPr>
        <w:t>简历及在学期间所获得的学术成果</w:t>
      </w:r>
      <w:r>
        <w:tab/>
      </w:r>
      <w:r>
        <w:fldChar w:fldCharType="begin"/>
      </w:r>
      <w:r>
        <w:instrText xml:space="preserve"> PAGEREF _Toc192932548 \h </w:instrText>
      </w:r>
      <w:r>
        <w:fldChar w:fldCharType="separate"/>
      </w:r>
      <w:r>
        <w:t>80</w:t>
      </w:r>
      <w:r>
        <w:fldChar w:fldCharType="end"/>
      </w:r>
      <w:r>
        <w:fldChar w:fldCharType="end"/>
      </w:r>
    </w:p>
    <w:p w14:paraId="2FB24677">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"_Toc192932549" </w:instrText>
      </w:r>
      <w:r>
        <w:fldChar w:fldCharType="separate"/>
      </w:r>
      <w:r>
        <w:rPr>
          <w:rStyle w:val="30"/>
        </w:rPr>
        <w:t>致 谢</w:t>
      </w:r>
      <w:r>
        <w:tab/>
      </w:r>
      <w:r>
        <w:fldChar w:fldCharType="begin"/>
      </w:r>
      <w:r>
        <w:instrText xml:space="preserve"> PAGEREF _Toc192932549 \h </w:instrText>
      </w:r>
      <w:r>
        <w:fldChar w:fldCharType="separate"/>
      </w:r>
      <w:r>
        <w:t>81</w:t>
      </w:r>
      <w:r>
        <w:fldChar w:fldCharType="end"/>
      </w:r>
      <w:r>
        <w:fldChar w:fldCharType="end"/>
      </w:r>
    </w:p>
    <w:p w14:paraId="11658D1C">
      <w:pPr>
        <w:spacing w:line="300" w:lineRule="auto"/>
        <w:ind w:firstLine="0" w:firstLineChars="0"/>
        <w:rPr>
          <w:rFonts w:asciiTheme="minorHAnsi" w:hAnsiTheme="majorBidi" w:eastAsiaTheme="minorHAnsi"/>
          <w:b/>
          <w:sz w:val="20"/>
        </w:rPr>
      </w:pPr>
      <w:r>
        <w:rPr>
          <w:rFonts w:asciiTheme="minorHAnsi" w:hAnsiTheme="majorBidi" w:eastAsiaTheme="minorHAnsi"/>
          <w:b/>
          <w:sz w:val="20"/>
        </w:rPr>
        <w:fldChar w:fldCharType="end"/>
      </w:r>
    </w:p>
    <w:p w14:paraId="3882A2C6">
      <w:pPr>
        <w:spacing w:line="300" w:lineRule="auto"/>
        <w:ind w:firstLine="0" w:firstLineChars="0"/>
        <w:rPr>
          <w:rFonts w:asciiTheme="minorHAnsi" w:hAnsiTheme="majorBidi" w:eastAsiaTheme="minorHAnsi"/>
          <w:b/>
          <w:sz w:val="20"/>
        </w:rPr>
      </w:pPr>
    </w:p>
    <w:p w14:paraId="77497CF3">
      <w:pPr>
        <w:spacing w:line="300" w:lineRule="auto"/>
        <w:ind w:firstLine="0" w:firstLineChars="0"/>
        <w:rPr>
          <w:rFonts w:asciiTheme="minorHAnsi" w:hAnsiTheme="majorBidi" w:eastAsiaTheme="minorHAnsi"/>
          <w:b/>
          <w:sz w:val="20"/>
        </w:rPr>
      </w:pPr>
    </w:p>
    <w:p w14:paraId="40746E31">
      <w:pPr>
        <w:spacing w:line="300" w:lineRule="auto"/>
        <w:ind w:firstLine="0" w:firstLineChars="0"/>
        <w:rPr>
          <w:rFonts w:asciiTheme="minorHAnsi" w:hAnsiTheme="majorBidi" w:eastAsiaTheme="minorHAnsi"/>
          <w:b/>
          <w:sz w:val="20"/>
        </w:rPr>
      </w:pPr>
    </w:p>
    <w:p w14:paraId="10DACD5A">
      <w:pPr>
        <w:spacing w:line="300" w:lineRule="auto"/>
        <w:ind w:firstLine="0" w:firstLineChars="0"/>
        <w:rPr>
          <w:rFonts w:asciiTheme="minorHAnsi" w:hAnsiTheme="majorBidi" w:eastAsiaTheme="minorHAnsi"/>
          <w:b/>
          <w:sz w:val="20"/>
        </w:rPr>
      </w:pPr>
    </w:p>
    <w:p w14:paraId="6F2C0E28">
      <w:pPr>
        <w:spacing w:line="300" w:lineRule="auto"/>
        <w:ind w:firstLine="0" w:firstLineChars="0"/>
        <w:rPr>
          <w:rFonts w:asciiTheme="minorHAnsi" w:hAnsiTheme="majorBidi" w:eastAsiaTheme="minorHAnsi"/>
          <w:b/>
          <w:sz w:val="20"/>
        </w:rPr>
      </w:pPr>
    </w:p>
    <w:p w14:paraId="057C58CA">
      <w:pPr>
        <w:spacing w:line="300" w:lineRule="auto"/>
        <w:ind w:firstLine="0" w:firstLineChars="0"/>
      </w:pPr>
    </w:p>
    <w:p w14:paraId="7FE33486">
      <w:pPr>
        <w:spacing w:line="300" w:lineRule="auto"/>
        <w:ind w:firstLine="0" w:firstLineChars="0"/>
      </w:pPr>
    </w:p>
    <w:p w14:paraId="18794184">
      <w:pPr>
        <w:spacing w:line="300" w:lineRule="auto"/>
        <w:ind w:firstLine="0" w:firstLineChars="0"/>
        <w:sectPr>
          <w:headerReference r:id="rId26" w:type="first"/>
          <w:headerReference r:id="rId24" w:type="default"/>
          <w:headerReference r:id="rId25" w:type="even"/>
          <w:pgSz w:w="11906" w:h="16838"/>
          <w:pgMar w:top="1134" w:right="1588" w:bottom="1418" w:left="1588" w:header="1417" w:footer="1701" w:gutter="284"/>
          <w:pgNumType w:fmt="upperRoman"/>
          <w:cols w:space="425" w:num="1"/>
          <w:docGrid w:type="lines" w:linePitch="326" w:charSpace="0"/>
        </w:sectPr>
      </w:pPr>
    </w:p>
    <w:p w14:paraId="10133CF2">
      <w:pPr>
        <w:adjustRightInd w:val="0"/>
        <w:spacing w:before="397"/>
        <w:ind w:firstLine="0" w:firstLineChars="0"/>
        <w:jc w:val="center"/>
        <w:rPr>
          <w:rFonts w:ascii="黑体" w:hAnsi="黑体" w:eastAsia="黑体"/>
          <w:b/>
          <w:bCs/>
          <w:sz w:val="32"/>
          <w:szCs w:val="32"/>
        </w:rPr>
      </w:pPr>
      <w:r>
        <w:rPr>
          <w:rFonts w:hint="eastAsia" w:ascii="黑体" w:hAnsi="黑体" w:eastAsia="黑体"/>
          <w:b/>
          <w:bCs/>
          <w:sz w:val="32"/>
          <w:szCs w:val="32"/>
        </w:rPr>
        <w:t>图录</w:t>
      </w:r>
    </w:p>
    <w:p w14:paraId="3AAB926A">
      <w:pPr>
        <w:spacing w:line="240" w:lineRule="auto"/>
        <w:ind w:firstLine="0" w:firstLineChars="0"/>
      </w:pPr>
    </w:p>
    <w:p w14:paraId="451DAA44">
      <w:pPr>
        <w:spacing w:line="240" w:lineRule="auto"/>
        <w:ind w:firstLine="0" w:firstLineChars="0"/>
      </w:pPr>
    </w:p>
    <w:p w14:paraId="1B3618E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TOC \h \z \c "图" </w:instrText>
      </w:r>
      <w:r>
        <w:fldChar w:fldCharType="separate"/>
      </w:r>
      <w:r>
        <w:fldChar w:fldCharType="begin"/>
      </w:r>
      <w:r>
        <w:instrText xml:space="preserve"> HYPERLINK \l "_Toc192796442" </w:instrText>
      </w:r>
      <w:r>
        <w:fldChar w:fldCharType="separate"/>
      </w:r>
      <w:r>
        <w:rPr>
          <w:rStyle w:val="30"/>
        </w:rPr>
        <w:t xml:space="preserve">图 </w:t>
      </w:r>
      <w:r>
        <w:rPr>
          <w:rStyle w:val="30"/>
          <w:rFonts w:hint="cs"/>
          <w:cs/>
        </w:rPr>
        <w:t>‎</w:t>
      </w:r>
      <w:r>
        <w:rPr>
          <w:rStyle w:val="30"/>
        </w:rPr>
        <w:t>2</w:t>
      </w:r>
      <w:r>
        <w:rPr>
          <w:rStyle w:val="30"/>
        </w:rPr>
        <w:noBreakHyphen/>
      </w:r>
      <w:r>
        <w:rPr>
          <w:rStyle w:val="30"/>
        </w:rPr>
        <w:t>1 Bert模型Encoder模块结构</w:t>
      </w:r>
      <w:r>
        <w:tab/>
      </w:r>
      <w:r>
        <w:fldChar w:fldCharType="begin"/>
      </w:r>
      <w:r>
        <w:instrText xml:space="preserve"> PAGEREF _Toc192796442 \h </w:instrText>
      </w:r>
      <w:r>
        <w:fldChar w:fldCharType="separate"/>
      </w:r>
      <w:r>
        <w:t>11</w:t>
      </w:r>
      <w:r>
        <w:fldChar w:fldCharType="end"/>
      </w:r>
      <w:r>
        <w:fldChar w:fldCharType="end"/>
      </w:r>
    </w:p>
    <w:p w14:paraId="05656B9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"_Toc192796443" </w:instrText>
      </w:r>
      <w:r>
        <w:fldChar w:fldCharType="separate"/>
      </w:r>
      <w:r>
        <w:rPr>
          <w:rStyle w:val="30"/>
        </w:rPr>
        <w:t xml:space="preserve">图 </w:t>
      </w:r>
      <w:r>
        <w:rPr>
          <w:rStyle w:val="30"/>
          <w:rFonts w:hint="cs"/>
          <w:cs/>
        </w:rPr>
        <w:t>‎</w:t>
      </w:r>
      <w:r>
        <w:rPr>
          <w:rStyle w:val="30"/>
        </w:rPr>
        <w:t>2</w:t>
      </w:r>
      <w:r>
        <w:rPr>
          <w:rStyle w:val="30"/>
        </w:rPr>
        <w:noBreakHyphen/>
      </w:r>
      <w:r>
        <w:rPr>
          <w:rStyle w:val="30"/>
        </w:rPr>
        <w:t>2 Bert模型嵌入层结构</w:t>
      </w:r>
      <w:r>
        <w:tab/>
      </w:r>
      <w:r>
        <w:fldChar w:fldCharType="begin"/>
      </w:r>
      <w:r>
        <w:instrText xml:space="preserve"> PAGEREF _Toc192796443 \h </w:instrText>
      </w:r>
      <w:r>
        <w:fldChar w:fldCharType="separate"/>
      </w:r>
      <w:r>
        <w:t>12</w:t>
      </w:r>
      <w:r>
        <w:fldChar w:fldCharType="end"/>
      </w:r>
      <w:r>
        <w:fldChar w:fldCharType="end"/>
      </w:r>
    </w:p>
    <w:p w14:paraId="1EDD89B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"_Toc192796444" </w:instrText>
      </w:r>
      <w:r>
        <w:fldChar w:fldCharType="separate"/>
      </w:r>
      <w:r>
        <w:rPr>
          <w:rStyle w:val="30"/>
        </w:rPr>
        <w:t xml:space="preserve">图 </w:t>
      </w:r>
      <w:r>
        <w:rPr>
          <w:rStyle w:val="30"/>
          <w:rFonts w:hint="cs"/>
          <w:cs/>
        </w:rPr>
        <w:t>‎</w:t>
      </w:r>
      <w:r>
        <w:rPr>
          <w:rStyle w:val="30"/>
        </w:rPr>
        <w:t>2</w:t>
      </w:r>
      <w:r>
        <w:rPr>
          <w:rStyle w:val="30"/>
        </w:rPr>
        <w:noBreakHyphen/>
      </w:r>
      <w:r>
        <w:rPr>
          <w:rStyle w:val="30"/>
        </w:rPr>
        <w:t>3句法依存树示例图</w:t>
      </w:r>
      <w:r>
        <w:tab/>
      </w:r>
      <w:r>
        <w:fldChar w:fldCharType="begin"/>
      </w:r>
      <w:r>
        <w:instrText xml:space="preserve"> PAGEREF _Toc192796444 \h </w:instrText>
      </w:r>
      <w:r>
        <w:fldChar w:fldCharType="separate"/>
      </w:r>
      <w:r>
        <w:t>14</w:t>
      </w:r>
      <w:r>
        <w:fldChar w:fldCharType="end"/>
      </w:r>
      <w:r>
        <w:fldChar w:fldCharType="end"/>
      </w:r>
    </w:p>
    <w:p w14:paraId="33F960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"_Toc192796445" </w:instrText>
      </w:r>
      <w:r>
        <w:fldChar w:fldCharType="separate"/>
      </w:r>
      <w:r>
        <w:rPr>
          <w:rStyle w:val="30"/>
        </w:rPr>
        <w:t xml:space="preserve">图 </w:t>
      </w:r>
      <w:r>
        <w:rPr>
          <w:rStyle w:val="30"/>
          <w:rFonts w:hint="cs"/>
          <w:cs/>
        </w:rPr>
        <w:t>‎</w:t>
      </w:r>
      <w:r>
        <w:rPr>
          <w:rStyle w:val="30"/>
        </w:rPr>
        <w:t>3</w:t>
      </w:r>
      <w:r>
        <w:rPr>
          <w:rStyle w:val="30"/>
        </w:rPr>
        <w:noBreakHyphen/>
      </w:r>
      <w:r>
        <w:rPr>
          <w:rStyle w:val="30"/>
        </w:rPr>
        <w:t>1基于字编码的NLU模型结构图</w:t>
      </w:r>
      <w:r>
        <w:tab/>
      </w:r>
      <w:r>
        <w:fldChar w:fldCharType="begin"/>
      </w:r>
      <w:r>
        <w:instrText xml:space="preserve"> PAGEREF _Toc192796445 \h </w:instrText>
      </w:r>
      <w:r>
        <w:fldChar w:fldCharType="separate"/>
      </w:r>
      <w:r>
        <w:t>18</w:t>
      </w:r>
      <w:r>
        <w:fldChar w:fldCharType="end"/>
      </w:r>
      <w:r>
        <w:fldChar w:fldCharType="end"/>
      </w:r>
    </w:p>
    <w:p w14:paraId="00F5878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"_Toc192796446" </w:instrText>
      </w:r>
      <w:r>
        <w:fldChar w:fldCharType="separate"/>
      </w:r>
      <w:r>
        <w:rPr>
          <w:rStyle w:val="30"/>
        </w:rPr>
        <w:t xml:space="preserve">图 </w:t>
      </w:r>
      <w:r>
        <w:rPr>
          <w:rStyle w:val="30"/>
          <w:rFonts w:hint="cs"/>
          <w:cs/>
        </w:rPr>
        <w:t>‎</w:t>
      </w:r>
      <w:r>
        <w:rPr>
          <w:rStyle w:val="30"/>
        </w:rPr>
        <w:t>3</w:t>
      </w:r>
      <w:r>
        <w:rPr>
          <w:rStyle w:val="30"/>
        </w:rPr>
        <w:noBreakHyphen/>
      </w:r>
      <w:r>
        <w:rPr>
          <w:rStyle w:val="30"/>
        </w:rPr>
        <w:t>2基于词编码的NLU模型结构</w:t>
      </w:r>
      <w:r>
        <w:tab/>
      </w:r>
      <w:r>
        <w:fldChar w:fldCharType="begin"/>
      </w:r>
      <w:r>
        <w:instrText xml:space="preserve"> PAGEREF _Toc192796446 \h </w:instrText>
      </w:r>
      <w:r>
        <w:fldChar w:fldCharType="separate"/>
      </w:r>
      <w:r>
        <w:t>21</w:t>
      </w:r>
      <w:r>
        <w:fldChar w:fldCharType="end"/>
      </w:r>
      <w:r>
        <w:fldChar w:fldCharType="end"/>
      </w:r>
    </w:p>
    <w:p w14:paraId="665DDE0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"_Toc192796447" </w:instrText>
      </w:r>
      <w:r>
        <w:fldChar w:fldCharType="separate"/>
      </w:r>
      <w:r>
        <w:rPr>
          <w:rStyle w:val="30"/>
        </w:rPr>
        <w:t xml:space="preserve">图 </w:t>
      </w:r>
      <w:r>
        <w:rPr>
          <w:rStyle w:val="30"/>
          <w:rFonts w:hint="cs"/>
          <w:cs/>
        </w:rPr>
        <w:t>‎</w:t>
      </w:r>
      <w:r>
        <w:rPr>
          <w:rStyle w:val="30"/>
        </w:rPr>
        <w:t>3</w:t>
      </w:r>
      <w:r>
        <w:rPr>
          <w:rStyle w:val="30"/>
        </w:rPr>
        <w:noBreakHyphen/>
      </w:r>
      <w:r>
        <w:rPr>
          <w:rStyle w:val="30"/>
        </w:rPr>
        <w:t>3 UER-py自定义预训练流程图</w:t>
      </w:r>
      <w:r>
        <w:tab/>
      </w:r>
      <w:r>
        <w:fldChar w:fldCharType="begin"/>
      </w:r>
      <w:r>
        <w:instrText xml:space="preserve"> PAGEREF _Toc192796447 \h </w:instrText>
      </w:r>
      <w:r>
        <w:fldChar w:fldCharType="separate"/>
      </w:r>
      <w:r>
        <w:t>22</w:t>
      </w:r>
      <w:r>
        <w:fldChar w:fldCharType="end"/>
      </w:r>
      <w:r>
        <w:fldChar w:fldCharType="end"/>
      </w:r>
    </w:p>
    <w:p w14:paraId="3A1C6A8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"_Toc192796448" </w:instrText>
      </w:r>
      <w:r>
        <w:fldChar w:fldCharType="separate"/>
      </w:r>
      <w:r>
        <w:rPr>
          <w:rStyle w:val="30"/>
        </w:rPr>
        <w:t xml:space="preserve">图 </w:t>
      </w:r>
      <w:r>
        <w:rPr>
          <w:rStyle w:val="30"/>
          <w:rFonts w:hint="cs"/>
          <w:cs/>
        </w:rPr>
        <w:t>‎</w:t>
      </w:r>
      <w:r>
        <w:rPr>
          <w:rStyle w:val="30"/>
        </w:rPr>
        <w:t>3</w:t>
      </w:r>
      <w:r>
        <w:rPr>
          <w:rStyle w:val="30"/>
        </w:rPr>
        <w:noBreakHyphen/>
      </w:r>
      <w:r>
        <w:rPr>
          <w:rStyle w:val="30"/>
        </w:rPr>
        <w:t>4基于编码层字词融合NLU模型结构图</w:t>
      </w:r>
      <w:r>
        <w:tab/>
      </w:r>
      <w:r>
        <w:fldChar w:fldCharType="begin"/>
      </w:r>
      <w:r>
        <w:instrText xml:space="preserve"> PAGEREF _Toc192796448 \h </w:instrText>
      </w:r>
      <w:r>
        <w:fldChar w:fldCharType="separate"/>
      </w:r>
      <w:r>
        <w:t>25</w:t>
      </w:r>
      <w:r>
        <w:fldChar w:fldCharType="end"/>
      </w:r>
      <w:r>
        <w:fldChar w:fldCharType="end"/>
      </w:r>
    </w:p>
    <w:p w14:paraId="6F30494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"_Toc192796449" </w:instrText>
      </w:r>
      <w:r>
        <w:fldChar w:fldCharType="separate"/>
      </w:r>
      <w:r>
        <w:rPr>
          <w:rStyle w:val="30"/>
        </w:rPr>
        <w:t xml:space="preserve">图 </w:t>
      </w:r>
      <w:r>
        <w:rPr>
          <w:rStyle w:val="30"/>
          <w:rFonts w:hint="cs"/>
          <w:cs/>
        </w:rPr>
        <w:t>‎</w:t>
      </w:r>
      <w:r>
        <w:rPr>
          <w:rStyle w:val="30"/>
        </w:rPr>
        <w:t>3</w:t>
      </w:r>
      <w:r>
        <w:rPr>
          <w:rStyle w:val="30"/>
        </w:rPr>
        <w:noBreakHyphen/>
      </w:r>
      <w:r>
        <w:rPr>
          <w:rStyle w:val="30"/>
        </w:rPr>
        <w:t>5字编码层结构图</w:t>
      </w:r>
      <w:r>
        <w:tab/>
      </w:r>
      <w:r>
        <w:fldChar w:fldCharType="begin"/>
      </w:r>
      <w:r>
        <w:instrText xml:space="preserve"> PAGEREF _Toc192796449 \h </w:instrText>
      </w:r>
      <w:r>
        <w:fldChar w:fldCharType="separate"/>
      </w:r>
      <w:r>
        <w:t>26</w:t>
      </w:r>
      <w:r>
        <w:fldChar w:fldCharType="end"/>
      </w:r>
      <w:r>
        <w:fldChar w:fldCharType="end"/>
      </w:r>
    </w:p>
    <w:p w14:paraId="2A7859D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"_Toc192796450" </w:instrText>
      </w:r>
      <w:r>
        <w:fldChar w:fldCharType="separate"/>
      </w:r>
      <w:r>
        <w:rPr>
          <w:rStyle w:val="30"/>
        </w:rPr>
        <w:t xml:space="preserve">图 </w:t>
      </w:r>
      <w:r>
        <w:rPr>
          <w:rStyle w:val="30"/>
          <w:rFonts w:hint="cs"/>
          <w:cs/>
        </w:rPr>
        <w:t>‎</w:t>
      </w:r>
      <w:r>
        <w:rPr>
          <w:rStyle w:val="30"/>
        </w:rPr>
        <w:t>3</w:t>
      </w:r>
      <w:r>
        <w:rPr>
          <w:rStyle w:val="30"/>
        </w:rPr>
        <w:noBreakHyphen/>
      </w:r>
      <w:r>
        <w:rPr>
          <w:rStyle w:val="30"/>
        </w:rPr>
        <w:t>6词编码层结构图</w:t>
      </w:r>
      <w:r>
        <w:tab/>
      </w:r>
      <w:r>
        <w:fldChar w:fldCharType="begin"/>
      </w:r>
      <w:r>
        <w:instrText xml:space="preserve"> PAGEREF _Toc192796450 \h </w:instrText>
      </w:r>
      <w:r>
        <w:fldChar w:fldCharType="separate"/>
      </w:r>
      <w:r>
        <w:t>26</w:t>
      </w:r>
      <w:r>
        <w:fldChar w:fldCharType="end"/>
      </w:r>
      <w:r>
        <w:fldChar w:fldCharType="end"/>
      </w:r>
    </w:p>
    <w:p w14:paraId="661BBC1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"_Toc192796451" </w:instrText>
      </w:r>
      <w:r>
        <w:fldChar w:fldCharType="separate"/>
      </w:r>
      <w:r>
        <w:rPr>
          <w:rStyle w:val="30"/>
        </w:rPr>
        <w:t xml:space="preserve">图 </w:t>
      </w:r>
      <w:r>
        <w:rPr>
          <w:rStyle w:val="30"/>
          <w:rFonts w:hint="cs"/>
          <w:cs/>
        </w:rPr>
        <w:t>‎</w:t>
      </w:r>
      <w:r>
        <w:rPr>
          <w:rStyle w:val="30"/>
        </w:rPr>
        <w:t>3</w:t>
      </w:r>
      <w:r>
        <w:rPr>
          <w:rStyle w:val="30"/>
        </w:rPr>
        <w:noBreakHyphen/>
      </w:r>
      <w:r>
        <w:rPr>
          <w:rStyle w:val="30"/>
        </w:rPr>
        <w:t>7字词融合编码层结构图</w:t>
      </w:r>
      <w:r>
        <w:tab/>
      </w:r>
      <w:r>
        <w:fldChar w:fldCharType="begin"/>
      </w:r>
      <w:r>
        <w:instrText xml:space="preserve"> PAGEREF _Toc192796451 \h </w:instrText>
      </w:r>
      <w:r>
        <w:fldChar w:fldCharType="separate"/>
      </w:r>
      <w:r>
        <w:t>27</w:t>
      </w:r>
      <w:r>
        <w:fldChar w:fldCharType="end"/>
      </w:r>
      <w:r>
        <w:fldChar w:fldCharType="end"/>
      </w:r>
    </w:p>
    <w:p w14:paraId="510A90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"_Toc192796452" </w:instrText>
      </w:r>
      <w:r>
        <w:fldChar w:fldCharType="separate"/>
      </w:r>
      <w:r>
        <w:rPr>
          <w:rStyle w:val="30"/>
        </w:rPr>
        <w:t xml:space="preserve">图 </w:t>
      </w:r>
      <w:r>
        <w:rPr>
          <w:rStyle w:val="30"/>
          <w:rFonts w:hint="cs"/>
          <w:cs/>
        </w:rPr>
        <w:t>‎</w:t>
      </w:r>
      <w:r>
        <w:rPr>
          <w:rStyle w:val="30"/>
        </w:rPr>
        <w:t>3</w:t>
      </w:r>
      <w:r>
        <w:rPr>
          <w:rStyle w:val="30"/>
        </w:rPr>
        <w:noBreakHyphen/>
      </w:r>
      <w:r>
        <w:rPr>
          <w:rStyle w:val="30"/>
        </w:rPr>
        <w:t>8字词融合序列连续一致性损失流程图</w:t>
      </w:r>
      <w:r>
        <w:tab/>
      </w:r>
      <w:r>
        <w:fldChar w:fldCharType="begin"/>
      </w:r>
      <w:r>
        <w:instrText xml:space="preserve"> PAGEREF _Toc192796452 \h </w:instrText>
      </w:r>
      <w:r>
        <w:fldChar w:fldCharType="separate"/>
      </w:r>
      <w:r>
        <w:t>27</w:t>
      </w:r>
      <w:r>
        <w:fldChar w:fldCharType="end"/>
      </w:r>
      <w:r>
        <w:fldChar w:fldCharType="end"/>
      </w:r>
    </w:p>
    <w:p w14:paraId="1D5CEEA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"_Toc192796453" </w:instrText>
      </w:r>
      <w:r>
        <w:fldChar w:fldCharType="separate"/>
      </w:r>
      <w:r>
        <w:rPr>
          <w:rStyle w:val="30"/>
        </w:rPr>
        <w:t xml:space="preserve">图 </w:t>
      </w:r>
      <w:r>
        <w:rPr>
          <w:rStyle w:val="30"/>
          <w:rFonts w:hint="cs"/>
          <w:cs/>
        </w:rPr>
        <w:t>‎</w:t>
      </w:r>
      <w:r>
        <w:rPr>
          <w:rStyle w:val="30"/>
        </w:rPr>
        <w:t>3</w:t>
      </w:r>
      <w:r>
        <w:rPr>
          <w:rStyle w:val="30"/>
        </w:rPr>
        <w:noBreakHyphen/>
      </w:r>
      <w:r>
        <w:rPr>
          <w:rStyle w:val="30"/>
        </w:rPr>
        <w:t>9基于解码层字词融合NLU模型结构图</w:t>
      </w:r>
      <w:r>
        <w:tab/>
      </w:r>
      <w:r>
        <w:fldChar w:fldCharType="begin"/>
      </w:r>
      <w:r>
        <w:instrText xml:space="preserve"> PAGEREF _Toc192796453 \h </w:instrText>
      </w:r>
      <w:r>
        <w:fldChar w:fldCharType="separate"/>
      </w:r>
      <w:r>
        <w:t>29</w:t>
      </w:r>
      <w:r>
        <w:fldChar w:fldCharType="end"/>
      </w:r>
      <w:r>
        <w:fldChar w:fldCharType="end"/>
      </w:r>
    </w:p>
    <w:p w14:paraId="113D34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"_Toc192796454" </w:instrText>
      </w:r>
      <w:r>
        <w:fldChar w:fldCharType="separate"/>
      </w:r>
      <w:r>
        <w:rPr>
          <w:rStyle w:val="30"/>
        </w:rPr>
        <w:t xml:space="preserve">图 </w:t>
      </w:r>
      <w:r>
        <w:rPr>
          <w:rStyle w:val="30"/>
          <w:rFonts w:hint="cs"/>
          <w:cs/>
        </w:rPr>
        <w:t>‎</w:t>
      </w:r>
      <w:r>
        <w:rPr>
          <w:rStyle w:val="30"/>
        </w:rPr>
        <w:t>3</w:t>
      </w:r>
      <w:r>
        <w:rPr>
          <w:rStyle w:val="30"/>
        </w:rPr>
        <w:noBreakHyphen/>
      </w:r>
      <w:r>
        <w:rPr>
          <w:rStyle w:val="30"/>
        </w:rPr>
        <w:t>10不同编码方式效果对比折线图</w:t>
      </w:r>
      <w:r>
        <w:tab/>
      </w:r>
      <w:r>
        <w:fldChar w:fldCharType="begin"/>
      </w:r>
      <w:r>
        <w:instrText xml:space="preserve"> PAGEREF _Toc192796454 \h </w:instrText>
      </w:r>
      <w:r>
        <w:fldChar w:fldCharType="separate"/>
      </w:r>
      <w:r>
        <w:t>31</w:t>
      </w:r>
      <w:r>
        <w:fldChar w:fldCharType="end"/>
      </w:r>
      <w:r>
        <w:fldChar w:fldCharType="end"/>
      </w:r>
    </w:p>
    <w:p w14:paraId="741A6B72">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"_Toc192796455" </w:instrText>
      </w:r>
      <w:r>
        <w:fldChar w:fldCharType="separate"/>
      </w:r>
      <w:r>
        <w:rPr>
          <w:rStyle w:val="30"/>
        </w:rPr>
        <w:t xml:space="preserve">图 </w:t>
      </w:r>
      <w:r>
        <w:rPr>
          <w:rStyle w:val="30"/>
          <w:rFonts w:hint="cs"/>
          <w:cs/>
        </w:rPr>
        <w:t>‎</w:t>
      </w:r>
      <w:r>
        <w:rPr>
          <w:rStyle w:val="30"/>
        </w:rPr>
        <w:t>4</w:t>
      </w:r>
      <w:r>
        <w:rPr>
          <w:rStyle w:val="30"/>
        </w:rPr>
        <w:noBreakHyphen/>
      </w:r>
      <w:r>
        <w:rPr>
          <w:rStyle w:val="30"/>
        </w:rPr>
        <w:t>1 SSIS模型结构图</w:t>
      </w:r>
      <w:r>
        <w:tab/>
      </w:r>
      <w:r>
        <w:fldChar w:fldCharType="begin"/>
      </w:r>
      <w:r>
        <w:instrText xml:space="preserve"> PAGEREF _Toc192796455 \h </w:instrText>
      </w:r>
      <w:r>
        <w:fldChar w:fldCharType="separate"/>
      </w:r>
      <w:r>
        <w:t>35</w:t>
      </w:r>
      <w:r>
        <w:fldChar w:fldCharType="end"/>
      </w:r>
      <w:r>
        <w:fldChar w:fldCharType="end"/>
      </w:r>
    </w:p>
    <w:p w14:paraId="3498E0C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"_Toc192796456" </w:instrText>
      </w:r>
      <w:r>
        <w:fldChar w:fldCharType="separate"/>
      </w:r>
      <w:r>
        <w:rPr>
          <w:rStyle w:val="30"/>
        </w:rPr>
        <w:t xml:space="preserve">图 </w:t>
      </w:r>
      <w:r>
        <w:rPr>
          <w:rStyle w:val="30"/>
          <w:rFonts w:hint="cs"/>
          <w:cs/>
        </w:rPr>
        <w:t>‎</w:t>
      </w:r>
      <w:r>
        <w:rPr>
          <w:rStyle w:val="30"/>
        </w:rPr>
        <w:t>4</w:t>
      </w:r>
      <w:r>
        <w:rPr>
          <w:rStyle w:val="30"/>
        </w:rPr>
        <w:noBreakHyphen/>
      </w:r>
      <w:r>
        <w:rPr>
          <w:rStyle w:val="30"/>
        </w:rPr>
        <w:t>2 SSIS句法分析树构造示例图</w:t>
      </w:r>
      <w:r>
        <w:tab/>
      </w:r>
      <w:r>
        <w:fldChar w:fldCharType="begin"/>
      </w:r>
      <w:r>
        <w:instrText xml:space="preserve"> PAGEREF _Toc192796456 \h </w:instrText>
      </w:r>
      <w:r>
        <w:fldChar w:fldCharType="separate"/>
      </w:r>
      <w:r>
        <w:t>36</w:t>
      </w:r>
      <w:r>
        <w:fldChar w:fldCharType="end"/>
      </w:r>
      <w:r>
        <w:fldChar w:fldCharType="end"/>
      </w:r>
    </w:p>
    <w:p w14:paraId="67F3655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"_Toc192796457" </w:instrText>
      </w:r>
      <w:r>
        <w:fldChar w:fldCharType="separate"/>
      </w:r>
      <w:r>
        <w:rPr>
          <w:rStyle w:val="30"/>
        </w:rPr>
        <w:t xml:space="preserve">图 </w:t>
      </w:r>
      <w:r>
        <w:rPr>
          <w:rStyle w:val="30"/>
          <w:rFonts w:hint="cs"/>
          <w:cs/>
        </w:rPr>
        <w:t>‎</w:t>
      </w:r>
      <w:r>
        <w:rPr>
          <w:rStyle w:val="30"/>
        </w:rPr>
        <w:t>4</w:t>
      </w:r>
      <w:r>
        <w:rPr>
          <w:rStyle w:val="30"/>
        </w:rPr>
        <w:noBreakHyphen/>
      </w:r>
      <w:r>
        <w:rPr>
          <w:rStyle w:val="30"/>
        </w:rPr>
        <w:t>3 SSIS嵌入层结构图</w:t>
      </w:r>
      <w:r>
        <w:tab/>
      </w:r>
      <w:r>
        <w:fldChar w:fldCharType="begin"/>
      </w:r>
      <w:r>
        <w:instrText xml:space="preserve"> PAGEREF _Toc192796457 \h </w:instrText>
      </w:r>
      <w:r>
        <w:fldChar w:fldCharType="separate"/>
      </w:r>
      <w:r>
        <w:t>37</w:t>
      </w:r>
      <w:r>
        <w:fldChar w:fldCharType="end"/>
      </w:r>
      <w:r>
        <w:fldChar w:fldCharType="end"/>
      </w:r>
    </w:p>
    <w:p w14:paraId="7F83A5E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"_Toc192796458" </w:instrText>
      </w:r>
      <w:r>
        <w:fldChar w:fldCharType="separate"/>
      </w:r>
      <w:r>
        <w:rPr>
          <w:rStyle w:val="30"/>
        </w:rPr>
        <w:t xml:space="preserve">图 </w:t>
      </w:r>
      <w:r>
        <w:rPr>
          <w:rStyle w:val="30"/>
          <w:rFonts w:hint="cs"/>
          <w:cs/>
        </w:rPr>
        <w:t>‎</w:t>
      </w:r>
      <w:r>
        <w:rPr>
          <w:rStyle w:val="30"/>
        </w:rPr>
        <w:t>4</w:t>
      </w:r>
      <w:r>
        <w:rPr>
          <w:rStyle w:val="30"/>
        </w:rPr>
        <w:noBreakHyphen/>
      </w:r>
      <w:r>
        <w:rPr>
          <w:rStyle w:val="30"/>
        </w:rPr>
        <w:t>4意图-槽联合层级结构图</w:t>
      </w:r>
      <w:r>
        <w:tab/>
      </w:r>
      <w:r>
        <w:fldChar w:fldCharType="begin"/>
      </w:r>
      <w:r>
        <w:instrText xml:space="preserve"> PAGEREF _Toc192796458 \h </w:instrText>
      </w:r>
      <w:r>
        <w:fldChar w:fldCharType="separate"/>
      </w:r>
      <w:r>
        <w:t>38</w:t>
      </w:r>
      <w:r>
        <w:fldChar w:fldCharType="end"/>
      </w:r>
      <w:r>
        <w:fldChar w:fldCharType="end"/>
      </w:r>
    </w:p>
    <w:p w14:paraId="78806C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"_Toc192796459" </w:instrText>
      </w:r>
      <w:r>
        <w:fldChar w:fldCharType="separate"/>
      </w:r>
      <w:r>
        <w:rPr>
          <w:rStyle w:val="30"/>
        </w:rPr>
        <w:t xml:space="preserve">图 </w:t>
      </w:r>
      <w:r>
        <w:rPr>
          <w:rStyle w:val="30"/>
          <w:rFonts w:hint="cs"/>
          <w:cs/>
        </w:rPr>
        <w:t>‎</w:t>
      </w:r>
      <w:r>
        <w:rPr>
          <w:rStyle w:val="30"/>
        </w:rPr>
        <w:t>4</w:t>
      </w:r>
      <w:r>
        <w:rPr>
          <w:rStyle w:val="30"/>
        </w:rPr>
        <w:noBreakHyphen/>
      </w:r>
      <w:r>
        <w:rPr>
          <w:rStyle w:val="30"/>
        </w:rPr>
        <w:t>5基于大语言模型迭代数据增强的NLU模型框架</w:t>
      </w:r>
      <w:r>
        <w:tab/>
      </w:r>
      <w:r>
        <w:fldChar w:fldCharType="begin"/>
      </w:r>
      <w:r>
        <w:instrText xml:space="preserve"> PAGEREF _Toc192796459 \h </w:instrText>
      </w:r>
      <w:r>
        <w:fldChar w:fldCharType="separate"/>
      </w:r>
      <w:r>
        <w:t>40</w:t>
      </w:r>
      <w:r>
        <w:fldChar w:fldCharType="end"/>
      </w:r>
      <w:r>
        <w:fldChar w:fldCharType="end"/>
      </w:r>
    </w:p>
    <w:p w14:paraId="71E0A4F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"_Toc192796460" </w:instrText>
      </w:r>
      <w:r>
        <w:fldChar w:fldCharType="separate"/>
      </w:r>
      <w:r>
        <w:rPr>
          <w:rStyle w:val="30"/>
        </w:rPr>
        <w:t xml:space="preserve">图 </w:t>
      </w:r>
      <w:r>
        <w:rPr>
          <w:rStyle w:val="30"/>
          <w:rFonts w:hint="cs"/>
          <w:cs/>
        </w:rPr>
        <w:t>‎</w:t>
      </w:r>
      <w:r>
        <w:rPr>
          <w:rStyle w:val="30"/>
        </w:rPr>
        <w:t>5</w:t>
      </w:r>
      <w:r>
        <w:rPr>
          <w:rStyle w:val="30"/>
        </w:rPr>
        <w:noBreakHyphen/>
      </w:r>
      <w:r>
        <w:rPr>
          <w:rStyle w:val="30"/>
        </w:rPr>
        <w:t>1 NLU模型智能管理系统功能结构图</w:t>
      </w:r>
      <w:r>
        <w:tab/>
      </w:r>
      <w:r>
        <w:fldChar w:fldCharType="begin"/>
      </w:r>
      <w:r>
        <w:instrText xml:space="preserve"> PAGEREF _Toc192796460 \h </w:instrText>
      </w:r>
      <w:r>
        <w:fldChar w:fldCharType="separate"/>
      </w:r>
      <w:r>
        <w:t>48</w:t>
      </w:r>
      <w:r>
        <w:fldChar w:fldCharType="end"/>
      </w:r>
      <w:r>
        <w:fldChar w:fldCharType="end"/>
      </w:r>
    </w:p>
    <w:p w14:paraId="52261104">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"_Toc192796461" </w:instrText>
      </w:r>
      <w:r>
        <w:fldChar w:fldCharType="separate"/>
      </w:r>
      <w:r>
        <w:rPr>
          <w:rStyle w:val="30"/>
        </w:rPr>
        <w:t xml:space="preserve">图 </w:t>
      </w:r>
      <w:r>
        <w:rPr>
          <w:rStyle w:val="30"/>
          <w:rFonts w:hint="cs"/>
          <w:cs/>
        </w:rPr>
        <w:t>‎</w:t>
      </w:r>
      <w:r>
        <w:rPr>
          <w:rStyle w:val="30"/>
        </w:rPr>
        <w:t>5</w:t>
      </w:r>
      <w:r>
        <w:rPr>
          <w:rStyle w:val="30"/>
        </w:rPr>
        <w:noBreakHyphen/>
      </w:r>
      <w:r>
        <w:rPr>
          <w:rStyle w:val="30"/>
        </w:rPr>
        <w:t>2 NLU模型智能管理系统总体架构图</w:t>
      </w:r>
      <w:r>
        <w:tab/>
      </w:r>
      <w:r>
        <w:fldChar w:fldCharType="begin"/>
      </w:r>
      <w:r>
        <w:instrText xml:space="preserve"> PAGEREF _Toc192796461 \h </w:instrText>
      </w:r>
      <w:r>
        <w:fldChar w:fldCharType="separate"/>
      </w:r>
      <w:r>
        <w:t>50</w:t>
      </w:r>
      <w:r>
        <w:fldChar w:fldCharType="end"/>
      </w:r>
      <w:r>
        <w:fldChar w:fldCharType="end"/>
      </w:r>
    </w:p>
    <w:p w14:paraId="1967AC95">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"_Toc192796462" </w:instrText>
      </w:r>
      <w:r>
        <w:fldChar w:fldCharType="separate"/>
      </w:r>
      <w:r>
        <w:rPr>
          <w:rStyle w:val="30"/>
        </w:rPr>
        <w:t xml:space="preserve">图 </w:t>
      </w:r>
      <w:r>
        <w:rPr>
          <w:rStyle w:val="30"/>
          <w:rFonts w:hint="cs"/>
          <w:cs/>
        </w:rPr>
        <w:t>‎</w:t>
      </w:r>
      <w:r>
        <w:rPr>
          <w:rStyle w:val="30"/>
        </w:rPr>
        <w:t>5</w:t>
      </w:r>
      <w:r>
        <w:rPr>
          <w:rStyle w:val="30"/>
        </w:rPr>
        <w:noBreakHyphen/>
      </w:r>
      <w:r>
        <w:rPr>
          <w:rStyle w:val="30"/>
        </w:rPr>
        <w:t>3问题模板管理页面</w:t>
      </w:r>
      <w:r>
        <w:tab/>
      </w:r>
      <w:r>
        <w:fldChar w:fldCharType="begin"/>
      </w:r>
      <w:r>
        <w:instrText xml:space="preserve"> PAGEREF _Toc192796462 \h </w:instrText>
      </w:r>
      <w:r>
        <w:fldChar w:fldCharType="separate"/>
      </w:r>
      <w:r>
        <w:t>52</w:t>
      </w:r>
      <w:r>
        <w:fldChar w:fldCharType="end"/>
      </w:r>
      <w:r>
        <w:fldChar w:fldCharType="end"/>
      </w:r>
    </w:p>
    <w:p w14:paraId="395499B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"_Toc192796463" </w:instrText>
      </w:r>
      <w:r>
        <w:fldChar w:fldCharType="separate"/>
      </w:r>
      <w:r>
        <w:rPr>
          <w:rStyle w:val="30"/>
        </w:rPr>
        <w:t xml:space="preserve">图 </w:t>
      </w:r>
      <w:r>
        <w:rPr>
          <w:rStyle w:val="30"/>
          <w:rFonts w:hint="cs"/>
          <w:cs/>
        </w:rPr>
        <w:t>‎</w:t>
      </w:r>
      <w:r>
        <w:rPr>
          <w:rStyle w:val="30"/>
        </w:rPr>
        <w:t>5</w:t>
      </w:r>
      <w:r>
        <w:rPr>
          <w:rStyle w:val="30"/>
        </w:rPr>
        <w:noBreakHyphen/>
      </w:r>
      <w:r>
        <w:rPr>
          <w:rStyle w:val="30"/>
        </w:rPr>
        <w:t>4导入Bad-Case模块时序图</w:t>
      </w:r>
      <w:r>
        <w:tab/>
      </w:r>
      <w:r>
        <w:fldChar w:fldCharType="begin"/>
      </w:r>
      <w:r>
        <w:instrText xml:space="preserve"> PAGEREF _Toc192796463 \h </w:instrText>
      </w:r>
      <w:r>
        <w:fldChar w:fldCharType="separate"/>
      </w:r>
      <w:r>
        <w:t>53</w:t>
      </w:r>
      <w:r>
        <w:fldChar w:fldCharType="end"/>
      </w:r>
      <w:r>
        <w:fldChar w:fldCharType="end"/>
      </w:r>
    </w:p>
    <w:p w14:paraId="7D999CD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"_Toc192796464" </w:instrText>
      </w:r>
      <w:r>
        <w:fldChar w:fldCharType="separate"/>
      </w:r>
      <w:r>
        <w:rPr>
          <w:rStyle w:val="30"/>
        </w:rPr>
        <w:t xml:space="preserve">图 </w:t>
      </w:r>
      <w:r>
        <w:rPr>
          <w:rStyle w:val="30"/>
          <w:rFonts w:hint="cs"/>
          <w:cs/>
        </w:rPr>
        <w:t>‎</w:t>
      </w:r>
      <w:r>
        <w:rPr>
          <w:rStyle w:val="30"/>
        </w:rPr>
        <w:t>5</w:t>
      </w:r>
      <w:r>
        <w:rPr>
          <w:rStyle w:val="30"/>
        </w:rPr>
        <w:noBreakHyphen/>
      </w:r>
      <w:r>
        <w:rPr>
          <w:rStyle w:val="30"/>
        </w:rPr>
        <w:t>5问题模板交互操作时序图</w:t>
      </w:r>
      <w:r>
        <w:tab/>
      </w:r>
      <w:r>
        <w:fldChar w:fldCharType="begin"/>
      </w:r>
      <w:r>
        <w:instrText xml:space="preserve"> PAGEREF _Toc192796464 \h </w:instrText>
      </w:r>
      <w:r>
        <w:fldChar w:fldCharType="separate"/>
      </w:r>
      <w:r>
        <w:t>54</w:t>
      </w:r>
      <w:r>
        <w:fldChar w:fldCharType="end"/>
      </w:r>
      <w:r>
        <w:fldChar w:fldCharType="end"/>
      </w:r>
    </w:p>
    <w:p w14:paraId="0922565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"_Toc192796465" </w:instrText>
      </w:r>
      <w:r>
        <w:fldChar w:fldCharType="separate"/>
      </w:r>
      <w:r>
        <w:rPr>
          <w:rStyle w:val="30"/>
        </w:rPr>
        <w:t xml:space="preserve">图 </w:t>
      </w:r>
      <w:r>
        <w:rPr>
          <w:rStyle w:val="30"/>
          <w:rFonts w:hint="cs"/>
          <w:cs/>
        </w:rPr>
        <w:t>‎</w:t>
      </w:r>
      <w:r>
        <w:rPr>
          <w:rStyle w:val="30"/>
        </w:rPr>
        <w:t>5</w:t>
      </w:r>
      <w:r>
        <w:rPr>
          <w:rStyle w:val="30"/>
        </w:rPr>
        <w:noBreakHyphen/>
      </w:r>
      <w:r>
        <w:rPr>
          <w:rStyle w:val="30"/>
        </w:rPr>
        <w:t>6新增问题模板页面</w:t>
      </w:r>
      <w:r>
        <w:tab/>
      </w:r>
      <w:r>
        <w:fldChar w:fldCharType="begin"/>
      </w:r>
      <w:r>
        <w:instrText xml:space="preserve"> PAGEREF _Toc192796465 \h </w:instrText>
      </w:r>
      <w:r>
        <w:fldChar w:fldCharType="separate"/>
      </w:r>
      <w:r>
        <w:t>55</w:t>
      </w:r>
      <w:r>
        <w:fldChar w:fldCharType="end"/>
      </w:r>
      <w:r>
        <w:fldChar w:fldCharType="end"/>
      </w:r>
    </w:p>
    <w:p w14:paraId="0556517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"_Toc192796466" </w:instrText>
      </w:r>
      <w:r>
        <w:fldChar w:fldCharType="separate"/>
      </w:r>
      <w:r>
        <w:rPr>
          <w:rStyle w:val="30"/>
        </w:rPr>
        <w:t xml:space="preserve">图 </w:t>
      </w:r>
      <w:r>
        <w:rPr>
          <w:rStyle w:val="30"/>
          <w:rFonts w:hint="cs"/>
          <w:cs/>
        </w:rPr>
        <w:t>‎</w:t>
      </w:r>
      <w:r>
        <w:rPr>
          <w:rStyle w:val="30"/>
        </w:rPr>
        <w:t>5</w:t>
      </w:r>
      <w:r>
        <w:rPr>
          <w:rStyle w:val="30"/>
        </w:rPr>
        <w:noBreakHyphen/>
      </w:r>
      <w:r>
        <w:rPr>
          <w:rStyle w:val="30"/>
        </w:rPr>
        <w:t>7测试样本管理页面</w:t>
      </w:r>
      <w:r>
        <w:tab/>
      </w:r>
      <w:r>
        <w:fldChar w:fldCharType="begin"/>
      </w:r>
      <w:r>
        <w:instrText xml:space="preserve"> PAGEREF _Toc192796466 \h </w:instrText>
      </w:r>
      <w:r>
        <w:fldChar w:fldCharType="separate"/>
      </w:r>
      <w:r>
        <w:t>56</w:t>
      </w:r>
      <w:r>
        <w:fldChar w:fldCharType="end"/>
      </w:r>
      <w:r>
        <w:fldChar w:fldCharType="end"/>
      </w:r>
    </w:p>
    <w:p w14:paraId="5B7F4B18">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"_Toc192796467" </w:instrText>
      </w:r>
      <w:r>
        <w:fldChar w:fldCharType="separate"/>
      </w:r>
      <w:r>
        <w:rPr>
          <w:rStyle w:val="30"/>
        </w:rPr>
        <w:t xml:space="preserve">图 </w:t>
      </w:r>
      <w:r>
        <w:rPr>
          <w:rStyle w:val="30"/>
          <w:rFonts w:hint="cs"/>
          <w:cs/>
        </w:rPr>
        <w:t>‎</w:t>
      </w:r>
      <w:r>
        <w:rPr>
          <w:rStyle w:val="30"/>
        </w:rPr>
        <w:t>5</w:t>
      </w:r>
      <w:r>
        <w:rPr>
          <w:rStyle w:val="30"/>
        </w:rPr>
        <w:noBreakHyphen/>
      </w:r>
      <w:r>
        <w:rPr>
          <w:rStyle w:val="30"/>
        </w:rPr>
        <w:t>8新增测试样本页</w:t>
      </w:r>
      <w:r>
        <w:tab/>
      </w:r>
      <w:r>
        <w:fldChar w:fldCharType="begin"/>
      </w:r>
      <w:r>
        <w:instrText xml:space="preserve"> PAGEREF _Toc192796467 \h </w:instrText>
      </w:r>
      <w:r>
        <w:fldChar w:fldCharType="separate"/>
      </w:r>
      <w:r>
        <w:t>57</w:t>
      </w:r>
      <w:r>
        <w:fldChar w:fldCharType="end"/>
      </w:r>
      <w:r>
        <w:fldChar w:fldCharType="end"/>
      </w:r>
    </w:p>
    <w:p w14:paraId="3D70B8E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"_Toc192796468" </w:instrText>
      </w:r>
      <w:r>
        <w:fldChar w:fldCharType="separate"/>
      </w:r>
      <w:r>
        <w:rPr>
          <w:rStyle w:val="30"/>
        </w:rPr>
        <w:t xml:space="preserve">图 </w:t>
      </w:r>
      <w:r>
        <w:rPr>
          <w:rStyle w:val="30"/>
          <w:rFonts w:hint="cs"/>
          <w:cs/>
        </w:rPr>
        <w:t>‎</w:t>
      </w:r>
      <w:r>
        <w:rPr>
          <w:rStyle w:val="30"/>
        </w:rPr>
        <w:t>5</w:t>
      </w:r>
      <w:r>
        <w:rPr>
          <w:rStyle w:val="30"/>
        </w:rPr>
        <w:noBreakHyphen/>
      </w:r>
      <w:r>
        <w:rPr>
          <w:rStyle w:val="30"/>
        </w:rPr>
        <w:t>9模型训练模块架构图</w:t>
      </w:r>
      <w:r>
        <w:tab/>
      </w:r>
      <w:r>
        <w:fldChar w:fldCharType="begin"/>
      </w:r>
      <w:r>
        <w:instrText xml:space="preserve"> PAGEREF _Toc192796468 \h </w:instrText>
      </w:r>
      <w:r>
        <w:fldChar w:fldCharType="separate"/>
      </w:r>
      <w:r>
        <w:t>58</w:t>
      </w:r>
      <w:r>
        <w:fldChar w:fldCharType="end"/>
      </w:r>
      <w:r>
        <w:fldChar w:fldCharType="end"/>
      </w:r>
    </w:p>
    <w:p w14:paraId="28723F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"_Toc192796469" </w:instrText>
      </w:r>
      <w:r>
        <w:fldChar w:fldCharType="separate"/>
      </w:r>
      <w:r>
        <w:rPr>
          <w:rStyle w:val="30"/>
        </w:rPr>
        <w:t xml:space="preserve">图 </w:t>
      </w:r>
      <w:r>
        <w:rPr>
          <w:rStyle w:val="30"/>
          <w:rFonts w:hint="cs"/>
          <w:cs/>
        </w:rPr>
        <w:t>‎</w:t>
      </w:r>
      <w:r>
        <w:rPr>
          <w:rStyle w:val="30"/>
        </w:rPr>
        <w:t>5</w:t>
      </w:r>
      <w:r>
        <w:rPr>
          <w:rStyle w:val="30"/>
        </w:rPr>
        <w:noBreakHyphen/>
      </w:r>
      <w:r>
        <w:rPr>
          <w:rStyle w:val="30"/>
        </w:rPr>
        <w:t>10模型训练模块流程图</w:t>
      </w:r>
      <w:r>
        <w:tab/>
      </w:r>
      <w:r>
        <w:fldChar w:fldCharType="begin"/>
      </w:r>
      <w:r>
        <w:instrText xml:space="preserve"> PAGEREF _Toc192796469 \h </w:instrText>
      </w:r>
      <w:r>
        <w:fldChar w:fldCharType="separate"/>
      </w:r>
      <w:r>
        <w:t>59</w:t>
      </w:r>
      <w:r>
        <w:fldChar w:fldCharType="end"/>
      </w:r>
      <w:r>
        <w:fldChar w:fldCharType="end"/>
      </w:r>
    </w:p>
    <w:p w14:paraId="420C12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"_Toc192796470" </w:instrText>
      </w:r>
      <w:r>
        <w:fldChar w:fldCharType="separate"/>
      </w:r>
      <w:r>
        <w:rPr>
          <w:rStyle w:val="30"/>
        </w:rPr>
        <w:t xml:space="preserve">图 </w:t>
      </w:r>
      <w:r>
        <w:rPr>
          <w:rStyle w:val="30"/>
          <w:rFonts w:hint="cs"/>
          <w:cs/>
        </w:rPr>
        <w:t>‎</w:t>
      </w:r>
      <w:r>
        <w:rPr>
          <w:rStyle w:val="30"/>
        </w:rPr>
        <w:t>5</w:t>
      </w:r>
      <w:r>
        <w:rPr>
          <w:rStyle w:val="30"/>
        </w:rPr>
        <w:noBreakHyphen/>
      </w:r>
      <w:r>
        <w:rPr>
          <w:rStyle w:val="30"/>
        </w:rPr>
        <w:t>11模型管理页</w:t>
      </w:r>
      <w:r>
        <w:tab/>
      </w:r>
      <w:r>
        <w:fldChar w:fldCharType="begin"/>
      </w:r>
      <w:r>
        <w:instrText xml:space="preserve"> PAGEREF _Toc192796470 \h </w:instrText>
      </w:r>
      <w:r>
        <w:fldChar w:fldCharType="separate"/>
      </w:r>
      <w:r>
        <w:t>60</w:t>
      </w:r>
      <w:r>
        <w:fldChar w:fldCharType="end"/>
      </w:r>
      <w:r>
        <w:fldChar w:fldCharType="end"/>
      </w:r>
    </w:p>
    <w:p w14:paraId="642C1F4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"_Toc192796471" </w:instrText>
      </w:r>
      <w:r>
        <w:fldChar w:fldCharType="separate"/>
      </w:r>
      <w:r>
        <w:rPr>
          <w:rStyle w:val="30"/>
        </w:rPr>
        <w:t xml:space="preserve">图 </w:t>
      </w:r>
      <w:r>
        <w:rPr>
          <w:rStyle w:val="30"/>
          <w:rFonts w:hint="cs"/>
          <w:cs/>
        </w:rPr>
        <w:t>‎</w:t>
      </w:r>
      <w:r>
        <w:rPr>
          <w:rStyle w:val="30"/>
        </w:rPr>
        <w:t>5</w:t>
      </w:r>
      <w:r>
        <w:rPr>
          <w:rStyle w:val="30"/>
        </w:rPr>
        <w:noBreakHyphen/>
      </w:r>
      <w:r>
        <w:rPr>
          <w:rStyle w:val="30"/>
        </w:rPr>
        <w:t>12三级存储目录结构</w:t>
      </w:r>
      <w:r>
        <w:tab/>
      </w:r>
      <w:r>
        <w:fldChar w:fldCharType="begin"/>
      </w:r>
      <w:r>
        <w:instrText xml:space="preserve"> PAGEREF _Toc192796471 \h </w:instrText>
      </w:r>
      <w:r>
        <w:fldChar w:fldCharType="separate"/>
      </w:r>
      <w:r>
        <w:t>61</w:t>
      </w:r>
      <w:r>
        <w:fldChar w:fldCharType="end"/>
      </w:r>
      <w:r>
        <w:fldChar w:fldCharType="end"/>
      </w:r>
    </w:p>
    <w:p w14:paraId="2ABDC050">
      <w:pPr>
        <w:spacing w:line="240" w:lineRule="auto"/>
        <w:ind w:firstLine="0" w:firstLineChars="0"/>
      </w:pPr>
      <w:r>
        <w:fldChar w:fldCharType="end"/>
      </w:r>
    </w:p>
    <w:p w14:paraId="5C474E41">
      <w:pPr>
        <w:adjustRightInd w:val="0"/>
        <w:spacing w:before="397" w:line="240" w:lineRule="auto"/>
        <w:ind w:firstLine="0" w:firstLineChars="0"/>
        <w:rPr>
          <w:rFonts w:ascii="黑体" w:hAnsi="黑体" w:eastAsia="黑体"/>
          <w:b/>
          <w:bCs/>
          <w:sz w:val="32"/>
          <w:szCs w:val="32"/>
        </w:rPr>
        <w:sectPr>
          <w:headerReference r:id="rId27" w:type="default"/>
          <w:headerReference r:id="rId28" w:type="even"/>
          <w:pgSz w:w="11906" w:h="16838"/>
          <w:pgMar w:top="1985" w:right="1588" w:bottom="2268" w:left="1588" w:header="1417" w:footer="1701" w:gutter="284"/>
          <w:pgNumType w:fmt="upperRoman"/>
          <w:cols w:space="425" w:num="1"/>
          <w:docGrid w:type="lines" w:linePitch="326" w:charSpace="0"/>
        </w:sectPr>
      </w:pPr>
    </w:p>
    <w:p w14:paraId="2595B220">
      <w:pPr>
        <w:adjustRightInd w:val="0"/>
        <w:spacing w:before="397" w:line="240" w:lineRule="auto"/>
        <w:ind w:firstLine="1" w:firstLineChars="0"/>
        <w:jc w:val="center"/>
        <w:rPr>
          <w:rFonts w:ascii="黑体" w:hAnsi="黑体" w:eastAsia="黑体"/>
          <w:b/>
          <w:bCs/>
          <w:sz w:val="32"/>
          <w:szCs w:val="32"/>
        </w:rPr>
      </w:pPr>
      <w:r>
        <w:rPr>
          <w:rFonts w:hint="eastAsia" w:ascii="黑体" w:hAnsi="黑体" w:eastAsia="黑体"/>
          <w:b/>
          <w:bCs/>
          <w:sz w:val="32"/>
          <w:szCs w:val="32"/>
        </w:rPr>
        <w:t>表录</w:t>
      </w:r>
    </w:p>
    <w:p w14:paraId="3BCE19A3">
      <w:pPr>
        <w:spacing w:line="240" w:lineRule="auto"/>
        <w:ind w:firstLine="480"/>
        <w:jc w:val="center"/>
      </w:pPr>
    </w:p>
    <w:p w14:paraId="6CBA609F">
      <w:pPr>
        <w:spacing w:line="240" w:lineRule="auto"/>
        <w:ind w:firstLine="480"/>
        <w:jc w:val="center"/>
      </w:pPr>
    </w:p>
    <w:p w14:paraId="432A9F9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TOC \h \z \c "表" </w:instrText>
      </w:r>
      <w:r>
        <w:fldChar w:fldCharType="separate"/>
      </w:r>
      <w:r>
        <w:fldChar w:fldCharType="begin"/>
      </w:r>
      <w:r>
        <w:instrText xml:space="preserve"> HYPERLINK \l "_Toc192796498" </w:instrText>
      </w:r>
      <w:r>
        <w:fldChar w:fldCharType="separate"/>
      </w:r>
      <w:r>
        <w:rPr>
          <w:rStyle w:val="30"/>
        </w:rPr>
        <w:t xml:space="preserve">表 </w:t>
      </w:r>
      <w:r>
        <w:rPr>
          <w:rStyle w:val="30"/>
          <w:rFonts w:hint="cs"/>
          <w:cs/>
        </w:rPr>
        <w:t>‎</w:t>
      </w:r>
      <w:r>
        <w:rPr>
          <w:rStyle w:val="30"/>
        </w:rPr>
        <w:t>1</w:t>
      </w:r>
      <w:r>
        <w:rPr>
          <w:rStyle w:val="30"/>
        </w:rPr>
        <w:noBreakHyphen/>
      </w:r>
      <w:r>
        <w:rPr>
          <w:rStyle w:val="30"/>
        </w:rPr>
        <w:t>1中文自然语言理解模型现状对比</w:t>
      </w:r>
      <w:r>
        <w:tab/>
      </w:r>
      <w:r>
        <w:fldChar w:fldCharType="begin"/>
      </w:r>
      <w:r>
        <w:instrText xml:space="preserve"> PAGEREF _Toc192796498 \h </w:instrText>
      </w:r>
      <w:r>
        <w:fldChar w:fldCharType="separate"/>
      </w:r>
      <w:r>
        <w:t>5</w:t>
      </w:r>
      <w:r>
        <w:fldChar w:fldCharType="end"/>
      </w:r>
      <w:r>
        <w:fldChar w:fldCharType="end"/>
      </w:r>
    </w:p>
    <w:p w14:paraId="5539061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"_Toc192796499" </w:instrText>
      </w:r>
      <w:r>
        <w:fldChar w:fldCharType="separate"/>
      </w:r>
      <w:r>
        <w:rPr>
          <w:rStyle w:val="30"/>
        </w:rPr>
        <w:t xml:space="preserve">表 </w:t>
      </w:r>
      <w:r>
        <w:rPr>
          <w:rStyle w:val="30"/>
          <w:rFonts w:hint="cs"/>
          <w:cs/>
        </w:rPr>
        <w:t>‎</w:t>
      </w:r>
      <w:r>
        <w:rPr>
          <w:rStyle w:val="30"/>
        </w:rPr>
        <w:t>3</w:t>
      </w:r>
      <w:r>
        <w:rPr>
          <w:rStyle w:val="30"/>
        </w:rPr>
        <w:noBreakHyphen/>
      </w:r>
      <w:r>
        <w:rPr>
          <w:rStyle w:val="30"/>
        </w:rPr>
        <w:t>1 NLU任务示例</w:t>
      </w:r>
      <w:r>
        <w:tab/>
      </w:r>
      <w:r>
        <w:fldChar w:fldCharType="begin"/>
      </w:r>
      <w:r>
        <w:instrText xml:space="preserve"> PAGEREF _Toc192796499 \h </w:instrText>
      </w:r>
      <w:r>
        <w:fldChar w:fldCharType="separate"/>
      </w:r>
      <w:r>
        <w:t>17</w:t>
      </w:r>
      <w:r>
        <w:fldChar w:fldCharType="end"/>
      </w:r>
      <w:r>
        <w:fldChar w:fldCharType="end"/>
      </w:r>
    </w:p>
    <w:p w14:paraId="07ABC74D">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"_Toc192796500" </w:instrText>
      </w:r>
      <w:r>
        <w:fldChar w:fldCharType="separate"/>
      </w:r>
      <w:r>
        <w:rPr>
          <w:rStyle w:val="30"/>
        </w:rPr>
        <w:t xml:space="preserve">表 </w:t>
      </w:r>
      <w:r>
        <w:rPr>
          <w:rStyle w:val="30"/>
          <w:rFonts w:hint="cs"/>
          <w:cs/>
        </w:rPr>
        <w:t>‎</w:t>
      </w:r>
      <w:r>
        <w:rPr>
          <w:rStyle w:val="30"/>
        </w:rPr>
        <w:t>3</w:t>
      </w:r>
      <w:r>
        <w:rPr>
          <w:rStyle w:val="30"/>
        </w:rPr>
        <w:noBreakHyphen/>
      </w:r>
      <w:r>
        <w:rPr>
          <w:rStyle w:val="30"/>
        </w:rPr>
        <w:t>2意图定义与示例</w:t>
      </w:r>
      <w:r>
        <w:tab/>
      </w:r>
      <w:r>
        <w:fldChar w:fldCharType="begin"/>
      </w:r>
      <w:r>
        <w:instrText xml:space="preserve"> PAGEREF _Toc192796500 \h </w:instrText>
      </w:r>
      <w:r>
        <w:fldChar w:fldCharType="separate"/>
      </w:r>
      <w:r>
        <w:t>17</w:t>
      </w:r>
      <w:r>
        <w:fldChar w:fldCharType="end"/>
      </w:r>
      <w:r>
        <w:fldChar w:fldCharType="end"/>
      </w:r>
    </w:p>
    <w:p w14:paraId="64097CC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"_Toc192796501" </w:instrText>
      </w:r>
      <w:r>
        <w:fldChar w:fldCharType="separate"/>
      </w:r>
      <w:r>
        <w:rPr>
          <w:rStyle w:val="30"/>
        </w:rPr>
        <w:t xml:space="preserve">表 </w:t>
      </w:r>
      <w:r>
        <w:rPr>
          <w:rStyle w:val="30"/>
          <w:rFonts w:hint="cs"/>
          <w:cs/>
        </w:rPr>
        <w:t>‎</w:t>
      </w:r>
      <w:r>
        <w:rPr>
          <w:rStyle w:val="30"/>
        </w:rPr>
        <w:t>3</w:t>
      </w:r>
      <w:r>
        <w:rPr>
          <w:rStyle w:val="30"/>
        </w:rPr>
        <w:noBreakHyphen/>
      </w:r>
      <w:r>
        <w:rPr>
          <w:rStyle w:val="30"/>
        </w:rPr>
        <w:t>3常用槽位设计及槽值示例</w:t>
      </w:r>
      <w:r>
        <w:tab/>
      </w:r>
      <w:r>
        <w:fldChar w:fldCharType="begin"/>
      </w:r>
      <w:r>
        <w:instrText xml:space="preserve"> PAGEREF _Toc192796501 \h </w:instrText>
      </w:r>
      <w:r>
        <w:fldChar w:fldCharType="separate"/>
      </w:r>
      <w:r>
        <w:t>17</w:t>
      </w:r>
      <w:r>
        <w:fldChar w:fldCharType="end"/>
      </w:r>
      <w:r>
        <w:fldChar w:fldCharType="end"/>
      </w:r>
    </w:p>
    <w:p w14:paraId="5B04099F">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"_Toc192796502" </w:instrText>
      </w:r>
      <w:r>
        <w:fldChar w:fldCharType="separate"/>
      </w:r>
      <w:r>
        <w:rPr>
          <w:rStyle w:val="30"/>
        </w:rPr>
        <w:t xml:space="preserve">表 </w:t>
      </w:r>
      <w:r>
        <w:rPr>
          <w:rStyle w:val="30"/>
          <w:rFonts w:hint="cs"/>
          <w:cs/>
        </w:rPr>
        <w:t>‎</w:t>
      </w:r>
      <w:r>
        <w:rPr>
          <w:rStyle w:val="30"/>
        </w:rPr>
        <w:t>3</w:t>
      </w:r>
      <w:r>
        <w:rPr>
          <w:rStyle w:val="30"/>
        </w:rPr>
        <w:noBreakHyphen/>
      </w:r>
      <w:r>
        <w:rPr>
          <w:rStyle w:val="30"/>
        </w:rPr>
        <w:t>4字编码模型错误问题示例</w:t>
      </w:r>
      <w:r>
        <w:tab/>
      </w:r>
      <w:r>
        <w:fldChar w:fldCharType="begin"/>
      </w:r>
      <w:r>
        <w:instrText xml:space="preserve"> PAGEREF _Toc192796502 \h </w:instrText>
      </w:r>
      <w:r>
        <w:fldChar w:fldCharType="separate"/>
      </w:r>
      <w:r>
        <w:t>20</w:t>
      </w:r>
      <w:r>
        <w:fldChar w:fldCharType="end"/>
      </w:r>
      <w:r>
        <w:fldChar w:fldCharType="end"/>
      </w:r>
    </w:p>
    <w:p w14:paraId="44F20F3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"_Toc192796503" </w:instrText>
      </w:r>
      <w:r>
        <w:fldChar w:fldCharType="separate"/>
      </w:r>
      <w:r>
        <w:rPr>
          <w:rStyle w:val="30"/>
        </w:rPr>
        <w:t xml:space="preserve">表 </w:t>
      </w:r>
      <w:r>
        <w:rPr>
          <w:rStyle w:val="30"/>
          <w:rFonts w:hint="cs"/>
          <w:cs/>
        </w:rPr>
        <w:t>‎</w:t>
      </w:r>
      <w:r>
        <w:rPr>
          <w:rStyle w:val="30"/>
        </w:rPr>
        <w:t>3</w:t>
      </w:r>
      <w:r>
        <w:rPr>
          <w:rStyle w:val="30"/>
        </w:rPr>
        <w:noBreakHyphen/>
      </w:r>
      <w:r>
        <w:rPr>
          <w:rStyle w:val="30"/>
        </w:rPr>
        <w:t>5电力领域各专业数据集</w:t>
      </w:r>
      <w:r>
        <w:tab/>
      </w:r>
      <w:r>
        <w:fldChar w:fldCharType="begin"/>
      </w:r>
      <w:r>
        <w:instrText xml:space="preserve"> PAGEREF _Toc192796503 \h </w:instrText>
      </w:r>
      <w:r>
        <w:fldChar w:fldCharType="separate"/>
      </w:r>
      <w:r>
        <w:t>30</w:t>
      </w:r>
      <w:r>
        <w:fldChar w:fldCharType="end"/>
      </w:r>
      <w:r>
        <w:fldChar w:fldCharType="end"/>
      </w:r>
    </w:p>
    <w:p w14:paraId="153EDE3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"_Toc192796504" </w:instrText>
      </w:r>
      <w:r>
        <w:fldChar w:fldCharType="separate"/>
      </w:r>
      <w:r>
        <w:rPr>
          <w:rStyle w:val="30"/>
        </w:rPr>
        <w:t xml:space="preserve">表 </w:t>
      </w:r>
      <w:r>
        <w:rPr>
          <w:rStyle w:val="30"/>
          <w:rFonts w:hint="cs"/>
          <w:cs/>
        </w:rPr>
        <w:t>‎</w:t>
      </w:r>
      <w:r>
        <w:rPr>
          <w:rStyle w:val="30"/>
        </w:rPr>
        <w:t>3</w:t>
      </w:r>
      <w:r>
        <w:rPr>
          <w:rStyle w:val="30"/>
        </w:rPr>
        <w:noBreakHyphen/>
      </w:r>
      <w:r>
        <w:rPr>
          <w:rStyle w:val="30"/>
        </w:rPr>
        <w:t>6不同编码方式语义准确率</w:t>
      </w:r>
      <w:r>
        <w:tab/>
      </w:r>
      <w:r>
        <w:fldChar w:fldCharType="begin"/>
      </w:r>
      <w:r>
        <w:instrText xml:space="preserve"> PAGEREF _Toc192796504 \h </w:instrText>
      </w:r>
      <w:r>
        <w:fldChar w:fldCharType="separate"/>
      </w:r>
      <w:r>
        <w:t>31</w:t>
      </w:r>
      <w:r>
        <w:fldChar w:fldCharType="end"/>
      </w:r>
      <w:r>
        <w:fldChar w:fldCharType="end"/>
      </w:r>
    </w:p>
    <w:p w14:paraId="27DFBC0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"_Toc192796505" </w:instrText>
      </w:r>
      <w:r>
        <w:fldChar w:fldCharType="separate"/>
      </w:r>
      <w:r>
        <w:rPr>
          <w:rStyle w:val="30"/>
        </w:rPr>
        <w:t xml:space="preserve">表 </w:t>
      </w:r>
      <w:r>
        <w:rPr>
          <w:rStyle w:val="30"/>
          <w:rFonts w:hint="cs"/>
          <w:cs/>
        </w:rPr>
        <w:t>‎</w:t>
      </w:r>
      <w:r>
        <w:rPr>
          <w:rStyle w:val="30"/>
        </w:rPr>
        <w:t>3</w:t>
      </w:r>
      <w:r>
        <w:rPr>
          <w:rStyle w:val="30"/>
        </w:rPr>
        <w:noBreakHyphen/>
      </w:r>
      <w:r>
        <w:rPr>
          <w:rStyle w:val="30"/>
        </w:rPr>
        <w:t>7基于原始词典不同编码方式语义准确率</w:t>
      </w:r>
      <w:r>
        <w:tab/>
      </w:r>
      <w:r>
        <w:fldChar w:fldCharType="begin"/>
      </w:r>
      <w:r>
        <w:instrText xml:space="preserve"> PAGEREF _Toc192796505 \h </w:instrText>
      </w:r>
      <w:r>
        <w:fldChar w:fldCharType="separate"/>
      </w:r>
      <w:r>
        <w:t>32</w:t>
      </w:r>
      <w:r>
        <w:fldChar w:fldCharType="end"/>
      </w:r>
      <w:r>
        <w:fldChar w:fldCharType="end"/>
      </w:r>
    </w:p>
    <w:p w14:paraId="4D3CF610">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"_Toc192796506" </w:instrText>
      </w:r>
      <w:r>
        <w:fldChar w:fldCharType="separate"/>
      </w:r>
      <w:r>
        <w:rPr>
          <w:rStyle w:val="30"/>
        </w:rPr>
        <w:t xml:space="preserve">表 </w:t>
      </w:r>
      <w:r>
        <w:rPr>
          <w:rStyle w:val="30"/>
          <w:rFonts w:hint="cs"/>
          <w:cs/>
        </w:rPr>
        <w:t>‎</w:t>
      </w:r>
      <w:r>
        <w:rPr>
          <w:rStyle w:val="30"/>
        </w:rPr>
        <w:t>4</w:t>
      </w:r>
      <w:r>
        <w:rPr>
          <w:rStyle w:val="30"/>
        </w:rPr>
        <w:noBreakHyphen/>
      </w:r>
      <w:r>
        <w:rPr>
          <w:rStyle w:val="30"/>
        </w:rPr>
        <w:t>1生成多样化样本的提示</w:t>
      </w:r>
      <w:r>
        <w:tab/>
      </w:r>
      <w:r>
        <w:fldChar w:fldCharType="begin"/>
      </w:r>
      <w:r>
        <w:instrText xml:space="preserve"> PAGEREF _Toc192796506 \h </w:instrText>
      </w:r>
      <w:r>
        <w:fldChar w:fldCharType="separate"/>
      </w:r>
      <w:r>
        <w:t>41</w:t>
      </w:r>
      <w:r>
        <w:fldChar w:fldCharType="end"/>
      </w:r>
      <w:r>
        <w:fldChar w:fldCharType="end"/>
      </w:r>
    </w:p>
    <w:p w14:paraId="36B8B36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"_Toc192796507" </w:instrText>
      </w:r>
      <w:r>
        <w:fldChar w:fldCharType="separate"/>
      </w:r>
      <w:r>
        <w:rPr>
          <w:rStyle w:val="30"/>
        </w:rPr>
        <w:t xml:space="preserve">表 </w:t>
      </w:r>
      <w:r>
        <w:rPr>
          <w:rStyle w:val="30"/>
          <w:rFonts w:hint="cs"/>
          <w:cs/>
        </w:rPr>
        <w:t>‎</w:t>
      </w:r>
      <w:r>
        <w:rPr>
          <w:rStyle w:val="30"/>
        </w:rPr>
        <w:t>4</w:t>
      </w:r>
      <w:r>
        <w:rPr>
          <w:rStyle w:val="30"/>
        </w:rPr>
        <w:noBreakHyphen/>
      </w:r>
      <w:r>
        <w:rPr>
          <w:rStyle w:val="30"/>
        </w:rPr>
        <w:t>2不同专业常见问题数据集</w:t>
      </w:r>
      <w:r>
        <w:tab/>
      </w:r>
      <w:r>
        <w:fldChar w:fldCharType="begin"/>
      </w:r>
      <w:r>
        <w:instrText xml:space="preserve"> PAGEREF _Toc192796507 \h </w:instrText>
      </w:r>
      <w:r>
        <w:fldChar w:fldCharType="separate"/>
      </w:r>
      <w:r>
        <w:t>43</w:t>
      </w:r>
      <w:r>
        <w:fldChar w:fldCharType="end"/>
      </w:r>
      <w:r>
        <w:fldChar w:fldCharType="end"/>
      </w:r>
    </w:p>
    <w:p w14:paraId="66C67BD5">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"_Toc192796508" </w:instrText>
      </w:r>
      <w:r>
        <w:fldChar w:fldCharType="separate"/>
      </w:r>
      <w:r>
        <w:rPr>
          <w:rStyle w:val="30"/>
        </w:rPr>
        <w:t xml:space="preserve">表 </w:t>
      </w:r>
      <w:r>
        <w:rPr>
          <w:rStyle w:val="30"/>
          <w:rFonts w:hint="cs"/>
          <w:cs/>
        </w:rPr>
        <w:t>‎</w:t>
      </w:r>
      <w:r>
        <w:rPr>
          <w:rStyle w:val="30"/>
        </w:rPr>
        <w:t>4</w:t>
      </w:r>
      <w:r>
        <w:rPr>
          <w:rStyle w:val="30"/>
        </w:rPr>
        <w:noBreakHyphen/>
      </w:r>
      <w:r>
        <w:rPr>
          <w:rStyle w:val="30"/>
        </w:rPr>
        <w:t>3不同模型在未见指标项测试集评估结果</w:t>
      </w:r>
      <w:r>
        <w:tab/>
      </w:r>
      <w:r>
        <w:fldChar w:fldCharType="begin"/>
      </w:r>
      <w:r>
        <w:instrText xml:space="preserve"> PAGEREF _Toc192796508 \h </w:instrText>
      </w:r>
      <w:r>
        <w:fldChar w:fldCharType="separate"/>
      </w:r>
      <w:r>
        <w:t>45</w:t>
      </w:r>
      <w:r>
        <w:fldChar w:fldCharType="end"/>
      </w:r>
      <w:r>
        <w:fldChar w:fldCharType="end"/>
      </w:r>
    </w:p>
    <w:p w14:paraId="6789944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"_Toc192796509" </w:instrText>
      </w:r>
      <w:r>
        <w:fldChar w:fldCharType="separate"/>
      </w:r>
      <w:r>
        <w:rPr>
          <w:rStyle w:val="30"/>
        </w:rPr>
        <w:t xml:space="preserve">表 </w:t>
      </w:r>
      <w:r>
        <w:rPr>
          <w:rStyle w:val="30"/>
          <w:rFonts w:hint="cs"/>
          <w:cs/>
        </w:rPr>
        <w:t>‎</w:t>
      </w:r>
      <w:r>
        <w:rPr>
          <w:rStyle w:val="30"/>
        </w:rPr>
        <w:t>4</w:t>
      </w:r>
      <w:r>
        <w:rPr>
          <w:rStyle w:val="30"/>
        </w:rPr>
        <w:noBreakHyphen/>
      </w:r>
      <w:r>
        <w:rPr>
          <w:rStyle w:val="30"/>
        </w:rPr>
        <w:t>4不同阶段动态样本筛选准确率</w:t>
      </w:r>
      <w:r>
        <w:tab/>
      </w:r>
      <w:r>
        <w:fldChar w:fldCharType="begin"/>
      </w:r>
      <w:r>
        <w:instrText xml:space="preserve"> PAGEREF _Toc192796509 \h </w:instrText>
      </w:r>
      <w:r>
        <w:fldChar w:fldCharType="separate"/>
      </w:r>
      <w:r>
        <w:t>46</w:t>
      </w:r>
      <w:r>
        <w:fldChar w:fldCharType="end"/>
      </w:r>
      <w:r>
        <w:fldChar w:fldCharType="end"/>
      </w:r>
    </w:p>
    <w:p w14:paraId="240AA2A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"_Toc192796510" </w:instrText>
      </w:r>
      <w:r>
        <w:fldChar w:fldCharType="separate"/>
      </w:r>
      <w:r>
        <w:rPr>
          <w:rStyle w:val="30"/>
        </w:rPr>
        <w:t xml:space="preserve">表 </w:t>
      </w:r>
      <w:r>
        <w:rPr>
          <w:rStyle w:val="30"/>
          <w:rFonts w:hint="cs"/>
          <w:cs/>
        </w:rPr>
        <w:t>‎</w:t>
      </w:r>
      <w:r>
        <w:rPr>
          <w:rStyle w:val="30"/>
        </w:rPr>
        <w:t>4</w:t>
      </w:r>
      <w:r>
        <w:rPr>
          <w:rStyle w:val="30"/>
        </w:rPr>
        <w:noBreakHyphen/>
      </w:r>
      <w:r>
        <w:rPr>
          <w:rStyle w:val="30"/>
        </w:rPr>
        <w:t>5不同阶段数据增强模型和SSIS评估结果</w:t>
      </w:r>
      <w:r>
        <w:tab/>
      </w:r>
      <w:r>
        <w:fldChar w:fldCharType="begin"/>
      </w:r>
      <w:r>
        <w:instrText xml:space="preserve"> PAGEREF _Toc192796510 \h </w:instrText>
      </w:r>
      <w:r>
        <w:fldChar w:fldCharType="separate"/>
      </w:r>
      <w:r>
        <w:t>46</w:t>
      </w:r>
      <w:r>
        <w:fldChar w:fldCharType="end"/>
      </w:r>
      <w:r>
        <w:fldChar w:fldCharType="end"/>
      </w:r>
    </w:p>
    <w:p w14:paraId="470F2E0C">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"_Toc192796511" </w:instrText>
      </w:r>
      <w:r>
        <w:fldChar w:fldCharType="separate"/>
      </w:r>
      <w:r>
        <w:rPr>
          <w:rStyle w:val="30"/>
        </w:rPr>
        <w:t xml:space="preserve">表 </w:t>
      </w:r>
      <w:r>
        <w:rPr>
          <w:rStyle w:val="30"/>
          <w:rFonts w:hint="cs"/>
          <w:cs/>
        </w:rPr>
        <w:t>‎</w:t>
      </w:r>
      <w:r>
        <w:rPr>
          <w:rStyle w:val="30"/>
        </w:rPr>
        <w:t>5</w:t>
      </w:r>
      <w:r>
        <w:rPr>
          <w:rStyle w:val="30"/>
        </w:rPr>
        <w:noBreakHyphen/>
      </w:r>
      <w:r>
        <w:rPr>
          <w:rStyle w:val="30"/>
        </w:rPr>
        <w:t>1不同模块基本信息表</w:t>
      </w:r>
      <w:r>
        <w:tab/>
      </w:r>
      <w:r>
        <w:fldChar w:fldCharType="begin"/>
      </w:r>
      <w:r>
        <w:instrText xml:space="preserve"> PAGEREF _Toc192796511 \h </w:instrText>
      </w:r>
      <w:r>
        <w:fldChar w:fldCharType="separate"/>
      </w:r>
      <w:r>
        <w:t>51</w:t>
      </w:r>
      <w:r>
        <w:fldChar w:fldCharType="end"/>
      </w:r>
      <w:r>
        <w:fldChar w:fldCharType="end"/>
      </w:r>
    </w:p>
    <w:p w14:paraId="2C66577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"_Toc192796512" </w:instrText>
      </w:r>
      <w:r>
        <w:fldChar w:fldCharType="separate"/>
      </w:r>
      <w:r>
        <w:rPr>
          <w:rStyle w:val="30"/>
        </w:rPr>
        <w:t xml:space="preserve">表 </w:t>
      </w:r>
      <w:r>
        <w:rPr>
          <w:rStyle w:val="30"/>
          <w:rFonts w:hint="cs"/>
          <w:cs/>
        </w:rPr>
        <w:t>‎</w:t>
      </w:r>
      <w:r>
        <w:rPr>
          <w:rStyle w:val="30"/>
        </w:rPr>
        <w:t>5</w:t>
      </w:r>
      <w:r>
        <w:rPr>
          <w:rStyle w:val="30"/>
        </w:rPr>
        <w:noBreakHyphen/>
      </w:r>
      <w:r>
        <w:rPr>
          <w:rStyle w:val="30"/>
        </w:rPr>
        <w:t>2问题模板管理模块数据存储表</w:t>
      </w:r>
      <w:r>
        <w:tab/>
      </w:r>
      <w:r>
        <w:fldChar w:fldCharType="begin"/>
      </w:r>
      <w:r>
        <w:instrText xml:space="preserve"> PAGEREF _Toc192796512 \h </w:instrText>
      </w:r>
      <w:r>
        <w:fldChar w:fldCharType="separate"/>
      </w:r>
      <w:r>
        <w:t>51</w:t>
      </w:r>
      <w:r>
        <w:fldChar w:fldCharType="end"/>
      </w:r>
      <w:r>
        <w:fldChar w:fldCharType="end"/>
      </w:r>
    </w:p>
    <w:p w14:paraId="6D36CA5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"_Toc192796513" </w:instrText>
      </w:r>
      <w:r>
        <w:fldChar w:fldCharType="separate"/>
      </w:r>
      <w:r>
        <w:rPr>
          <w:rStyle w:val="30"/>
        </w:rPr>
        <w:t xml:space="preserve">表 </w:t>
      </w:r>
      <w:r>
        <w:rPr>
          <w:rStyle w:val="30"/>
          <w:rFonts w:hint="cs"/>
          <w:cs/>
        </w:rPr>
        <w:t>‎</w:t>
      </w:r>
      <w:r>
        <w:rPr>
          <w:rStyle w:val="30"/>
        </w:rPr>
        <w:t>5</w:t>
      </w:r>
      <w:r>
        <w:rPr>
          <w:rStyle w:val="30"/>
        </w:rPr>
        <w:noBreakHyphen/>
      </w:r>
      <w:r>
        <w:rPr>
          <w:rStyle w:val="30"/>
        </w:rPr>
        <w:t>3测试样本管理模块数据存储表</w:t>
      </w:r>
      <w:r>
        <w:tab/>
      </w:r>
      <w:r>
        <w:fldChar w:fldCharType="begin"/>
      </w:r>
      <w:r>
        <w:instrText xml:space="preserve"> PAGEREF _Toc192796513 \h </w:instrText>
      </w:r>
      <w:r>
        <w:fldChar w:fldCharType="separate"/>
      </w:r>
      <w:r>
        <w:t>56</w:t>
      </w:r>
      <w:r>
        <w:fldChar w:fldCharType="end"/>
      </w:r>
      <w:r>
        <w:fldChar w:fldCharType="end"/>
      </w:r>
    </w:p>
    <w:p w14:paraId="69FD88CE">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"_Toc192796514" </w:instrText>
      </w:r>
      <w:r>
        <w:fldChar w:fldCharType="separate"/>
      </w:r>
      <w:r>
        <w:rPr>
          <w:rStyle w:val="30"/>
        </w:rPr>
        <w:t xml:space="preserve">表 </w:t>
      </w:r>
      <w:r>
        <w:rPr>
          <w:rStyle w:val="30"/>
          <w:rFonts w:hint="cs"/>
          <w:cs/>
        </w:rPr>
        <w:t>‎</w:t>
      </w:r>
      <w:r>
        <w:rPr>
          <w:rStyle w:val="30"/>
        </w:rPr>
        <w:t>5</w:t>
      </w:r>
      <w:r>
        <w:rPr>
          <w:rStyle w:val="30"/>
        </w:rPr>
        <w:noBreakHyphen/>
      </w:r>
      <w:r>
        <w:rPr>
          <w:rStyle w:val="30"/>
        </w:rPr>
        <w:t>4模型管理模块数据存储表</w:t>
      </w:r>
      <w:r>
        <w:tab/>
      </w:r>
      <w:r>
        <w:fldChar w:fldCharType="begin"/>
      </w:r>
      <w:r>
        <w:instrText xml:space="preserve"> PAGEREF _Toc192796514 \h </w:instrText>
      </w:r>
      <w:r>
        <w:fldChar w:fldCharType="separate"/>
      </w:r>
      <w:r>
        <w:t>58</w:t>
      </w:r>
      <w:r>
        <w:fldChar w:fldCharType="end"/>
      </w:r>
      <w:r>
        <w:fldChar w:fldCharType="end"/>
      </w:r>
    </w:p>
    <w:p w14:paraId="570451B3">
      <w:pPr>
        <w:spacing w:line="240" w:lineRule="auto"/>
        <w:ind w:firstLine="0" w:firstLineChars="0"/>
        <w:jc w:val="center"/>
      </w:pPr>
      <w:r>
        <w:fldChar w:fldCharType="end"/>
      </w:r>
    </w:p>
    <w:p w14:paraId="5BBF1EE3">
      <w:pPr>
        <w:spacing w:line="240" w:lineRule="auto"/>
        <w:ind w:firstLine="480"/>
        <w:jc w:val="center"/>
      </w:pPr>
    </w:p>
    <w:p w14:paraId="6BFC0094">
      <w:pPr>
        <w:pStyle w:val="2"/>
        <w:spacing w:before="0" w:after="0" w:line="240" w:lineRule="auto"/>
        <w:sectPr>
          <w:headerReference r:id="rId29" w:type="default"/>
          <w:pgSz w:w="11906" w:h="16838"/>
          <w:pgMar w:top="1985" w:right="1588" w:bottom="2268" w:left="1588" w:header="1417" w:footer="1701" w:gutter="284"/>
          <w:pgNumType w:fmt="upperRoman"/>
          <w:cols w:space="425" w:num="1"/>
          <w:docGrid w:type="lines" w:linePitch="326" w:charSpace="0"/>
        </w:sectPr>
      </w:pPr>
    </w:p>
    <w:p w14:paraId="3DAF3097">
      <w:pPr>
        <w:pStyle w:val="2"/>
        <w:numPr>
          <w:numId w:val="0"/>
        </w:numPr>
        <w:bidi w:val="0"/>
        <w:ind w:left="0" w:leftChars="0" w:firstLine="0" w:firstLineChars="0"/>
        <w:rPr>
          <w:rFonts w:hint="eastAsia"/>
        </w:rPr>
      </w:pPr>
      <w:bookmarkStart w:id="13" w:name="_Toc192932469"/>
      <w:r>
        <w:rPr>
          <w:rFonts w:hint="eastAsia" w:ascii="Times New Roman" w:hAnsi="Times New Roman" w:eastAsia="黑体" w:cs="Times New Roman"/>
          <w:bCs/>
          <w:kern w:val="44"/>
          <w:sz w:val="32"/>
          <w:szCs w:val="32"/>
          <w:lang w:val="en-US" w:eastAsia="zh-CN" w:bidi="ar-SA"/>
        </w:rPr>
        <w:t>第一章</w:t>
      </w:r>
      <w:r>
        <w:rPr>
          <w:rFonts w:hint="eastAsia"/>
          <w:lang w:val="en-US" w:eastAsia="zh-CN"/>
        </w:rPr>
        <w:t xml:space="preserve"> </w:t>
      </w:r>
      <w:r>
        <w:rPr>
          <w:rFonts w:hint="eastAsia"/>
        </w:rPr>
        <w:t>绪论</w:t>
      </w:r>
      <w:bookmarkEnd w:id="13"/>
    </w:p>
    <w:p w14:paraId="04E7F065">
      <w:pPr>
        <w:pStyle w:val="3"/>
      </w:pPr>
      <w:bookmarkStart w:id="14" w:name="_Toc192932470"/>
      <w:r>
        <w:rPr>
          <w:rFonts w:hint="eastAsia"/>
        </w:rPr>
        <w:t>1.1选题背景与研究意义</w:t>
      </w:r>
      <w:bookmarkEnd w:id="14"/>
    </w:p>
    <w:p w14:paraId="50FDF682">
      <w:pPr>
        <w:ind w:firstLine="480"/>
      </w:pPr>
      <w:bookmarkStart w:id="15" w:name="_Hlk154487934"/>
      <w:r>
        <w:t>电力领域是一个关系到社会经济发展、环境保护和能源供应的关键领域。随着电力系统的日益复杂</w:t>
      </w:r>
      <w:r>
        <w:rPr>
          <w:rFonts w:hint="eastAsia"/>
        </w:rPr>
        <w:t>和</w:t>
      </w:r>
      <w:r>
        <w:t>能源需求的不断增加，解决电力相关问题以及优化电力系统运行变得愈加紧迫。</w:t>
      </w:r>
      <w:r>
        <w:rPr>
          <w:rFonts w:hint="eastAsia"/>
        </w:rPr>
        <w:t>然而，</w:t>
      </w:r>
      <w:r>
        <w:t>电力领域的知识庞杂、信息碎片化等</w:t>
      </w:r>
      <w:r>
        <w:rPr>
          <w:rFonts w:hint="eastAsia"/>
        </w:rPr>
        <w:t>特点</w:t>
      </w:r>
      <w:r>
        <w:t>，给专业指标数据的查询</w:t>
      </w:r>
      <w:r>
        <w:rPr>
          <w:rFonts w:hint="eastAsia"/>
        </w:rPr>
        <w:t>带来了</w:t>
      </w:r>
      <w:r>
        <w:t>巨大</w:t>
      </w:r>
      <w:r>
        <w:rPr>
          <w:rFonts w:hint="eastAsia"/>
        </w:rPr>
        <w:t>挑战</w:t>
      </w:r>
      <w:r>
        <w:t>。传统的基于检索的信息查询方式在面对电力领域的复杂性时</w:t>
      </w:r>
      <w:r>
        <w:rPr>
          <w:rFonts w:hint="eastAsia"/>
        </w:rPr>
        <w:t>，</w:t>
      </w:r>
      <w:r>
        <w:t>无法满足用户对快速、准确获取电力领域知识的迫切需求。为了</w:t>
      </w:r>
      <w:r>
        <w:rPr>
          <w:rFonts w:hint="eastAsia"/>
        </w:rPr>
        <w:t>解决这一问题</w:t>
      </w:r>
      <w:r>
        <w:t>，基于电力指标的智能问答系统</w:t>
      </w:r>
      <w:r>
        <w:rPr>
          <w:vertAlign w:val="superscript"/>
        </w:rPr>
        <w:fldChar w:fldCharType="begin"/>
      </w:r>
      <w:r>
        <w:rPr>
          <w:vertAlign w:val="superscript"/>
        </w:rPr>
        <w:instrText xml:space="preserve"> REF _Ref192933409 \r \h </w:instrText>
      </w:r>
      <w:r>
        <w:rPr>
          <w:vertAlign w:val="superscript"/>
        </w:rPr>
        <w:fldChar w:fldCharType="separate"/>
      </w:r>
      <w:r>
        <w:rPr>
          <w:vertAlign w:val="superscript"/>
        </w:rPr>
        <w:t>[1]</w:t>
      </w:r>
      <w:r>
        <w:rPr>
          <w:vertAlign w:val="superscript"/>
        </w:rPr>
        <w:fldChar w:fldCharType="end"/>
      </w:r>
      <w:r>
        <w:t>应运而生，并在电力领域取得了广泛应用</w:t>
      </w:r>
      <w:r>
        <w:rPr>
          <w:rFonts w:hint="eastAsia"/>
        </w:rPr>
        <w:t>，</w:t>
      </w:r>
      <w:r>
        <w:t>通过自然语言处理和人工智能技术</w:t>
      </w:r>
      <w:r>
        <w:rPr>
          <w:rFonts w:hint="eastAsia"/>
        </w:rPr>
        <w:t>相结合</w:t>
      </w:r>
      <w:r>
        <w:t>，使得用户</w:t>
      </w:r>
      <w:r>
        <w:rPr>
          <w:rFonts w:hint="eastAsia"/>
        </w:rPr>
        <w:t>可以</w:t>
      </w:r>
      <w:r>
        <w:t>以更自然的方式提出关于电力系统</w:t>
      </w:r>
      <w:r>
        <w:rPr>
          <w:rFonts w:hint="eastAsia"/>
        </w:rPr>
        <w:t>相关</w:t>
      </w:r>
      <w:r>
        <w:t>问题，并能够迅速获得精准答案</w:t>
      </w:r>
      <w:r>
        <w:rPr>
          <w:rFonts w:hint="eastAsia"/>
        </w:rPr>
        <w:t>，以对话的方式，</w:t>
      </w:r>
      <w:r>
        <w:t>为电力领域</w:t>
      </w:r>
      <w:r>
        <w:rPr>
          <w:rFonts w:hint="eastAsia"/>
        </w:rPr>
        <w:t>专家和</w:t>
      </w:r>
      <w:r>
        <w:t>用户提供一个高效、智能的信息交互平台。</w:t>
      </w:r>
      <w:r>
        <w:rPr>
          <w:rFonts w:hint="eastAsia"/>
        </w:rPr>
        <w:t>电力指标问答系统的研究不断推动着电力领域的智能化发展，通过对用户提出的自然语言问题进行深入理解和解析，从电力领域的数据和知识库中提取相关信息</w:t>
      </w:r>
      <w:r>
        <w:rPr>
          <w:vertAlign w:val="superscript"/>
        </w:rPr>
        <w:fldChar w:fldCharType="begin"/>
      </w:r>
      <w:r>
        <w:rPr>
          <w:vertAlign w:val="superscript"/>
        </w:rPr>
        <w:instrText xml:space="preserve"> REF _Ref192933499 \r \h </w:instrText>
      </w:r>
      <w:r>
        <w:rPr>
          <w:vertAlign w:val="superscript"/>
        </w:rPr>
        <w:fldChar w:fldCharType="separate"/>
      </w:r>
      <w:r>
        <w:rPr>
          <w:vertAlign w:val="superscript"/>
        </w:rPr>
        <w:t>[2]</w:t>
      </w:r>
      <w:r>
        <w:rPr>
          <w:vertAlign w:val="superscript"/>
        </w:rPr>
        <w:fldChar w:fldCharType="end"/>
      </w:r>
      <w:r>
        <w:rPr>
          <w:rFonts w:hint="eastAsia"/>
        </w:rPr>
        <w:t>，实现系统与用户之间的高效交互式问答。</w:t>
      </w:r>
    </w:p>
    <w:p w14:paraId="39E6AC53">
      <w:pPr>
        <w:ind w:firstLine="480"/>
      </w:pPr>
      <w:r>
        <w:rPr>
          <w:rFonts w:hint="eastAsia"/>
        </w:rPr>
        <w:t>其中，自然语言理解是电力指标问答中的关键步骤，</w:t>
      </w:r>
      <w:r>
        <w:t>为解决复杂的语义理解问题提供了强大的工具</w:t>
      </w:r>
      <w:r>
        <w:rPr>
          <w:rFonts w:hint="eastAsia"/>
        </w:rPr>
        <w:t>，对准确识别用户意图至关重要，甚至直接影响问答系统的整体性能，因此在实际应用场景中，对NLU准确率要求极高。通过机器学习、预训练模型等技术从用户的</w:t>
      </w:r>
      <w:r>
        <w:t>自然语言输入</w:t>
      </w:r>
      <w:r>
        <w:rPr>
          <w:rFonts w:hint="eastAsia"/>
        </w:rPr>
        <w:t>中识别语句的意图分类并提取相关槽信息</w:t>
      </w:r>
      <w:r>
        <w:rPr>
          <w:vertAlign w:val="superscript"/>
        </w:rPr>
        <w:fldChar w:fldCharType="begin"/>
      </w:r>
      <w:r>
        <w:rPr>
          <w:vertAlign w:val="superscript"/>
        </w:rPr>
        <w:instrText xml:space="preserve"> REF _Ref192933515 \r \h </w:instrText>
      </w:r>
      <w:r>
        <w:rPr>
          <w:vertAlign w:val="superscript"/>
        </w:rPr>
        <w:fldChar w:fldCharType="separate"/>
      </w:r>
      <w:r>
        <w:rPr>
          <w:vertAlign w:val="superscript"/>
        </w:rPr>
        <w:t>[3]</w:t>
      </w:r>
      <w:r>
        <w:rPr>
          <w:vertAlign w:val="superscript"/>
        </w:rPr>
        <w:fldChar w:fldCharType="end"/>
      </w:r>
      <w:r>
        <w:t>。在这</w:t>
      </w:r>
      <w:r>
        <w:rPr>
          <w:rFonts w:hint="eastAsia"/>
        </w:rPr>
        <w:t>个发展</w:t>
      </w:r>
      <w:r>
        <w:t>浪潮中，BERT模型以其出色的表征学习能力和卓越</w:t>
      </w:r>
      <w:r>
        <w:rPr>
          <w:rFonts w:hint="eastAsia"/>
        </w:rPr>
        <w:t>的</w:t>
      </w:r>
      <w:r>
        <w:t>性能</w:t>
      </w:r>
      <w:r>
        <w:rPr>
          <w:rFonts w:hint="eastAsia"/>
        </w:rPr>
        <w:t>表现</w:t>
      </w:r>
      <w:r>
        <w:t>，成为</w:t>
      </w:r>
      <w:r>
        <w:rPr>
          <w:rFonts w:hint="eastAsia"/>
        </w:rPr>
        <w:t>了</w:t>
      </w:r>
      <w:r>
        <w:t>引领潮流的</w:t>
      </w:r>
      <w:r>
        <w:rPr>
          <w:rFonts w:hint="eastAsia"/>
        </w:rPr>
        <w:t>前沿技术</w:t>
      </w:r>
      <w:r>
        <w:t>。</w:t>
      </w:r>
      <w:r>
        <w:rPr>
          <w:rFonts w:hint="eastAsia"/>
        </w:rPr>
        <w:t>使用预训练BERT</w:t>
      </w:r>
      <w:r>
        <w:rPr>
          <w:vertAlign w:val="superscript"/>
        </w:rPr>
        <w:fldChar w:fldCharType="begin"/>
      </w:r>
      <w:r>
        <w:rPr>
          <w:vertAlign w:val="superscript"/>
        </w:rPr>
        <w:instrText xml:space="preserve"> REF _Ref192933533 \r \h </w:instrText>
      </w:r>
      <w:r>
        <w:rPr>
          <w:vertAlign w:val="superscript"/>
        </w:rPr>
        <w:fldChar w:fldCharType="separate"/>
      </w:r>
      <w:r>
        <w:rPr>
          <w:vertAlign w:val="superscript"/>
        </w:rPr>
        <w:t>[4]</w:t>
      </w:r>
      <w:r>
        <w:rPr>
          <w:vertAlign w:val="superscript"/>
        </w:rPr>
        <w:fldChar w:fldCharType="end"/>
      </w:r>
      <w:r>
        <w:rPr>
          <w:rFonts w:hint="eastAsia"/>
        </w:rPr>
        <w:t>模型对输入序列以字为基本单位进行编码处理，</w:t>
      </w:r>
      <w:r>
        <w:t>采用</w:t>
      </w:r>
      <w:r>
        <w:rPr>
          <w:rFonts w:hint="eastAsia"/>
        </w:rPr>
        <w:t>较</w:t>
      </w:r>
      <w:r>
        <w:t>细粒度的单元</w:t>
      </w:r>
      <w:r>
        <w:rPr>
          <w:rFonts w:hint="eastAsia"/>
        </w:rPr>
        <w:t>为</w:t>
      </w:r>
      <w:r>
        <w:t>每个字赋予一个独特的嵌入向量</w:t>
      </w:r>
      <w:r>
        <w:rPr>
          <w:rFonts w:hint="eastAsia"/>
        </w:rPr>
        <w:t>表示，并</w:t>
      </w:r>
      <w:r>
        <w:t>将</w:t>
      </w:r>
      <w:r>
        <w:rPr>
          <w:rFonts w:hint="eastAsia"/>
        </w:rPr>
        <w:t>编码结果输</w:t>
      </w:r>
      <w:r>
        <w:t>入BERT模型</w:t>
      </w:r>
      <w:r>
        <w:rPr>
          <w:rFonts w:hint="eastAsia"/>
        </w:rPr>
        <w:t>进行训练，</w:t>
      </w:r>
      <w:r>
        <w:t>获得整个句子的池化</w:t>
      </w:r>
      <w:r>
        <w:rPr>
          <w:rFonts w:hint="eastAsia"/>
        </w:rPr>
        <w:t>表示</w:t>
      </w:r>
      <w:r>
        <w:t>向量和每个token的表示向量</w:t>
      </w:r>
      <w:r>
        <w:rPr>
          <w:rFonts w:hint="eastAsia"/>
        </w:rPr>
        <w:t>，利用语句的池化表示向量进行意图分类任务，同时</w:t>
      </w:r>
      <w:r>
        <w:t>引入条件随机场（</w:t>
      </w:r>
      <w:r>
        <w:rPr>
          <w:rFonts w:hint="eastAsia"/>
        </w:rPr>
        <w:t>C</w:t>
      </w:r>
      <w:r>
        <w:t>onditional Random Field</w:t>
      </w:r>
      <w:r>
        <w:rPr>
          <w:rFonts w:hint="eastAsia"/>
        </w:rPr>
        <w:t>，</w:t>
      </w:r>
      <w:r>
        <w:t>CRF）</w:t>
      </w:r>
      <w:r>
        <w:rPr>
          <w:vertAlign w:val="superscript"/>
        </w:rPr>
        <w:fldChar w:fldCharType="begin"/>
      </w:r>
      <w:r>
        <w:rPr>
          <w:vertAlign w:val="superscript"/>
        </w:rPr>
        <w:instrText xml:space="preserve"> REF _Ref192933547 \r \h </w:instrText>
      </w:r>
      <w:r>
        <w:rPr>
          <w:vertAlign w:val="superscript"/>
        </w:rPr>
        <w:fldChar w:fldCharType="separate"/>
      </w:r>
      <w:r>
        <w:rPr>
          <w:vertAlign w:val="superscript"/>
        </w:rPr>
        <w:t>[5]</w:t>
      </w:r>
      <w:r>
        <w:rPr>
          <w:vertAlign w:val="superscript"/>
        </w:rPr>
        <w:fldChar w:fldCharType="end"/>
      </w:r>
      <w:r>
        <w:t>来捕捉</w:t>
      </w:r>
      <w:r>
        <w:rPr>
          <w:rFonts w:hint="eastAsia"/>
        </w:rPr>
        <w:t>不同</w:t>
      </w:r>
      <w:r>
        <w:t>槽标签之间的依赖关系</w:t>
      </w:r>
      <w:r>
        <w:rPr>
          <w:rFonts w:hint="eastAsia"/>
        </w:rPr>
        <w:t>，</w:t>
      </w:r>
      <w:r>
        <w:t>实现了高精度的实体识别和信息抽取。</w:t>
      </w:r>
    </w:p>
    <w:p w14:paraId="616DB07C">
      <w:pPr>
        <w:ind w:firstLine="480"/>
      </w:pPr>
      <w:r>
        <w:t>然而，尽管在通用领域取得了显著成功，</w:t>
      </w:r>
      <w:r>
        <w:rPr>
          <w:rFonts w:hint="eastAsia"/>
        </w:rPr>
        <w:t>但如何</w:t>
      </w:r>
      <w:r>
        <w:t>更好地应用于电力领域</w:t>
      </w:r>
      <w:r>
        <w:rPr>
          <w:rFonts w:hint="eastAsia"/>
        </w:rPr>
        <w:t>任务型对话的实际应用</w:t>
      </w:r>
      <w:r>
        <w:t>，仍然是一个迫切需要解决</w:t>
      </w:r>
      <w:r>
        <w:rPr>
          <w:rFonts w:hint="eastAsia"/>
        </w:rPr>
        <w:t>的难题</w:t>
      </w:r>
      <w:r>
        <w:t>。为了更好地解决电力领域的实际问题，准确获取用户查询语句的业务场景、意图等详细信息，通过探索各种模型优化方法提高模型性能，是当前研究的重点方向。</w:t>
      </w:r>
    </w:p>
    <w:p w14:paraId="48187810">
      <w:pPr>
        <w:ind w:firstLine="480"/>
      </w:pPr>
      <w:r>
        <w:rPr>
          <w:rFonts w:hint="eastAsia"/>
        </w:rPr>
        <w:t>目前，主流研究方法中，通常以字为基本单位进行编码。而在电力行业的问答系统中，由于领域术语的复杂性和生僻性，且不同领域术语组合相似度较高，以字为基本单位的传统编码方式在解析过程中并不能保证领域术语的完整性，</w:t>
      </w:r>
      <w:r>
        <w:t>使用字作为输入单元</w:t>
      </w:r>
      <w:r>
        <w:rPr>
          <w:rFonts w:hint="eastAsia"/>
        </w:rPr>
        <w:t>，特别是当这些字也出现在其他槽位时，模型可能面临将词语中的个别字误识为其他槽位的情况。例如将“业扩报装”的解析结果拆分为“业”、“扩报装”。字编码</w:t>
      </w:r>
      <w:r>
        <w:t>将文本中的字作为模型的输入单</w:t>
      </w:r>
      <w:r>
        <w:rPr>
          <w:rFonts w:hint="eastAsia"/>
        </w:rPr>
        <w:t>位</w:t>
      </w:r>
      <w:r>
        <w:t>，</w:t>
      </w:r>
      <w:r>
        <w:rPr>
          <w:rFonts w:hint="eastAsia"/>
        </w:rPr>
        <w:t>不依赖于预定义的词汇表，</w:t>
      </w:r>
      <w:r>
        <w:t>适用于处理未登录词和不常见词汇。</w:t>
      </w:r>
      <w:r>
        <w:rPr>
          <w:rFonts w:hint="eastAsia"/>
        </w:rPr>
        <w:t>但面对电力系统复杂且生僻的领域术语，特别是当语句中不同槽位对应的槽值包含相同字时，</w:t>
      </w:r>
      <w:r>
        <w:t>使用字作为输入单元</w:t>
      </w:r>
      <w:r>
        <w:rPr>
          <w:rFonts w:hint="eastAsia"/>
        </w:rPr>
        <w:t>，模型可能将槽值中个别字识别至其他槽位，从而导致槽填充任务标注错误，降低模型识别准确率。</w:t>
      </w:r>
    </w:p>
    <w:p w14:paraId="6DC2D0AE">
      <w:pPr>
        <w:ind w:firstLine="480"/>
      </w:pPr>
      <w:r>
        <w:rPr>
          <w:rFonts w:hint="eastAsia"/>
        </w:rPr>
        <w:t>另外，</w:t>
      </w:r>
      <w:r>
        <w:t>在实际电力指标问答场景中，用户查询语句的多样性和复杂性导致系统常常面临未训练过的专业领域和指标项的挑战。随着技术的不断发展和电力系统的日益复杂，新的专业术语和指标不断涌现，这使得在面对用户的实时查询时，往往需要处理</w:t>
      </w:r>
      <w:r>
        <w:rPr>
          <w:rFonts w:hint="eastAsia"/>
        </w:rPr>
        <w:t>过多未知领域词语</w:t>
      </w:r>
      <w:r>
        <w:t>信息</w:t>
      </w:r>
      <w:r>
        <w:rPr>
          <w:rFonts w:hint="eastAsia"/>
        </w:rPr>
        <w:t>甚至过于复杂的句式结构</w:t>
      </w:r>
      <w:r>
        <w:t>。因此，</w:t>
      </w:r>
      <w:r>
        <w:rPr>
          <w:rFonts w:hint="eastAsia"/>
        </w:rPr>
        <w:t>探索</w:t>
      </w:r>
      <w:r>
        <w:t>如何提高</w:t>
      </w:r>
      <w:r>
        <w:rPr>
          <w:rFonts w:hint="eastAsia"/>
        </w:rPr>
        <w:t>模型</w:t>
      </w:r>
      <w:r>
        <w:t>在处理未</w:t>
      </w:r>
      <w:r>
        <w:rPr>
          <w:rFonts w:hint="eastAsia"/>
        </w:rPr>
        <w:t>见</w:t>
      </w:r>
      <w:r>
        <w:t>指标项时的解析能力，成为电力指标问答系统的一项迫切而具有挑战性的任务。</w:t>
      </w:r>
      <w:r>
        <w:rPr>
          <w:rFonts w:hint="eastAsia"/>
        </w:rPr>
        <w:t>随着大模型的发展，为解决这一问题提供了新的思路。</w:t>
      </w:r>
      <w:r>
        <w:t>大模型，如ChatGPT，以其强大的生成能力和广泛的知识覆盖，能够生成多样化的训练集，从而帮助我们提高模型在未见指标项上的识别准确率</w:t>
      </w:r>
      <w:r>
        <w:rPr>
          <w:vertAlign w:val="superscript"/>
        </w:rPr>
        <w:fldChar w:fldCharType="begin"/>
      </w:r>
      <w:r>
        <w:rPr>
          <w:vertAlign w:val="superscript"/>
        </w:rPr>
        <w:instrText xml:space="preserve"> REF _Ref192933565 \r \h </w:instrText>
      </w:r>
      <w:r>
        <w:rPr>
          <w:vertAlign w:val="superscript"/>
        </w:rPr>
        <w:fldChar w:fldCharType="separate"/>
      </w:r>
      <w:r>
        <w:rPr>
          <w:vertAlign w:val="superscript"/>
        </w:rPr>
        <w:t>[6]</w:t>
      </w:r>
      <w:r>
        <w:rPr>
          <w:vertAlign w:val="superscript"/>
        </w:rPr>
        <w:fldChar w:fldCharType="end"/>
      </w:r>
      <w:r>
        <w:t>。这些大模型不仅能够</w:t>
      </w:r>
      <w:r>
        <w:rPr>
          <w:rFonts w:hint="eastAsia"/>
        </w:rPr>
        <w:t>提供复杂的句式结构</w:t>
      </w:r>
      <w:r>
        <w:t>，还能</w:t>
      </w:r>
      <w:r>
        <w:rPr>
          <w:rFonts w:hint="eastAsia"/>
        </w:rPr>
        <w:t>覆盖广泛的专业领域知识</w:t>
      </w:r>
      <w:r>
        <w:t>，提升对电力行业复杂场景的理解和分析能力</w:t>
      </w:r>
      <w:r>
        <w:rPr>
          <w:rFonts w:hint="eastAsia"/>
        </w:rPr>
        <w:t>，</w:t>
      </w:r>
      <w:r>
        <w:t>从而提升电力领域问答系统的整体性能。随着大模型技术的不断发展和应用，电力领域的智能化发展将得到更有力的支持。</w:t>
      </w:r>
    </w:p>
    <w:p w14:paraId="65CC9F5D">
      <w:pPr>
        <w:ind w:firstLine="480"/>
      </w:pPr>
      <w:r>
        <w:rPr>
          <w:rFonts w:hint="eastAsia"/>
        </w:rPr>
        <w:t>在实际应用场景中，用户的反馈是不可替代的信息来源，通过持续收集语义解析错误的案例，迭代训练，可以不断增强模型的解析能力，更好的适应用户需求的变化，提高模型在应用市场中的价值。然而目前模型训练和版本管理过程存在诸多问题，</w:t>
      </w:r>
      <w:r>
        <w:t>训练模型</w:t>
      </w:r>
      <w:r>
        <w:rPr>
          <w:rFonts w:hint="eastAsia"/>
        </w:rPr>
        <w:t>存在</w:t>
      </w:r>
      <w:r>
        <w:t>大量前置操作，如生成训练样本、测试样本等，操作繁杂且</w:t>
      </w:r>
      <w:r>
        <w:rPr>
          <w:rFonts w:hint="eastAsia"/>
        </w:rPr>
        <w:t>极易</w:t>
      </w:r>
      <w:r>
        <w:t>出错</w:t>
      </w:r>
      <w:r>
        <w:rPr>
          <w:rFonts w:hint="eastAsia"/>
        </w:rPr>
        <w:t>，且</w:t>
      </w:r>
      <w:r>
        <w:t>模型版本管理</w:t>
      </w:r>
      <w:r>
        <w:rPr>
          <w:rFonts w:hint="eastAsia"/>
        </w:rPr>
        <w:t>较为</w:t>
      </w:r>
      <w:r>
        <w:t>困难。</w:t>
      </w:r>
      <w:r>
        <w:rPr>
          <w:rFonts w:hint="eastAsia"/>
        </w:rPr>
        <w:t>因此，</w:t>
      </w:r>
      <w:r>
        <w:t>开发一</w:t>
      </w:r>
      <w:r>
        <w:rPr>
          <w:rFonts w:hint="eastAsia"/>
        </w:rPr>
        <w:t>套</w:t>
      </w:r>
      <w:r>
        <w:t>自动化模型训练程序</w:t>
      </w:r>
      <w:r>
        <w:rPr>
          <w:rFonts w:hint="eastAsia"/>
        </w:rPr>
        <w:t>和</w:t>
      </w:r>
      <w:r>
        <w:t>模型版本管理系统具有重要的意义。不仅</w:t>
      </w:r>
      <w:r>
        <w:rPr>
          <w:rFonts w:hint="eastAsia"/>
        </w:rPr>
        <w:t>可以</w:t>
      </w:r>
      <w:r>
        <w:t>提高模型的性能和可靠性，还</w:t>
      </w:r>
      <w:r>
        <w:rPr>
          <w:rFonts w:hint="eastAsia"/>
        </w:rPr>
        <w:t>可以降低人工操作复杂度</w:t>
      </w:r>
      <w:r>
        <w:t>，提高开发和维护的效率。</w:t>
      </w:r>
      <w:r>
        <w:rPr>
          <w:rFonts w:hint="eastAsia"/>
        </w:rPr>
        <w:t>同时对模型演化过程进行全面监控，实现对模型的自动化训练和模型版本的可视化管理，为持续的模型迭代提供有力支持。</w:t>
      </w:r>
    </w:p>
    <w:p w14:paraId="760AB23C">
      <w:pPr>
        <w:ind w:firstLine="480"/>
      </w:pPr>
      <w:r>
        <w:rPr>
          <w:rFonts w:hint="eastAsia"/>
        </w:rPr>
        <w:t>因此，本文重点研究面向电力指标问答的NLU模型设计与优化。旨在解决电力领域的</w:t>
      </w:r>
      <w:r>
        <w:t>实际问题，</w:t>
      </w:r>
      <w:r>
        <w:rPr>
          <w:rFonts w:hint="eastAsia"/>
        </w:rPr>
        <w:t>探索各种</w:t>
      </w:r>
      <w:r>
        <w:t>模型优化</w:t>
      </w:r>
      <w:r>
        <w:rPr>
          <w:rFonts w:hint="eastAsia"/>
        </w:rPr>
        <w:t>方法，提高模型在涉及已见指标项和未见指标项查询语句上的解析准确率。并</w:t>
      </w:r>
      <w:r>
        <w:t>为了对</w:t>
      </w:r>
      <w:r>
        <w:rPr>
          <w:rFonts w:hint="eastAsia"/>
        </w:rPr>
        <w:t>模型自动化训练和</w:t>
      </w:r>
      <w:r>
        <w:t>模型更新过程进行运维管理，实现一个可持续迭代的语义解析系统。</w:t>
      </w:r>
      <w:bookmarkEnd w:id="15"/>
    </w:p>
    <w:p w14:paraId="1364A6E1">
      <w:pPr>
        <w:pStyle w:val="3"/>
      </w:pPr>
      <w:bookmarkStart w:id="16" w:name="_Toc192932471"/>
      <w:bookmarkStart w:id="17" w:name="_Hlk154153831"/>
      <w:r>
        <w:rPr>
          <w:rFonts w:hint="eastAsia"/>
        </w:rPr>
        <w:t>1.2研究现状</w:t>
      </w:r>
      <w:bookmarkEnd w:id="16"/>
    </w:p>
    <w:p w14:paraId="1762BB9D">
      <w:pPr>
        <w:ind w:firstLine="480"/>
      </w:pPr>
      <w:r>
        <w:rPr>
          <w:rFonts w:hint="eastAsia"/>
        </w:rPr>
        <w:t>智能问答系统作为</w:t>
      </w:r>
      <w:r>
        <w:t>NLU</w:t>
      </w:r>
      <w:r>
        <w:rPr>
          <w:rFonts w:hint="eastAsia"/>
        </w:rPr>
        <w:t>技术的典型应用，在日常生活中得到了广泛应用。</w:t>
      </w:r>
      <w:r>
        <w:rPr>
          <w:rFonts w:hint="eastAsia"/>
          <w:lang w:eastAsia="zh"/>
        </w:rPr>
        <w:t>然而，当前智能系统的发展仍受到一些限制。自然语言本身复杂且具有歧义性，不同领域的语言表达、术语及语义规则差异显著。在电力、金融、法律等专业领域，对语言的专业性和严谨性要求极高，现有NLU技术在处理这些领域的文本时，往往难以精准理解语义和识别实体关系，导致智能问答系统的回答准确率和可靠性有待提高。因此，提高自然语言理解在专业领域的性能，成为当前智能问答系统研究的关键方向。</w:t>
      </w:r>
    </w:p>
    <w:p w14:paraId="41C44084">
      <w:pPr>
        <w:pStyle w:val="4"/>
        <w:rPr>
          <w:rFonts w:hint="eastAsia" w:ascii="黑体" w:hAnsi="黑体" w:eastAsia="黑体" w:cs="黑体"/>
        </w:rPr>
      </w:pPr>
      <w:bookmarkStart w:id="18" w:name="_Toc192932472"/>
      <w:r>
        <w:rPr>
          <w:rFonts w:hint="eastAsia" w:ascii="黑体" w:hAnsi="黑体" w:eastAsia="黑体" w:cs="黑体"/>
        </w:rPr>
        <w:t>1.2.1智能问答系统研究现状</w:t>
      </w:r>
      <w:bookmarkEnd w:id="18"/>
    </w:p>
    <w:p w14:paraId="20EBD090">
      <w:pPr>
        <w:ind w:firstLine="480"/>
      </w:pPr>
      <w:r>
        <w:rPr>
          <w:rFonts w:hint="eastAsia"/>
        </w:rPr>
        <w:t>智能问答系统是信息检索的一种高级呈现方式，当用户以自然语言的方式提出问题时，系统直接给出精准的答案，具有效率高，成本低的特点</w:t>
      </w:r>
      <w:r>
        <w:rPr>
          <w:vertAlign w:val="superscript"/>
        </w:rPr>
        <w:fldChar w:fldCharType="begin"/>
      </w:r>
      <w:r>
        <w:rPr>
          <w:vertAlign w:val="superscript"/>
        </w:rPr>
        <w:instrText xml:space="preserve"> REF _Ref192933616 \r \h </w:instrText>
      </w:r>
      <w:r>
        <w:rPr>
          <w:vertAlign w:val="superscript"/>
        </w:rPr>
        <w:fldChar w:fldCharType="separate"/>
      </w:r>
      <w:r>
        <w:rPr>
          <w:vertAlign w:val="superscript"/>
        </w:rPr>
        <w:t>[7]</w:t>
      </w:r>
      <w:r>
        <w:rPr>
          <w:vertAlign w:val="superscript"/>
        </w:rPr>
        <w:fldChar w:fldCharType="end"/>
      </w:r>
      <w:r>
        <w:rPr>
          <w:rFonts w:hint="eastAsia"/>
        </w:rPr>
        <w:t>。最初，智能问答系统主要依赖模板或人为设定的规则,根据预定义的模式和句法结构进行答案匹配。然而，这种方法在应对复杂问题和不确定性问题时存在一定的局限性。</w:t>
      </w:r>
    </w:p>
    <w:p w14:paraId="11ACD82B">
      <w:pPr>
        <w:ind w:firstLine="480"/>
      </w:pPr>
      <w:r>
        <w:rPr>
          <w:rFonts w:hint="eastAsia"/>
        </w:rPr>
        <w:t>随着自然语言处理（</w:t>
      </w:r>
      <w:r>
        <w:t>Natural Language Processin</w:t>
      </w:r>
      <w:r>
        <w:rPr>
          <w:rFonts w:hint="eastAsia"/>
        </w:rPr>
        <w:t>g，</w:t>
      </w:r>
      <w:r>
        <w:t>NLP</w:t>
      </w:r>
      <w:r>
        <w:rPr>
          <w:rFonts w:hint="eastAsia"/>
        </w:rPr>
        <w:t>）技术的不断进步，智能问答系统在原有系统的基础上逐渐引入了语义理解、知识图谱、语言生成等技术手段</w:t>
      </w:r>
      <w:r>
        <w:rPr>
          <w:vertAlign w:val="superscript"/>
        </w:rPr>
        <w:fldChar w:fldCharType="begin"/>
      </w:r>
      <w:r>
        <w:rPr>
          <w:vertAlign w:val="superscript"/>
        </w:rPr>
        <w:instrText xml:space="preserve"> REF _Ref192933632 \r \h </w:instrText>
      </w:r>
      <w:r>
        <w:rPr>
          <w:vertAlign w:val="superscript"/>
        </w:rPr>
        <w:fldChar w:fldCharType="separate"/>
      </w:r>
      <w:r>
        <w:rPr>
          <w:vertAlign w:val="superscript"/>
        </w:rPr>
        <w:t>[8]</w:t>
      </w:r>
      <w:r>
        <w:rPr>
          <w:vertAlign w:val="superscript"/>
        </w:rPr>
        <w:fldChar w:fldCharType="end"/>
      </w:r>
      <w:r>
        <w:rPr>
          <w:rFonts w:hint="eastAsia"/>
        </w:rPr>
        <w:t>，使得系统可以更好地理解用户提出的问题，并提供更准确的答案。目前，海内外已经涌现出众多成熟的智能问答系统，比较知名的有阿里小蜜，苹果</w:t>
      </w:r>
      <w:r>
        <w:t>Siri</w:t>
      </w:r>
      <w:r>
        <w:rPr>
          <w:rFonts w:hint="eastAsia"/>
        </w:rPr>
        <w:t>，甚至通过RASA等开源智能对话框架，相关工作者也能够简单快速地构建专用的智能问答系统。更进一步，随着 ChatGPT、ChatGLM等大语言模型（Large Language Mode1，LLMs）技术的成熟以及推广，一些智能问答系统也将其融入到现有的智能问答体系中并取得了不俗的表现。</w:t>
      </w:r>
    </w:p>
    <w:p w14:paraId="2EED9169">
      <w:pPr>
        <w:pStyle w:val="4"/>
        <w:rPr>
          <w:rFonts w:hint="eastAsia" w:ascii="黑体" w:hAnsi="黑体" w:eastAsia="黑体" w:cs="黑体"/>
        </w:rPr>
      </w:pPr>
      <w:bookmarkStart w:id="19" w:name="_Toc192932473"/>
      <w:r>
        <w:rPr>
          <w:rFonts w:hint="eastAsia" w:ascii="黑体" w:hAnsi="黑体" w:eastAsia="黑体" w:cs="黑体"/>
        </w:rPr>
        <w:t>1.2.2自然语言理解研究现状</w:t>
      </w:r>
      <w:bookmarkEnd w:id="19"/>
    </w:p>
    <w:p w14:paraId="6AF02DED">
      <w:pPr>
        <w:ind w:firstLine="480"/>
      </w:pPr>
      <w:r>
        <w:rPr>
          <w:rFonts w:hint="eastAsia"/>
        </w:rPr>
        <w:t>自然语言理解是电力指标问答关键步骤，对准确识别用户意图至关重要，将用户输入的自然语言转化为机器可以理解的语义表达。然而，由于中文语法的复杂性，</w:t>
      </w:r>
      <w:r>
        <w:t>中文自然语言理解任务面临词边界模糊和词语语义多样化等挑战</w:t>
      </w:r>
      <w:r>
        <w:rPr>
          <w:rFonts w:hint="eastAsia"/>
        </w:rPr>
        <w:t>，导致其性能难以得到大幅度提升。</w:t>
      </w:r>
    </w:p>
    <w:p w14:paraId="1B1ED390">
      <w:pPr>
        <w:ind w:firstLine="480"/>
      </w:pPr>
      <w:r>
        <w:rPr>
          <w:rFonts w:hint="eastAsia"/>
        </w:rPr>
        <w:t>对此一些研究者提出了基于词汇增强的命名实体识别方法。表1-1展示了现有研究对中文自然语言理解技术改进的比较。黄晓辉等人</w:t>
      </w:r>
      <w:r>
        <w:rPr>
          <w:vertAlign w:val="superscript"/>
        </w:rPr>
        <w:fldChar w:fldCharType="begin"/>
      </w:r>
      <w:r>
        <w:rPr>
          <w:vertAlign w:val="superscript"/>
        </w:rPr>
        <w:instrText xml:space="preserve"> REF _Ref192933658 \r \h </w:instrText>
      </w:r>
      <w:r>
        <w:rPr>
          <w:vertAlign w:val="superscript"/>
        </w:rPr>
        <w:fldChar w:fldCharType="separate"/>
      </w:r>
      <w:r>
        <w:rPr>
          <w:vertAlign w:val="superscript"/>
        </w:rPr>
        <w:t>[9]</w:t>
      </w:r>
      <w:r>
        <w:rPr>
          <w:vertAlign w:val="superscript"/>
        </w:rPr>
        <w:fldChar w:fldCharType="end"/>
      </w:r>
      <w:r>
        <w:rPr>
          <w:rFonts w:hint="eastAsia"/>
        </w:rPr>
        <w:t>提出了一种面向中文字符表示的命名实体识别方法，证明了字符表示不能携带词汇信息的局限性。Liu等人</w:t>
      </w:r>
      <w:r>
        <w:rPr>
          <w:vertAlign w:val="superscript"/>
        </w:rPr>
        <w:fldChar w:fldCharType="begin"/>
      </w:r>
      <w:r>
        <w:rPr>
          <w:vertAlign w:val="superscript"/>
        </w:rPr>
        <w:instrText xml:space="preserve"> REF _Ref192933708 \r \h </w:instrText>
      </w:r>
      <w:r>
        <w:rPr>
          <w:vertAlign w:val="superscript"/>
        </w:rPr>
        <w:fldChar w:fldCharType="separate"/>
      </w:r>
      <w:r>
        <w:rPr>
          <w:vertAlign w:val="superscript"/>
        </w:rPr>
        <w:t>[10]</w:t>
      </w:r>
      <w:r>
        <w:rPr>
          <w:vertAlign w:val="superscript"/>
        </w:rPr>
        <w:fldChar w:fldCharType="end"/>
      </w:r>
      <w:r>
        <w:rPr>
          <w:rFonts w:hint="eastAsia"/>
        </w:rPr>
        <w:t>则指出对于人名、地名等常见实体，字符级识别更准确。罗辉等人</w:t>
      </w:r>
      <w:r>
        <w:rPr>
          <w:vertAlign w:val="superscript"/>
        </w:rPr>
        <w:fldChar w:fldCharType="begin"/>
      </w:r>
      <w:r>
        <w:rPr>
          <w:vertAlign w:val="superscript"/>
        </w:rPr>
        <w:instrText xml:space="preserve"> REF _Ref192933721 \r \h </w:instrText>
      </w:r>
      <w:r>
        <w:rPr>
          <w:vertAlign w:val="superscript"/>
        </w:rPr>
        <w:fldChar w:fldCharType="separate"/>
      </w:r>
      <w:r>
        <w:rPr>
          <w:vertAlign w:val="superscript"/>
        </w:rPr>
        <w:t>[11]</w:t>
      </w:r>
      <w:r>
        <w:rPr>
          <w:vertAlign w:val="superscript"/>
        </w:rPr>
        <w:fldChar w:fldCharType="end"/>
      </w:r>
      <w:r>
        <w:rPr>
          <w:rFonts w:hint="eastAsia"/>
        </w:rPr>
        <w:t>借助分词工具将中文语句进行分词，构建面向中文分词的序列标注模型。Ma等人</w:t>
      </w:r>
      <w:r>
        <w:rPr>
          <w:vertAlign w:val="superscript"/>
        </w:rPr>
        <w:fldChar w:fldCharType="begin"/>
      </w:r>
      <w:r>
        <w:rPr>
          <w:vertAlign w:val="superscript"/>
        </w:rPr>
        <w:instrText xml:space="preserve"> REF _Ref192933735 \r \h </w:instrText>
      </w:r>
      <w:r>
        <w:rPr>
          <w:vertAlign w:val="superscript"/>
        </w:rPr>
        <w:fldChar w:fldCharType="separate"/>
      </w:r>
      <w:r>
        <w:rPr>
          <w:vertAlign w:val="superscript"/>
        </w:rPr>
        <w:t>[12]</w:t>
      </w:r>
      <w:r>
        <w:rPr>
          <w:vertAlign w:val="superscript"/>
        </w:rPr>
        <w:fldChar w:fldCharType="end"/>
      </w:r>
      <w:r>
        <w:rPr>
          <w:rFonts w:hint="eastAsia"/>
        </w:rPr>
        <w:t>以词为基本单位作为模型的输入进行向量化表示，基于LSTM-</w:t>
      </w:r>
      <w:r>
        <w:t>CNN-</w:t>
      </w:r>
      <w:r>
        <w:rPr>
          <w:rFonts w:hint="eastAsia"/>
        </w:rPr>
        <w:t>CRF模型优化了序列标注准确率，同时魏晓聪等人</w:t>
      </w:r>
      <w:r>
        <w:rPr>
          <w:vertAlign w:val="superscript"/>
        </w:rPr>
        <w:fldChar w:fldCharType="begin"/>
      </w:r>
      <w:r>
        <w:rPr>
          <w:vertAlign w:val="superscript"/>
        </w:rPr>
        <w:instrText xml:space="preserve"> REF _Ref192933753 \r \h </w:instrText>
      </w:r>
      <w:r>
        <w:rPr>
          <w:vertAlign w:val="superscript"/>
        </w:rPr>
        <w:fldChar w:fldCharType="separate"/>
      </w:r>
      <w:r>
        <w:rPr>
          <w:vertAlign w:val="superscript"/>
        </w:rPr>
        <w:t>[13]</w:t>
      </w:r>
      <w:r>
        <w:rPr>
          <w:vertAlign w:val="superscript"/>
        </w:rPr>
        <w:fldChar w:fldCharType="end"/>
      </w:r>
      <w:r>
        <w:rPr>
          <w:rFonts w:hint="eastAsia"/>
        </w:rPr>
        <w:t>表明针对特定领域语料库对模型进行预训练，可以增强对预设语言的理解。在中文自然语言理解任务中，以词为基本单位的向量表示具有一定优势，可以准确识别词语边界信息，与字符级表示相比具有更丰富的语义表示，但标注序列对词典依赖性较高，不能较好的处理未登录词（</w:t>
      </w:r>
      <w:r>
        <w:t>Out of Vocabulary</w:t>
      </w:r>
      <w:r>
        <w:rPr>
          <w:rFonts w:hint="eastAsia"/>
        </w:rPr>
        <w:t>，</w:t>
      </w:r>
      <w:r>
        <w:t>OOV）</w:t>
      </w:r>
      <w:r>
        <w:rPr>
          <w:rFonts w:hint="eastAsia"/>
        </w:rPr>
        <w:t>。Zhang等人</w:t>
      </w:r>
      <w:r>
        <w:rPr>
          <w:vertAlign w:val="superscript"/>
        </w:rPr>
        <w:fldChar w:fldCharType="begin"/>
      </w:r>
      <w:r>
        <w:rPr>
          <w:vertAlign w:val="superscript"/>
        </w:rPr>
        <w:instrText xml:space="preserve"> REF _Ref192933775 \r \h </w:instrText>
      </w:r>
      <w:r>
        <w:rPr>
          <w:vertAlign w:val="superscript"/>
        </w:rPr>
        <w:fldChar w:fldCharType="separate"/>
      </w:r>
      <w:r>
        <w:rPr>
          <w:vertAlign w:val="superscript"/>
        </w:rPr>
        <w:t>[14]</w:t>
      </w:r>
      <w:r>
        <w:rPr>
          <w:vertAlign w:val="superscript"/>
        </w:rPr>
        <w:fldChar w:fldCharType="end"/>
      </w:r>
      <w:r>
        <w:rPr>
          <w:rFonts w:hint="eastAsia"/>
        </w:rPr>
        <w:t>首次将字符信息与词汇信息进行融合，并应用于LSTM模型中，取得了良好效果，在避免了分词错误的同时，解决了字与字之间语义缺失的问题。甘晨阳等人</w:t>
      </w:r>
      <w:r>
        <w:rPr>
          <w:vertAlign w:val="superscript"/>
        </w:rPr>
        <w:fldChar w:fldCharType="begin"/>
      </w:r>
      <w:r>
        <w:rPr>
          <w:vertAlign w:val="superscript"/>
        </w:rPr>
        <w:instrText xml:space="preserve"> REF _Ref192933795 \r \h </w:instrText>
      </w:r>
      <w:r>
        <w:rPr>
          <w:vertAlign w:val="superscript"/>
        </w:rPr>
        <w:fldChar w:fldCharType="separate"/>
      </w:r>
      <w:r>
        <w:rPr>
          <w:vertAlign w:val="superscript"/>
        </w:rPr>
        <w:t>[15]</w:t>
      </w:r>
      <w:r>
        <w:rPr>
          <w:vertAlign w:val="superscript"/>
        </w:rPr>
        <w:fldChar w:fldCharType="end"/>
      </w:r>
      <w:r>
        <w:rPr>
          <w:rFonts w:hint="eastAsia"/>
        </w:rPr>
        <w:t>通过循环神经网络获取字符级向量表示，使用Glove获取词级别向量表示，并将字词向量进行拼接得到具有字词信息的语义表示，增强字符之间的依赖关系。还有一些研究者组合字符、词性、词汇、字形、位置、句法结构和实体类型等作为联合特征表示，完成实体标签的预测</w:t>
      </w:r>
      <w:r>
        <w:rPr>
          <w:rFonts w:hint="eastAsia"/>
          <w:vertAlign w:val="superscript"/>
        </w:rPr>
        <w:t>[16-20]</w:t>
      </w:r>
      <w:r>
        <w:rPr>
          <w:rFonts w:hint="eastAsia"/>
        </w:rPr>
        <w:t>。</w:t>
      </w:r>
    </w:p>
    <w:p w14:paraId="230BFD1D">
      <w:pPr>
        <w:ind w:firstLine="480"/>
      </w:pPr>
      <w:r>
        <w:rPr>
          <w:rFonts w:hint="eastAsia"/>
        </w:rPr>
        <w:t>另外，众多研究者发现，依赖树结构具备捕捉单词间长距离依赖关系以及词语与实体间语义层面联系的能力，在模型中引入依赖结构可有效增强其序列标注能力，在未见词语上展现出较好的性能</w:t>
      </w:r>
      <w:r>
        <w:rPr>
          <w:vertAlign w:val="superscript"/>
        </w:rPr>
        <w:fldChar w:fldCharType="begin"/>
      </w:r>
      <w:r>
        <w:rPr>
          <w:vertAlign w:val="superscript"/>
        </w:rPr>
        <w:instrText xml:space="preserve"> REF _Ref192933876 \r \h </w:instrText>
      </w:r>
      <w:r>
        <w:rPr>
          <w:vertAlign w:val="superscript"/>
        </w:rPr>
        <w:fldChar w:fldCharType="separate"/>
      </w:r>
      <w:r>
        <w:rPr>
          <w:vertAlign w:val="superscript"/>
        </w:rPr>
        <w:t>[21]</w:t>
      </w:r>
      <w:r>
        <w:rPr>
          <w:vertAlign w:val="superscript"/>
        </w:rPr>
        <w:fldChar w:fldCharType="end"/>
      </w:r>
      <w:r>
        <w:rPr>
          <w:rFonts w:hint="eastAsia"/>
        </w:rPr>
        <w:t>。Jie等人</w:t>
      </w:r>
      <w:r>
        <w:rPr>
          <w:vertAlign w:val="superscript"/>
        </w:rPr>
        <w:fldChar w:fldCharType="begin"/>
      </w:r>
      <w:r>
        <w:rPr>
          <w:vertAlign w:val="superscript"/>
        </w:rPr>
        <w:instrText xml:space="preserve"> REF _Ref192933888 \r \h </w:instrText>
      </w:r>
      <w:r>
        <w:rPr>
          <w:vertAlign w:val="superscript"/>
        </w:rPr>
        <w:fldChar w:fldCharType="separate"/>
      </w:r>
      <w:r>
        <w:rPr>
          <w:vertAlign w:val="superscript"/>
        </w:rPr>
        <w:t>[22]</w:t>
      </w:r>
      <w:r>
        <w:rPr>
          <w:vertAlign w:val="superscript"/>
        </w:rPr>
        <w:fldChar w:fldCharType="end"/>
      </w:r>
      <w:r>
        <w:rPr>
          <w:rFonts w:hint="eastAsia"/>
        </w:rPr>
        <w:t>则将词级别依赖树引导模型应用到命名实体识别（NER）任务中，为该任务的解决提供了新的思路和方法。</w:t>
      </w:r>
    </w:p>
    <w:p w14:paraId="26D78AB5">
      <w:pPr>
        <w:pStyle w:val="8"/>
        <w:ind w:firstLine="420"/>
      </w:pPr>
      <w:bookmarkStart w:id="20" w:name="_Toc19279649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1</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中文自然语言理解模型现状对比</w:t>
      </w:r>
      <w:bookmarkEnd w:id="20"/>
    </w:p>
    <w:p w14:paraId="3509CA3A">
      <w:pPr>
        <w:pStyle w:val="8"/>
        <w:ind w:firstLine="420"/>
      </w:pPr>
      <w:r>
        <w:t xml:space="preserve">Table </w:t>
      </w:r>
      <w:r>
        <w:fldChar w:fldCharType="begin"/>
      </w:r>
      <w:r>
        <w:instrText xml:space="preserve"> STYLEREF 1 \s </w:instrText>
      </w:r>
      <w:r>
        <w:fldChar w:fldCharType="separate"/>
      </w:r>
      <w:r>
        <w:rPr>
          <w:cs/>
        </w:rPr>
        <w:t>‎</w:t>
      </w:r>
      <w:r>
        <w:t>1</w:t>
      </w:r>
      <w:r>
        <w:fldChar w:fldCharType="end"/>
      </w:r>
      <w:r>
        <w:noBreakHyphen/>
      </w:r>
      <w:r>
        <w:fldChar w:fldCharType="begin"/>
      </w:r>
      <w:r>
        <w:instrText xml:space="preserve"> SEQ Table \* ARABIC \s 1 </w:instrText>
      </w:r>
      <w:r>
        <w:fldChar w:fldCharType="separate"/>
      </w:r>
      <w:r>
        <w:t>1</w:t>
      </w:r>
      <w:r>
        <w:fldChar w:fldCharType="end"/>
      </w:r>
      <w:r>
        <w:rPr>
          <w:rFonts w:hint="eastAsia"/>
        </w:rPr>
        <w:t xml:space="preserve"> </w:t>
      </w:r>
      <w:r>
        <w:t>Comparison of current status of Chinese natural language understanding models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3"/>
        <w:gridCol w:w="1779"/>
        <w:gridCol w:w="1906"/>
        <w:gridCol w:w="1684"/>
        <w:gridCol w:w="1684"/>
      </w:tblGrid>
      <w:tr w14:paraId="436442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12" w:space="0"/>
              <w:bottom w:val="single" w:color="auto" w:sz="4" w:space="0"/>
            </w:tcBorders>
          </w:tcPr>
          <w:p w14:paraId="5D4FE7CB">
            <w:pPr>
              <w:spacing w:line="240" w:lineRule="auto"/>
              <w:ind w:firstLine="0" w:firstLineChars="0"/>
              <w:jc w:val="center"/>
              <w:rPr>
                <w:sz w:val="21"/>
                <w:szCs w:val="21"/>
              </w:rPr>
            </w:pPr>
            <w:r>
              <w:rPr>
                <w:rFonts w:hint="eastAsia"/>
                <w:sz w:val="21"/>
                <w:szCs w:val="21"/>
              </w:rPr>
              <w:t>研究团队</w:t>
            </w:r>
          </w:p>
        </w:tc>
        <w:tc>
          <w:tcPr>
            <w:tcW w:w="1779" w:type="dxa"/>
            <w:tcBorders>
              <w:top w:val="single" w:color="auto" w:sz="12" w:space="0"/>
              <w:bottom w:val="single" w:color="auto" w:sz="4" w:space="0"/>
            </w:tcBorders>
          </w:tcPr>
          <w:p w14:paraId="5D7C3ED2">
            <w:pPr>
              <w:spacing w:line="240" w:lineRule="auto"/>
              <w:ind w:firstLine="0" w:firstLineChars="0"/>
              <w:jc w:val="center"/>
              <w:rPr>
                <w:sz w:val="21"/>
                <w:szCs w:val="21"/>
              </w:rPr>
            </w:pPr>
            <w:r>
              <w:rPr>
                <w:rFonts w:hint="eastAsia"/>
                <w:sz w:val="21"/>
                <w:szCs w:val="21"/>
              </w:rPr>
              <w:t>支持词维度编码</w:t>
            </w:r>
          </w:p>
        </w:tc>
        <w:tc>
          <w:tcPr>
            <w:tcW w:w="1906" w:type="dxa"/>
            <w:tcBorders>
              <w:top w:val="single" w:color="auto" w:sz="12" w:space="0"/>
              <w:bottom w:val="single" w:color="auto" w:sz="4" w:space="0"/>
            </w:tcBorders>
          </w:tcPr>
          <w:p w14:paraId="0282E399">
            <w:pPr>
              <w:spacing w:line="240" w:lineRule="auto"/>
              <w:ind w:firstLine="0" w:firstLineChars="0"/>
              <w:jc w:val="center"/>
              <w:rPr>
                <w:sz w:val="21"/>
                <w:szCs w:val="21"/>
              </w:rPr>
            </w:pPr>
            <w:r>
              <w:rPr>
                <w:rFonts w:hint="eastAsia"/>
                <w:sz w:val="21"/>
                <w:szCs w:val="21"/>
              </w:rPr>
              <w:t>支持字词维度编码</w:t>
            </w:r>
          </w:p>
        </w:tc>
        <w:tc>
          <w:tcPr>
            <w:tcW w:w="1684" w:type="dxa"/>
            <w:tcBorders>
              <w:top w:val="single" w:color="auto" w:sz="12" w:space="0"/>
              <w:bottom w:val="single" w:color="auto" w:sz="4" w:space="0"/>
            </w:tcBorders>
          </w:tcPr>
          <w:p w14:paraId="726207DF">
            <w:pPr>
              <w:spacing w:line="240" w:lineRule="auto"/>
              <w:ind w:firstLine="0" w:firstLineChars="0"/>
              <w:jc w:val="center"/>
              <w:rPr>
                <w:sz w:val="21"/>
                <w:szCs w:val="21"/>
              </w:rPr>
            </w:pPr>
            <w:r>
              <w:rPr>
                <w:rFonts w:hint="eastAsia"/>
                <w:sz w:val="21"/>
                <w:szCs w:val="21"/>
              </w:rPr>
              <w:t>支持预训练</w:t>
            </w:r>
          </w:p>
        </w:tc>
        <w:tc>
          <w:tcPr>
            <w:tcW w:w="1684" w:type="dxa"/>
            <w:tcBorders>
              <w:top w:val="single" w:color="auto" w:sz="12" w:space="0"/>
              <w:bottom w:val="single" w:color="auto" w:sz="4" w:space="0"/>
            </w:tcBorders>
          </w:tcPr>
          <w:p w14:paraId="35D4E50F">
            <w:pPr>
              <w:spacing w:line="240" w:lineRule="auto"/>
              <w:ind w:firstLine="0" w:firstLineChars="0"/>
              <w:jc w:val="center"/>
              <w:rPr>
                <w:sz w:val="21"/>
                <w:szCs w:val="21"/>
              </w:rPr>
            </w:pPr>
            <w:r>
              <w:rPr>
                <w:rFonts w:hint="eastAsia"/>
                <w:sz w:val="21"/>
                <w:szCs w:val="21"/>
              </w:rPr>
              <w:t>支持未见词</w:t>
            </w:r>
          </w:p>
        </w:tc>
      </w:tr>
      <w:tr w14:paraId="5BD8F5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4" w:space="0"/>
            </w:tcBorders>
          </w:tcPr>
          <w:p w14:paraId="78521843">
            <w:pPr>
              <w:spacing w:line="240" w:lineRule="auto"/>
              <w:ind w:firstLine="0" w:firstLineChars="0"/>
              <w:jc w:val="center"/>
              <w:rPr>
                <w:sz w:val="21"/>
                <w:szCs w:val="21"/>
              </w:rPr>
            </w:pPr>
            <w:r>
              <w:rPr>
                <w:rFonts w:hint="eastAsia"/>
                <w:sz w:val="21"/>
                <w:szCs w:val="21"/>
              </w:rPr>
              <w:t>黄晓辉</w:t>
            </w:r>
            <w:r>
              <w:rPr>
                <w:sz w:val="21"/>
                <w:szCs w:val="21"/>
                <w:vertAlign w:val="superscript"/>
              </w:rPr>
              <w:fldChar w:fldCharType="begin"/>
            </w:r>
            <w:r>
              <w:rPr>
                <w:sz w:val="21"/>
                <w:szCs w:val="21"/>
                <w:vertAlign w:val="superscript"/>
              </w:rPr>
              <w:instrText xml:space="preserve"> REF _Ref192933658 \r \h </w:instrText>
            </w:r>
            <w:r>
              <w:rPr>
                <w:sz w:val="21"/>
                <w:szCs w:val="21"/>
                <w:vertAlign w:val="superscript"/>
              </w:rPr>
              <w:fldChar w:fldCharType="separate"/>
            </w:r>
            <w:r>
              <w:rPr>
                <w:sz w:val="21"/>
                <w:szCs w:val="21"/>
                <w:vertAlign w:val="superscript"/>
              </w:rPr>
              <w:t>[9]</w:t>
            </w:r>
            <w:r>
              <w:rPr>
                <w:sz w:val="21"/>
                <w:szCs w:val="21"/>
                <w:vertAlign w:val="superscript"/>
              </w:rPr>
              <w:fldChar w:fldCharType="end"/>
            </w:r>
          </w:p>
        </w:tc>
        <w:tc>
          <w:tcPr>
            <w:tcW w:w="1779" w:type="dxa"/>
            <w:tcBorders>
              <w:top w:val="single" w:color="auto" w:sz="4" w:space="0"/>
            </w:tcBorders>
          </w:tcPr>
          <w:p w14:paraId="0079AA92">
            <w:pPr>
              <w:spacing w:line="240" w:lineRule="auto"/>
              <w:ind w:firstLine="0" w:firstLineChars="0"/>
              <w:jc w:val="center"/>
              <w:rPr>
                <w:sz w:val="21"/>
                <w:szCs w:val="21"/>
              </w:rPr>
            </w:pPr>
            <w:r>
              <w:rPr>
                <w:rFonts w:hint="eastAsia"/>
                <w:sz w:val="21"/>
                <w:szCs w:val="21"/>
              </w:rPr>
              <w:t>×</w:t>
            </w:r>
          </w:p>
        </w:tc>
        <w:tc>
          <w:tcPr>
            <w:tcW w:w="1906" w:type="dxa"/>
            <w:tcBorders>
              <w:top w:val="single" w:color="auto" w:sz="4" w:space="0"/>
            </w:tcBorders>
          </w:tcPr>
          <w:p w14:paraId="569149A0">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1EC26DDF">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23FDD4C9">
            <w:pPr>
              <w:spacing w:line="240" w:lineRule="auto"/>
              <w:ind w:firstLine="0" w:firstLineChars="0"/>
              <w:jc w:val="center"/>
              <w:rPr>
                <w:sz w:val="21"/>
                <w:szCs w:val="21"/>
              </w:rPr>
            </w:pPr>
            <w:r>
              <w:rPr>
                <w:rFonts w:hint="eastAsia"/>
                <w:sz w:val="21"/>
                <w:szCs w:val="21"/>
              </w:rPr>
              <w:t>×</w:t>
            </w:r>
          </w:p>
        </w:tc>
      </w:tr>
      <w:tr w14:paraId="01D0EA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2D4FA245">
            <w:pPr>
              <w:spacing w:line="240" w:lineRule="auto"/>
              <w:ind w:firstLine="0" w:firstLineChars="0"/>
              <w:jc w:val="center"/>
              <w:rPr>
                <w:sz w:val="21"/>
                <w:szCs w:val="21"/>
              </w:rPr>
            </w:pPr>
            <w:r>
              <w:rPr>
                <w:rFonts w:hint="eastAsia"/>
                <w:sz w:val="21"/>
                <w:szCs w:val="21"/>
              </w:rPr>
              <w:t>Liu</w:t>
            </w:r>
            <w:r>
              <w:rPr>
                <w:sz w:val="21"/>
                <w:szCs w:val="21"/>
                <w:vertAlign w:val="superscript"/>
              </w:rPr>
              <w:fldChar w:fldCharType="begin"/>
            </w:r>
            <w:r>
              <w:rPr>
                <w:sz w:val="21"/>
                <w:szCs w:val="21"/>
                <w:vertAlign w:val="superscript"/>
              </w:rPr>
              <w:instrText xml:space="preserve"> REF _Ref192933708 \r \h </w:instrText>
            </w:r>
            <w:r>
              <w:rPr>
                <w:sz w:val="21"/>
                <w:szCs w:val="21"/>
                <w:vertAlign w:val="superscript"/>
              </w:rPr>
              <w:fldChar w:fldCharType="separate"/>
            </w:r>
            <w:r>
              <w:rPr>
                <w:sz w:val="21"/>
                <w:szCs w:val="21"/>
                <w:vertAlign w:val="superscript"/>
              </w:rPr>
              <w:t>[10]</w:t>
            </w:r>
            <w:r>
              <w:rPr>
                <w:sz w:val="21"/>
                <w:szCs w:val="21"/>
                <w:vertAlign w:val="superscript"/>
              </w:rPr>
              <w:fldChar w:fldCharType="end"/>
            </w:r>
          </w:p>
        </w:tc>
        <w:tc>
          <w:tcPr>
            <w:tcW w:w="1779" w:type="dxa"/>
          </w:tcPr>
          <w:p w14:paraId="6310F852">
            <w:pPr>
              <w:spacing w:line="240" w:lineRule="auto"/>
              <w:ind w:firstLine="0" w:firstLineChars="0"/>
              <w:jc w:val="center"/>
              <w:rPr>
                <w:sz w:val="21"/>
                <w:szCs w:val="21"/>
              </w:rPr>
            </w:pPr>
            <w:r>
              <w:rPr>
                <w:rFonts w:hint="eastAsia"/>
                <w:sz w:val="21"/>
                <w:szCs w:val="21"/>
              </w:rPr>
              <w:t>×</w:t>
            </w:r>
          </w:p>
        </w:tc>
        <w:tc>
          <w:tcPr>
            <w:tcW w:w="1906" w:type="dxa"/>
          </w:tcPr>
          <w:p w14:paraId="1D135807">
            <w:pPr>
              <w:spacing w:line="240" w:lineRule="auto"/>
              <w:ind w:firstLine="0" w:firstLineChars="0"/>
              <w:jc w:val="center"/>
              <w:rPr>
                <w:sz w:val="21"/>
                <w:szCs w:val="21"/>
              </w:rPr>
            </w:pPr>
            <w:r>
              <w:rPr>
                <w:rFonts w:hint="eastAsia"/>
                <w:sz w:val="21"/>
                <w:szCs w:val="21"/>
              </w:rPr>
              <w:t>×</w:t>
            </w:r>
          </w:p>
        </w:tc>
        <w:tc>
          <w:tcPr>
            <w:tcW w:w="1684" w:type="dxa"/>
          </w:tcPr>
          <w:p w14:paraId="0A24D026">
            <w:pPr>
              <w:spacing w:line="240" w:lineRule="auto"/>
              <w:ind w:firstLine="0" w:firstLineChars="0"/>
              <w:jc w:val="center"/>
              <w:rPr>
                <w:sz w:val="21"/>
                <w:szCs w:val="21"/>
              </w:rPr>
            </w:pPr>
            <w:r>
              <w:rPr>
                <w:rFonts w:hint="eastAsia"/>
                <w:sz w:val="21"/>
                <w:szCs w:val="21"/>
              </w:rPr>
              <w:t>×</w:t>
            </w:r>
          </w:p>
        </w:tc>
        <w:tc>
          <w:tcPr>
            <w:tcW w:w="1684" w:type="dxa"/>
          </w:tcPr>
          <w:p w14:paraId="4151FFD8">
            <w:pPr>
              <w:spacing w:line="240" w:lineRule="auto"/>
              <w:ind w:firstLine="0" w:firstLineChars="0"/>
              <w:jc w:val="center"/>
              <w:rPr>
                <w:sz w:val="21"/>
                <w:szCs w:val="21"/>
              </w:rPr>
            </w:pPr>
            <w:r>
              <w:rPr>
                <w:rFonts w:hint="eastAsia"/>
                <w:sz w:val="21"/>
                <w:szCs w:val="21"/>
              </w:rPr>
              <w:t>×</w:t>
            </w:r>
          </w:p>
        </w:tc>
      </w:tr>
      <w:tr w14:paraId="66C75A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46C49CFD">
            <w:pPr>
              <w:spacing w:line="240" w:lineRule="auto"/>
              <w:ind w:firstLine="0" w:firstLineChars="0"/>
              <w:jc w:val="center"/>
              <w:rPr>
                <w:sz w:val="21"/>
                <w:szCs w:val="21"/>
              </w:rPr>
            </w:pPr>
            <w:r>
              <w:rPr>
                <w:rFonts w:hint="eastAsia"/>
                <w:sz w:val="21"/>
                <w:szCs w:val="21"/>
              </w:rPr>
              <w:t>罗辉</w:t>
            </w:r>
            <w:r>
              <w:rPr>
                <w:sz w:val="21"/>
                <w:szCs w:val="21"/>
                <w:vertAlign w:val="superscript"/>
              </w:rPr>
              <w:fldChar w:fldCharType="begin"/>
            </w:r>
            <w:r>
              <w:rPr>
                <w:sz w:val="21"/>
                <w:szCs w:val="21"/>
                <w:vertAlign w:val="superscript"/>
              </w:rPr>
              <w:instrText xml:space="preserve"> REF _Ref192933721 \r \h </w:instrText>
            </w:r>
            <w:r>
              <w:rPr>
                <w:sz w:val="21"/>
                <w:szCs w:val="21"/>
                <w:vertAlign w:val="superscript"/>
              </w:rPr>
              <w:fldChar w:fldCharType="separate"/>
            </w:r>
            <w:r>
              <w:rPr>
                <w:sz w:val="21"/>
                <w:szCs w:val="21"/>
                <w:vertAlign w:val="superscript"/>
              </w:rPr>
              <w:t>[11]</w:t>
            </w:r>
            <w:r>
              <w:rPr>
                <w:sz w:val="21"/>
                <w:szCs w:val="21"/>
                <w:vertAlign w:val="superscript"/>
              </w:rPr>
              <w:fldChar w:fldCharType="end"/>
            </w:r>
          </w:p>
        </w:tc>
        <w:tc>
          <w:tcPr>
            <w:tcW w:w="1779" w:type="dxa"/>
          </w:tcPr>
          <w:p w14:paraId="7FC77298">
            <w:pPr>
              <w:spacing w:line="240" w:lineRule="auto"/>
              <w:ind w:firstLine="0" w:firstLineChars="0"/>
              <w:jc w:val="center"/>
              <w:rPr>
                <w:sz w:val="21"/>
                <w:szCs w:val="21"/>
              </w:rPr>
            </w:pPr>
            <w:r>
              <w:rPr>
                <w:rFonts w:hint="eastAsia"/>
                <w:sz w:val="21"/>
                <w:szCs w:val="21"/>
              </w:rPr>
              <w:t>√</w:t>
            </w:r>
          </w:p>
        </w:tc>
        <w:tc>
          <w:tcPr>
            <w:tcW w:w="1906" w:type="dxa"/>
          </w:tcPr>
          <w:p w14:paraId="21843C83">
            <w:pPr>
              <w:spacing w:line="240" w:lineRule="auto"/>
              <w:ind w:firstLine="0" w:firstLineChars="0"/>
              <w:jc w:val="center"/>
              <w:rPr>
                <w:sz w:val="21"/>
                <w:szCs w:val="21"/>
              </w:rPr>
            </w:pPr>
            <w:r>
              <w:rPr>
                <w:rFonts w:hint="eastAsia"/>
                <w:sz w:val="21"/>
                <w:szCs w:val="21"/>
              </w:rPr>
              <w:t>×</w:t>
            </w:r>
          </w:p>
        </w:tc>
        <w:tc>
          <w:tcPr>
            <w:tcW w:w="1684" w:type="dxa"/>
          </w:tcPr>
          <w:p w14:paraId="69123AD7">
            <w:pPr>
              <w:spacing w:line="240" w:lineRule="auto"/>
              <w:ind w:firstLine="0" w:firstLineChars="0"/>
              <w:jc w:val="center"/>
              <w:rPr>
                <w:sz w:val="21"/>
                <w:szCs w:val="21"/>
              </w:rPr>
            </w:pPr>
            <w:r>
              <w:rPr>
                <w:rFonts w:hint="eastAsia"/>
                <w:sz w:val="21"/>
                <w:szCs w:val="21"/>
              </w:rPr>
              <w:t>×</w:t>
            </w:r>
          </w:p>
        </w:tc>
        <w:tc>
          <w:tcPr>
            <w:tcW w:w="1684" w:type="dxa"/>
          </w:tcPr>
          <w:p w14:paraId="7B682E5B">
            <w:pPr>
              <w:spacing w:line="240" w:lineRule="auto"/>
              <w:ind w:firstLine="0" w:firstLineChars="0"/>
              <w:jc w:val="center"/>
              <w:rPr>
                <w:sz w:val="21"/>
                <w:szCs w:val="21"/>
              </w:rPr>
            </w:pPr>
            <w:r>
              <w:rPr>
                <w:rFonts w:hint="eastAsia"/>
                <w:sz w:val="21"/>
                <w:szCs w:val="21"/>
              </w:rPr>
              <w:t>×</w:t>
            </w:r>
          </w:p>
        </w:tc>
      </w:tr>
      <w:tr w14:paraId="6181B5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08EBEEC3">
            <w:pPr>
              <w:spacing w:line="240" w:lineRule="auto"/>
              <w:ind w:firstLine="0" w:firstLineChars="0"/>
              <w:jc w:val="center"/>
              <w:rPr>
                <w:sz w:val="21"/>
                <w:szCs w:val="21"/>
              </w:rPr>
            </w:pPr>
            <w:r>
              <w:rPr>
                <w:rFonts w:hint="eastAsia"/>
                <w:sz w:val="21"/>
                <w:szCs w:val="21"/>
              </w:rPr>
              <w:t>Ma</w:t>
            </w:r>
            <w:r>
              <w:rPr>
                <w:sz w:val="21"/>
                <w:szCs w:val="21"/>
                <w:vertAlign w:val="superscript"/>
              </w:rPr>
              <w:fldChar w:fldCharType="begin"/>
            </w:r>
            <w:r>
              <w:rPr>
                <w:sz w:val="21"/>
                <w:szCs w:val="21"/>
                <w:vertAlign w:val="superscript"/>
              </w:rPr>
              <w:instrText xml:space="preserve"> REF _Ref192933735 \r \h </w:instrText>
            </w:r>
            <w:r>
              <w:rPr>
                <w:sz w:val="21"/>
                <w:szCs w:val="21"/>
                <w:vertAlign w:val="superscript"/>
              </w:rPr>
              <w:fldChar w:fldCharType="separate"/>
            </w:r>
            <w:r>
              <w:rPr>
                <w:sz w:val="21"/>
                <w:szCs w:val="21"/>
                <w:vertAlign w:val="superscript"/>
              </w:rPr>
              <w:t>[12]</w:t>
            </w:r>
            <w:r>
              <w:rPr>
                <w:sz w:val="21"/>
                <w:szCs w:val="21"/>
                <w:vertAlign w:val="superscript"/>
              </w:rPr>
              <w:fldChar w:fldCharType="end"/>
            </w:r>
          </w:p>
        </w:tc>
        <w:tc>
          <w:tcPr>
            <w:tcW w:w="1779" w:type="dxa"/>
          </w:tcPr>
          <w:p w14:paraId="5E336B61">
            <w:pPr>
              <w:spacing w:line="240" w:lineRule="auto"/>
              <w:ind w:firstLine="0" w:firstLineChars="0"/>
              <w:jc w:val="center"/>
              <w:rPr>
                <w:sz w:val="21"/>
                <w:szCs w:val="21"/>
              </w:rPr>
            </w:pPr>
            <w:r>
              <w:rPr>
                <w:rFonts w:hint="eastAsia"/>
                <w:sz w:val="21"/>
                <w:szCs w:val="21"/>
              </w:rPr>
              <w:t>√</w:t>
            </w:r>
          </w:p>
        </w:tc>
        <w:tc>
          <w:tcPr>
            <w:tcW w:w="1906" w:type="dxa"/>
          </w:tcPr>
          <w:p w14:paraId="75AB5F72">
            <w:pPr>
              <w:spacing w:line="240" w:lineRule="auto"/>
              <w:ind w:firstLine="0" w:firstLineChars="0"/>
              <w:jc w:val="center"/>
              <w:rPr>
                <w:sz w:val="21"/>
                <w:szCs w:val="21"/>
              </w:rPr>
            </w:pPr>
            <w:r>
              <w:rPr>
                <w:rFonts w:hint="eastAsia"/>
                <w:sz w:val="21"/>
                <w:szCs w:val="21"/>
              </w:rPr>
              <w:t>×</w:t>
            </w:r>
          </w:p>
        </w:tc>
        <w:tc>
          <w:tcPr>
            <w:tcW w:w="1684" w:type="dxa"/>
          </w:tcPr>
          <w:p w14:paraId="4A79983E">
            <w:pPr>
              <w:spacing w:line="240" w:lineRule="auto"/>
              <w:ind w:firstLine="0" w:firstLineChars="0"/>
              <w:jc w:val="center"/>
              <w:rPr>
                <w:sz w:val="21"/>
                <w:szCs w:val="21"/>
              </w:rPr>
            </w:pPr>
            <w:r>
              <w:rPr>
                <w:rFonts w:hint="eastAsia"/>
                <w:sz w:val="21"/>
                <w:szCs w:val="21"/>
              </w:rPr>
              <w:t>×</w:t>
            </w:r>
          </w:p>
        </w:tc>
        <w:tc>
          <w:tcPr>
            <w:tcW w:w="1684" w:type="dxa"/>
          </w:tcPr>
          <w:p w14:paraId="35D257DE">
            <w:pPr>
              <w:spacing w:line="240" w:lineRule="auto"/>
              <w:ind w:firstLine="0" w:firstLineChars="0"/>
              <w:jc w:val="center"/>
              <w:rPr>
                <w:sz w:val="21"/>
                <w:szCs w:val="21"/>
              </w:rPr>
            </w:pPr>
            <w:r>
              <w:rPr>
                <w:rFonts w:hint="eastAsia"/>
                <w:sz w:val="21"/>
                <w:szCs w:val="21"/>
              </w:rPr>
              <w:t>×</w:t>
            </w:r>
          </w:p>
        </w:tc>
      </w:tr>
      <w:tr w14:paraId="18CC56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4811E974">
            <w:pPr>
              <w:spacing w:line="240" w:lineRule="auto"/>
              <w:ind w:firstLine="0" w:firstLineChars="0"/>
              <w:jc w:val="center"/>
              <w:rPr>
                <w:sz w:val="21"/>
                <w:szCs w:val="21"/>
              </w:rPr>
            </w:pPr>
            <w:r>
              <w:rPr>
                <w:rFonts w:hint="eastAsia"/>
                <w:sz w:val="21"/>
                <w:szCs w:val="21"/>
              </w:rPr>
              <w:t>魏晓聪</w:t>
            </w:r>
            <w:r>
              <w:rPr>
                <w:sz w:val="21"/>
                <w:szCs w:val="21"/>
                <w:vertAlign w:val="superscript"/>
              </w:rPr>
              <w:fldChar w:fldCharType="begin"/>
            </w:r>
            <w:r>
              <w:rPr>
                <w:sz w:val="21"/>
                <w:szCs w:val="21"/>
                <w:vertAlign w:val="superscript"/>
              </w:rPr>
              <w:instrText xml:space="preserve"> REF _Ref192933753 \r \h </w:instrText>
            </w:r>
            <w:r>
              <w:rPr>
                <w:sz w:val="21"/>
                <w:szCs w:val="21"/>
                <w:vertAlign w:val="superscript"/>
              </w:rPr>
              <w:fldChar w:fldCharType="separate"/>
            </w:r>
            <w:r>
              <w:rPr>
                <w:sz w:val="21"/>
                <w:szCs w:val="21"/>
                <w:vertAlign w:val="superscript"/>
              </w:rPr>
              <w:t>[13]</w:t>
            </w:r>
            <w:r>
              <w:rPr>
                <w:sz w:val="21"/>
                <w:szCs w:val="21"/>
                <w:vertAlign w:val="superscript"/>
              </w:rPr>
              <w:fldChar w:fldCharType="end"/>
            </w:r>
          </w:p>
        </w:tc>
        <w:tc>
          <w:tcPr>
            <w:tcW w:w="1779" w:type="dxa"/>
          </w:tcPr>
          <w:p w14:paraId="7235E53F">
            <w:pPr>
              <w:spacing w:line="240" w:lineRule="auto"/>
              <w:ind w:firstLine="0" w:firstLineChars="0"/>
              <w:jc w:val="center"/>
              <w:rPr>
                <w:sz w:val="21"/>
                <w:szCs w:val="21"/>
              </w:rPr>
            </w:pPr>
            <w:r>
              <w:rPr>
                <w:rFonts w:hint="eastAsia"/>
                <w:sz w:val="21"/>
                <w:szCs w:val="21"/>
              </w:rPr>
              <w:t>√</w:t>
            </w:r>
          </w:p>
        </w:tc>
        <w:tc>
          <w:tcPr>
            <w:tcW w:w="1906" w:type="dxa"/>
          </w:tcPr>
          <w:p w14:paraId="18A8A77D">
            <w:pPr>
              <w:spacing w:line="240" w:lineRule="auto"/>
              <w:ind w:firstLine="0" w:firstLineChars="0"/>
              <w:jc w:val="center"/>
              <w:rPr>
                <w:sz w:val="21"/>
                <w:szCs w:val="21"/>
              </w:rPr>
            </w:pPr>
            <w:r>
              <w:rPr>
                <w:rFonts w:hint="eastAsia"/>
                <w:sz w:val="21"/>
                <w:szCs w:val="21"/>
              </w:rPr>
              <w:t>×</w:t>
            </w:r>
          </w:p>
        </w:tc>
        <w:tc>
          <w:tcPr>
            <w:tcW w:w="1684" w:type="dxa"/>
          </w:tcPr>
          <w:p w14:paraId="192E14CB">
            <w:pPr>
              <w:spacing w:line="240" w:lineRule="auto"/>
              <w:ind w:firstLine="0" w:firstLineChars="0"/>
              <w:jc w:val="center"/>
              <w:rPr>
                <w:sz w:val="21"/>
                <w:szCs w:val="21"/>
              </w:rPr>
            </w:pPr>
            <w:r>
              <w:rPr>
                <w:rFonts w:hint="eastAsia"/>
                <w:sz w:val="21"/>
                <w:szCs w:val="21"/>
              </w:rPr>
              <w:t>√</w:t>
            </w:r>
          </w:p>
        </w:tc>
        <w:tc>
          <w:tcPr>
            <w:tcW w:w="1684" w:type="dxa"/>
          </w:tcPr>
          <w:p w14:paraId="17E073EF">
            <w:pPr>
              <w:spacing w:line="240" w:lineRule="auto"/>
              <w:ind w:firstLine="0" w:firstLineChars="0"/>
              <w:jc w:val="center"/>
              <w:rPr>
                <w:sz w:val="21"/>
                <w:szCs w:val="21"/>
              </w:rPr>
            </w:pPr>
            <w:r>
              <w:rPr>
                <w:rFonts w:hint="eastAsia"/>
                <w:sz w:val="21"/>
                <w:szCs w:val="21"/>
              </w:rPr>
              <w:t>×</w:t>
            </w:r>
          </w:p>
        </w:tc>
      </w:tr>
      <w:tr w14:paraId="1FB144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7220C73E">
            <w:pPr>
              <w:spacing w:line="240" w:lineRule="auto"/>
              <w:ind w:firstLine="0" w:firstLineChars="0"/>
              <w:jc w:val="center"/>
              <w:rPr>
                <w:sz w:val="21"/>
                <w:szCs w:val="21"/>
              </w:rPr>
            </w:pPr>
            <w:r>
              <w:rPr>
                <w:rFonts w:hint="eastAsia"/>
                <w:sz w:val="21"/>
                <w:szCs w:val="21"/>
              </w:rPr>
              <w:t>Zhang</w:t>
            </w:r>
            <w:r>
              <w:rPr>
                <w:sz w:val="21"/>
                <w:szCs w:val="21"/>
                <w:vertAlign w:val="superscript"/>
              </w:rPr>
              <w:fldChar w:fldCharType="begin"/>
            </w:r>
            <w:r>
              <w:rPr>
                <w:sz w:val="21"/>
                <w:szCs w:val="21"/>
                <w:vertAlign w:val="superscript"/>
              </w:rPr>
              <w:instrText xml:space="preserve"> REF _Ref192933775 \r \h </w:instrText>
            </w:r>
            <w:r>
              <w:rPr>
                <w:sz w:val="21"/>
                <w:szCs w:val="21"/>
                <w:vertAlign w:val="superscript"/>
              </w:rPr>
              <w:fldChar w:fldCharType="separate"/>
            </w:r>
            <w:r>
              <w:rPr>
                <w:sz w:val="21"/>
                <w:szCs w:val="21"/>
                <w:vertAlign w:val="superscript"/>
              </w:rPr>
              <w:t>[14]</w:t>
            </w:r>
            <w:r>
              <w:rPr>
                <w:sz w:val="21"/>
                <w:szCs w:val="21"/>
                <w:vertAlign w:val="superscript"/>
              </w:rPr>
              <w:fldChar w:fldCharType="end"/>
            </w:r>
          </w:p>
        </w:tc>
        <w:tc>
          <w:tcPr>
            <w:tcW w:w="1779" w:type="dxa"/>
          </w:tcPr>
          <w:p w14:paraId="6E8890EE">
            <w:pPr>
              <w:spacing w:line="240" w:lineRule="auto"/>
              <w:ind w:firstLine="0" w:firstLineChars="0"/>
              <w:jc w:val="center"/>
              <w:rPr>
                <w:sz w:val="21"/>
                <w:szCs w:val="21"/>
              </w:rPr>
            </w:pPr>
            <w:r>
              <w:rPr>
                <w:rFonts w:hint="eastAsia"/>
                <w:sz w:val="21"/>
                <w:szCs w:val="21"/>
              </w:rPr>
              <w:t>√</w:t>
            </w:r>
          </w:p>
        </w:tc>
        <w:tc>
          <w:tcPr>
            <w:tcW w:w="1906" w:type="dxa"/>
          </w:tcPr>
          <w:p w14:paraId="082CDA99">
            <w:pPr>
              <w:spacing w:line="240" w:lineRule="auto"/>
              <w:ind w:firstLine="0" w:firstLineChars="0"/>
              <w:jc w:val="center"/>
              <w:rPr>
                <w:sz w:val="21"/>
                <w:szCs w:val="21"/>
              </w:rPr>
            </w:pPr>
            <w:r>
              <w:rPr>
                <w:rFonts w:hint="eastAsia"/>
                <w:sz w:val="21"/>
                <w:szCs w:val="21"/>
              </w:rPr>
              <w:t>√</w:t>
            </w:r>
          </w:p>
        </w:tc>
        <w:tc>
          <w:tcPr>
            <w:tcW w:w="1684" w:type="dxa"/>
          </w:tcPr>
          <w:p w14:paraId="3BCAD4DB">
            <w:pPr>
              <w:spacing w:line="240" w:lineRule="auto"/>
              <w:ind w:firstLine="0" w:firstLineChars="0"/>
              <w:jc w:val="center"/>
              <w:rPr>
                <w:sz w:val="21"/>
                <w:szCs w:val="21"/>
              </w:rPr>
            </w:pPr>
            <w:r>
              <w:rPr>
                <w:rFonts w:hint="eastAsia"/>
                <w:sz w:val="21"/>
                <w:szCs w:val="21"/>
              </w:rPr>
              <w:t>√</w:t>
            </w:r>
          </w:p>
        </w:tc>
        <w:tc>
          <w:tcPr>
            <w:tcW w:w="1684" w:type="dxa"/>
          </w:tcPr>
          <w:p w14:paraId="6F54B504">
            <w:pPr>
              <w:spacing w:line="240" w:lineRule="auto"/>
              <w:ind w:firstLine="0" w:firstLineChars="0"/>
              <w:jc w:val="center"/>
              <w:rPr>
                <w:sz w:val="21"/>
                <w:szCs w:val="21"/>
              </w:rPr>
            </w:pPr>
            <w:r>
              <w:rPr>
                <w:rFonts w:hint="eastAsia"/>
                <w:sz w:val="21"/>
                <w:szCs w:val="21"/>
              </w:rPr>
              <w:t>×</w:t>
            </w:r>
          </w:p>
        </w:tc>
      </w:tr>
      <w:tr w14:paraId="5B4760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6E8B97D5">
            <w:pPr>
              <w:spacing w:line="240" w:lineRule="auto"/>
              <w:ind w:firstLine="0" w:firstLineChars="0"/>
              <w:jc w:val="center"/>
              <w:rPr>
                <w:sz w:val="21"/>
                <w:szCs w:val="21"/>
              </w:rPr>
            </w:pPr>
            <w:r>
              <w:rPr>
                <w:rFonts w:hint="eastAsia"/>
                <w:sz w:val="21"/>
                <w:szCs w:val="21"/>
              </w:rPr>
              <w:t>甘晨阳</w:t>
            </w:r>
            <w:r>
              <w:rPr>
                <w:sz w:val="21"/>
                <w:szCs w:val="21"/>
                <w:vertAlign w:val="superscript"/>
              </w:rPr>
              <w:fldChar w:fldCharType="begin"/>
            </w:r>
            <w:r>
              <w:rPr>
                <w:sz w:val="21"/>
                <w:szCs w:val="21"/>
                <w:vertAlign w:val="superscript"/>
              </w:rPr>
              <w:instrText xml:space="preserve"> REF _Ref192933795 \r \h </w:instrText>
            </w:r>
            <w:r>
              <w:rPr>
                <w:sz w:val="21"/>
                <w:szCs w:val="21"/>
                <w:vertAlign w:val="superscript"/>
              </w:rPr>
              <w:fldChar w:fldCharType="separate"/>
            </w:r>
            <w:r>
              <w:rPr>
                <w:sz w:val="21"/>
                <w:szCs w:val="21"/>
                <w:vertAlign w:val="superscript"/>
              </w:rPr>
              <w:t>[15]</w:t>
            </w:r>
            <w:r>
              <w:rPr>
                <w:sz w:val="21"/>
                <w:szCs w:val="21"/>
                <w:vertAlign w:val="superscript"/>
              </w:rPr>
              <w:fldChar w:fldCharType="end"/>
            </w:r>
          </w:p>
        </w:tc>
        <w:tc>
          <w:tcPr>
            <w:tcW w:w="1779" w:type="dxa"/>
          </w:tcPr>
          <w:p w14:paraId="7C4CB7AB">
            <w:pPr>
              <w:spacing w:line="240" w:lineRule="auto"/>
              <w:ind w:firstLine="0" w:firstLineChars="0"/>
              <w:jc w:val="center"/>
              <w:rPr>
                <w:sz w:val="21"/>
                <w:szCs w:val="21"/>
              </w:rPr>
            </w:pPr>
            <w:r>
              <w:rPr>
                <w:rFonts w:hint="eastAsia"/>
                <w:sz w:val="21"/>
                <w:szCs w:val="21"/>
              </w:rPr>
              <w:t>√</w:t>
            </w:r>
          </w:p>
        </w:tc>
        <w:tc>
          <w:tcPr>
            <w:tcW w:w="1906" w:type="dxa"/>
          </w:tcPr>
          <w:p w14:paraId="262F0D8A">
            <w:pPr>
              <w:spacing w:line="240" w:lineRule="auto"/>
              <w:ind w:firstLine="0" w:firstLineChars="0"/>
              <w:jc w:val="center"/>
              <w:rPr>
                <w:sz w:val="21"/>
                <w:szCs w:val="21"/>
              </w:rPr>
            </w:pPr>
            <w:r>
              <w:rPr>
                <w:rFonts w:hint="eastAsia"/>
                <w:sz w:val="21"/>
                <w:szCs w:val="21"/>
              </w:rPr>
              <w:t>√</w:t>
            </w:r>
          </w:p>
        </w:tc>
        <w:tc>
          <w:tcPr>
            <w:tcW w:w="1684" w:type="dxa"/>
          </w:tcPr>
          <w:p w14:paraId="762728B1">
            <w:pPr>
              <w:spacing w:line="240" w:lineRule="auto"/>
              <w:ind w:firstLine="0" w:firstLineChars="0"/>
              <w:jc w:val="center"/>
              <w:rPr>
                <w:sz w:val="21"/>
                <w:szCs w:val="21"/>
              </w:rPr>
            </w:pPr>
            <w:r>
              <w:rPr>
                <w:rFonts w:hint="eastAsia"/>
                <w:sz w:val="21"/>
                <w:szCs w:val="21"/>
              </w:rPr>
              <w:t>×</w:t>
            </w:r>
          </w:p>
        </w:tc>
        <w:tc>
          <w:tcPr>
            <w:tcW w:w="1684" w:type="dxa"/>
          </w:tcPr>
          <w:p w14:paraId="57510C08">
            <w:pPr>
              <w:spacing w:line="240" w:lineRule="auto"/>
              <w:ind w:firstLine="0" w:firstLineChars="0"/>
              <w:jc w:val="center"/>
              <w:rPr>
                <w:sz w:val="21"/>
                <w:szCs w:val="21"/>
              </w:rPr>
            </w:pPr>
            <w:r>
              <w:rPr>
                <w:rFonts w:hint="eastAsia"/>
                <w:sz w:val="21"/>
                <w:szCs w:val="21"/>
              </w:rPr>
              <w:t>×</w:t>
            </w:r>
          </w:p>
        </w:tc>
      </w:tr>
      <w:tr w14:paraId="39B462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bottom w:val="single" w:color="auto" w:sz="12" w:space="0"/>
            </w:tcBorders>
          </w:tcPr>
          <w:p w14:paraId="5C5F4682">
            <w:pPr>
              <w:spacing w:line="240" w:lineRule="auto"/>
              <w:ind w:firstLine="0" w:firstLineChars="0"/>
              <w:jc w:val="center"/>
              <w:rPr>
                <w:sz w:val="21"/>
                <w:szCs w:val="21"/>
              </w:rPr>
            </w:pPr>
            <w:r>
              <w:rPr>
                <w:rFonts w:hint="eastAsia"/>
                <w:sz w:val="21"/>
                <w:szCs w:val="21"/>
              </w:rPr>
              <w:t>Jie</w:t>
            </w:r>
            <w:r>
              <w:rPr>
                <w:sz w:val="21"/>
                <w:szCs w:val="21"/>
                <w:vertAlign w:val="superscript"/>
              </w:rPr>
              <w:fldChar w:fldCharType="begin"/>
            </w:r>
            <w:r>
              <w:rPr>
                <w:sz w:val="21"/>
                <w:szCs w:val="21"/>
                <w:vertAlign w:val="superscript"/>
              </w:rPr>
              <w:instrText xml:space="preserve"> REF _Ref192933888 \r \h </w:instrText>
            </w:r>
            <w:r>
              <w:rPr>
                <w:sz w:val="21"/>
                <w:szCs w:val="21"/>
                <w:vertAlign w:val="superscript"/>
              </w:rPr>
              <w:fldChar w:fldCharType="separate"/>
            </w:r>
            <w:r>
              <w:rPr>
                <w:sz w:val="21"/>
                <w:szCs w:val="21"/>
                <w:vertAlign w:val="superscript"/>
              </w:rPr>
              <w:t>[22]</w:t>
            </w:r>
            <w:r>
              <w:rPr>
                <w:sz w:val="21"/>
                <w:szCs w:val="21"/>
                <w:vertAlign w:val="superscript"/>
              </w:rPr>
              <w:fldChar w:fldCharType="end"/>
            </w:r>
          </w:p>
        </w:tc>
        <w:tc>
          <w:tcPr>
            <w:tcW w:w="1779" w:type="dxa"/>
            <w:tcBorders>
              <w:bottom w:val="single" w:color="auto" w:sz="12" w:space="0"/>
            </w:tcBorders>
          </w:tcPr>
          <w:p w14:paraId="4E20C936">
            <w:pPr>
              <w:spacing w:line="240" w:lineRule="auto"/>
              <w:ind w:firstLine="0" w:firstLineChars="0"/>
              <w:jc w:val="center"/>
              <w:rPr>
                <w:sz w:val="21"/>
                <w:szCs w:val="21"/>
              </w:rPr>
            </w:pPr>
            <w:r>
              <w:rPr>
                <w:rFonts w:hint="eastAsia"/>
                <w:sz w:val="21"/>
                <w:szCs w:val="21"/>
              </w:rPr>
              <w:t>×</w:t>
            </w:r>
          </w:p>
        </w:tc>
        <w:tc>
          <w:tcPr>
            <w:tcW w:w="1906" w:type="dxa"/>
            <w:tcBorders>
              <w:bottom w:val="single" w:color="auto" w:sz="12" w:space="0"/>
            </w:tcBorders>
          </w:tcPr>
          <w:p w14:paraId="5AD3EA3E">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0ECE2D42">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16AB0390">
            <w:pPr>
              <w:spacing w:line="240" w:lineRule="auto"/>
              <w:ind w:firstLine="0" w:firstLineChars="0"/>
              <w:jc w:val="center"/>
              <w:rPr>
                <w:sz w:val="21"/>
                <w:szCs w:val="21"/>
              </w:rPr>
            </w:pPr>
            <w:r>
              <w:rPr>
                <w:rFonts w:hint="eastAsia"/>
                <w:sz w:val="21"/>
                <w:szCs w:val="21"/>
              </w:rPr>
              <w:t>√</w:t>
            </w:r>
          </w:p>
        </w:tc>
      </w:tr>
    </w:tbl>
    <w:p w14:paraId="58407612">
      <w:pPr>
        <w:ind w:firstLine="480"/>
      </w:pPr>
      <w:r>
        <w:rPr>
          <w:rFonts w:hint="eastAsia"/>
        </w:rPr>
        <w:t>与此同时，研究</w:t>
      </w:r>
      <w:r>
        <w:t>者们普遍采用</w:t>
      </w:r>
      <w:r>
        <w:rPr>
          <w:rFonts w:hint="eastAsia"/>
        </w:rPr>
        <w:t>在</w:t>
      </w:r>
      <w:r>
        <w:t>大规模无标签语料上训练</w:t>
      </w:r>
      <w:r>
        <w:rPr>
          <w:rFonts w:hint="eastAsia"/>
        </w:rPr>
        <w:t>的通用模型</w:t>
      </w:r>
      <w:r>
        <w:t>，</w:t>
      </w:r>
      <w:r>
        <w:rPr>
          <w:rFonts w:hint="eastAsia"/>
        </w:rPr>
        <w:t>得到文本的</w:t>
      </w:r>
      <w:r>
        <w:t>向量表示</w:t>
      </w:r>
      <w:r>
        <w:rPr>
          <w:rFonts w:hint="eastAsia"/>
        </w:rPr>
        <w:t>，在下游任务中进行参数微调</w:t>
      </w:r>
      <w:r>
        <w:t>。</w:t>
      </w:r>
      <w:r>
        <w:rPr>
          <w:rFonts w:hint="eastAsia"/>
        </w:rPr>
        <w:t>BERT是Google于2</w:t>
      </w:r>
      <w:r>
        <w:t>018</w:t>
      </w:r>
      <w:r>
        <w:rPr>
          <w:rFonts w:hint="eastAsia"/>
        </w:rPr>
        <w:t>年发布的一种预训练语言模型，在多个自然语言理解任务中均取得了良好的效果。文献</w:t>
      </w:r>
      <w:r>
        <w:rPr>
          <w:vertAlign w:val="superscript"/>
        </w:rPr>
        <w:fldChar w:fldCharType="begin"/>
      </w:r>
      <w:r>
        <w:rPr>
          <w:vertAlign w:val="superscript"/>
        </w:rPr>
        <w:instrText xml:space="preserve"> REF _Ref191729428 \r \h </w:instrText>
      </w:r>
      <w:r>
        <w:rPr>
          <w:vertAlign w:val="superscript"/>
        </w:rPr>
        <w:fldChar w:fldCharType="separate"/>
      </w:r>
      <w:r>
        <w:rPr>
          <w:vertAlign w:val="superscript"/>
        </w:rPr>
        <w:t>[23]</w:t>
      </w:r>
      <w:r>
        <w:rPr>
          <w:vertAlign w:val="superscript"/>
        </w:rPr>
        <w:fldChar w:fldCharType="end"/>
      </w:r>
      <w:r>
        <w:rPr>
          <w:rFonts w:hint="eastAsia"/>
        </w:rPr>
        <w:t>中提出了一种BERT</w:t>
      </w:r>
      <w:r>
        <w:t>-</w:t>
      </w:r>
      <w:r>
        <w:rPr>
          <w:rFonts w:hint="eastAsia"/>
        </w:rPr>
        <w:t>BiLSTM</w:t>
      </w:r>
      <w:r>
        <w:t>-</w:t>
      </w:r>
      <w:r>
        <w:rPr>
          <w:rFonts w:hint="eastAsia"/>
        </w:rPr>
        <w:t>CRF模型构建油气领域命名实体识别框架，取得了良好的效果。乔波等人</w:t>
      </w:r>
      <w:r>
        <w:rPr>
          <w:vertAlign w:val="superscript"/>
        </w:rPr>
        <w:fldChar w:fldCharType="begin"/>
      </w:r>
      <w:r>
        <w:rPr>
          <w:vertAlign w:val="superscript"/>
        </w:rPr>
        <w:instrText xml:space="preserve"> REF _Ref191729716 \r \h </w:instrText>
      </w:r>
      <w:r>
        <w:rPr>
          <w:vertAlign w:val="superscript"/>
        </w:rPr>
        <w:fldChar w:fldCharType="separate"/>
      </w:r>
      <w:r>
        <w:rPr>
          <w:vertAlign w:val="superscript"/>
        </w:rPr>
        <w:t>[24]</w:t>
      </w:r>
      <w:r>
        <w:rPr>
          <w:vertAlign w:val="superscript"/>
        </w:rPr>
        <w:fldChar w:fldCharType="end"/>
      </w:r>
      <w:r>
        <w:rPr>
          <w:rFonts w:hint="eastAsia"/>
        </w:rPr>
        <w:t>提出了基于BERT</w:t>
      </w:r>
      <w:r>
        <w:t>-</w:t>
      </w:r>
      <w:r>
        <w:rPr>
          <w:rFonts w:hint="eastAsia"/>
        </w:rPr>
        <w:t>CRF的文本命名实体识别方法，深度挖掘的上下文语义信息，利用CRF模型考虑标签转移规则，对关键实体进行预测。</w:t>
      </w:r>
    </w:p>
    <w:p w14:paraId="3BFE7192">
      <w:pPr>
        <w:ind w:firstLine="480"/>
      </w:pPr>
      <w:r>
        <w:rPr>
          <w:rFonts w:hint="eastAsia"/>
        </w:rPr>
        <w:t>随着大语言模型的发展，为智能问答系统提供了新的思路。王婷等人</w:t>
      </w:r>
      <w:r>
        <w:rPr>
          <w:vertAlign w:val="superscript"/>
        </w:rPr>
        <w:fldChar w:fldCharType="begin"/>
      </w:r>
      <w:r>
        <w:rPr>
          <w:vertAlign w:val="superscript"/>
        </w:rPr>
        <w:instrText xml:space="preserve"> REF _Ref190171494 \r \h </w:instrText>
      </w:r>
      <w:r>
        <w:rPr>
          <w:vertAlign w:val="superscript"/>
        </w:rPr>
        <w:fldChar w:fldCharType="separate"/>
      </w:r>
      <w:r>
        <w:rPr>
          <w:vertAlign w:val="superscript"/>
        </w:rPr>
        <w:t>[25]</w:t>
      </w:r>
      <w:r>
        <w:rPr>
          <w:vertAlign w:val="superscript"/>
        </w:rPr>
        <w:fldChar w:fldCharType="end"/>
      </w:r>
      <w:r>
        <w:rPr>
          <w:rFonts w:hint="eastAsia"/>
        </w:rPr>
        <w:t>梳理了命名实体识别和知识问答技术的发展脉络，明确指出基于大语言模型的方法是当前该领域的主流研究方向。张乐等人</w:t>
      </w:r>
      <w:r>
        <w:rPr>
          <w:vertAlign w:val="superscript"/>
        </w:rPr>
        <w:fldChar w:fldCharType="begin"/>
      </w:r>
      <w:r>
        <w:rPr>
          <w:vertAlign w:val="superscript"/>
        </w:rPr>
        <w:instrText xml:space="preserve"> REF _Ref190171507 \r \h </w:instrText>
      </w:r>
      <w:r>
        <w:rPr>
          <w:vertAlign w:val="superscript"/>
        </w:rPr>
        <w:fldChar w:fldCharType="separate"/>
      </w:r>
      <w:r>
        <w:rPr>
          <w:vertAlign w:val="superscript"/>
        </w:rPr>
        <w:t>[26]</w:t>
      </w:r>
      <w:r>
        <w:rPr>
          <w:vertAlign w:val="superscript"/>
        </w:rPr>
        <w:fldChar w:fldCharType="end"/>
      </w:r>
      <w:r>
        <w:rPr>
          <w:rFonts w:hint="eastAsia"/>
        </w:rPr>
        <w:t>提出提示工程作为一种新兴的技术，通过构造特定的提示词模板来引导模型进行预测，从而在不改变模型结构的情况下可以提高其在特定任务上的性能。大语言模型的兴起和发展，显著提升了问答系统的性能表现，为处理复杂问题和多轮对话场景提供了全新的解决思路与方法，推动了问答系统向更智能、更高效的方向发展。</w:t>
      </w:r>
    </w:p>
    <w:p w14:paraId="2B57D07F">
      <w:pPr>
        <w:ind w:firstLine="480"/>
      </w:pPr>
      <w:r>
        <w:rPr>
          <w:rFonts w:hint="eastAsia"/>
        </w:rPr>
        <w:t>尽管当前自然语言理解方法和大语言模型在诸多主流领域成效显著，但在处理电力领域专业术语时，仍暴露出诸多问题。传统基于单字的编码方式存在明显局限，容易出现将个别字错误识别到其他槽位的情况，难以保障词语语义的完整性；同时，还可能将相邻的槽值误识别为同一槽位，从而影响信息提取的准确性。在电力领域智能问答系统的实际应用场景中，用户提问呈现出句式和专业术语的双重多样性，在此条件下，模型在应对未见指标项和多样化句式时表现欠佳。常见问题包括短语边界识别错误，这会导致信息分割不准确；甚至还会出现意图与专属槽位不匹配的现象，使得模型无法精准理解用户的真实意图。</w:t>
      </w:r>
    </w:p>
    <w:p w14:paraId="62E66589">
      <w:pPr>
        <w:pStyle w:val="3"/>
      </w:pPr>
      <w:bookmarkStart w:id="21" w:name="_Toc192932474"/>
      <w:r>
        <w:rPr>
          <w:rFonts w:hint="eastAsia"/>
        </w:rPr>
        <w:t>1.3论文研究内容</w:t>
      </w:r>
      <w:bookmarkEnd w:id="21"/>
    </w:p>
    <w:p w14:paraId="3BD22AF6">
      <w:pPr>
        <w:ind w:firstLine="480"/>
      </w:pPr>
      <w:r>
        <w:rPr>
          <w:rFonts w:hint="eastAsia"/>
        </w:rPr>
        <w:t>针对上述挑战，本文进行了深入研究，旨在探索如何运用和优化自然语言理解技术来解决电力指标问答系统的痛点问题。本研究基于BERT-CRF模型，从以下两个方面进行改进：基于编码方式的NLU模型优化和面向未见指标项的NLU模型设计。通过探索各种优化方式，增强电力指标问答系统中自然语言理解环节的语义解析能力，提高模型在经过训练和未经过训练指标项上的语义准确率。此外，本文还</w:t>
      </w:r>
      <w:r>
        <w:rPr>
          <w:rFonts w:hint="eastAsia" w:ascii="宋体" w:hAnsi="宋体"/>
        </w:rPr>
        <w:t>构建一个可持续迭代的自动化语义解析系统，以适应实际应用场景下快速迭代的需求。</w:t>
      </w:r>
      <w:r>
        <w:rPr>
          <w:rFonts w:hint="eastAsia"/>
        </w:rPr>
        <w:t>本文研究内容如下：</w:t>
      </w:r>
    </w:p>
    <w:p w14:paraId="675EE07D">
      <w:pPr>
        <w:ind w:firstLine="480"/>
      </w:pPr>
      <w:r>
        <w:rPr>
          <w:rFonts w:hint="eastAsia"/>
        </w:rPr>
        <w:t>（1）基于编码方式的NLU模型优化。本文从编码方式、模型结构两个方面针对涉及已训练指标项的NLU模型进行优化。首先，本文构建了基于词编码的NLU模型</w:t>
      </w:r>
      <w:r>
        <w:t>（</w:t>
      </w:r>
      <w:r>
        <w:rPr>
          <w:rFonts w:hint="eastAsia" w:eastAsiaTheme="minorEastAsia"/>
          <w:kern w:val="0"/>
        </w:rPr>
        <w:t>Phrase</w:t>
      </w:r>
      <w:r>
        <w:rPr>
          <w:rFonts w:eastAsiaTheme="minorEastAsia"/>
          <w:kern w:val="0"/>
        </w:rPr>
        <w:t xml:space="preserve"> </w:t>
      </w:r>
      <w:r>
        <w:rPr>
          <w:rFonts w:hint="eastAsia" w:eastAsiaTheme="minorEastAsia"/>
          <w:kern w:val="0"/>
        </w:rPr>
        <w:t>e</w:t>
      </w:r>
      <w:r>
        <w:rPr>
          <w:rFonts w:eastAsiaTheme="minorEastAsia"/>
          <w:kern w:val="0"/>
        </w:rPr>
        <w:t>ncoding</w:t>
      </w:r>
      <w:r>
        <w:rPr>
          <w:rFonts w:eastAsia="Cambria"/>
          <w:kern w:val="0"/>
        </w:rPr>
        <w:t xml:space="preserve"> Bert </w:t>
      </w:r>
      <w:r>
        <w:rPr>
          <w:rFonts w:eastAsiaTheme="minorEastAsia"/>
          <w:kern w:val="0"/>
        </w:rPr>
        <w:t>M</w:t>
      </w:r>
      <w:r>
        <w:rPr>
          <w:rFonts w:eastAsia="Cambria"/>
          <w:kern w:val="0"/>
        </w:rPr>
        <w:t>odel</w:t>
      </w:r>
      <w:r>
        <w:rPr>
          <w:kern w:val="0"/>
        </w:rPr>
        <w:t>，</w:t>
      </w:r>
      <w:r>
        <w:rPr>
          <w:rFonts w:eastAsiaTheme="minorEastAsia"/>
          <w:kern w:val="0"/>
        </w:rPr>
        <w:t>P</w:t>
      </w:r>
      <w:r>
        <w:rPr>
          <w:rFonts w:eastAsia="Cambria"/>
          <w:kern w:val="0"/>
        </w:rPr>
        <w:t>Bert</w:t>
      </w:r>
      <w:r>
        <w:rPr>
          <w:rFonts w:hint="eastAsia"/>
          <w:kern w:val="0"/>
        </w:rPr>
        <w:t>）</w:t>
      </w:r>
      <w:r>
        <w:rPr>
          <w:rFonts w:hint="eastAsia"/>
        </w:rPr>
        <w:t>，该模型以词为基本单位进行编码，保证领域短语的完整性。其次，提出了基于编码层字词融合的</w:t>
      </w:r>
      <w:r>
        <w:t>NLU</w:t>
      </w:r>
      <w:r>
        <w:rPr>
          <w:rFonts w:hint="eastAsia"/>
        </w:rPr>
        <w:t>模型</w:t>
      </w:r>
      <w:r>
        <w:t>（</w:t>
      </w:r>
      <w:r>
        <w:rPr>
          <w:rFonts w:eastAsia="Cambria"/>
          <w:kern w:val="0"/>
        </w:rPr>
        <w:t>Word-Phrase Fusion encoding NLU Model</w:t>
      </w:r>
      <w:r>
        <w:rPr>
          <w:kern w:val="0"/>
        </w:rPr>
        <w:t>，</w:t>
      </w:r>
      <w:r>
        <w:rPr>
          <w:rFonts w:eastAsia="Cambria"/>
          <w:kern w:val="0"/>
        </w:rPr>
        <w:t>WPFe</w:t>
      </w:r>
      <w:r>
        <w:rPr>
          <w:kern w:val="0"/>
        </w:rPr>
        <w:t>）</w:t>
      </w:r>
      <w:r>
        <w:rPr>
          <w:rFonts w:hint="eastAsia"/>
          <w:kern w:val="0"/>
        </w:rPr>
        <w:t>和基于解码层字词融合的NLU模型</w:t>
      </w:r>
      <w:r>
        <w:t>（</w:t>
      </w:r>
      <w:r>
        <w:rPr>
          <w:rFonts w:eastAsia="Cambria"/>
          <w:kern w:val="0"/>
        </w:rPr>
        <w:t xml:space="preserve">Word-Phrase Fusion </w:t>
      </w:r>
      <w:r>
        <w:rPr>
          <w:rFonts w:hint="eastAsia" w:eastAsiaTheme="minorEastAsia"/>
          <w:kern w:val="0"/>
        </w:rPr>
        <w:t>de</w:t>
      </w:r>
      <w:r>
        <w:rPr>
          <w:rFonts w:eastAsia="Cambria"/>
          <w:kern w:val="0"/>
        </w:rPr>
        <w:t>coding NLU Model</w:t>
      </w:r>
      <w:r>
        <w:rPr>
          <w:kern w:val="0"/>
        </w:rPr>
        <w:t>，</w:t>
      </w:r>
      <w:r>
        <w:rPr>
          <w:rFonts w:eastAsia="Cambria"/>
          <w:kern w:val="0"/>
        </w:rPr>
        <w:t>WPF</w:t>
      </w:r>
      <w:r>
        <w:rPr>
          <w:rFonts w:hint="eastAsia" w:eastAsiaTheme="minorEastAsia"/>
          <w:kern w:val="0"/>
        </w:rPr>
        <w:t>d</w:t>
      </w:r>
      <w:r>
        <w:rPr>
          <w:kern w:val="0"/>
        </w:rPr>
        <w:t>）</w:t>
      </w:r>
      <w:r>
        <w:rPr>
          <w:rFonts w:hint="eastAsia"/>
        </w:rPr>
        <w:t>，以字为基本单位，分别在编码层和解码层融合词级别嵌入向量表示，</w:t>
      </w:r>
      <w:r>
        <w:t>综合考虑</w:t>
      </w:r>
      <w:r>
        <w:rPr>
          <w:rFonts w:hint="eastAsia"/>
        </w:rPr>
        <w:t>语句</w:t>
      </w:r>
      <w:r>
        <w:t>字级别和词级别的语义信息</w:t>
      </w:r>
      <w:r>
        <w:rPr>
          <w:rFonts w:hint="eastAsia"/>
        </w:rPr>
        <w:t>，保持词语在编码和解码时的完整性，同时避免PBert对于分词结的完全依赖。此外，本文提出了邻近自注意力机制和序列连续一致性损失，提高相邻位置信息权重，降低由于词编码序列缩短而造成的上下文联系减弱的影响，并比较</w:t>
      </w:r>
      <w:r>
        <w:t>真实槽标签</w:t>
      </w:r>
      <w:r>
        <w:rPr>
          <w:rFonts w:hint="eastAsia"/>
        </w:rPr>
        <w:t>与预测槽标签</w:t>
      </w:r>
      <w:r>
        <w:t>之间的</w:t>
      </w:r>
      <w:r>
        <w:rPr>
          <w:rFonts w:hint="eastAsia"/>
        </w:rPr>
        <w:t>连续性特征</w:t>
      </w:r>
      <w:r>
        <w:t>，</w:t>
      </w:r>
      <w:r>
        <w:rPr>
          <w:rFonts w:hint="eastAsia"/>
        </w:rPr>
        <w:t>为连续性不一致槽位进行特殊惩罚，</w:t>
      </w:r>
      <w:r>
        <w:t>减少在预测标签时可能出现的断层和不连续性</w:t>
      </w:r>
      <w:r>
        <w:rPr>
          <w:rFonts w:hint="eastAsia"/>
        </w:rPr>
        <w:t>。</w:t>
      </w:r>
    </w:p>
    <w:p w14:paraId="534AC3D3">
      <w:pPr>
        <w:ind w:firstLine="480"/>
      </w:pPr>
      <w:r>
        <w:rPr>
          <w:rFonts w:hint="eastAsia"/>
        </w:rPr>
        <w:t>（2）面向未见指标项的NLU模型设计与优化</w:t>
      </w:r>
      <w:r>
        <w:t>。</w:t>
      </w:r>
      <w:r>
        <w:rPr>
          <w:rFonts w:hint="eastAsia"/>
        </w:rPr>
        <w:t>首先，本文设计了基于Spacy句法分析树的意图-槽联合模型</w:t>
      </w:r>
      <w:r>
        <w:rPr>
          <w:rFonts w:hint="eastAsia"/>
          <w:color w:val="000000" w:themeColor="text1"/>
          <w14:textFill>
            <w14:solidFill>
              <w14:schemeClr w14:val="tx1"/>
            </w14:solidFill>
          </w14:textFill>
        </w:rPr>
        <w:t>（Spacy Syntax Intent-Slot，SSIS）</w:t>
      </w:r>
      <w:r>
        <w:rPr>
          <w:rFonts w:hint="eastAsia"/>
        </w:rPr>
        <w:t>。</w:t>
      </w:r>
      <w:r>
        <w:t>引入Spacy句法分析树，</w:t>
      </w:r>
      <w:r>
        <w:rPr>
          <w:rFonts w:hint="eastAsia"/>
        </w:rPr>
        <w:t>得到词间依赖关系与词内依赖关系，并</w:t>
      </w:r>
      <w:r>
        <w:t>构造依赖关系三元组</w:t>
      </w:r>
      <w:r>
        <w:rPr>
          <w:rFonts w:hint="eastAsia"/>
        </w:rPr>
        <w:t>，</w:t>
      </w:r>
      <w:r>
        <w:rPr>
          <w:rFonts w:hint="eastAsia" w:ascii="宋体" w:hAnsi="宋体"/>
        </w:rPr>
        <w:t>解决依赖树结构融入字级特征模型的冲突；</w:t>
      </w:r>
      <w:r>
        <w:rPr>
          <w:rFonts w:hint="eastAsia"/>
        </w:rPr>
        <w:t>通过添加父节点嵌入层和关系嵌入层实现对外部文法知识的引入，捕捉词语间语法关系和层级结构，提高模型在未见指标项查询语句的性能；并为槽填充任务引入意图识别结果</w:t>
      </w:r>
      <w:r>
        <w:t>，</w:t>
      </w:r>
      <w:r>
        <w:rPr>
          <w:rFonts w:hint="eastAsia"/>
        </w:rPr>
        <w:t>实现</w:t>
      </w:r>
      <w:r>
        <w:t>意图信息限制槽填充任务的识别</w:t>
      </w:r>
      <w:r>
        <w:rPr>
          <w:rFonts w:hint="eastAsia"/>
        </w:rPr>
        <w:t>，解决意图专属槽位和识别意图不匹配的问题。其次，构造了基于大模型迭代数据增强的NLU模型，采用迭代式多阶段策略。每个阶段包括三个步骤：第一步基于大语言模型二段式数据增强，利用LLM强大的生成能力，为SSIS模型生成句式多样化的训练样本；第二步是是动态适配性样本筛选，旨在使用前一阶段训练好的模型筛选出当前模型认为正确的样本数据；第三步是模型微调，将筛选后的训练样本与上一阶段训练样本合并，重头微调，得到新的基线模型，作为下一阶段样本筛选的基础。</w:t>
      </w:r>
    </w:p>
    <w:p w14:paraId="76474A8B">
      <w:pPr>
        <w:ind w:firstLine="480"/>
      </w:pPr>
      <w:r>
        <w:rPr>
          <w:rFonts w:hint="eastAsia"/>
        </w:rPr>
        <w:t>（3）NLU模型智能管理系统。该系统以界面化的方式，定期引入用户查询语句中语义解析错误的B</w:t>
      </w:r>
      <w:r>
        <w:t>ad-</w:t>
      </w:r>
      <w:r>
        <w:rPr>
          <w:rFonts w:hint="eastAsia"/>
        </w:rPr>
        <w:t>C</w:t>
      </w:r>
      <w:r>
        <w:t>as</w:t>
      </w:r>
      <w:r>
        <w:rPr>
          <w:rFonts w:hint="eastAsia"/>
        </w:rPr>
        <w:t>e，通过问题模板管理模块和测试样本管理模块，将收集到的错误案例添加到问题模板和测试样本中，并实现自动化样本生成与模型训练。并通过模型版本管理模</w:t>
      </w:r>
      <w:r>
        <w:rPr>
          <w:rFonts w:hint="eastAsia"/>
          <w:color w:val="000000" w:themeColor="text1"/>
          <w14:textFill>
            <w14:solidFill>
              <w14:schemeClr w14:val="tx1"/>
            </w14:solidFill>
          </w14:textFill>
        </w:rPr>
        <w:t>块查看、下载和删除各个版本的</w:t>
      </w:r>
      <w:r>
        <w:rPr>
          <w:rFonts w:hint="eastAsia"/>
          <w:color w:val="000000" w:themeColor="text1"/>
          <w:lang w:eastAsia="zh"/>
          <w14:textFill>
            <w14:solidFill>
              <w14:schemeClr w14:val="tx1"/>
            </w14:solidFill>
          </w14:textFill>
        </w:rPr>
        <w:t>模型训练数据</w:t>
      </w:r>
      <w:r>
        <w:rPr>
          <w:rFonts w:hint="eastAsia"/>
          <w:color w:val="000000" w:themeColor="text1"/>
          <w14:textFill>
            <w14:solidFill>
              <w14:schemeClr w14:val="tx1"/>
            </w14:solidFill>
          </w14:textFill>
        </w:rPr>
        <w:t>，</w:t>
      </w:r>
      <w:r>
        <w:t>使其能够追踪模型性能的变化，并在需要时选择特定版本的模型进行应用。</w:t>
      </w:r>
    </w:p>
    <w:p w14:paraId="2803AEFC">
      <w:pPr>
        <w:pStyle w:val="3"/>
      </w:pPr>
      <w:bookmarkStart w:id="22" w:name="_Toc192932475"/>
      <w:r>
        <w:rPr>
          <w:rFonts w:hint="eastAsia"/>
        </w:rPr>
        <w:t>1.4论文组织结构</w:t>
      </w:r>
      <w:bookmarkEnd w:id="22"/>
    </w:p>
    <w:p w14:paraId="305CB005">
      <w:pPr>
        <w:ind w:firstLine="480"/>
      </w:pPr>
      <w:r>
        <w:rPr>
          <w:rFonts w:hint="eastAsia"/>
        </w:rPr>
        <w:t>本文组织结构如下所示：</w:t>
      </w:r>
    </w:p>
    <w:p w14:paraId="6ED98BAD">
      <w:pPr>
        <w:ind w:firstLine="480"/>
      </w:pPr>
      <w:r>
        <w:rPr>
          <w:rFonts w:hint="eastAsia"/>
        </w:rPr>
        <w:t>第一章为绪论，概括了本文的选题背景、研究意义、国内外的研究现状和进展，并介绍了本文的研究内容与组织结构。</w:t>
      </w:r>
    </w:p>
    <w:p w14:paraId="2AD06037">
      <w:pPr>
        <w:ind w:firstLine="480"/>
      </w:pPr>
      <w:r>
        <w:rPr>
          <w:rFonts w:hint="eastAsia"/>
        </w:rPr>
        <w:t>第二章介绍了本文研究相关的技术。该章首先详细阐述了常见的自然语言理解技术，最后对常见的编码方式、依存句法分析和提示过程进行了归纳。</w:t>
      </w:r>
    </w:p>
    <w:p w14:paraId="1707D4E8">
      <w:pPr>
        <w:ind w:firstLine="480"/>
      </w:pPr>
      <w:r>
        <w:rPr>
          <w:rFonts w:hint="eastAsia"/>
        </w:rPr>
        <w:t>第三章介绍了基于编码方式的NLU模型优化，着重讨论了该模型在编码方式层面的优化研究。论述了电力指标问答系统以字为基本单位编码模型存在的问题，提出了基于词编码、编码层字词融合、解码层字词融合的NLU模型。并引入邻近自注意力机制和序列连续一致性损失计算方法，以解决词编码序列缩短造成的槽值合并问题和词语识别断层问题。</w:t>
      </w:r>
    </w:p>
    <w:p w14:paraId="227F813B">
      <w:pPr>
        <w:ind w:firstLine="480"/>
      </w:pPr>
      <w:r>
        <w:rPr>
          <w:rFonts w:hint="eastAsia"/>
        </w:rPr>
        <w:t>第四章介绍了本文提出的面向未见指标项的NLU模型设计与优化方法。该模型通过引入句法分析树、联合意图与槽信息并利用大模型强大的生成能力，实现模型在未见指标项上槽填充任务上准确率的大幅度提高。</w:t>
      </w:r>
    </w:p>
    <w:p w14:paraId="108D69B6">
      <w:pPr>
        <w:ind w:firstLine="480"/>
      </w:pPr>
      <w:r>
        <w:rPr>
          <w:rFonts w:hint="eastAsia"/>
        </w:rPr>
        <w:t>第五章介绍了NLU模型智能管理系统的实现。该应用通过问题模板管理、测试样本管理、模型管理三个模块构建一个可持续迭代的自动化语义解析系统。实现样本生成与模型训练自动化，并不断学习用户反馈的过程中，优化模型性能，为智能应用的稳定运行提供可靠的技术支持。</w:t>
      </w:r>
    </w:p>
    <w:p w14:paraId="1C1D2437">
      <w:pPr>
        <w:ind w:firstLine="480"/>
      </w:pPr>
      <w:r>
        <w:rPr>
          <w:rFonts w:hint="eastAsia"/>
        </w:rPr>
        <w:t>第六章是对本文工作内容的总结以及对未来的展望，总结了本文所提出的系统和优化模型的意义，并对未来在模型结构等层面可改进的方向进行了探讨。</w:t>
      </w:r>
    </w:p>
    <w:p w14:paraId="25031531">
      <w:pPr>
        <w:pStyle w:val="35"/>
        <w:spacing w:line="360" w:lineRule="auto"/>
        <w:ind w:firstLine="0" w:firstLineChars="0"/>
      </w:pPr>
    </w:p>
    <w:p w14:paraId="0250D005">
      <w:pPr>
        <w:pStyle w:val="35"/>
        <w:spacing w:line="360" w:lineRule="auto"/>
        <w:ind w:firstLine="0" w:firstLineChars="0"/>
      </w:pPr>
    </w:p>
    <w:p w14:paraId="714913C6">
      <w:pPr>
        <w:pStyle w:val="35"/>
        <w:spacing w:line="360" w:lineRule="auto"/>
        <w:ind w:firstLine="0" w:firstLineChars="0"/>
      </w:pPr>
    </w:p>
    <w:p w14:paraId="1B888979">
      <w:pPr>
        <w:pStyle w:val="35"/>
        <w:spacing w:line="360" w:lineRule="auto"/>
        <w:ind w:firstLine="0" w:firstLineChars="0"/>
      </w:pPr>
    </w:p>
    <w:p w14:paraId="47F08A5A">
      <w:pPr>
        <w:pStyle w:val="35"/>
        <w:spacing w:line="360" w:lineRule="auto"/>
        <w:ind w:firstLine="0" w:firstLineChars="0"/>
      </w:pPr>
    </w:p>
    <w:p w14:paraId="4A4A26A1">
      <w:pPr>
        <w:pStyle w:val="35"/>
        <w:spacing w:line="360" w:lineRule="auto"/>
        <w:ind w:firstLine="0" w:firstLineChars="0"/>
        <w:sectPr>
          <w:headerReference r:id="rId32" w:type="first"/>
          <w:headerReference r:id="rId30" w:type="default"/>
          <w:footerReference r:id="rId33" w:type="default"/>
          <w:headerReference r:id="rId31" w:type="even"/>
          <w:pgSz w:w="11906" w:h="16838"/>
          <w:pgMar w:top="1134" w:right="1588" w:bottom="1418" w:left="1588" w:header="1429" w:footer="1701" w:gutter="284"/>
          <w:pgNumType w:start="1"/>
          <w:cols w:space="425" w:num="1"/>
          <w:docGrid w:type="lines" w:linePitch="326" w:charSpace="0"/>
        </w:sectPr>
      </w:pPr>
    </w:p>
    <w:p w14:paraId="60F86F8A">
      <w:pPr>
        <w:pStyle w:val="2"/>
        <w:numPr>
          <w:ilvl w:val="0"/>
          <w:numId w:val="0"/>
        </w:numPr>
        <w:bidi w:val="0"/>
        <w:ind w:left="0" w:leftChars="0" w:firstLine="0" w:firstLineChars="0"/>
      </w:pPr>
      <w:bookmarkStart w:id="23" w:name="_Toc30242"/>
      <w:r>
        <w:rPr>
          <w:rFonts w:hint="eastAsia" w:ascii="Times New Roman" w:hAnsi="Times New Roman" w:eastAsia="黑体" w:cs="Times New Roman"/>
          <w:bCs/>
          <w:kern w:val="44"/>
          <w:sz w:val="32"/>
          <w:szCs w:val="44"/>
          <w:lang w:val="en-US" w:eastAsia="zh-CN" w:bidi="ar-SA"/>
        </w:rPr>
        <w:t>第</w:t>
      </w:r>
      <w:r>
        <w:rPr>
          <w:rFonts w:hint="eastAsia" w:cs="Times New Roman"/>
          <w:bCs/>
          <w:kern w:val="44"/>
          <w:sz w:val="32"/>
          <w:szCs w:val="44"/>
          <w:lang w:val="en-US" w:eastAsia="zh-CN" w:bidi="ar-SA"/>
        </w:rPr>
        <w:t>二</w:t>
      </w:r>
      <w:r>
        <w:rPr>
          <w:rFonts w:hint="eastAsia" w:ascii="Times New Roman" w:hAnsi="Times New Roman" w:eastAsia="黑体" w:cs="Times New Roman"/>
          <w:bCs/>
          <w:kern w:val="44"/>
          <w:sz w:val="32"/>
          <w:szCs w:val="44"/>
          <w:lang w:val="en-US" w:eastAsia="zh-CN" w:bidi="ar-SA"/>
        </w:rPr>
        <w:t>章</w:t>
      </w:r>
      <w:r>
        <w:rPr>
          <w:rFonts w:hint="eastAsia"/>
        </w:rPr>
        <w:t xml:space="preserve"> </w:t>
      </w:r>
      <w:bookmarkStart w:id="24" w:name="_Toc192932476"/>
      <w:r>
        <w:rPr>
          <w:rFonts w:hint="eastAsia"/>
        </w:rPr>
        <w:t>相关理论与技术</w:t>
      </w:r>
      <w:bookmarkEnd w:id="23"/>
      <w:bookmarkEnd w:id="24"/>
    </w:p>
    <w:p w14:paraId="35DBEC48">
      <w:pPr>
        <w:ind w:firstLine="480"/>
      </w:pPr>
      <w:r>
        <w:rPr>
          <w:rFonts w:hint="eastAsia"/>
        </w:rPr>
        <w:t>本章对所涉及的相关理论与技术进行详细介绍。首先是自然语言理解任务的三种方法，接着详尽介绍了基本编码方式，分别阐述了各自的原理、优势、劣势以及在实际应用中面临的挑战与相应解决思路。此外，本章还介绍了序列标注任务、自注意力机制等关键技术。</w:t>
      </w:r>
    </w:p>
    <w:p w14:paraId="51045641">
      <w:pPr>
        <w:pStyle w:val="3"/>
      </w:pPr>
      <w:bookmarkStart w:id="25" w:name="_Toc192932477"/>
      <w:r>
        <w:rPr>
          <w:rFonts w:hint="eastAsia"/>
        </w:rPr>
        <w:t>2.1自然语言理解技术</w:t>
      </w:r>
      <w:bookmarkEnd w:id="25"/>
    </w:p>
    <w:p w14:paraId="2E6DDC1F">
      <w:pPr>
        <w:ind w:firstLine="480"/>
      </w:pPr>
      <w:r>
        <w:rPr>
          <w:rFonts w:hint="eastAsia"/>
        </w:rPr>
        <w:t>自然语言理解是人工智能领域的重要研究方向，旨在使计算机理解人类自然语言的含义并进行有效的语言交互。其涵盖多个层面的任务，包括词法分析、句法分析、语义分析等</w:t>
      </w:r>
      <w:r>
        <w:rPr>
          <w:vertAlign w:val="superscript"/>
        </w:rPr>
        <w:fldChar w:fldCharType="begin"/>
      </w:r>
      <w:r>
        <w:rPr>
          <w:vertAlign w:val="superscript"/>
        </w:rPr>
        <w:instrText xml:space="preserve"> </w:instrText>
      </w:r>
      <w:r>
        <w:rPr>
          <w:rFonts w:hint="eastAsia"/>
          <w:vertAlign w:val="superscript"/>
        </w:rPr>
        <w:instrText xml:space="preserve">REF _Ref191732047 \r \h</w:instrText>
      </w:r>
      <w:r>
        <w:rPr>
          <w:vertAlign w:val="superscript"/>
        </w:rPr>
        <w:instrText xml:space="preserve">  \* MERGEFORMAT </w:instrText>
      </w:r>
      <w:r>
        <w:rPr>
          <w:vertAlign w:val="superscript"/>
        </w:rPr>
        <w:fldChar w:fldCharType="separate"/>
      </w:r>
      <w:r>
        <w:rPr>
          <w:vertAlign w:val="superscript"/>
        </w:rPr>
        <w:t>[27]</w:t>
      </w:r>
      <w:r>
        <w:rPr>
          <w:vertAlign w:val="superscript"/>
        </w:rPr>
        <w:fldChar w:fldCharType="end"/>
      </w:r>
      <w:r>
        <w:rPr>
          <w:rFonts w:hint="eastAsia"/>
        </w:rPr>
        <w:t>。通过这些任务，计算机能够从文本中提取关键信息，理解语句的语法结构、语义内容以及在特定语境下的实际意图，从而实现如信息检索、机器翻译、智能问答、文本摘要等应用</w:t>
      </w:r>
      <w:r>
        <w:rPr>
          <w:vertAlign w:val="superscript"/>
        </w:rPr>
        <w:fldChar w:fldCharType="begin"/>
      </w:r>
      <w:r>
        <w:rPr>
          <w:vertAlign w:val="superscript"/>
        </w:rPr>
        <w:instrText xml:space="preserve"> REF _Ref192934155 \r \h </w:instrText>
      </w:r>
      <w:r>
        <w:rPr>
          <w:vertAlign w:val="superscript"/>
        </w:rPr>
        <w:fldChar w:fldCharType="separate"/>
      </w:r>
      <w:r>
        <w:rPr>
          <w:vertAlign w:val="superscript"/>
        </w:rPr>
        <w:t>[28]</w:t>
      </w:r>
      <w:r>
        <w:rPr>
          <w:vertAlign w:val="superscript"/>
        </w:rPr>
        <w:fldChar w:fldCharType="end"/>
      </w:r>
      <w:r>
        <w:rPr>
          <w:rFonts w:hint="eastAsia"/>
        </w:rPr>
        <w:t>。例如，在智能问答系统中，自然语言理解技术能使计算机理解用户的问题，并提供准确的答案。</w:t>
      </w:r>
    </w:p>
    <w:p w14:paraId="47A2694D">
      <w:pPr>
        <w:ind w:firstLine="480"/>
      </w:pPr>
      <w:r>
        <w:rPr>
          <w:rFonts w:hint="eastAsia"/>
        </w:rPr>
        <w:t>目前，自然语言理解任务主要分为以下三种方法：基于规则的传统方法、基于统计机器学习的方法和基于深度学习的方法。</w:t>
      </w:r>
    </w:p>
    <w:p w14:paraId="3CAE9939">
      <w:pPr>
        <w:pStyle w:val="4"/>
        <w:bidi w:val="0"/>
        <w:rPr>
          <w:rFonts w:hint="eastAsia" w:ascii="黑体" w:hAnsi="黑体" w:eastAsia="黑体" w:cs="黑体"/>
        </w:rPr>
      </w:pPr>
      <w:bookmarkStart w:id="26" w:name="_Toc192932478"/>
      <w:r>
        <w:rPr>
          <w:rFonts w:hint="eastAsia" w:ascii="黑体" w:hAnsi="黑体" w:eastAsia="黑体" w:cs="黑体"/>
        </w:rPr>
        <w:t>2.1.1基于规则的传统方法</w:t>
      </w:r>
      <w:bookmarkEnd w:id="26"/>
    </w:p>
    <w:p w14:paraId="1138E8EA">
      <w:pPr>
        <w:ind w:firstLine="480"/>
        <w:rPr>
          <w:lang w:bidi="ar"/>
        </w:rPr>
      </w:pPr>
      <w:r>
        <w:rPr>
          <w:rFonts w:hint="eastAsia"/>
          <w:lang w:eastAsia="zh" w:bidi="ar"/>
        </w:rPr>
        <w:t>基于规则的自然语言理解方法主要依赖</w:t>
      </w:r>
      <w:r>
        <w:rPr>
          <w:rFonts w:hint="eastAsia"/>
          <w:lang w:bidi="ar"/>
        </w:rPr>
        <w:t>预定义的规则和模式，将自然语言句子转换为形式化的语义表示。</w:t>
      </w:r>
      <w:r>
        <w:rPr>
          <w:rFonts w:hint="eastAsia"/>
          <w:lang w:eastAsia="zh" w:bidi="ar"/>
        </w:rPr>
        <w:t>该方法通过</w:t>
      </w:r>
      <w:r>
        <w:rPr>
          <w:rFonts w:hint="eastAsia"/>
          <w:lang w:bidi="ar"/>
        </w:rPr>
        <w:t>词性、语法等多个方面的特征，解决词边界划分模糊和语义多样性等挑战。在早期研究中，基于规则的方法应用较为广泛，其优势在于简单易用且具有较强的可解释性。具体而言，</w:t>
      </w:r>
      <w:r>
        <w:rPr>
          <w:rFonts w:hint="eastAsia"/>
          <w:lang w:eastAsia="zh" w:bidi="ar"/>
        </w:rPr>
        <w:t>基于规则的方法</w:t>
      </w:r>
      <w:r>
        <w:rPr>
          <w:rFonts w:hint="eastAsia"/>
          <w:lang w:bidi="ar"/>
        </w:rPr>
        <w:t>包括对输入文本进行语法和词法分析，标记化词汇并定义一系列规则，再应用这些规则解析文本，识别关键信息，并构建语义表示。为了适应不同应用领域和任务，可以制定基于不同语法结构、词法特征</w:t>
      </w:r>
      <w:r>
        <w:rPr>
          <w:rFonts w:hint="eastAsia"/>
          <w:lang w:eastAsia="zh" w:bidi="ar"/>
        </w:rPr>
        <w:t>和</w:t>
      </w:r>
      <w:r>
        <w:rPr>
          <w:rFonts w:hint="eastAsia"/>
          <w:lang w:bidi="ar"/>
        </w:rPr>
        <w:t>特定的应用需求规则。尽管基于规则的方法在一些特定场景下表现良好，但需要花费大量的人力编写繁杂的规则，难以处理复杂的语义关系</w:t>
      </w:r>
      <w:r>
        <w:rPr>
          <w:rFonts w:hint="eastAsia"/>
          <w:lang w:eastAsia="zh" w:bidi="ar"/>
        </w:rPr>
        <w:t>，</w:t>
      </w:r>
      <w:r>
        <w:rPr>
          <w:rFonts w:hint="eastAsia"/>
          <w:lang w:bidi="ar"/>
        </w:rPr>
        <w:t>对语言变化的适应性相对较差。随着研究的推进，</w:t>
      </w:r>
      <w:r>
        <w:rPr>
          <w:rFonts w:hint="eastAsia"/>
          <w:lang w:eastAsia="zh" w:bidi="ar"/>
        </w:rPr>
        <w:t>这种</w:t>
      </w:r>
      <w:r>
        <w:rPr>
          <w:rFonts w:hint="eastAsia"/>
          <w:lang w:bidi="ar"/>
        </w:rPr>
        <w:t>方法逐渐被基于机器学习的方法所取代。</w:t>
      </w:r>
    </w:p>
    <w:p w14:paraId="4F4C1E3E">
      <w:pPr>
        <w:pStyle w:val="4"/>
        <w:rPr>
          <w:rFonts w:hint="eastAsia" w:ascii="黑体" w:hAnsi="黑体" w:eastAsia="黑体" w:cs="黑体"/>
        </w:rPr>
      </w:pPr>
      <w:bookmarkStart w:id="27" w:name="_Toc192932479"/>
      <w:r>
        <w:rPr>
          <w:rFonts w:hint="eastAsia" w:ascii="黑体" w:hAnsi="黑体" w:eastAsia="黑体" w:cs="黑体"/>
        </w:rPr>
        <w:t>2.1.2基于统计机器学习的方法</w:t>
      </w:r>
      <w:bookmarkEnd w:id="27"/>
    </w:p>
    <w:p w14:paraId="36310412">
      <w:pPr>
        <w:ind w:firstLine="480"/>
        <w:rPr>
          <w:lang w:bidi="ar"/>
        </w:rPr>
      </w:pPr>
      <w:r>
        <w:rPr>
          <w:rFonts w:hint="eastAsia"/>
          <w:lang w:bidi="ar"/>
        </w:rPr>
        <w:t>基于统计机器学习的自然语言理解模型依赖于大量数据，利用机器学习算法捕捉文本中的规律。这些模型采用特征工程技术，将自然语言转换为机器学习算法可处理的特征向量，然后利用相应的算法对模型进行训练和优化。常用的机器学习方法包括隐马尔可夫模型</w:t>
      </w:r>
      <w:r>
        <w:rPr>
          <w:vertAlign w:val="superscript"/>
          <w:lang w:bidi="ar"/>
        </w:rPr>
        <w:fldChar w:fldCharType="begin"/>
      </w:r>
      <w:r>
        <w:rPr>
          <w:vertAlign w:val="superscript"/>
          <w:lang w:bidi="ar"/>
        </w:rPr>
        <w:instrText xml:space="preserve"> REF _Ref192934173 \r \h </w:instrText>
      </w:r>
      <w:r>
        <w:rPr>
          <w:vertAlign w:val="superscript"/>
          <w:lang w:bidi="ar"/>
        </w:rPr>
        <w:fldChar w:fldCharType="separate"/>
      </w:r>
      <w:r>
        <w:rPr>
          <w:vertAlign w:val="superscript"/>
          <w:lang w:bidi="ar"/>
        </w:rPr>
        <w:t>[29]</w:t>
      </w:r>
      <w:r>
        <w:rPr>
          <w:vertAlign w:val="superscript"/>
          <w:lang w:bidi="ar"/>
        </w:rPr>
        <w:fldChar w:fldCharType="end"/>
      </w:r>
      <w:r>
        <w:rPr>
          <w:lang w:bidi="ar"/>
        </w:rPr>
        <w:t xml:space="preserve"> (HMM)</w:t>
      </w:r>
      <w:r>
        <w:rPr>
          <w:rFonts w:hint="eastAsia"/>
          <w:lang w:bidi="ar"/>
        </w:rPr>
        <w:t>、条件随机场模型</w:t>
      </w:r>
      <w:r>
        <w:rPr>
          <w:vertAlign w:val="superscript"/>
          <w:lang w:bidi="ar"/>
        </w:rPr>
        <w:fldChar w:fldCharType="begin"/>
      </w:r>
      <w:r>
        <w:rPr>
          <w:vertAlign w:val="superscript"/>
          <w:lang w:bidi="ar"/>
        </w:rPr>
        <w:instrText xml:space="preserve"> REF _Ref153550605 \r \h </w:instrText>
      </w:r>
      <w:r>
        <w:rPr>
          <w:vertAlign w:val="superscript"/>
          <w:lang w:bidi="ar"/>
        </w:rPr>
        <w:fldChar w:fldCharType="separate"/>
      </w:r>
      <w:r>
        <w:rPr>
          <w:vertAlign w:val="superscript"/>
          <w:lang w:bidi="ar"/>
        </w:rPr>
        <w:t>[30]</w:t>
      </w:r>
      <w:r>
        <w:rPr>
          <w:vertAlign w:val="superscript"/>
          <w:lang w:bidi="ar"/>
        </w:rPr>
        <w:fldChar w:fldCharType="end"/>
      </w:r>
      <w:r>
        <w:rPr>
          <w:vertAlign w:val="superscript"/>
          <w:lang w:bidi="ar"/>
        </w:rPr>
        <w:t xml:space="preserve"> </w:t>
      </w:r>
      <w:r>
        <w:rPr>
          <w:lang w:bidi="ar"/>
        </w:rPr>
        <w:t>(CRF)</w:t>
      </w:r>
      <w:r>
        <w:rPr>
          <w:rFonts w:hint="eastAsia"/>
          <w:lang w:bidi="ar"/>
        </w:rPr>
        <w:t>、最大熵模型</w:t>
      </w:r>
      <w:r>
        <w:rPr>
          <w:vertAlign w:val="superscript"/>
          <w:lang w:bidi="ar"/>
        </w:rPr>
        <w:fldChar w:fldCharType="begin"/>
      </w:r>
      <w:r>
        <w:rPr>
          <w:vertAlign w:val="superscript"/>
          <w:lang w:bidi="ar"/>
        </w:rPr>
        <w:instrText xml:space="preserve"> REF _Ref153550615 \r \h </w:instrText>
      </w:r>
      <w:r>
        <w:rPr>
          <w:vertAlign w:val="superscript"/>
          <w:lang w:bidi="ar"/>
        </w:rPr>
        <w:fldChar w:fldCharType="separate"/>
      </w:r>
      <w:r>
        <w:rPr>
          <w:vertAlign w:val="superscript"/>
          <w:lang w:bidi="ar"/>
        </w:rPr>
        <w:t>[31]</w:t>
      </w:r>
      <w:r>
        <w:rPr>
          <w:vertAlign w:val="superscript"/>
          <w:lang w:bidi="ar"/>
        </w:rPr>
        <w:fldChar w:fldCharType="end"/>
      </w:r>
      <w:r>
        <w:rPr>
          <w:lang w:bidi="ar"/>
        </w:rPr>
        <w:t xml:space="preserve"> (MEM)</w:t>
      </w:r>
      <w:r>
        <w:rPr>
          <w:rFonts w:hint="eastAsia"/>
          <w:lang w:bidi="ar"/>
        </w:rPr>
        <w:t>、支持向量机</w:t>
      </w:r>
      <w:r>
        <w:rPr>
          <w:vertAlign w:val="superscript"/>
          <w:lang w:bidi="ar"/>
        </w:rPr>
        <w:fldChar w:fldCharType="begin"/>
      </w:r>
      <w:r>
        <w:rPr>
          <w:vertAlign w:val="superscript"/>
          <w:lang w:bidi="ar"/>
        </w:rPr>
        <w:instrText xml:space="preserve"> REF _Ref192934215 \r \h </w:instrText>
      </w:r>
      <w:r>
        <w:rPr>
          <w:vertAlign w:val="superscript"/>
          <w:lang w:bidi="ar"/>
        </w:rPr>
        <w:fldChar w:fldCharType="separate"/>
      </w:r>
      <w:r>
        <w:rPr>
          <w:vertAlign w:val="superscript"/>
          <w:lang w:bidi="ar"/>
        </w:rPr>
        <w:t>[32]</w:t>
      </w:r>
      <w:r>
        <w:rPr>
          <w:vertAlign w:val="superscript"/>
          <w:lang w:bidi="ar"/>
        </w:rPr>
        <w:fldChar w:fldCharType="end"/>
      </w:r>
      <w:r>
        <w:rPr>
          <w:lang w:bidi="ar"/>
        </w:rPr>
        <w:t xml:space="preserve"> (SVM)</w:t>
      </w:r>
      <w:r>
        <w:rPr>
          <w:rFonts w:hint="eastAsia"/>
          <w:lang w:bidi="ar"/>
        </w:rPr>
        <w:t>等。</w:t>
      </w:r>
    </w:p>
    <w:p w14:paraId="1175EE53">
      <w:pPr>
        <w:ind w:firstLine="480"/>
        <w:rPr>
          <w:lang w:bidi="ar"/>
        </w:rPr>
      </w:pPr>
      <w:r>
        <w:rPr>
          <w:rFonts w:hint="eastAsia"/>
          <w:lang w:bidi="ar"/>
        </w:rPr>
        <w:t>其中，</w:t>
      </w:r>
      <w:r>
        <w:rPr>
          <w:lang w:bidi="ar"/>
        </w:rPr>
        <w:t>条件随机场是一种经典的</w:t>
      </w:r>
      <w:r>
        <w:rPr>
          <w:rFonts w:hint="eastAsia"/>
          <w:lang w:bidi="ar"/>
        </w:rPr>
        <w:t>概率图</w:t>
      </w:r>
      <w:r>
        <w:rPr>
          <w:lang w:bidi="ar"/>
        </w:rPr>
        <w:t>模型，在序列标注任务中取得了显著成就。</w:t>
      </w:r>
      <w:r>
        <w:t>CRF的优越之处在于能够对标注序列进行全局建模，考虑相邻标签间的关系，从而更好地捕捉序列的结构信息。</w:t>
      </w:r>
      <w:r>
        <w:rPr>
          <w:rFonts w:hint="eastAsia"/>
        </w:rPr>
        <w:t>通过</w:t>
      </w:r>
      <w:r>
        <w:t>Viterbi</w:t>
      </w:r>
      <w:r>
        <w:rPr>
          <w:rFonts w:hint="eastAsia"/>
        </w:rPr>
        <w:t>算法</w:t>
      </w:r>
      <w:r>
        <w:rPr>
          <w:rFonts w:hint="eastAsia"/>
          <w:lang w:eastAsia="zh"/>
        </w:rPr>
        <w:t>，CRF能够</w:t>
      </w:r>
      <w:r>
        <w:rPr>
          <w:rFonts w:hint="eastAsia"/>
        </w:rPr>
        <w:t>考虑标签之间的相互约束关系以得到全局最优的标签序列，根据先验知识得到标签约束规律，从而避免标签约束关系缺失的问题。</w:t>
      </w:r>
      <w:r>
        <w:t>与传统的局部分类器不同，CRF通过定义全局的条件概率分布，实现对整个序列标注的一致性建模</w:t>
      </w:r>
      <w:r>
        <w:rPr>
          <w:vertAlign w:val="superscript"/>
        </w:rPr>
        <w:fldChar w:fldCharType="begin"/>
      </w:r>
      <w:r>
        <w:rPr>
          <w:vertAlign w:val="superscript"/>
        </w:rPr>
        <w:instrText xml:space="preserve"> REF _Ref192934250 \r \h </w:instrText>
      </w:r>
      <w:r>
        <w:rPr>
          <w:vertAlign w:val="superscript"/>
        </w:rPr>
        <w:fldChar w:fldCharType="separate"/>
      </w:r>
      <w:r>
        <w:rPr>
          <w:vertAlign w:val="superscript"/>
        </w:rPr>
        <w:t>[33]</w:t>
      </w:r>
      <w:r>
        <w:rPr>
          <w:vertAlign w:val="superscript"/>
        </w:rPr>
        <w:fldChar w:fldCharType="end"/>
      </w:r>
      <w:r>
        <w:t>。在自然语言</w:t>
      </w:r>
      <w:r>
        <w:rPr>
          <w:rFonts w:hint="eastAsia"/>
        </w:rPr>
        <w:t>理解</w:t>
      </w:r>
      <w:r>
        <w:t>领域，CRF广泛应用于词性标注、命名实体识别和其他序列标注任务中。其核心思想是通过最大化条件概率，找到给定观测序列条件下最可能的标注序列</w:t>
      </w:r>
      <w:r>
        <w:rPr>
          <w:vertAlign w:val="superscript"/>
        </w:rPr>
        <w:fldChar w:fldCharType="begin"/>
      </w:r>
      <w:r>
        <w:rPr>
          <w:vertAlign w:val="superscript"/>
        </w:rPr>
        <w:instrText xml:space="preserve"> REF _Ref192934263 \r \h </w:instrText>
      </w:r>
      <w:r>
        <w:rPr>
          <w:vertAlign w:val="superscript"/>
        </w:rPr>
        <w:fldChar w:fldCharType="separate"/>
      </w:r>
      <w:r>
        <w:rPr>
          <w:vertAlign w:val="superscript"/>
        </w:rPr>
        <w:t>[34]</w:t>
      </w:r>
      <w:r>
        <w:rPr>
          <w:vertAlign w:val="superscript"/>
        </w:rPr>
        <w:fldChar w:fldCharType="end"/>
      </w:r>
      <w:r>
        <w:t>。这使得CRF在处理各种文本序列任务时，能够更好地考虑上下文信息，提高了标注的准确性和鲁棒性。</w:t>
      </w:r>
    </w:p>
    <w:p w14:paraId="74449A13">
      <w:pPr>
        <w:pStyle w:val="4"/>
        <w:rPr>
          <w:rFonts w:hint="eastAsia" w:ascii="黑体" w:hAnsi="黑体" w:eastAsia="黑体" w:cs="黑体"/>
        </w:rPr>
      </w:pPr>
      <w:bookmarkStart w:id="28" w:name="_Toc192932480"/>
      <w:r>
        <w:rPr>
          <w:rFonts w:hint="eastAsia" w:ascii="黑体" w:hAnsi="黑体" w:eastAsia="黑体" w:cs="黑体"/>
        </w:rPr>
        <w:t>2.1.3基于深度学习的方法</w:t>
      </w:r>
      <w:bookmarkEnd w:id="28"/>
    </w:p>
    <w:p w14:paraId="06D7C663">
      <w:pPr>
        <w:ind w:firstLine="480"/>
        <w:rPr>
          <w:lang w:bidi="ar"/>
        </w:rPr>
      </w:pPr>
      <w:r>
        <w:rPr>
          <w:rFonts w:hint="eastAsia"/>
          <w:lang w:bidi="ar"/>
        </w:rPr>
        <w:t>基于深度学习的自然语言理解方法利用神经网络结构对文本的复杂语义和上下文信息进行建模。该方法在意图识别任务中广泛应用，常采用循环神经网络</w:t>
      </w:r>
      <w:r>
        <w:rPr>
          <w:rFonts w:hint="eastAsia"/>
        </w:rPr>
        <w:t>(</w:t>
      </w:r>
      <w:r>
        <w:t>RNN</w:t>
      </w:r>
      <w:r>
        <w:rPr>
          <w:rFonts w:hint="eastAsia"/>
        </w:rPr>
        <w:t>)、</w:t>
      </w:r>
      <w:r>
        <w:rPr>
          <w:rFonts w:hint="eastAsia"/>
          <w:lang w:bidi="ar"/>
        </w:rPr>
        <w:t>长短时记忆网络</w:t>
      </w:r>
      <w:r>
        <w:rPr>
          <w:rFonts w:hint="eastAsia"/>
        </w:rPr>
        <w:t>(LSTM)</w:t>
      </w:r>
      <w:r>
        <w:rPr>
          <w:rFonts w:hint="eastAsia"/>
          <w:lang w:bidi="ar"/>
        </w:rPr>
        <w:t>、门控循环单元</w:t>
      </w:r>
      <w:r>
        <w:rPr>
          <w:rFonts w:hint="eastAsia"/>
        </w:rPr>
        <w:t>(GRU)</w:t>
      </w:r>
      <w:r>
        <w:rPr>
          <w:rFonts w:hint="eastAsia"/>
          <w:lang w:bidi="ar"/>
        </w:rPr>
        <w:t>等模型，捕捉输入文本中的长依赖关系。此外，还在语义槽填充任务中展现出强大的性能，通过引入注意力机制、预训练模型</w:t>
      </w:r>
      <w:r>
        <w:rPr>
          <w:rFonts w:hint="eastAsia"/>
        </w:rPr>
        <w:t>(如BERT、GPT)</w:t>
      </w:r>
      <w:r>
        <w:rPr>
          <w:rFonts w:hint="eastAsia"/>
          <w:lang w:bidi="ar"/>
        </w:rPr>
        <w:t>等技术，提升对文本中语义信息的理解和提取</w:t>
      </w:r>
      <w:r>
        <w:rPr>
          <w:vertAlign w:val="superscript"/>
          <w:lang w:bidi="ar"/>
        </w:rPr>
        <w:fldChar w:fldCharType="begin"/>
      </w:r>
      <w:r>
        <w:rPr>
          <w:vertAlign w:val="superscript"/>
          <w:lang w:bidi="ar"/>
        </w:rPr>
        <w:instrText xml:space="preserve"> REF _Ref192934277 \r \h </w:instrText>
      </w:r>
      <w:r>
        <w:rPr>
          <w:vertAlign w:val="superscript"/>
          <w:lang w:bidi="ar"/>
        </w:rPr>
        <w:fldChar w:fldCharType="separate"/>
      </w:r>
      <w:r>
        <w:rPr>
          <w:vertAlign w:val="superscript"/>
          <w:lang w:bidi="ar"/>
        </w:rPr>
        <w:t>[35]</w:t>
      </w:r>
      <w:r>
        <w:rPr>
          <w:vertAlign w:val="superscript"/>
          <w:lang w:bidi="ar"/>
        </w:rPr>
        <w:fldChar w:fldCharType="end"/>
      </w:r>
      <w:r>
        <w:rPr>
          <w:rFonts w:hint="eastAsia"/>
          <w:lang w:bidi="ar"/>
        </w:rPr>
        <w:t>。这使得深度学习方法在处理大规模数据集和复杂语境时表现出色，取得了在自然语言理解任务中超越传统规则和统计机器学习方法的成果。</w:t>
      </w:r>
      <w:r>
        <w:rPr>
          <w:rFonts w:hint="eastAsia"/>
        </w:rPr>
        <w:t>BERT</w:t>
      </w:r>
      <w:r>
        <w:rPr>
          <w:rFonts w:hint="eastAsia"/>
          <w:lang w:bidi="ar"/>
        </w:rPr>
        <w:t>模型通过双向编码器对文本进行表示，采用</w:t>
      </w:r>
      <w:r>
        <w:rPr>
          <w:rFonts w:hint="eastAsia"/>
        </w:rPr>
        <w:t>Transformer</w:t>
      </w:r>
      <w:r>
        <w:rPr>
          <w:rFonts w:hint="eastAsia"/>
          <w:lang w:bidi="ar"/>
        </w:rPr>
        <w:t>模型架构中的</w:t>
      </w:r>
      <w:r>
        <w:rPr>
          <w:rFonts w:hint="eastAsia"/>
        </w:rPr>
        <w:t>Encoder</w:t>
      </w:r>
      <w:r>
        <w:rPr>
          <w:rFonts w:hint="eastAsia"/>
          <w:lang w:bidi="ar"/>
        </w:rPr>
        <w:t>模块，舍弃</w:t>
      </w:r>
      <w:r>
        <w:rPr>
          <w:rFonts w:hint="eastAsia"/>
        </w:rPr>
        <w:t>Decoder</w:t>
      </w:r>
      <w:r>
        <w:rPr>
          <w:rFonts w:hint="eastAsia"/>
          <w:lang w:bidi="ar"/>
        </w:rPr>
        <w:t>模块，从而专注于捕捉输入文本的上下文和语义信息。如图2-1所示，</w:t>
      </w:r>
      <w:r>
        <w:rPr>
          <w:rFonts w:hint="eastAsia"/>
        </w:rPr>
        <w:t>Encoder</w:t>
      </w:r>
      <w:r>
        <w:rPr>
          <w:rFonts w:hint="eastAsia"/>
          <w:lang w:bidi="ar"/>
        </w:rPr>
        <w:t>模块由多个编码器层堆叠而成，每一层都包括多头自注意力机制和前馈神经网络，经过层层处理，最终生成高质量的文本表示，使得BERT能够在自然语言理解任务中具有显著的优势</w:t>
      </w:r>
      <w:r>
        <w:rPr>
          <w:vertAlign w:val="superscript"/>
          <w:lang w:bidi="ar"/>
        </w:rPr>
        <w:fldChar w:fldCharType="begin"/>
      </w:r>
      <w:r>
        <w:rPr>
          <w:vertAlign w:val="superscript"/>
          <w:lang w:bidi="ar"/>
        </w:rPr>
        <w:instrText xml:space="preserve"> REF _Ref192934291 \r \h </w:instrText>
      </w:r>
      <w:r>
        <w:rPr>
          <w:vertAlign w:val="superscript"/>
          <w:lang w:bidi="ar"/>
        </w:rPr>
        <w:fldChar w:fldCharType="separate"/>
      </w:r>
      <w:r>
        <w:rPr>
          <w:vertAlign w:val="superscript"/>
          <w:lang w:bidi="ar"/>
        </w:rPr>
        <w:t>[36]</w:t>
      </w:r>
      <w:r>
        <w:rPr>
          <w:vertAlign w:val="superscript"/>
          <w:lang w:bidi="ar"/>
        </w:rPr>
        <w:fldChar w:fldCharType="end"/>
      </w:r>
      <w:r>
        <w:rPr>
          <w:rFonts w:hint="eastAsia"/>
          <w:lang w:bidi="ar"/>
        </w:rPr>
        <w:t>。</w:t>
      </w:r>
    </w:p>
    <w:p w14:paraId="6718B1CF">
      <w:pPr>
        <w:keepNext/>
        <w:ind w:firstLine="0" w:firstLineChars="0"/>
        <w:jc w:val="center"/>
      </w:pPr>
      <w:r>
        <w:drawing>
          <wp:inline distT="0" distB="0" distL="0" distR="0">
            <wp:extent cx="3171825" cy="2244725"/>
            <wp:effectExtent l="0" t="0" r="0" b="3175"/>
            <wp:docPr id="1902694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94337" name="图片 1"/>
                    <pic:cNvPicPr>
                      <a:picLocks noChangeAspect="1"/>
                    </pic:cNvPicPr>
                  </pic:nvPicPr>
                  <pic:blipFill>
                    <a:blip r:embed="rId58"/>
                    <a:stretch>
                      <a:fillRect/>
                    </a:stretch>
                  </pic:blipFill>
                  <pic:spPr>
                    <a:xfrm>
                      <a:off x="0" y="0"/>
                      <a:ext cx="3188897" cy="2257071"/>
                    </a:xfrm>
                    <a:prstGeom prst="rect">
                      <a:avLst/>
                    </a:prstGeom>
                  </pic:spPr>
                </pic:pic>
              </a:graphicData>
            </a:graphic>
          </wp:inline>
        </w:drawing>
      </w:r>
    </w:p>
    <w:p w14:paraId="57AD82A4">
      <w:pPr>
        <w:pStyle w:val="8"/>
        <w:ind w:firstLine="420"/>
      </w:pPr>
      <w:bookmarkStart w:id="29" w:name="_Toc19279644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w:t>
      </w:r>
      <w:r>
        <w:t>Bert模型Encoder模块结构</w:t>
      </w:r>
      <w:bookmarkEnd w:id="29"/>
    </w:p>
    <w:p w14:paraId="182C2C40">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Encoder module structure of Bert</w:t>
      </w:r>
    </w:p>
    <w:p w14:paraId="6083FC91">
      <w:pPr>
        <w:ind w:firstLine="480"/>
      </w:pPr>
      <w:r>
        <w:rPr>
          <w:rFonts w:hint="eastAsia"/>
          <w:color w:val="000000" w:themeColor="text1"/>
          <w:lang w:eastAsia="zh"/>
          <w14:textFill>
            <w14:solidFill>
              <w14:schemeClr w14:val="tx1"/>
            </w14:solidFill>
          </w14:textFill>
        </w:rPr>
        <w:t>该模型的工作过程可以分为两个步骤：预训练和微调。</w:t>
      </w:r>
      <w:r>
        <w:rPr>
          <w:rFonts w:hint="eastAsia"/>
          <w:color w:val="000000" w:themeColor="text1"/>
          <w14:textFill>
            <w14:solidFill>
              <w14:schemeClr w14:val="tx1"/>
            </w14:solidFill>
          </w14:textFill>
        </w:rPr>
        <w:t>在预</w:t>
      </w:r>
      <w:r>
        <w:rPr>
          <w:rFonts w:hint="eastAsia"/>
        </w:rPr>
        <w:t>训练过程中，模型在不同的预训练任务上对未标记数据进行训练。对于微调，首先使用预训练的参数初始化BERT模型，然后使用来自下游任务的标记数据对所有参数进行微调。</w:t>
      </w:r>
    </w:p>
    <w:p w14:paraId="427D39C4">
      <w:pPr>
        <w:ind w:firstLine="480"/>
        <w:rPr>
          <w:color w:val="000000" w:themeColor="text1"/>
          <w14:textFill>
            <w14:solidFill>
              <w14:schemeClr w14:val="tx1"/>
            </w14:solidFill>
          </w14:textFill>
        </w:rPr>
      </w:pPr>
      <w:r>
        <w:rPr>
          <w:rFonts w:hint="eastAsia"/>
          <w:color w:val="000000" w:themeColor="text1"/>
          <w:lang w:eastAsia="zh"/>
          <w14:textFill>
            <w14:solidFill>
              <w14:schemeClr w14:val="tx1"/>
            </w14:solidFill>
          </w14:textFill>
        </w:rPr>
        <w:t>在预训练</w:t>
      </w:r>
      <w:r>
        <w:rPr>
          <w:rFonts w:hint="eastAsia"/>
          <w:color w:val="000000" w:themeColor="text1"/>
          <w14:textFill>
            <w14:solidFill>
              <w14:schemeClr w14:val="tx1"/>
            </w14:solidFill>
          </w14:textFill>
        </w:rPr>
        <w:t>阶段，</w:t>
      </w:r>
      <w:r>
        <w:rPr>
          <w:rFonts w:hint="eastAsia"/>
          <w:color w:val="000000" w:themeColor="text1"/>
          <w:lang w:eastAsia="zh"/>
          <w14:textFill>
            <w14:solidFill>
              <w14:schemeClr w14:val="tx1"/>
            </w14:solidFill>
          </w14:textFill>
        </w:rPr>
        <w:t>BERT模型在不同的预训练任务上对大规模的未标记数据进行训练。</w:t>
      </w:r>
      <w:r>
        <w:rPr>
          <w:rFonts w:hint="eastAsia"/>
          <w:color w:val="000000" w:themeColor="text1"/>
          <w14:textFill>
            <w14:solidFill>
              <w14:schemeClr w14:val="tx1"/>
            </w14:solidFill>
          </w14:textFill>
        </w:rPr>
        <w:t>首先，文本中的15% 单词被随机掩盖(MASK)，模型根据上下文预测被掩盖的词语。这类似于完成一份填空题，也是BERT的一大创新之处</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_Ref191768317 \r \h  \* MERGEFORMAT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[37]</w:t>
      </w:r>
      <w:r>
        <w:rPr>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通过这种方法，模型能够学习捕捉词与词之间的语义关系，从而获得更深层次的理解。其次，在句子预测任务中，每个训练样本由两个句子构成，其中50%的样本句子是相关的（即第二句在文本中紧接第一句），而另外50%是无关的。模型需要预测这两个句子是否在语境上连贯，通过这一任务，模型能够更加有效地理解句子间的关系。在微调阶段，首先使用预训练阶段得到的参数初始化BERT模型，然后利用来自具体下游任务的标记数据对模型的所有参数进行微调。</w:t>
      </w:r>
    </w:p>
    <w:p w14:paraId="591DEE0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BERT的核心工作原理与Transformer模型基本相同，可以看作是一个双向 Transformer模型。然而，其输入与传统Transformer中的embedding有所不同。BERT 的输入包括三个部分：单词自身语义信息的</w:t>
      </w:r>
      <w:r>
        <w:rPr>
          <w:color w:val="000000" w:themeColor="text1"/>
          <w14:textFill>
            <w14:solidFill>
              <w14:schemeClr w14:val="tx1"/>
            </w14:solidFill>
          </w14:textFill>
        </w:rPr>
        <w:t>token embedding</w:t>
      </w:r>
      <w:r>
        <w:rPr>
          <w:rFonts w:hint="eastAsia"/>
          <w:color w:val="000000" w:themeColor="text1"/>
          <w14:textFill>
            <w14:solidFill>
              <w14:schemeClr w14:val="tx1"/>
            </w14:solidFill>
          </w14:textFill>
        </w:rPr>
        <w:t>、单词位置信息的</w:t>
      </w:r>
      <w:r>
        <w:rPr>
          <w:color w:val="000000" w:themeColor="text1"/>
          <w14:textFill>
            <w14:solidFill>
              <w14:schemeClr w14:val="tx1"/>
            </w14:solidFill>
          </w14:textFill>
        </w:rPr>
        <w:t>position embedding</w:t>
      </w:r>
      <w:r>
        <w:rPr>
          <w:rFonts w:hint="eastAsia"/>
          <w:color w:val="000000" w:themeColor="text1"/>
          <w14:textFill>
            <w14:solidFill>
              <w14:schemeClr w14:val="tx1"/>
            </w14:solidFill>
          </w14:textFill>
        </w:rPr>
        <w:t>，以及表示句子区分信息的segment embedding。每个单词的这三个embedding相加构成了BERT的输入，如下图2-2所示。BERT以其独特的双向训练机制和复杂的输入表示方法，在自然语言处理领域取得了显著的成果。</w:t>
      </w:r>
    </w:p>
    <w:p w14:paraId="6C41EDAA">
      <w:pPr>
        <w:pStyle w:val="8"/>
        <w:ind w:firstLine="0" w:firstLineChars="0"/>
        <w:rPr>
          <w:rFonts w:ascii="宋体" w:hAnsi="宋体" w:cstheme="minorBidi"/>
        </w:rPr>
      </w:pPr>
      <w:r>
        <w:drawing>
          <wp:inline distT="0" distB="0" distL="0" distR="0">
            <wp:extent cx="4511040" cy="1443355"/>
            <wp:effectExtent l="0" t="0" r="3810" b="4445"/>
            <wp:docPr id="1707735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35774" name="图片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4511040" cy="1443355"/>
                    </a:xfrm>
                    <a:prstGeom prst="rect">
                      <a:avLst/>
                    </a:prstGeom>
                    <a:noFill/>
                    <a:ln>
                      <a:noFill/>
                    </a:ln>
                  </pic:spPr>
                </pic:pic>
              </a:graphicData>
            </a:graphic>
          </wp:inline>
        </w:drawing>
      </w:r>
    </w:p>
    <w:p w14:paraId="433D4647">
      <w:pPr>
        <w:pStyle w:val="8"/>
        <w:ind w:firstLine="420"/>
      </w:pPr>
      <w:bookmarkStart w:id="30" w:name="_Toc19279644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w:t>
      </w:r>
      <w:r>
        <w:t>Bert模型嵌入层结构</w:t>
      </w:r>
      <w:bookmarkEnd w:id="30"/>
    </w:p>
    <w:p w14:paraId="7F4657DE">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Embedding module structure of Bert</w:t>
      </w:r>
    </w:p>
    <w:p w14:paraId="3B6CF28D">
      <w:pPr>
        <w:pStyle w:val="4"/>
        <w:rPr>
          <w:rFonts w:hint="eastAsia" w:ascii="黑体" w:hAnsi="黑体" w:eastAsia="黑体" w:cs="黑体"/>
        </w:rPr>
      </w:pPr>
      <w:bookmarkStart w:id="31" w:name="_Toc192932481"/>
      <w:r>
        <w:rPr>
          <w:rFonts w:hint="eastAsia" w:ascii="黑体" w:hAnsi="黑体" w:eastAsia="黑体" w:cs="黑体"/>
        </w:rPr>
        <w:t>2.1.4序列标注任务</w:t>
      </w:r>
      <w:bookmarkEnd w:id="31"/>
    </w:p>
    <w:p w14:paraId="5DA1D314">
      <w:pPr>
        <w:ind w:firstLine="480"/>
      </w:pPr>
      <w:r>
        <w:rPr>
          <w:rFonts w:hint="eastAsia"/>
        </w:rPr>
        <w:t>序列标注旨在对输入序列中的所有元素（像单词、字符或者音素等）加以分类或标注，从而获得与该输入序列相对应的标签序列。假设存在一个输入序列</w:t>
      </w:r>
      <m:oMath>
        <m:r>
          <m:rPr/>
          <w:rPr>
            <w:rFonts w:ascii="Cambria Math" w:hAnsi="Cambria Math"/>
          </w:rPr>
          <m:t>X=</m:t>
        </m:r>
        <m:r>
          <m:rPr>
            <m:lit/>
            <m:sty m:val="p"/>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w:rPr>
            <w:rFonts w:hint="eastAsia" w:ascii="Cambria Math" w:hAnsi="Cambria Math"/>
          </w:rPr>
          <m:t>…</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m:lit/>
          </m:rPr>
          <w:rPr>
            <w:rFonts w:ascii="Cambria Math" w:hAnsi="Cambria Math"/>
          </w:rPr>
          <m:t>}</m:t>
        </m:r>
      </m:oMath>
      <w:r>
        <w:rPr>
          <w:rFonts w:hint="eastAsia"/>
        </w:rPr>
        <w:t>，序列标注的目标便是找出与序列</w:t>
      </w:r>
      <w:r>
        <w:rPr>
          <w:rFonts w:hint="eastAsia"/>
          <w:i/>
          <w:iCs/>
        </w:rPr>
        <w:t>X</w:t>
      </w:r>
      <w:r>
        <w:rPr>
          <w:rFonts w:hint="eastAsia"/>
        </w:rPr>
        <w:t>相对应的一个全局最优标签序列</w:t>
      </w:r>
      <m:oMath>
        <m:r>
          <m:rPr/>
          <w:rPr>
            <w:rFonts w:hint="eastAsia" w:ascii="Cambria Math" w:hAnsi="Cambria Math"/>
          </w:rPr>
          <m:t>Y=</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oMath>
      <w:r>
        <w:rPr>
          <w:rFonts w:hint="eastAsia"/>
        </w:rPr>
        <w:t>。序列标注任务可被视作一个连续的分类任务，输入序列中的每个元素都有一个与之对应的最佳标签。</w:t>
      </w:r>
    </w:p>
    <w:p w14:paraId="242B8786">
      <w:pPr>
        <w:pStyle w:val="4"/>
        <w:rPr>
          <w:rFonts w:hint="eastAsia" w:ascii="黑体" w:hAnsi="黑体" w:eastAsia="黑体" w:cs="黑体"/>
          <w:b/>
        </w:rPr>
      </w:pPr>
      <w:bookmarkStart w:id="32" w:name="_Toc192932482"/>
      <w:r>
        <w:rPr>
          <w:rFonts w:hint="eastAsia" w:ascii="黑体" w:hAnsi="黑体" w:eastAsia="黑体" w:cs="黑体"/>
        </w:rPr>
        <w:t>2.1.5 Self-Attention机制</w:t>
      </w:r>
      <w:bookmarkEnd w:id="32"/>
    </w:p>
    <w:p w14:paraId="34FAF0AE">
      <w:pPr>
        <w:pStyle w:val="42"/>
        <w:ind w:firstLineChars="0"/>
        <w:rPr>
          <w:rFonts w:ascii="宋体" w:hAnsi="宋体"/>
          <w:szCs w:val="24"/>
        </w:rPr>
      </w:pPr>
      <w:r>
        <w:rPr>
          <w:rFonts w:hint="eastAsia" w:ascii="宋体" w:hAnsi="宋体"/>
          <w:szCs w:val="24"/>
        </w:rPr>
        <w:t>注意力机制早期在图像领域中被提出，后来逐渐被应用在各种</w:t>
      </w:r>
      <w:r>
        <w:rPr>
          <w:rFonts w:cs="Times New Roman"/>
          <w:szCs w:val="24"/>
        </w:rPr>
        <w:t>NLP</w:t>
      </w:r>
      <w:r>
        <w:rPr>
          <w:rFonts w:ascii="宋体" w:hAnsi="宋体"/>
          <w:szCs w:val="24"/>
        </w:rPr>
        <w:t>任务中</w:t>
      </w:r>
      <w:r>
        <w:rPr>
          <w:rFonts w:ascii="宋体" w:hAnsi="宋体"/>
          <w:szCs w:val="24"/>
          <w:vertAlign w:val="superscript"/>
        </w:rPr>
        <w:fldChar w:fldCharType="begin"/>
      </w:r>
      <w:r>
        <w:rPr>
          <w:rFonts w:ascii="宋体" w:hAnsi="宋体"/>
          <w:szCs w:val="24"/>
          <w:vertAlign w:val="superscript"/>
        </w:rPr>
        <w:instrText xml:space="preserve"> REF _Ref192934368 \r \h </w:instrText>
      </w:r>
      <w:r>
        <w:rPr>
          <w:rFonts w:ascii="宋体" w:hAnsi="宋体"/>
          <w:szCs w:val="24"/>
          <w:vertAlign w:val="superscript"/>
        </w:rPr>
        <w:fldChar w:fldCharType="separate"/>
      </w:r>
      <w:r>
        <w:rPr>
          <w:rFonts w:ascii="宋体" w:hAnsi="宋体"/>
          <w:szCs w:val="24"/>
          <w:vertAlign w:val="superscript"/>
        </w:rPr>
        <w:t>[38]</w:t>
      </w:r>
      <w:r>
        <w:rPr>
          <w:rFonts w:ascii="宋体" w:hAnsi="宋体"/>
          <w:szCs w:val="24"/>
          <w:vertAlign w:val="superscript"/>
        </w:rPr>
        <w:fldChar w:fldCharType="end"/>
      </w:r>
      <w:r>
        <w:rPr>
          <w:rFonts w:hint="eastAsia" w:ascii="宋体" w:hAnsi="宋体"/>
          <w:szCs w:val="24"/>
        </w:rPr>
        <w:t>。注意力机制是一种模仿人类视觉和认知系统的方法，允许神经网络在处理输入数据时集中注意力于相关的部分，自动地学习并选择性地关注输入中的重要信息，提高模型的性能和泛化能力。</w:t>
      </w:r>
    </w:p>
    <w:p w14:paraId="19F00440">
      <w:pPr>
        <w:pStyle w:val="42"/>
        <w:ind w:firstLineChars="0"/>
        <w:rPr>
          <w:rFonts w:ascii="宋体" w:hAnsi="宋体"/>
          <w:szCs w:val="24"/>
        </w:rPr>
      </w:pPr>
      <w:r>
        <w:rPr>
          <w:rFonts w:ascii="宋体" w:hAnsi="宋体"/>
          <w:szCs w:val="24"/>
        </w:rPr>
        <w:t>自注意力机制最早引入于</w:t>
      </w:r>
      <w:r>
        <w:rPr>
          <w:rFonts w:cs="Times New Roman"/>
          <w:szCs w:val="24"/>
        </w:rPr>
        <w:t>Transformer</w:t>
      </w:r>
      <w:r>
        <w:rPr>
          <w:rFonts w:ascii="宋体" w:hAnsi="宋体"/>
          <w:szCs w:val="24"/>
        </w:rPr>
        <w:t>模型中</w:t>
      </w:r>
      <w:r>
        <w:rPr>
          <w:rFonts w:hint="eastAsia" w:ascii="宋体" w:hAnsi="宋体"/>
          <w:szCs w:val="24"/>
        </w:rPr>
        <w:t>,</w:t>
      </w:r>
      <w:r>
        <w:rPr>
          <w:rFonts w:ascii="宋体" w:hAnsi="宋体"/>
          <w:szCs w:val="24"/>
        </w:rPr>
        <w:t>以其在机器翻译等任务上的卓越性能，引起了深度学习领域的广泛关注。</w:t>
      </w:r>
      <w:r>
        <w:rPr>
          <w:rFonts w:hint="eastAsia" w:ascii="宋体" w:hAnsi="宋体"/>
          <w:szCs w:val="24"/>
        </w:rPr>
        <w:t>其基本思想是在处理序列数据时，每个元素都可以与序列中的其他元素建立关联，而不仅仅依赖于相邻位置的元素，通过计算元素之间的相对重要性来自适应捕捉元素之间的依赖关系</w:t>
      </w:r>
      <w:r>
        <w:rPr>
          <w:rFonts w:ascii="宋体" w:hAnsi="宋体"/>
          <w:szCs w:val="24"/>
          <w:vertAlign w:val="superscript"/>
        </w:rPr>
        <w:fldChar w:fldCharType="begin"/>
      </w:r>
      <w:r>
        <w:rPr>
          <w:rFonts w:ascii="宋体" w:hAnsi="宋体"/>
          <w:szCs w:val="24"/>
          <w:vertAlign w:val="superscript"/>
        </w:rPr>
        <w:instrText xml:space="preserve"> REF _Ref192934386 \r \h </w:instrText>
      </w:r>
      <w:r>
        <w:rPr>
          <w:rFonts w:ascii="宋体" w:hAnsi="宋体"/>
          <w:szCs w:val="24"/>
          <w:vertAlign w:val="superscript"/>
        </w:rPr>
        <w:fldChar w:fldCharType="separate"/>
      </w:r>
      <w:r>
        <w:rPr>
          <w:rFonts w:ascii="宋体" w:hAnsi="宋体"/>
          <w:szCs w:val="24"/>
          <w:vertAlign w:val="superscript"/>
        </w:rPr>
        <w:t>[39]</w:t>
      </w:r>
      <w:r>
        <w:rPr>
          <w:rFonts w:ascii="宋体" w:hAnsi="宋体"/>
          <w:szCs w:val="24"/>
          <w:vertAlign w:val="superscript"/>
        </w:rPr>
        <w:fldChar w:fldCharType="end"/>
      </w:r>
      <w:r>
        <w:rPr>
          <w:rFonts w:hint="eastAsia" w:ascii="宋体" w:hAnsi="宋体"/>
          <w:szCs w:val="24"/>
        </w:rPr>
        <w:t>。具体而言，对于序列中的每个元素，自注意力机制计算其余其他元素之间的相似度，并将这些相似度归一化为注意力权重，通过将每个元素与对应的注意力权重进行加权求和，得到注意力机制的输出</w:t>
      </w:r>
      <w:r>
        <w:rPr>
          <w:rFonts w:ascii="宋体" w:hAnsi="宋体"/>
          <w:szCs w:val="24"/>
          <w:vertAlign w:val="superscript"/>
        </w:rPr>
        <w:fldChar w:fldCharType="begin"/>
      </w:r>
      <w:r>
        <w:rPr>
          <w:rFonts w:ascii="宋体" w:hAnsi="宋体"/>
          <w:szCs w:val="24"/>
          <w:vertAlign w:val="superscript"/>
        </w:rPr>
        <w:instrText xml:space="preserve"> REF _Ref192934398 \r \h </w:instrText>
      </w:r>
      <w:r>
        <w:rPr>
          <w:rFonts w:ascii="宋体" w:hAnsi="宋体"/>
          <w:szCs w:val="24"/>
          <w:vertAlign w:val="superscript"/>
        </w:rPr>
        <w:fldChar w:fldCharType="separate"/>
      </w:r>
      <w:r>
        <w:rPr>
          <w:rFonts w:ascii="宋体" w:hAnsi="宋体"/>
          <w:szCs w:val="24"/>
          <w:vertAlign w:val="superscript"/>
        </w:rPr>
        <w:t>[40]</w:t>
      </w:r>
      <w:r>
        <w:rPr>
          <w:rFonts w:ascii="宋体" w:hAnsi="宋体"/>
          <w:szCs w:val="24"/>
          <w:vertAlign w:val="superscript"/>
        </w:rPr>
        <w:fldChar w:fldCharType="end"/>
      </w:r>
      <w:r>
        <w:rPr>
          <w:rFonts w:hint="eastAsia" w:ascii="宋体" w:hAnsi="宋体"/>
          <w:szCs w:val="24"/>
        </w:rPr>
        <w:t>。其</w:t>
      </w:r>
      <w:r>
        <w:rPr>
          <w:rFonts w:ascii="宋体" w:hAnsi="宋体"/>
          <w:szCs w:val="24"/>
        </w:rPr>
        <w:t>核心是注意力分数的计算，该分数用于衡量不同位置之间的关联程度</w:t>
      </w:r>
      <w:r>
        <w:rPr>
          <w:rFonts w:ascii="宋体" w:hAnsi="宋体"/>
          <w:szCs w:val="24"/>
          <w:vertAlign w:val="superscript"/>
        </w:rPr>
        <w:fldChar w:fldCharType="begin"/>
      </w:r>
      <w:r>
        <w:rPr>
          <w:rFonts w:ascii="宋体" w:hAnsi="宋体"/>
          <w:szCs w:val="24"/>
          <w:vertAlign w:val="superscript"/>
        </w:rPr>
        <w:instrText xml:space="preserve"> REF _Ref192936887 \r \h  \* MERGEFORMAT </w:instrText>
      </w:r>
      <w:r>
        <w:rPr>
          <w:rFonts w:ascii="宋体" w:hAnsi="宋体"/>
          <w:szCs w:val="24"/>
          <w:vertAlign w:val="superscript"/>
        </w:rPr>
        <w:fldChar w:fldCharType="separate"/>
      </w:r>
      <w:r>
        <w:rPr>
          <w:rFonts w:ascii="宋体" w:hAnsi="宋体"/>
          <w:szCs w:val="24"/>
          <w:vertAlign w:val="superscript"/>
        </w:rPr>
        <w:t>[41]</w:t>
      </w:r>
      <w:r>
        <w:rPr>
          <w:rFonts w:ascii="宋体" w:hAnsi="宋体"/>
          <w:szCs w:val="24"/>
          <w:vertAlign w:val="superscript"/>
        </w:rPr>
        <w:fldChar w:fldCharType="end"/>
      </w:r>
      <w:r>
        <w:rPr>
          <w:rFonts w:ascii="宋体" w:hAnsi="宋体"/>
          <w:szCs w:val="24"/>
        </w:rPr>
        <w:t>。通过为每个位置计算与其他位置的注意力分数，模型可以根据输入序列的上下文动态地调整每个位置的表征。这种机制使得模型在处理长距离依赖关系时更加有效，相较于传统的</w:t>
      </w:r>
      <w:r>
        <w:rPr>
          <w:rFonts w:cs="Times New Roman"/>
          <w:szCs w:val="24"/>
        </w:rPr>
        <w:t>RNN</w:t>
      </w:r>
      <w:r>
        <w:rPr>
          <w:rFonts w:ascii="宋体" w:hAnsi="宋体"/>
          <w:szCs w:val="24"/>
        </w:rPr>
        <w:t>和</w:t>
      </w:r>
      <w:r>
        <w:rPr>
          <w:rFonts w:cs="Times New Roman"/>
          <w:szCs w:val="24"/>
        </w:rPr>
        <w:t>CNN</w:t>
      </w:r>
      <w:r>
        <w:rPr>
          <w:rFonts w:ascii="宋体" w:hAnsi="宋体"/>
          <w:szCs w:val="24"/>
        </w:rPr>
        <w:t>，</w:t>
      </w:r>
      <w:r>
        <w:rPr>
          <w:rFonts w:cs="Times New Roman"/>
          <w:szCs w:val="24"/>
        </w:rPr>
        <w:t>Transformer</w:t>
      </w:r>
      <w:r>
        <w:rPr>
          <w:rFonts w:ascii="宋体" w:hAnsi="宋体"/>
          <w:szCs w:val="24"/>
        </w:rPr>
        <w:t>模型能够更好地捕捉全局信息。</w:t>
      </w:r>
    </w:p>
    <w:p w14:paraId="27DFD834">
      <w:pPr>
        <w:pStyle w:val="3"/>
      </w:pPr>
      <w:bookmarkStart w:id="33" w:name="_Toc192932483"/>
      <w:r>
        <w:rPr>
          <w:rFonts w:hint="eastAsia"/>
        </w:rPr>
        <w:t>2.2常见编码方式</w:t>
      </w:r>
      <w:bookmarkEnd w:id="33"/>
    </w:p>
    <w:p w14:paraId="51760B45">
      <w:pPr>
        <w:pStyle w:val="4"/>
        <w:rPr>
          <w:rFonts w:hint="eastAsia" w:ascii="黑体" w:hAnsi="黑体" w:eastAsia="黑体" w:cs="黑体"/>
        </w:rPr>
      </w:pPr>
      <w:bookmarkStart w:id="34" w:name="_Toc192932484"/>
      <w:r>
        <w:rPr>
          <w:rFonts w:hint="eastAsia" w:ascii="黑体" w:hAnsi="黑体" w:eastAsia="黑体" w:cs="黑体"/>
        </w:rPr>
        <w:t>2.2.1字编码</w:t>
      </w:r>
      <w:bookmarkEnd w:id="34"/>
    </w:p>
    <w:p w14:paraId="389B41BD">
      <w:pPr>
        <w:ind w:firstLine="480"/>
      </w:pPr>
      <w:r>
        <w:t>基于字的编码方式采用了</w:t>
      </w:r>
      <w:r>
        <w:rPr>
          <w:rFonts w:hint="eastAsia"/>
        </w:rPr>
        <w:t>较</w:t>
      </w:r>
      <w:r>
        <w:t>细粒度的单元，将文本中的每个字作为模型的输入单</w:t>
      </w:r>
      <w:r>
        <w:rPr>
          <w:rFonts w:hint="eastAsia"/>
        </w:rPr>
        <w:t>位，</w:t>
      </w:r>
      <w:r>
        <w:t>输入序列可表示为</w:t>
      </w:r>
      <m:oMath>
        <m:r>
          <m:rPr/>
          <w:rPr>
            <w:rFonts w:hint="eastAsia" w:ascii="Cambria Math" w:hAnsi="Cambria Math"/>
          </w:rPr>
          <m:t>C=</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r>
          <m:rPr>
            <m:sty m:val="p"/>
          </m:rPr>
          <w:rPr>
            <w:rFonts w:hint="eastAsia"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rPr>
            </m:ctrlPr>
          </m:e>
          <m:sub>
            <m:r>
              <m:rPr/>
              <w:rPr>
                <w:rFonts w:hint="eastAsia" w:ascii="Cambria Math" w:hAnsi="Cambria Math"/>
              </w:rPr>
              <m:t>c</m:t>
            </m:r>
            <m:ctrlPr>
              <w:rPr>
                <w:rFonts w:ascii="Cambria Math" w:hAnsi="Cambria Math"/>
                <w:i/>
              </w:rPr>
            </m:ctrlPr>
          </m:sub>
        </m:sSub>
      </m:oMath>
      <w:r>
        <w:t>, 其中</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Sub>
      </m:oMath>
      <w:r>
        <w:t>是由BERT预训练模型训练得到的字符表</w:t>
      </w:r>
      <w:r>
        <w:rPr>
          <w:vertAlign w:val="superscript"/>
        </w:rPr>
        <w:fldChar w:fldCharType="begin"/>
      </w:r>
      <w:r>
        <w:rPr>
          <w:vertAlign w:val="superscript"/>
        </w:rPr>
        <w:instrText xml:space="preserve"> REF _Ref192936914 \r \h </w:instrText>
      </w:r>
      <w:r>
        <w:rPr>
          <w:vertAlign w:val="superscript"/>
        </w:rPr>
        <w:fldChar w:fldCharType="separate"/>
      </w:r>
      <w:r>
        <w:rPr>
          <w:vertAlign w:val="superscript"/>
        </w:rPr>
        <w:t>[42]</w:t>
      </w:r>
      <w:r>
        <w:rPr>
          <w:vertAlign w:val="superscript"/>
        </w:rPr>
        <w:fldChar w:fldCharType="end"/>
      </w:r>
      <w:r>
        <w:t>。这种方式的优势在于能够更好地捕捉语言中的细微差异和结构信息。每个字都被赋予一个独特的嵌入向量，模型能够学习单个字的语义表示。这种方式特别适用于处理未登录词和不常见词汇，因为它不依赖于预定义的词汇表。然而，由于使用字作为输入单元，尤其在处理长文本时这种方式的计算成本相对较高</w:t>
      </w:r>
      <w:r>
        <w:rPr>
          <w:vertAlign w:val="superscript"/>
        </w:rPr>
        <w:fldChar w:fldCharType="begin"/>
      </w:r>
      <w:r>
        <w:rPr>
          <w:vertAlign w:val="superscript"/>
        </w:rPr>
        <w:instrText xml:space="preserve"> REF _Ref191769251 \r \h </w:instrText>
      </w:r>
      <w:r>
        <w:rPr>
          <w:vertAlign w:val="superscript"/>
        </w:rPr>
        <w:fldChar w:fldCharType="separate"/>
      </w:r>
      <w:r>
        <w:rPr>
          <w:vertAlign w:val="superscript"/>
        </w:rPr>
        <w:t>[43]</w:t>
      </w:r>
      <w:r>
        <w:rPr>
          <w:vertAlign w:val="superscript"/>
        </w:rPr>
        <w:fldChar w:fldCharType="end"/>
      </w:r>
      <w:r>
        <w:t>，</w:t>
      </w:r>
      <w:r>
        <w:rPr>
          <w:rFonts w:hint="eastAsia"/>
        </w:rPr>
        <w:t>且易将词语中的字分开，在NLU任务中极易出现将词语中的个别字误识为其他槽的情况。</w:t>
      </w:r>
    </w:p>
    <w:p w14:paraId="3735CA2D">
      <w:pPr>
        <w:pStyle w:val="4"/>
        <w:rPr>
          <w:rFonts w:hint="eastAsia" w:ascii="黑体" w:hAnsi="黑体" w:eastAsia="黑体" w:cs="黑体"/>
        </w:rPr>
      </w:pPr>
      <w:bookmarkStart w:id="35" w:name="_Toc192932485"/>
      <w:r>
        <w:rPr>
          <w:rFonts w:hint="eastAsia" w:ascii="黑体" w:hAnsi="黑体" w:eastAsia="黑体" w:cs="黑体"/>
        </w:rPr>
        <w:t>2.2.2词编码</w:t>
      </w:r>
      <w:bookmarkEnd w:id="35"/>
    </w:p>
    <w:p w14:paraId="2599E403">
      <w:pPr>
        <w:ind w:firstLine="480"/>
      </w:pPr>
      <w:r>
        <w:t>基于词的编码方式将文本分割为离散的词汇单元，以词作为模型的基本输入单</w:t>
      </w:r>
      <w:r>
        <w:rPr>
          <w:rFonts w:hint="eastAsia"/>
        </w:rPr>
        <w:t>位</w:t>
      </w:r>
      <w:r>
        <w:t>。这种编码方式通过降低输入维度提升了计算效率，同时更有效地捕捉词与词之间的语义关系，并避免了自然语言理解任务中将词语中的个别字误识别为其他槽位的问题。基于词的编码方式通常依赖于预训练的词嵌入模型，以获取每个词的语义表示。在传统的词表征方法中，如独热编码、词频-逆文档频率和词袋模型，主要关注词特征的量化</w:t>
      </w:r>
      <w:r>
        <w:rPr>
          <w:vertAlign w:val="superscript"/>
        </w:rPr>
        <w:fldChar w:fldCharType="begin"/>
      </w:r>
      <w:r>
        <w:rPr>
          <w:vertAlign w:val="superscript"/>
        </w:rPr>
        <w:instrText xml:space="preserve"> REF _Ref192934438 \r \h </w:instrText>
      </w:r>
      <w:r>
        <w:rPr>
          <w:vertAlign w:val="superscript"/>
        </w:rPr>
        <w:fldChar w:fldCharType="separate"/>
      </w:r>
      <w:r>
        <w:rPr>
          <w:vertAlign w:val="superscript"/>
        </w:rPr>
        <w:t>[44]</w:t>
      </w:r>
      <w:r>
        <w:rPr>
          <w:vertAlign w:val="superscript"/>
        </w:rPr>
        <w:fldChar w:fldCharType="end"/>
      </w:r>
      <w:r>
        <w:t>，导致表征结果稀疏且语义表达能力有限。相比之下，神经概率语言模型和词嵌入方法通过神经网络实现了词向量的稠密表示，显著提升了语义表征能力。</w:t>
      </w:r>
    </w:p>
    <w:p w14:paraId="1BCCFB64">
      <w:pPr>
        <w:ind w:firstLine="480"/>
      </w:pPr>
      <w:r>
        <w:t>然而，基于词的编码方式在处理未登录词或上下文歧义时表现不佳。在自然语言处理任务中，通常需要构建词表，该词表可能是预定义的、基于语料库生成的，或是根据特定需求自定义的。由于未登录词普遍存在，模型的学习能力受到限制，尤其是在处理低频专有名词时，模型难以充分学习其语义信息，甚至可能出现短语划分错误</w:t>
      </w:r>
      <w:r>
        <w:rPr>
          <w:vertAlign w:val="superscript"/>
        </w:rPr>
        <w:fldChar w:fldCharType="begin"/>
      </w:r>
      <w:r>
        <w:rPr>
          <w:vertAlign w:val="superscript"/>
        </w:rPr>
        <w:instrText xml:space="preserve"> REF _Ref192934452 \r \h </w:instrText>
      </w:r>
      <w:r>
        <w:rPr>
          <w:vertAlign w:val="superscript"/>
        </w:rPr>
        <w:fldChar w:fldCharType="separate"/>
      </w:r>
      <w:r>
        <w:rPr>
          <w:vertAlign w:val="superscript"/>
        </w:rPr>
        <w:t>[45]</w:t>
      </w:r>
      <w:r>
        <w:rPr>
          <w:vertAlign w:val="superscript"/>
        </w:rPr>
        <w:fldChar w:fldCharType="end"/>
      </w:r>
      <w:r>
        <w:t>。针对词表征模型在未登录词表示上的不足，部分研究者提出通过引入语法特征、领域知识等额外信息增强词嵌入的方法，以弥补这一缺陷。</w:t>
      </w:r>
    </w:p>
    <w:p w14:paraId="21D4FCED">
      <w:pPr>
        <w:pStyle w:val="3"/>
      </w:pPr>
      <w:bookmarkStart w:id="36" w:name="_Toc192932486"/>
      <w:r>
        <w:rPr>
          <w:rFonts w:hint="eastAsia"/>
        </w:rPr>
        <w:t>2.3依存句法分析</w:t>
      </w:r>
      <w:bookmarkEnd w:id="36"/>
    </w:p>
    <w:p w14:paraId="02F7E286">
      <w:pPr>
        <w:ind w:firstLine="480"/>
      </w:pPr>
      <w:r>
        <w:t>依存</w:t>
      </w:r>
      <w:r>
        <w:rPr>
          <w:rFonts w:hint="eastAsia"/>
        </w:rPr>
        <w:t>句法</w:t>
      </w:r>
      <w:r>
        <w:t>分析的目标是根据输入的句子创建一棵句法依存树</w:t>
      </w:r>
      <w:r>
        <w:rPr>
          <w:rFonts w:hint="eastAsia"/>
        </w:rPr>
        <w:t>，如下图2-3所示，在分词和词性标注的基础上识别语句中各个词语之间的依存关系</w:t>
      </w:r>
      <w:r>
        <w:t>。句法依存树是由</w:t>
      </w:r>
      <w:r>
        <w:rPr>
          <w:rFonts w:hint="eastAsia"/>
        </w:rPr>
        <w:t>词语</w:t>
      </w:r>
      <w:r>
        <w:t>之间形成的一组有向边组成的结构，构成了以ROOT为根的有向树。每条边从一个父词（也称为头词）指向一个子词，并且每条边都带有明确的句法关系标签，例如主语、宾语、修饰语等。依存分析在语义解析、机器翻译、关系提取等许多任务中都有广泛的应用，有助于更好地理解句子中各部分之间的语义关联。</w:t>
      </w:r>
    </w:p>
    <w:p w14:paraId="7AB9DAA9">
      <w:pPr>
        <w:pStyle w:val="8"/>
        <w:ind w:firstLine="0" w:firstLineChars="0"/>
        <w:rPr>
          <w:rFonts w:ascii="宋体" w:hAnsi="宋体"/>
          <w:bCs/>
        </w:rPr>
      </w:pPr>
      <w:r>
        <w:drawing>
          <wp:inline distT="0" distB="0" distL="0" distR="0">
            <wp:extent cx="3726180" cy="1137920"/>
            <wp:effectExtent l="0" t="0" r="7620" b="5080"/>
            <wp:docPr id="109740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0826" name="图片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3769625" cy="1151397"/>
                    </a:xfrm>
                    <a:prstGeom prst="rect">
                      <a:avLst/>
                    </a:prstGeom>
                    <a:noFill/>
                    <a:ln>
                      <a:noFill/>
                    </a:ln>
                  </pic:spPr>
                </pic:pic>
              </a:graphicData>
            </a:graphic>
          </wp:inline>
        </w:drawing>
      </w:r>
    </w:p>
    <w:p w14:paraId="28C27C07">
      <w:pPr>
        <w:pStyle w:val="8"/>
        <w:ind w:firstLine="420"/>
      </w:pPr>
      <w:bookmarkStart w:id="37" w:name="_Toc19279644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t>句法依存树示例图</w:t>
      </w:r>
      <w:bookmarkEnd w:id="37"/>
    </w:p>
    <w:p w14:paraId="4BB81DAD">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Example diagram of syntactic dependency tree</w:t>
      </w:r>
    </w:p>
    <w:p w14:paraId="751BEA45">
      <w:pPr>
        <w:pStyle w:val="3"/>
      </w:pPr>
      <w:bookmarkStart w:id="38" w:name="_Toc192932487"/>
      <w:r>
        <w:rPr>
          <w:rFonts w:hint="eastAsia"/>
        </w:rPr>
        <w:t>2.4提示工程</w:t>
      </w:r>
      <w:bookmarkEnd w:id="38"/>
    </w:p>
    <w:p w14:paraId="4AF74EC7">
      <w:pPr>
        <w:ind w:firstLine="480"/>
      </w:pPr>
      <w:r>
        <w:rPr>
          <w:rFonts w:hint="eastAsia"/>
        </w:rPr>
        <w:t>提示工程是一种通过对输入提示语进行设计与优化，以此引导和限制大模型输出的方法，此过程无需对模型参数进行调整。其关键在于借助精心构思的提示，一方面助力模型更精准地领会用户需求，另一方面促使模型更好地契合任务，进而生成符合期望的内容</w:t>
      </w:r>
      <w:r>
        <w:rPr>
          <w:vertAlign w:val="superscript"/>
        </w:rPr>
        <w:fldChar w:fldCharType="begin"/>
      </w:r>
      <w:r>
        <w:rPr>
          <w:vertAlign w:val="superscript"/>
        </w:rPr>
        <w:instrText xml:space="preserve"> REF _Ref192934466 \r \h </w:instrText>
      </w:r>
      <w:r>
        <w:rPr>
          <w:vertAlign w:val="superscript"/>
        </w:rPr>
        <w:fldChar w:fldCharType="separate"/>
      </w:r>
      <w:r>
        <w:rPr>
          <w:vertAlign w:val="superscript"/>
        </w:rPr>
        <w:t>[46]</w:t>
      </w:r>
      <w:r>
        <w:rPr>
          <w:vertAlign w:val="superscript"/>
        </w:rPr>
        <w:fldChar w:fldCharType="end"/>
      </w:r>
      <w:r>
        <w:rPr>
          <w:rFonts w:hint="eastAsia"/>
        </w:rPr>
        <w:t>。</w:t>
      </w:r>
    </w:p>
    <w:p w14:paraId="0C960FEC">
      <w:pPr>
        <w:ind w:firstLine="480"/>
      </w:pPr>
      <w:r>
        <w:rPr>
          <w:rFonts w:hint="eastAsia"/>
        </w:rPr>
        <w:t>提示工程可划分为硬提示与软提示</w:t>
      </w:r>
      <w:r>
        <w:rPr>
          <w:vertAlign w:val="superscript"/>
        </w:rPr>
        <w:fldChar w:fldCharType="begin"/>
      </w:r>
      <w:r>
        <w:rPr>
          <w:vertAlign w:val="superscript"/>
        </w:rPr>
        <w:instrText xml:space="preserve"> REF _Ref192934478 \r \h </w:instrText>
      </w:r>
      <w:r>
        <w:rPr>
          <w:vertAlign w:val="superscript"/>
        </w:rPr>
        <w:fldChar w:fldCharType="separate"/>
      </w:r>
      <w:r>
        <w:rPr>
          <w:vertAlign w:val="superscript"/>
        </w:rPr>
        <w:t>[47]</w:t>
      </w:r>
      <w:r>
        <w:rPr>
          <w:vertAlign w:val="superscript"/>
        </w:rPr>
        <w:fldChar w:fldCharType="end"/>
      </w:r>
      <w:r>
        <w:rPr>
          <w:rFonts w:hint="eastAsia"/>
        </w:rPr>
        <w:t>。硬提示一般是自然语言预定义的文本或模板，适用于静态任务</w:t>
      </w:r>
      <w:r>
        <w:rPr>
          <w:vertAlign w:val="superscript"/>
        </w:rPr>
        <w:fldChar w:fldCharType="begin"/>
      </w:r>
      <w:r>
        <w:rPr>
          <w:vertAlign w:val="superscript"/>
        </w:rPr>
        <w:instrText xml:space="preserve"> REF _Ref192934490 \r \h </w:instrText>
      </w:r>
      <w:r>
        <w:rPr>
          <w:vertAlign w:val="superscript"/>
        </w:rPr>
        <w:fldChar w:fldCharType="separate"/>
      </w:r>
      <w:r>
        <w:rPr>
          <w:vertAlign w:val="superscript"/>
        </w:rPr>
        <w:t>[48]</w:t>
      </w:r>
      <w:r>
        <w:rPr>
          <w:vertAlign w:val="superscript"/>
        </w:rPr>
        <w:fldChar w:fldCharType="end"/>
      </w:r>
      <w:r>
        <w:rPr>
          <w:rFonts w:hint="eastAsia"/>
        </w:rPr>
        <w:t>；软提示则是在提示微调过程中产生的嵌入向量，适用于动态任务</w:t>
      </w:r>
      <w:r>
        <w:rPr>
          <w:vertAlign w:val="superscript"/>
        </w:rPr>
        <w:fldChar w:fldCharType="begin"/>
      </w:r>
      <w:r>
        <w:rPr>
          <w:vertAlign w:val="superscript"/>
        </w:rPr>
        <w:instrText xml:space="preserve"> REF _Ref192934503 \r \h </w:instrText>
      </w:r>
      <w:r>
        <w:rPr>
          <w:vertAlign w:val="superscript"/>
        </w:rPr>
        <w:fldChar w:fldCharType="separate"/>
      </w:r>
      <w:r>
        <w:rPr>
          <w:vertAlign w:val="superscript"/>
        </w:rPr>
        <w:t>[49]</w:t>
      </w:r>
      <w:r>
        <w:rPr>
          <w:vertAlign w:val="superscript"/>
        </w:rPr>
        <w:fldChar w:fldCharType="end"/>
      </w:r>
      <w:r>
        <w:rPr>
          <w:rFonts w:hint="eastAsia"/>
        </w:rPr>
        <w:t>。按照交互方式的不同，提示又可分为在线提示</w:t>
      </w:r>
      <w:r>
        <w:rPr>
          <w:vertAlign w:val="superscript"/>
        </w:rPr>
        <w:fldChar w:fldCharType="begin"/>
      </w:r>
      <w:r>
        <w:rPr>
          <w:vertAlign w:val="superscript"/>
        </w:rPr>
        <w:instrText xml:space="preserve"> REF _Ref192934518 \r \h </w:instrText>
      </w:r>
      <w:r>
        <w:rPr>
          <w:vertAlign w:val="superscript"/>
        </w:rPr>
        <w:fldChar w:fldCharType="separate"/>
      </w:r>
      <w:r>
        <w:rPr>
          <w:vertAlign w:val="superscript"/>
        </w:rPr>
        <w:t>[50]</w:t>
      </w:r>
      <w:r>
        <w:rPr>
          <w:vertAlign w:val="superscript"/>
        </w:rPr>
        <w:fldChar w:fldCharType="end"/>
      </w:r>
      <w:r>
        <w:rPr>
          <w:rFonts w:hint="eastAsia"/>
        </w:rPr>
        <w:t>和离线提示</w:t>
      </w:r>
      <w:r>
        <w:rPr>
          <w:vertAlign w:val="superscript"/>
        </w:rPr>
        <w:fldChar w:fldCharType="begin"/>
      </w:r>
      <w:r>
        <w:rPr>
          <w:vertAlign w:val="superscript"/>
        </w:rPr>
        <w:instrText xml:space="preserve"> REF _Ref192934539 \r \h </w:instrText>
      </w:r>
      <w:r>
        <w:rPr>
          <w:vertAlign w:val="superscript"/>
        </w:rPr>
        <w:fldChar w:fldCharType="separate"/>
      </w:r>
      <w:r>
        <w:rPr>
          <w:vertAlign w:val="superscript"/>
        </w:rPr>
        <w:t>[51]</w:t>
      </w:r>
      <w:r>
        <w:rPr>
          <w:vertAlign w:val="superscript"/>
        </w:rPr>
        <w:fldChar w:fldCharType="end"/>
      </w:r>
      <w:r>
        <w:rPr>
          <w:rFonts w:hint="eastAsia"/>
        </w:rPr>
        <w:t>，前者用于实时交互场景，后者则适用于批量处理任务。此外，依据应用领域的差异，提示工程还涵盖信息检索、文本生成、翻译、情感分析、编程与代码生成、对话、特定任务以及自定义应用等类别。对提示进行优化和定制，能够提升大模型在各类任务中的表现和适应性。</w:t>
      </w:r>
    </w:p>
    <w:p w14:paraId="73ED8C39">
      <w:pPr>
        <w:pStyle w:val="3"/>
      </w:pPr>
      <w:bookmarkStart w:id="39" w:name="_Toc192932488"/>
      <w:r>
        <w:rPr>
          <w:rFonts w:hint="eastAsia"/>
        </w:rPr>
        <w:t>2.5本章小结</w:t>
      </w:r>
      <w:bookmarkEnd w:id="39"/>
    </w:p>
    <w:p w14:paraId="7B296F73">
      <w:pPr>
        <w:ind w:firstLine="480"/>
      </w:pPr>
      <w:r>
        <w:rPr>
          <w:rFonts w:hint="eastAsia"/>
        </w:rPr>
        <w:t>本章聚焦自然语言理解任务的相关理论与技术。机器学习方面，介绍序列标注任务及可全局建模的条件随机场。深度学习领域，阐述BERT模型的预训练、微调机制及独特输入方式，以及能有效捕捉序列元素依赖关系的Self - Attention机制。编码方式上，字编码粒度细但失去词语的原意，词编码保存词语本身但却难处理未登录词。依存句法分析通过创建句法依存树识别词语依存关系。提示工程通过设计优化提示语引导大模型输出，优化定制提升大模型性能。</w:t>
      </w:r>
    </w:p>
    <w:p w14:paraId="7FA57BA5">
      <w:pPr>
        <w:pStyle w:val="35"/>
        <w:spacing w:line="360" w:lineRule="auto"/>
        <w:ind w:firstLine="0" w:firstLineChars="0"/>
      </w:pPr>
    </w:p>
    <w:p w14:paraId="0A85664D">
      <w:pPr>
        <w:pStyle w:val="35"/>
        <w:spacing w:line="360" w:lineRule="auto"/>
        <w:ind w:firstLine="0" w:firstLineChars="0"/>
      </w:pPr>
    </w:p>
    <w:p w14:paraId="3AB2471A">
      <w:pPr>
        <w:pStyle w:val="35"/>
        <w:spacing w:line="360" w:lineRule="auto"/>
        <w:ind w:firstLine="0" w:firstLineChars="0"/>
      </w:pPr>
    </w:p>
    <w:p w14:paraId="645E93F3">
      <w:pPr>
        <w:pStyle w:val="35"/>
        <w:spacing w:line="360" w:lineRule="auto"/>
        <w:ind w:firstLine="0" w:firstLineChars="0"/>
      </w:pPr>
    </w:p>
    <w:p w14:paraId="52CBAD4C">
      <w:pPr>
        <w:pStyle w:val="35"/>
        <w:spacing w:line="360" w:lineRule="auto"/>
        <w:ind w:firstLine="0" w:firstLineChars="0"/>
        <w:sectPr>
          <w:headerReference r:id="rId34" w:type="default"/>
          <w:headerReference r:id="rId35" w:type="even"/>
          <w:pgSz w:w="11906" w:h="16838"/>
          <w:pgMar w:top="1134" w:right="1588" w:bottom="1418" w:left="1588" w:header="1417" w:footer="1701" w:gutter="284"/>
          <w:cols w:space="425" w:num="1"/>
          <w:docGrid w:type="lines" w:linePitch="326" w:charSpace="0"/>
        </w:sectPr>
      </w:pPr>
    </w:p>
    <w:p w14:paraId="6AC42F79">
      <w:pPr>
        <w:pStyle w:val="2"/>
        <w:numPr>
          <w:ilvl w:val="0"/>
          <w:numId w:val="0"/>
        </w:numPr>
        <w:ind w:left="0" w:leftChars="0" w:firstLine="0" w:firstLineChars="0"/>
      </w:pPr>
      <w:r>
        <w:rPr>
          <w:rFonts w:hint="eastAsia" w:ascii="Times New Roman" w:hAnsi="Times New Roman" w:eastAsia="黑体" w:cs="Times New Roman"/>
          <w:bCs/>
          <w:kern w:val="44"/>
          <w:sz w:val="32"/>
          <w:szCs w:val="44"/>
          <w:lang w:val="en-US" w:eastAsia="zh-CN" w:bidi="ar-SA"/>
        </w:rPr>
        <w:t>第</w:t>
      </w:r>
      <w:r>
        <w:rPr>
          <w:rFonts w:hint="eastAsia" w:cs="Times New Roman"/>
          <w:bCs/>
          <w:kern w:val="44"/>
          <w:sz w:val="32"/>
          <w:szCs w:val="44"/>
          <w:lang w:val="en-US" w:eastAsia="zh-CN" w:bidi="ar-SA"/>
        </w:rPr>
        <w:t>三</w:t>
      </w:r>
      <w:r>
        <w:rPr>
          <w:rFonts w:hint="eastAsia" w:ascii="Times New Roman" w:hAnsi="Times New Roman" w:eastAsia="黑体" w:cs="Times New Roman"/>
          <w:bCs/>
          <w:kern w:val="44"/>
          <w:sz w:val="32"/>
          <w:szCs w:val="44"/>
          <w:lang w:val="en-US" w:eastAsia="zh-CN" w:bidi="ar-SA"/>
        </w:rPr>
        <w:t>章</w:t>
      </w:r>
      <w:r>
        <w:rPr>
          <w:rFonts w:hint="eastAsia"/>
        </w:rPr>
        <w:t xml:space="preserve"> </w:t>
      </w:r>
      <w:bookmarkStart w:id="40" w:name="_Toc192932489"/>
      <w:r>
        <w:rPr>
          <w:rFonts w:hint="eastAsia"/>
        </w:rPr>
        <w:t>基于编码方式的NLU模型优化</w:t>
      </w:r>
      <w:bookmarkEnd w:id="40"/>
    </w:p>
    <w:p w14:paraId="035E2042">
      <w:pPr>
        <w:ind w:firstLine="480"/>
      </w:pPr>
      <w:r>
        <w:rPr>
          <w:rFonts w:hint="eastAsia"/>
        </w:rPr>
        <w:t>本章主要研究现有方法在处理已训练指标项文本上语义解析准确率不足的问题。针对这一问题，本章围绕面向电力指标问答的自然语言理解模型，在编码方式层面展开研究。首先明确电力指标问答系统中</w:t>
      </w:r>
      <w:r>
        <w:t>NLU</w:t>
      </w:r>
      <w:r>
        <w:rPr>
          <w:rFonts w:hint="eastAsia"/>
        </w:rPr>
        <w:t>模型的任务定义以及基础模型的架构。随后，针对以字为基本单位编码模型存在的局限性，依次提出基于词编码、编码层字词融合和解码层字词融合的NLU模型，详细阐述各模型的架构、各层级设计及创新机制。最后，以语义准确率为评估指标，通过实验对比不同编码方式的模型性能，验证了优化后模型在提高</w:t>
      </w:r>
      <w:r>
        <w:t>NLU</w:t>
      </w:r>
      <w:r>
        <w:rPr>
          <w:rFonts w:hint="eastAsia"/>
        </w:rPr>
        <w:t>任务准确率、增强适应性和鲁棒性方面的作用。</w:t>
      </w:r>
    </w:p>
    <w:p w14:paraId="4D083BA6">
      <w:pPr>
        <w:pStyle w:val="3"/>
      </w:pPr>
      <w:bookmarkStart w:id="41" w:name="_Toc192932490"/>
      <w:r>
        <w:rPr>
          <w:rFonts w:hint="eastAsia"/>
        </w:rPr>
        <w:t>3.1面向电力指标问答NLU模型</w:t>
      </w:r>
      <w:bookmarkEnd w:id="41"/>
    </w:p>
    <w:p w14:paraId="4FE52792">
      <w:pPr>
        <w:pStyle w:val="4"/>
        <w:rPr>
          <w:rFonts w:hint="eastAsia" w:ascii="黑体" w:hAnsi="黑体" w:eastAsia="黑体" w:cs="黑体"/>
        </w:rPr>
      </w:pPr>
      <w:bookmarkStart w:id="42" w:name="_Toc192932491"/>
      <w:r>
        <w:rPr>
          <w:rFonts w:hint="eastAsia" w:ascii="黑体" w:hAnsi="黑体" w:eastAsia="黑体" w:cs="黑体"/>
        </w:rPr>
        <w:t>3.1.1任务定义</w:t>
      </w:r>
      <w:bookmarkEnd w:id="42"/>
    </w:p>
    <w:p w14:paraId="252BE4D5">
      <w:pPr>
        <w:ind w:firstLine="480"/>
      </w:pPr>
      <w:r>
        <w:rPr>
          <w:rFonts w:hint="eastAsia"/>
        </w:rPr>
        <w:t>电力指标问答系统是一种基于电力领域数据库的智能查询系统，旨在理解和回答关于电力领域的相关问题。这些问题通常涉及电力系统的业务场景、用户意图及具体带有电力系统运行指标的槽信息。该系统通过准确识别和解析用户查询语句，提供快速、准确的答案，帮助用户获取所需的信息，从而提升电力系统的管理和运营效率。</w:t>
      </w:r>
    </w:p>
    <w:p w14:paraId="1FF67C39">
      <w:pPr>
        <w:ind w:firstLine="480"/>
      </w:pPr>
      <w:r>
        <w:rPr>
          <w:rFonts w:hint="eastAsia"/>
        </w:rPr>
        <w:t>面向电力领域指标问答的NLU模型需要准确识别用户查询语句对应的业务场景、意图以及槽信息。</w:t>
      </w:r>
      <w:r>
        <w:t>对于用户提出的自然语言问题，模型输入文本表示为</w:t>
      </w:r>
      <m:oMath>
        <m:r>
          <m:rPr>
            <m:sty m:val="p"/>
          </m:rPr>
          <w:rPr>
            <w:rFonts w:ascii="Cambria Math" w:hAnsi="Cambria Math"/>
          </w:rPr>
          <m:t>Z</m:t>
        </m:r>
        <m:r>
          <m:rP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m:rPr>
                    <m:sty m:val="p"/>
                  </m:rPr>
                  <w:rPr>
                    <w:rFonts w:ascii="Cambria Math" w:hAnsi="Cambria Math"/>
                  </w:rPr>
                  <m:t>z</m:t>
                </m:r>
                <m:ctrlPr>
                  <w:rPr>
                    <w:rFonts w:ascii="Cambria Math" w:hAnsi="Cambria Math"/>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m:sty m:val="p"/>
              </m:rPr>
              <w:rPr>
                <w:rFonts w:hint="eastAsia" w:ascii="Cambria Math" w:hAnsi="Cambria Math"/>
              </w:rPr>
              <m:t>…</m:t>
            </m:r>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m:sty m:val="p"/>
                  </m:rPr>
                  <w:rPr>
                    <w:rFonts w:ascii="Cambria Math" w:hAnsi="Cambria Math"/>
                  </w:rPr>
                  <m:t>n</m:t>
                </m:r>
                <m:ctrlPr>
                  <w:rPr>
                    <w:rFonts w:ascii="Cambria Math" w:hAnsi="Cambria Math"/>
                    <w:i/>
                  </w:rPr>
                </m:ctrlPr>
              </m:sub>
            </m:sSub>
            <m:ctrlPr>
              <w:rPr>
                <w:rFonts w:ascii="Cambria Math" w:hAnsi="Cambria Math"/>
                <w:i/>
              </w:rPr>
            </m:ctrlPr>
          </m:e>
        </m:d>
      </m:oMath>
      <w:r>
        <w:t>，输出结果包括问题所属的</w:t>
      </w:r>
      <w:r>
        <w:rPr>
          <w:rFonts w:hint="eastAsia"/>
        </w:rPr>
        <w:t>业务场景</w:t>
      </w:r>
      <m:oMath>
        <m:r>
          <m:rPr/>
          <w:rPr>
            <w:rFonts w:hint="eastAsia" w:ascii="Cambria Math" w:hAnsi="Cambria Math"/>
          </w:rPr>
          <m:t>domain</m:t>
        </m:r>
      </m:oMath>
      <w:r>
        <w:t>、意图</w:t>
      </w:r>
      <m:oMath>
        <m:r>
          <m:rPr/>
          <w:rPr>
            <w:rFonts w:hint="eastAsia" w:ascii="Cambria Math" w:hAnsi="Cambria Math"/>
          </w:rPr>
          <m:t>intent</m:t>
        </m:r>
      </m:oMath>
      <w:r>
        <w:t>，以及一组槽位及其对应值的集合</w:t>
      </w:r>
      <m:oMath>
        <m:r>
          <m:rPr/>
          <w:rPr>
            <w:rFonts w:hint="eastAsia" w:ascii="Cambria Math" w:hAnsi="Cambria Math"/>
          </w:rPr>
          <m:t>slots</m:t>
        </m:r>
      </m:oMath>
      <w:r>
        <w:t>，</w:t>
      </w:r>
      <w:r>
        <w:rPr>
          <w:rFonts w:hint="eastAsia"/>
        </w:rPr>
        <w:t>详细</w:t>
      </w:r>
      <w:r>
        <w:t>表示为</w:t>
      </w:r>
      <m:oMath>
        <m:r>
          <m:rPr>
            <m:lit/>
            <m:sty m:val="p"/>
          </m:rPr>
          <w:rPr>
            <w:rFonts w:ascii="Cambria Math" w:hAnsi="Cambria Math"/>
          </w:rPr>
          <m:t>{</m:t>
        </m:r>
        <m:r>
          <m:rPr>
            <m:sty m:val="p"/>
          </m:rPr>
          <w:rPr>
            <w:rFonts w:ascii="Cambria Math" w:hAnsi="Cambria Math"/>
          </w:rPr>
          <m:t xml:space="preserve">domain: </m:t>
        </m:r>
        <m:r>
          <m:rPr/>
          <w:rPr>
            <w:rFonts w:ascii="Cambria Math" w:hAnsi="Cambria Math"/>
          </w:rPr>
          <m:t>d</m:t>
        </m:r>
        <m:r>
          <m:rPr>
            <m:lit/>
            <m:sty m:val="p"/>
          </m:rPr>
          <w:rPr>
            <w:rFonts w:ascii="Cambria Math" w:hAnsi="Cambria Math"/>
          </w:rPr>
          <m:t>_</m:t>
        </m:r>
        <m:r>
          <m:rPr>
            <m:sty m:val="p"/>
          </m:rPr>
          <w:rPr>
            <w:rFonts w:ascii="Cambria Math" w:hAnsi="Cambria Math"/>
          </w:rPr>
          <m:t xml:space="preserve">value, intent: </m:t>
        </m:r>
        <m:r>
          <m:rPr/>
          <w:rPr>
            <w:rFonts w:ascii="Cambria Math" w:hAnsi="Cambria Math"/>
          </w:rPr>
          <m:t>i</m:t>
        </m:r>
        <m:r>
          <m:rPr>
            <m:lit/>
            <m:sty m:val="p"/>
          </m:rPr>
          <w:rPr>
            <w:rFonts w:ascii="Cambria Math" w:hAnsi="Cambria Math"/>
          </w:rPr>
          <m:t>_</m:t>
        </m:r>
        <m:r>
          <m:rPr>
            <m:sty m:val="p"/>
          </m:rPr>
          <w:rPr>
            <w:rFonts w:ascii="Cambria Math" w:hAnsi="Cambria Math"/>
          </w:rPr>
          <m:t>value, slots:</m:t>
        </m:r>
      </m:oMath>
    </w:p>
    <w:p w14:paraId="4E085D10">
      <w:pPr>
        <w:ind w:firstLine="0" w:firstLineChars="0"/>
        <w:rPr>
          <w:color w:val="000000" w:themeColor="text1"/>
          <w14:textFill>
            <w14:solidFill>
              <w14:schemeClr w14:val="tx1"/>
            </w14:solidFill>
          </w14:textFill>
        </w:rPr>
      </w:pPr>
      <m:oMath>
        <m:r>
          <m:rPr>
            <m:lit/>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cs="Cambria Math"/>
          </w:rPr>
          <m:t>slo</m:t>
        </m:r>
        <m:sSub>
          <m:sSubPr>
            <m:ctrlPr>
              <w:rPr>
                <w:rFonts w:ascii="Cambria Math" w:hAnsi="Cambria Math" w:cs="Cambria Math"/>
                <w:i/>
                <w:iCs/>
              </w:rPr>
            </m:ctrlPr>
          </m:sSubPr>
          <m:e>
            <m:r>
              <m:rPr/>
              <w:rPr>
                <w:rFonts w:ascii="Cambria Math" w:hAnsi="Cambria Math" w:cs="Cambria Math"/>
              </w:rPr>
              <m:t>t</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sty m:val="p"/>
          </m:rPr>
          <w:rPr>
            <w:rFonts w:ascii="Cambria Math" w:hAnsi="Cambria Math"/>
          </w:rPr>
          <m:t>:</m:t>
        </m:r>
        <m:r>
          <m:rPr/>
          <w:rPr>
            <w:rFonts w:ascii="Cambria Math" w:hAnsi="Cambria Math" w:cs="Cambria Math"/>
          </w:rPr>
          <m:t>valu</m:t>
        </m:r>
        <m:sSub>
          <m:sSubPr>
            <m:ctrlPr>
              <w:rPr>
                <w:rFonts w:ascii="Cambria Math" w:hAnsi="Cambria Math" w:cs="Cambria Math"/>
                <w:i/>
                <w:iCs/>
              </w:rPr>
            </m:ctrlPr>
          </m:sSubPr>
          <m:e>
            <m:r>
              <m:rPr/>
              <w:rPr>
                <w:rFonts w:ascii="Cambria Math" w:hAnsi="Cambria Math" w:cs="Cambria Math"/>
              </w:rPr>
              <m:t>e</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lit/>
            <m:sty m:val="p"/>
          </m:rPr>
          <w:rPr>
            <w:rFonts w:ascii="Cambria Math" w:hAnsi="Cambria Math"/>
          </w:rPr>
          <m:t>}}</m:t>
        </m:r>
      </m:oMath>
      <w:r>
        <w:rPr>
          <w:rFonts w:hint="eastAsia"/>
        </w:rPr>
        <w:t>。下</w:t>
      </w:r>
      <w:r>
        <w:rPr>
          <w:rFonts w:hint="eastAsia"/>
          <w:color w:val="000000" w:themeColor="text1"/>
          <w14:textFill>
            <w14:solidFill>
              <w14:schemeClr w14:val="tx1"/>
            </w14:solidFill>
          </w14:textFill>
        </w:rPr>
        <w:t>表3-1展示了在实际应用场景中电力指标问答系统一个常见的用户问题以及NLU模型针对该问题所输出的映射结果。</w:t>
      </w:r>
      <w:r>
        <w:rPr>
          <w:color w:val="000000" w:themeColor="text1"/>
          <w14:textFill>
            <w14:solidFill>
              <w14:schemeClr w14:val="tx1"/>
            </w14:solidFill>
          </w14:textFill>
        </w:rPr>
        <w:t xml:space="preserve"> </w:t>
      </w:r>
    </w:p>
    <w:p w14:paraId="2E94FD4F">
      <w:pPr>
        <w:pStyle w:val="8"/>
        <w:ind w:firstLine="420"/>
      </w:pPr>
      <w:bookmarkStart w:id="43" w:name="_Toc19279649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 xml:space="preserve"> NLU任务示例</w:t>
      </w:r>
      <w:bookmarkEnd w:id="43"/>
    </w:p>
    <w:p w14:paraId="0A7CBB3A">
      <w:pPr>
        <w:pStyle w:val="8"/>
        <w:ind w:firstLine="0" w:firstLineChars="0"/>
        <w:rPr>
          <w:rFonts w:eastAsia="宋体"/>
        </w:rPr>
      </w:pPr>
      <w:r>
        <w:t xml:space="preserve">Table </w:t>
      </w:r>
      <w:r>
        <w:rPr>
          <w:rFonts w:hint="eastAsia"/>
        </w:rPr>
        <w:t>3</w:t>
      </w:r>
      <w:r>
        <w:noBreakHyphen/>
      </w:r>
      <w:r>
        <w:fldChar w:fldCharType="begin"/>
      </w:r>
      <w:r>
        <w:instrText xml:space="preserve"> SEQ Table \* ARABIC \s 1 </w:instrText>
      </w:r>
      <w:r>
        <w:fldChar w:fldCharType="separate"/>
      </w:r>
      <w:r>
        <w:t>1</w:t>
      </w:r>
      <w:r>
        <w:fldChar w:fldCharType="end"/>
      </w:r>
      <w:r>
        <w:rPr>
          <w:rFonts w:eastAsia="宋体"/>
        </w:rPr>
        <w:t xml:space="preserve"> Task </w:t>
      </w:r>
      <w:r>
        <w:rPr>
          <w:rFonts w:hint="eastAsia" w:eastAsia="宋体"/>
        </w:rPr>
        <w:t>e</w:t>
      </w:r>
      <w:r>
        <w:rPr>
          <w:rFonts w:eastAsia="宋体"/>
        </w:rPr>
        <w:t>xample</w:t>
      </w:r>
      <w:r>
        <w:rPr>
          <w:rFonts w:hint="eastAsia" w:eastAsia="宋体"/>
        </w:rPr>
        <w:t xml:space="preserve"> of NLU</w:t>
      </w:r>
    </w:p>
    <w:tbl>
      <w:tblPr>
        <w:tblStyle w:val="27"/>
        <w:tblW w:w="0" w:type="auto"/>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696"/>
        <w:gridCol w:w="6600"/>
      </w:tblGrid>
      <w:tr w14:paraId="511F030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top w:val="single" w:color="auto" w:sz="12" w:space="0"/>
            </w:tcBorders>
          </w:tcPr>
          <w:p w14:paraId="6E27599D">
            <w:pPr>
              <w:spacing w:line="240" w:lineRule="auto"/>
              <w:ind w:firstLine="420"/>
              <w:jc w:val="left"/>
              <w:rPr>
                <w:sz w:val="21"/>
                <w:szCs w:val="21"/>
              </w:rPr>
            </w:pPr>
            <w:r>
              <w:rPr>
                <w:rFonts w:hint="eastAsia"/>
                <w:sz w:val="21"/>
                <w:szCs w:val="21"/>
              </w:rPr>
              <w:t>输入</w:t>
            </w:r>
          </w:p>
        </w:tc>
        <w:tc>
          <w:tcPr>
            <w:tcW w:w="6600" w:type="dxa"/>
            <w:tcBorders>
              <w:top w:val="single" w:color="auto" w:sz="12" w:space="0"/>
            </w:tcBorders>
          </w:tcPr>
          <w:p w14:paraId="76A5C90E">
            <w:pPr>
              <w:spacing w:line="240" w:lineRule="auto"/>
              <w:ind w:firstLine="420"/>
              <w:jc w:val="left"/>
              <w:rPr>
                <w:sz w:val="21"/>
                <w:szCs w:val="21"/>
              </w:rPr>
            </w:pPr>
            <w:r>
              <w:rPr>
                <w:sz w:val="21"/>
                <w:szCs w:val="21"/>
              </w:rPr>
              <w:t>"</w:t>
            </w:r>
            <w:r>
              <w:rPr>
                <w:rFonts w:hint="eastAsia"/>
                <w:sz w:val="21"/>
                <w:szCs w:val="21"/>
              </w:rPr>
              <w:t>今年1月石家庄售电量是多少</w:t>
            </w:r>
            <w:r>
              <w:rPr>
                <w:sz w:val="21"/>
                <w:szCs w:val="21"/>
              </w:rPr>
              <w:t>"</w:t>
            </w:r>
          </w:p>
        </w:tc>
      </w:tr>
      <w:tr w14:paraId="3DF1CB9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bottom w:val="single" w:color="auto" w:sz="12" w:space="0"/>
            </w:tcBorders>
          </w:tcPr>
          <w:p w14:paraId="2DC37DB5">
            <w:pPr>
              <w:spacing w:line="240" w:lineRule="auto"/>
              <w:ind w:firstLine="420"/>
              <w:jc w:val="left"/>
              <w:rPr>
                <w:sz w:val="21"/>
                <w:szCs w:val="21"/>
              </w:rPr>
            </w:pPr>
            <w:r>
              <w:rPr>
                <w:rFonts w:hint="eastAsia"/>
                <w:sz w:val="21"/>
                <w:szCs w:val="21"/>
              </w:rPr>
              <w:t>输出</w:t>
            </w:r>
          </w:p>
        </w:tc>
        <w:tc>
          <w:tcPr>
            <w:tcW w:w="6600" w:type="dxa"/>
            <w:tcBorders>
              <w:bottom w:val="single" w:color="auto" w:sz="12" w:space="0"/>
            </w:tcBorders>
          </w:tcPr>
          <w:p w14:paraId="3FBA46A5">
            <w:pPr>
              <w:spacing w:line="240" w:lineRule="auto"/>
              <w:ind w:firstLine="420"/>
              <w:jc w:val="left"/>
              <w:rPr>
                <w:sz w:val="21"/>
                <w:szCs w:val="21"/>
              </w:rPr>
            </w:pPr>
            <w:r>
              <w:rPr>
                <w:rFonts w:hint="eastAsia"/>
                <w:sz w:val="21"/>
                <w:szCs w:val="21"/>
              </w:rPr>
              <w:t>{</w:t>
            </w:r>
          </w:p>
          <w:p w14:paraId="68350321">
            <w:pPr>
              <w:spacing w:line="240" w:lineRule="auto"/>
              <w:ind w:firstLine="630" w:firstLineChars="300"/>
              <w:jc w:val="left"/>
              <w:rPr>
                <w:sz w:val="21"/>
                <w:szCs w:val="21"/>
              </w:rPr>
            </w:pPr>
            <w:r>
              <w:rPr>
                <w:sz w:val="21"/>
                <w:szCs w:val="21"/>
              </w:rPr>
              <w:t>"domain":"</w:t>
            </w:r>
            <w:r>
              <w:rPr>
                <w:rFonts w:hint="eastAsia"/>
                <w:sz w:val="21"/>
                <w:szCs w:val="21"/>
              </w:rPr>
              <w:t>售电量及收入</w:t>
            </w:r>
            <w:r>
              <w:rPr>
                <w:sz w:val="21"/>
                <w:szCs w:val="21"/>
              </w:rPr>
              <w:t>"</w:t>
            </w:r>
            <w:r>
              <w:rPr>
                <w:rFonts w:hint="eastAsia"/>
                <w:sz w:val="21"/>
                <w:szCs w:val="21"/>
              </w:rPr>
              <w:t>,</w:t>
            </w:r>
          </w:p>
          <w:p w14:paraId="54C5E500">
            <w:pPr>
              <w:spacing w:line="240" w:lineRule="auto"/>
              <w:ind w:firstLine="630" w:firstLineChars="300"/>
              <w:jc w:val="left"/>
              <w:rPr>
                <w:ins w:id="0" w:author="Microsoft Office User" w:date="2024-02-04T12:23:00Z"/>
                <w:sz w:val="21"/>
                <w:szCs w:val="21"/>
              </w:rPr>
            </w:pPr>
            <w:r>
              <w:rPr>
                <w:sz w:val="21"/>
                <w:szCs w:val="21"/>
              </w:rPr>
              <w:t>"intent"</w:t>
            </w:r>
            <w:r>
              <w:rPr>
                <w:rFonts w:hint="eastAsia"/>
                <w:sz w:val="21"/>
                <w:szCs w:val="21"/>
              </w:rPr>
              <w:t>:</w:t>
            </w:r>
            <w:r>
              <w:rPr>
                <w:sz w:val="21"/>
                <w:szCs w:val="21"/>
              </w:rPr>
              <w:t xml:space="preserve"> "query_number"</w:t>
            </w:r>
            <w:r>
              <w:rPr>
                <w:rFonts w:hint="eastAsia"/>
                <w:sz w:val="21"/>
                <w:szCs w:val="21"/>
              </w:rPr>
              <w:t>,</w:t>
            </w:r>
          </w:p>
          <w:p w14:paraId="46EF0CF0">
            <w:pPr>
              <w:spacing w:line="240" w:lineRule="auto"/>
              <w:ind w:firstLine="630" w:firstLineChars="300"/>
              <w:jc w:val="left"/>
              <w:rPr>
                <w:sz w:val="21"/>
                <w:szCs w:val="21"/>
              </w:rPr>
            </w:pPr>
            <w:r>
              <w:rPr>
                <w:sz w:val="21"/>
                <w:szCs w:val="21"/>
              </w:rPr>
              <w:t>"slots"</w:t>
            </w:r>
            <w:r>
              <w:rPr>
                <w:rFonts w:hint="eastAsia"/>
                <w:sz w:val="21"/>
                <w:szCs w:val="21"/>
              </w:rPr>
              <w:t>:</w:t>
            </w:r>
            <w:r>
              <w:rPr>
                <w:sz w:val="21"/>
                <w:szCs w:val="21"/>
              </w:rPr>
              <w:t>{</w:t>
            </w:r>
          </w:p>
          <w:p w14:paraId="5BD02828">
            <w:pPr>
              <w:spacing w:line="240" w:lineRule="auto"/>
              <w:ind w:firstLine="1260" w:firstLineChars="600"/>
              <w:jc w:val="left"/>
              <w:rPr>
                <w:sz w:val="21"/>
                <w:szCs w:val="21"/>
              </w:rPr>
            </w:pPr>
            <w:r>
              <w:rPr>
                <w:sz w:val="21"/>
                <w:szCs w:val="21"/>
              </w:rPr>
              <w:t>"time": "</w:t>
            </w:r>
            <w:r>
              <w:rPr>
                <w:rFonts w:hint="eastAsia"/>
                <w:sz w:val="21"/>
                <w:szCs w:val="21"/>
              </w:rPr>
              <w:t>今年1月</w:t>
            </w:r>
            <w:r>
              <w:rPr>
                <w:sz w:val="21"/>
                <w:szCs w:val="21"/>
              </w:rPr>
              <w:t>"</w:t>
            </w:r>
            <w:r>
              <w:rPr>
                <w:rFonts w:hint="eastAsia"/>
                <w:sz w:val="21"/>
                <w:szCs w:val="21"/>
              </w:rPr>
              <w:t>,</w:t>
            </w:r>
          </w:p>
          <w:p w14:paraId="5BA15F9F">
            <w:pPr>
              <w:spacing w:line="240" w:lineRule="auto"/>
              <w:ind w:firstLine="1260" w:firstLineChars="600"/>
              <w:jc w:val="left"/>
              <w:rPr>
                <w:sz w:val="21"/>
                <w:szCs w:val="21"/>
              </w:rPr>
            </w:pPr>
            <w:r>
              <w:rPr>
                <w:sz w:val="21"/>
                <w:szCs w:val="21"/>
              </w:rPr>
              <w:t>"org": "</w:t>
            </w:r>
            <w:r>
              <w:rPr>
                <w:rFonts w:hint="eastAsia"/>
                <w:sz w:val="21"/>
                <w:szCs w:val="21"/>
              </w:rPr>
              <w:t>石家庄</w:t>
            </w:r>
            <w:r>
              <w:rPr>
                <w:sz w:val="21"/>
                <w:szCs w:val="21"/>
              </w:rPr>
              <w:t>"</w:t>
            </w:r>
            <w:r>
              <w:rPr>
                <w:rFonts w:hint="eastAsia"/>
                <w:sz w:val="21"/>
                <w:szCs w:val="21"/>
              </w:rPr>
              <w:t>,</w:t>
            </w:r>
          </w:p>
          <w:p w14:paraId="58DE2F7A">
            <w:pPr>
              <w:spacing w:line="240" w:lineRule="auto"/>
              <w:ind w:firstLine="1260" w:firstLineChars="600"/>
              <w:jc w:val="left"/>
              <w:rPr>
                <w:sz w:val="21"/>
                <w:szCs w:val="21"/>
              </w:rPr>
            </w:pPr>
            <w:r>
              <w:rPr>
                <w:sz w:val="21"/>
                <w:szCs w:val="21"/>
              </w:rPr>
              <w:t>"query": "</w:t>
            </w:r>
            <w:r>
              <w:rPr>
                <w:rFonts w:hint="eastAsia"/>
                <w:sz w:val="21"/>
                <w:szCs w:val="21"/>
              </w:rPr>
              <w:t>售电量</w:t>
            </w:r>
            <w:r>
              <w:rPr>
                <w:sz w:val="21"/>
                <w:szCs w:val="21"/>
              </w:rPr>
              <w:t>"</w:t>
            </w:r>
          </w:p>
          <w:p w14:paraId="5ED0378E">
            <w:pPr>
              <w:spacing w:line="240" w:lineRule="auto"/>
              <w:ind w:firstLine="630" w:firstLineChars="300"/>
              <w:jc w:val="left"/>
              <w:rPr>
                <w:sz w:val="21"/>
                <w:szCs w:val="21"/>
              </w:rPr>
            </w:pPr>
            <w:r>
              <w:rPr>
                <w:sz w:val="21"/>
                <w:szCs w:val="21"/>
              </w:rPr>
              <w:t>}</w:t>
            </w:r>
          </w:p>
          <w:p w14:paraId="74F0336D">
            <w:pPr>
              <w:spacing w:line="240" w:lineRule="auto"/>
              <w:ind w:firstLine="420"/>
              <w:jc w:val="left"/>
              <w:rPr>
                <w:sz w:val="21"/>
                <w:szCs w:val="21"/>
              </w:rPr>
            </w:pPr>
            <w:r>
              <w:rPr>
                <w:rFonts w:hint="eastAsia"/>
                <w:sz w:val="21"/>
                <w:szCs w:val="21"/>
              </w:rPr>
              <w:t>}</w:t>
            </w:r>
          </w:p>
        </w:tc>
      </w:tr>
    </w:tbl>
    <w:p w14:paraId="001B53F8">
      <w:pPr>
        <w:ind w:firstLine="480"/>
      </w:pPr>
      <w:r>
        <w:rPr>
          <w:rFonts w:hint="eastAsia"/>
        </w:rPr>
        <w:t>其中，涉及的专业名词详细解释如下所示：</w:t>
      </w:r>
    </w:p>
    <w:p w14:paraId="3370FFDA">
      <w:pPr>
        <w:ind w:firstLine="482"/>
      </w:pPr>
      <w:r>
        <w:rPr>
          <w:rFonts w:hint="eastAsia"/>
          <w:b/>
          <w:bCs/>
        </w:rPr>
        <w:t>业务场景（domain）</w:t>
      </w:r>
      <w:r>
        <w:rPr>
          <w:rFonts w:hint="eastAsia"/>
        </w:rPr>
        <w:t>：用户查询语句所属的特定场景域或业务范畴，在电力领域中，常见的业务场景包括售电量及收入、用电量、业扩工单等。</w:t>
      </w:r>
    </w:p>
    <w:p w14:paraId="11140EDD">
      <w:pPr>
        <w:ind w:firstLine="482"/>
      </w:pPr>
      <w:r>
        <w:rPr>
          <w:b/>
          <w:bCs/>
        </w:rPr>
        <w:t>意图（</w:t>
      </w:r>
      <w:r>
        <w:rPr>
          <w:rFonts w:hint="eastAsia"/>
          <w:b/>
          <w:bCs/>
        </w:rPr>
        <w:t>i</w:t>
      </w:r>
      <w:r>
        <w:rPr>
          <w:b/>
          <w:bCs/>
        </w:rPr>
        <w:t>ntent）</w:t>
      </w:r>
      <w:r>
        <w:t>：用户查询的具体目的或动作。在电力领域中，</w:t>
      </w:r>
      <w:r>
        <w:rPr>
          <w:rFonts w:hint="eastAsia"/>
        </w:rPr>
        <w:t>根据常见的用户查询语句，共设计八大意图，具体意图定义与示例如表3-2所示。</w:t>
      </w:r>
    </w:p>
    <w:p w14:paraId="135D350D">
      <w:pPr>
        <w:pStyle w:val="8"/>
        <w:ind w:firstLine="420"/>
      </w:pPr>
      <w:bookmarkStart w:id="44" w:name="_Toc19279650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意图定义与示例</w:t>
      </w:r>
      <w:bookmarkEnd w:id="44"/>
    </w:p>
    <w:p w14:paraId="1427C0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2</w:t>
      </w:r>
      <w:r>
        <w:fldChar w:fldCharType="end"/>
      </w:r>
      <w:r>
        <w:rPr>
          <w:rFonts w:hint="eastAsia"/>
        </w:rPr>
        <w:t xml:space="preserve"> </w:t>
      </w:r>
      <w:r>
        <w:t xml:space="preserve">Intention </w:t>
      </w:r>
      <w:r>
        <w:rPr>
          <w:rFonts w:hint="eastAsia"/>
        </w:rPr>
        <w:t>d</w:t>
      </w:r>
      <w:r>
        <w:t xml:space="preserve">efinition and </w:t>
      </w:r>
      <w:r>
        <w:rPr>
          <w:rFonts w:hint="eastAsia"/>
        </w:rPr>
        <w:t>e</w:t>
      </w:r>
      <w:r>
        <w:t>xamples</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2118"/>
        <w:gridCol w:w="4848"/>
      </w:tblGrid>
      <w:tr w14:paraId="71753B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12" w:space="0"/>
              <w:bottom w:val="single" w:color="auto" w:sz="4" w:space="0"/>
            </w:tcBorders>
          </w:tcPr>
          <w:p w14:paraId="36EA32A8">
            <w:pPr>
              <w:spacing w:line="240" w:lineRule="auto"/>
              <w:ind w:firstLine="0" w:firstLineChars="0"/>
              <w:jc w:val="center"/>
              <w:rPr>
                <w:sz w:val="21"/>
                <w:szCs w:val="21"/>
              </w:rPr>
            </w:pPr>
            <w:r>
              <w:rPr>
                <w:rFonts w:hint="eastAsia"/>
                <w:sz w:val="21"/>
                <w:szCs w:val="21"/>
              </w:rPr>
              <w:t>意图</w:t>
            </w:r>
          </w:p>
        </w:tc>
        <w:tc>
          <w:tcPr>
            <w:tcW w:w="2127" w:type="dxa"/>
            <w:tcBorders>
              <w:top w:val="single" w:color="auto" w:sz="12" w:space="0"/>
              <w:bottom w:val="single" w:color="auto" w:sz="4" w:space="0"/>
            </w:tcBorders>
          </w:tcPr>
          <w:p w14:paraId="51A617FE">
            <w:pPr>
              <w:spacing w:line="240" w:lineRule="auto"/>
              <w:ind w:firstLine="0" w:firstLineChars="0"/>
              <w:jc w:val="center"/>
              <w:rPr>
                <w:sz w:val="21"/>
                <w:szCs w:val="21"/>
              </w:rPr>
            </w:pPr>
            <w:r>
              <w:rPr>
                <w:rFonts w:hint="eastAsia"/>
                <w:sz w:val="21"/>
                <w:szCs w:val="21"/>
              </w:rPr>
              <w:t>含义</w:t>
            </w:r>
          </w:p>
        </w:tc>
        <w:tc>
          <w:tcPr>
            <w:tcW w:w="4897" w:type="dxa"/>
            <w:tcBorders>
              <w:top w:val="single" w:color="auto" w:sz="12" w:space="0"/>
              <w:bottom w:val="single" w:color="auto" w:sz="4" w:space="0"/>
            </w:tcBorders>
          </w:tcPr>
          <w:p w14:paraId="6BF3579E">
            <w:pPr>
              <w:spacing w:line="240" w:lineRule="auto"/>
              <w:ind w:firstLine="0" w:firstLineChars="0"/>
              <w:jc w:val="center"/>
              <w:rPr>
                <w:sz w:val="21"/>
                <w:szCs w:val="21"/>
              </w:rPr>
            </w:pPr>
            <w:r>
              <w:rPr>
                <w:rFonts w:hint="eastAsia"/>
                <w:sz w:val="21"/>
                <w:szCs w:val="21"/>
              </w:rPr>
              <w:t>示例</w:t>
            </w:r>
          </w:p>
        </w:tc>
      </w:tr>
      <w:tr w14:paraId="174784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4" w:space="0"/>
            </w:tcBorders>
          </w:tcPr>
          <w:p w14:paraId="396F64B6">
            <w:pPr>
              <w:spacing w:line="240" w:lineRule="auto"/>
              <w:ind w:firstLine="0" w:firstLineChars="0"/>
              <w:jc w:val="center"/>
              <w:rPr>
                <w:sz w:val="21"/>
                <w:szCs w:val="21"/>
              </w:rPr>
            </w:pPr>
            <w:r>
              <w:rPr>
                <w:rFonts w:hint="eastAsia"/>
                <w:sz w:val="21"/>
                <w:szCs w:val="21"/>
              </w:rPr>
              <w:t>query_number</w:t>
            </w:r>
          </w:p>
        </w:tc>
        <w:tc>
          <w:tcPr>
            <w:tcW w:w="2127" w:type="dxa"/>
            <w:tcBorders>
              <w:top w:val="single" w:color="auto" w:sz="4" w:space="0"/>
            </w:tcBorders>
          </w:tcPr>
          <w:p w14:paraId="01777F33">
            <w:pPr>
              <w:spacing w:line="240" w:lineRule="auto"/>
              <w:ind w:firstLine="0" w:firstLineChars="0"/>
              <w:jc w:val="center"/>
              <w:rPr>
                <w:sz w:val="21"/>
                <w:szCs w:val="21"/>
              </w:rPr>
            </w:pPr>
            <w:r>
              <w:rPr>
                <w:rFonts w:hint="eastAsia"/>
                <w:sz w:val="21"/>
                <w:szCs w:val="21"/>
              </w:rPr>
              <w:t>问数量（SUM）</w:t>
            </w:r>
          </w:p>
        </w:tc>
        <w:tc>
          <w:tcPr>
            <w:tcW w:w="4897" w:type="dxa"/>
            <w:tcBorders>
              <w:top w:val="single" w:color="auto" w:sz="4" w:space="0"/>
            </w:tcBorders>
          </w:tcPr>
          <w:p w14:paraId="60577C46">
            <w:pPr>
              <w:spacing w:line="240" w:lineRule="auto"/>
              <w:ind w:firstLine="0" w:firstLineChars="0"/>
              <w:jc w:val="center"/>
              <w:rPr>
                <w:sz w:val="21"/>
                <w:szCs w:val="21"/>
              </w:rPr>
            </w:pPr>
            <w:r>
              <w:rPr>
                <w:rFonts w:hint="eastAsia"/>
                <w:sz w:val="21"/>
                <w:szCs w:val="21"/>
              </w:rPr>
              <w:t>今年任泽区的业扩工单数是多少</w:t>
            </w:r>
          </w:p>
        </w:tc>
      </w:tr>
      <w:tr w14:paraId="6FC1F1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DBFF144">
            <w:pPr>
              <w:spacing w:line="240" w:lineRule="auto"/>
              <w:ind w:firstLine="0" w:firstLineChars="0"/>
              <w:jc w:val="center"/>
              <w:rPr>
                <w:sz w:val="21"/>
                <w:szCs w:val="21"/>
              </w:rPr>
            </w:pPr>
            <w:r>
              <w:rPr>
                <w:rFonts w:hint="eastAsia"/>
                <w:sz w:val="21"/>
                <w:szCs w:val="21"/>
              </w:rPr>
              <w:t>query_top</w:t>
            </w:r>
          </w:p>
        </w:tc>
        <w:tc>
          <w:tcPr>
            <w:tcW w:w="2127" w:type="dxa"/>
          </w:tcPr>
          <w:p w14:paraId="37978A48">
            <w:pPr>
              <w:spacing w:line="240" w:lineRule="auto"/>
              <w:ind w:firstLine="0" w:firstLineChars="0"/>
              <w:jc w:val="center"/>
              <w:rPr>
                <w:sz w:val="21"/>
                <w:szCs w:val="21"/>
              </w:rPr>
            </w:pPr>
            <w:r>
              <w:rPr>
                <w:rFonts w:hint="eastAsia"/>
                <w:sz w:val="21"/>
                <w:szCs w:val="21"/>
              </w:rPr>
              <w:t>问最值</w:t>
            </w:r>
          </w:p>
        </w:tc>
        <w:tc>
          <w:tcPr>
            <w:tcW w:w="4897" w:type="dxa"/>
          </w:tcPr>
          <w:p w14:paraId="4BA0B80F">
            <w:pPr>
              <w:spacing w:line="240" w:lineRule="auto"/>
              <w:ind w:firstLine="0" w:firstLineChars="0"/>
              <w:jc w:val="center"/>
              <w:rPr>
                <w:sz w:val="21"/>
                <w:szCs w:val="21"/>
              </w:rPr>
            </w:pPr>
            <w:r>
              <w:rPr>
                <w:rFonts w:hint="eastAsia"/>
                <w:sz w:val="21"/>
                <w:szCs w:val="21"/>
              </w:rPr>
              <w:t>2023年河北省用电量排第一的是哪</w:t>
            </w:r>
          </w:p>
        </w:tc>
      </w:tr>
      <w:tr w14:paraId="18E933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7E55556C">
            <w:pPr>
              <w:spacing w:line="240" w:lineRule="auto"/>
              <w:ind w:firstLine="0" w:firstLineChars="0"/>
              <w:jc w:val="center"/>
              <w:rPr>
                <w:sz w:val="21"/>
                <w:szCs w:val="21"/>
              </w:rPr>
            </w:pPr>
            <w:r>
              <w:rPr>
                <w:rFonts w:hint="eastAsia"/>
                <w:sz w:val="21"/>
                <w:szCs w:val="21"/>
              </w:rPr>
              <w:t>query_MoM</w:t>
            </w:r>
          </w:p>
        </w:tc>
        <w:tc>
          <w:tcPr>
            <w:tcW w:w="2127" w:type="dxa"/>
          </w:tcPr>
          <w:p w14:paraId="2ABB0BF1">
            <w:pPr>
              <w:spacing w:line="240" w:lineRule="auto"/>
              <w:ind w:firstLine="0" w:firstLineChars="0"/>
              <w:jc w:val="center"/>
              <w:rPr>
                <w:sz w:val="21"/>
                <w:szCs w:val="21"/>
              </w:rPr>
            </w:pPr>
            <w:r>
              <w:rPr>
                <w:rFonts w:hint="eastAsia"/>
                <w:sz w:val="21"/>
                <w:szCs w:val="21"/>
              </w:rPr>
              <w:t>问环比</w:t>
            </w:r>
          </w:p>
        </w:tc>
        <w:tc>
          <w:tcPr>
            <w:tcW w:w="4897" w:type="dxa"/>
          </w:tcPr>
          <w:p w14:paraId="64C5F231">
            <w:pPr>
              <w:spacing w:line="240" w:lineRule="auto"/>
              <w:ind w:firstLine="0" w:firstLineChars="0"/>
              <w:jc w:val="center"/>
              <w:rPr>
                <w:sz w:val="21"/>
                <w:szCs w:val="21"/>
              </w:rPr>
            </w:pPr>
            <w:r>
              <w:rPr>
                <w:rFonts w:hint="eastAsia"/>
                <w:sz w:val="21"/>
                <w:szCs w:val="21"/>
              </w:rPr>
              <w:t>石家庄2024年5月售电量环比增加多少</w:t>
            </w:r>
          </w:p>
        </w:tc>
      </w:tr>
      <w:tr w14:paraId="0F2BDC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55FAB83">
            <w:pPr>
              <w:spacing w:line="240" w:lineRule="auto"/>
              <w:ind w:firstLine="0" w:firstLineChars="0"/>
              <w:jc w:val="center"/>
              <w:rPr>
                <w:sz w:val="21"/>
                <w:szCs w:val="21"/>
              </w:rPr>
            </w:pPr>
            <w:r>
              <w:rPr>
                <w:rFonts w:hint="eastAsia"/>
                <w:sz w:val="21"/>
                <w:szCs w:val="21"/>
              </w:rPr>
              <w:t>query_YoY</w:t>
            </w:r>
          </w:p>
        </w:tc>
        <w:tc>
          <w:tcPr>
            <w:tcW w:w="2127" w:type="dxa"/>
          </w:tcPr>
          <w:p w14:paraId="0243A034">
            <w:pPr>
              <w:spacing w:line="240" w:lineRule="auto"/>
              <w:ind w:firstLine="0" w:firstLineChars="0"/>
              <w:jc w:val="center"/>
              <w:rPr>
                <w:sz w:val="21"/>
                <w:szCs w:val="21"/>
              </w:rPr>
            </w:pPr>
            <w:r>
              <w:rPr>
                <w:rFonts w:hint="eastAsia"/>
                <w:sz w:val="21"/>
                <w:szCs w:val="21"/>
              </w:rPr>
              <w:t>问同比</w:t>
            </w:r>
          </w:p>
        </w:tc>
        <w:tc>
          <w:tcPr>
            <w:tcW w:w="4897" w:type="dxa"/>
          </w:tcPr>
          <w:p w14:paraId="776595AC">
            <w:pPr>
              <w:spacing w:line="240" w:lineRule="auto"/>
              <w:ind w:firstLine="0" w:firstLineChars="0"/>
              <w:jc w:val="center"/>
              <w:rPr>
                <w:sz w:val="21"/>
                <w:szCs w:val="21"/>
              </w:rPr>
            </w:pPr>
            <w:r>
              <w:rPr>
                <w:rFonts w:hint="eastAsia"/>
                <w:sz w:val="21"/>
                <w:szCs w:val="21"/>
              </w:rPr>
              <w:t>石家庄2024年5月售电量同比增加多少</w:t>
            </w:r>
          </w:p>
        </w:tc>
      </w:tr>
      <w:tr w14:paraId="321AC7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0C36671">
            <w:pPr>
              <w:spacing w:line="240" w:lineRule="auto"/>
              <w:ind w:firstLine="0" w:firstLineChars="0"/>
              <w:jc w:val="center"/>
              <w:rPr>
                <w:sz w:val="21"/>
                <w:szCs w:val="21"/>
              </w:rPr>
            </w:pPr>
            <w:r>
              <w:rPr>
                <w:rFonts w:hint="eastAsia"/>
                <w:sz w:val="21"/>
                <w:szCs w:val="21"/>
              </w:rPr>
              <w:t>query_proportion</w:t>
            </w:r>
          </w:p>
        </w:tc>
        <w:tc>
          <w:tcPr>
            <w:tcW w:w="2127" w:type="dxa"/>
          </w:tcPr>
          <w:p w14:paraId="033DC416">
            <w:pPr>
              <w:spacing w:line="240" w:lineRule="auto"/>
              <w:ind w:firstLine="0" w:firstLineChars="0"/>
              <w:jc w:val="center"/>
              <w:rPr>
                <w:sz w:val="21"/>
                <w:szCs w:val="21"/>
              </w:rPr>
            </w:pPr>
            <w:r>
              <w:rPr>
                <w:rFonts w:hint="eastAsia"/>
                <w:sz w:val="21"/>
                <w:szCs w:val="21"/>
              </w:rPr>
              <w:t>问占比</w:t>
            </w:r>
          </w:p>
        </w:tc>
        <w:tc>
          <w:tcPr>
            <w:tcW w:w="4897" w:type="dxa"/>
          </w:tcPr>
          <w:p w14:paraId="73983AF5">
            <w:pPr>
              <w:spacing w:line="240" w:lineRule="auto"/>
              <w:ind w:firstLine="0" w:firstLineChars="0"/>
              <w:jc w:val="center"/>
              <w:rPr>
                <w:sz w:val="21"/>
                <w:szCs w:val="21"/>
              </w:rPr>
            </w:pPr>
            <w:r>
              <w:rPr>
                <w:rFonts w:hint="eastAsia"/>
                <w:sz w:val="21"/>
                <w:szCs w:val="21"/>
              </w:rPr>
              <w:t>2022年柏乡公司售电量占全市的多少？</w:t>
            </w:r>
          </w:p>
        </w:tc>
      </w:tr>
      <w:tr w14:paraId="5A625C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85E023D">
            <w:pPr>
              <w:spacing w:line="240" w:lineRule="auto"/>
              <w:ind w:firstLine="0" w:firstLineChars="0"/>
              <w:jc w:val="center"/>
              <w:rPr>
                <w:sz w:val="21"/>
                <w:szCs w:val="21"/>
              </w:rPr>
            </w:pPr>
            <w:r>
              <w:rPr>
                <w:rFonts w:hint="eastAsia"/>
                <w:sz w:val="21"/>
                <w:szCs w:val="21"/>
              </w:rPr>
              <w:t>query_total</w:t>
            </w:r>
          </w:p>
        </w:tc>
        <w:tc>
          <w:tcPr>
            <w:tcW w:w="2127" w:type="dxa"/>
          </w:tcPr>
          <w:p w14:paraId="5988A963">
            <w:pPr>
              <w:spacing w:line="240" w:lineRule="auto"/>
              <w:ind w:firstLine="0" w:firstLineChars="0"/>
              <w:jc w:val="center"/>
              <w:rPr>
                <w:sz w:val="21"/>
                <w:szCs w:val="21"/>
              </w:rPr>
            </w:pPr>
            <w:r>
              <w:rPr>
                <w:rFonts w:hint="eastAsia"/>
                <w:sz w:val="21"/>
                <w:szCs w:val="21"/>
              </w:rPr>
              <w:t>问明细、情况</w:t>
            </w:r>
          </w:p>
        </w:tc>
        <w:tc>
          <w:tcPr>
            <w:tcW w:w="4897" w:type="dxa"/>
          </w:tcPr>
          <w:p w14:paraId="6AD722E3">
            <w:pPr>
              <w:spacing w:line="240" w:lineRule="auto"/>
              <w:ind w:firstLine="0" w:firstLineChars="0"/>
              <w:jc w:val="center"/>
              <w:rPr>
                <w:sz w:val="21"/>
                <w:szCs w:val="21"/>
              </w:rPr>
            </w:pPr>
            <w:r>
              <w:rPr>
                <w:rFonts w:hint="eastAsia"/>
                <w:sz w:val="21"/>
                <w:szCs w:val="21"/>
              </w:rPr>
              <w:t>临西公司2023年高压新增用户有哪些</w:t>
            </w:r>
          </w:p>
        </w:tc>
      </w:tr>
      <w:tr w14:paraId="5D7742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0A77BC37">
            <w:pPr>
              <w:spacing w:line="240" w:lineRule="auto"/>
              <w:ind w:firstLine="0" w:firstLineChars="0"/>
              <w:jc w:val="center"/>
              <w:rPr>
                <w:sz w:val="21"/>
                <w:szCs w:val="21"/>
              </w:rPr>
            </w:pPr>
            <w:r>
              <w:rPr>
                <w:rFonts w:hint="eastAsia"/>
                <w:sz w:val="21"/>
                <w:szCs w:val="21"/>
              </w:rPr>
              <w:t>query_count</w:t>
            </w:r>
          </w:p>
        </w:tc>
        <w:tc>
          <w:tcPr>
            <w:tcW w:w="2127" w:type="dxa"/>
          </w:tcPr>
          <w:p w14:paraId="2E7C397D">
            <w:pPr>
              <w:spacing w:line="240" w:lineRule="auto"/>
              <w:ind w:firstLine="0" w:firstLineChars="0"/>
              <w:jc w:val="center"/>
              <w:rPr>
                <w:sz w:val="21"/>
                <w:szCs w:val="21"/>
              </w:rPr>
            </w:pPr>
            <w:r>
              <w:rPr>
                <w:rFonts w:hint="eastAsia"/>
                <w:sz w:val="21"/>
                <w:szCs w:val="21"/>
              </w:rPr>
              <w:t>问数量（COUNT）</w:t>
            </w:r>
          </w:p>
        </w:tc>
        <w:tc>
          <w:tcPr>
            <w:tcW w:w="4897" w:type="dxa"/>
          </w:tcPr>
          <w:p w14:paraId="6EB62A07">
            <w:pPr>
              <w:spacing w:line="240" w:lineRule="auto"/>
              <w:ind w:firstLine="0" w:firstLineChars="0"/>
              <w:jc w:val="center"/>
              <w:rPr>
                <w:sz w:val="21"/>
                <w:szCs w:val="21"/>
              </w:rPr>
            </w:pPr>
            <w:r>
              <w:rPr>
                <w:rFonts w:hint="eastAsia"/>
                <w:sz w:val="21"/>
                <w:szCs w:val="21"/>
              </w:rPr>
              <w:t>本季度河北省220V库存电能表有多少</w:t>
            </w:r>
          </w:p>
        </w:tc>
      </w:tr>
      <w:tr w14:paraId="566150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bottom w:val="single" w:color="auto" w:sz="12" w:space="0"/>
            </w:tcBorders>
          </w:tcPr>
          <w:p w14:paraId="43403C24">
            <w:pPr>
              <w:spacing w:line="240" w:lineRule="auto"/>
              <w:ind w:firstLine="0" w:firstLineChars="0"/>
              <w:jc w:val="center"/>
              <w:rPr>
                <w:sz w:val="21"/>
                <w:szCs w:val="21"/>
              </w:rPr>
            </w:pPr>
            <w:r>
              <w:rPr>
                <w:rFonts w:hint="eastAsia"/>
                <w:sz w:val="21"/>
                <w:szCs w:val="21"/>
              </w:rPr>
              <w:t>query_rank</w:t>
            </w:r>
          </w:p>
        </w:tc>
        <w:tc>
          <w:tcPr>
            <w:tcW w:w="2127" w:type="dxa"/>
            <w:tcBorders>
              <w:bottom w:val="single" w:color="auto" w:sz="12" w:space="0"/>
            </w:tcBorders>
          </w:tcPr>
          <w:p w14:paraId="124FF7AA">
            <w:pPr>
              <w:spacing w:line="240" w:lineRule="auto"/>
              <w:ind w:firstLine="0" w:firstLineChars="0"/>
              <w:jc w:val="center"/>
              <w:rPr>
                <w:sz w:val="21"/>
                <w:szCs w:val="21"/>
              </w:rPr>
            </w:pPr>
            <w:r>
              <w:rPr>
                <w:rFonts w:hint="eastAsia"/>
                <w:sz w:val="21"/>
                <w:szCs w:val="21"/>
              </w:rPr>
              <w:t>问排名</w:t>
            </w:r>
          </w:p>
        </w:tc>
        <w:tc>
          <w:tcPr>
            <w:tcW w:w="4897" w:type="dxa"/>
            <w:tcBorders>
              <w:bottom w:val="single" w:color="auto" w:sz="12" w:space="0"/>
            </w:tcBorders>
          </w:tcPr>
          <w:p w14:paraId="20DCEC48">
            <w:pPr>
              <w:spacing w:line="240" w:lineRule="auto"/>
              <w:ind w:firstLine="0" w:firstLineChars="0"/>
              <w:jc w:val="center"/>
              <w:rPr>
                <w:sz w:val="21"/>
                <w:szCs w:val="21"/>
              </w:rPr>
            </w:pPr>
            <w:r>
              <w:rPr>
                <w:rFonts w:hint="eastAsia"/>
                <w:sz w:val="21"/>
                <w:szCs w:val="21"/>
              </w:rPr>
              <w:t>本年永年区售电收入的名次是多少？</w:t>
            </w:r>
          </w:p>
        </w:tc>
      </w:tr>
    </w:tbl>
    <w:p w14:paraId="6E598614">
      <w:pPr>
        <w:ind w:firstLine="482"/>
      </w:pPr>
      <w:r>
        <w:rPr>
          <w:b/>
          <w:bCs/>
        </w:rPr>
        <w:t>槽位（</w:t>
      </w:r>
      <w:r>
        <w:rPr>
          <w:rFonts w:hint="eastAsia"/>
          <w:b/>
          <w:bCs/>
        </w:rPr>
        <w:t>s</w:t>
      </w:r>
      <w:r>
        <w:rPr>
          <w:b/>
          <w:bCs/>
        </w:rPr>
        <w:t>lots）</w:t>
      </w:r>
      <w:r>
        <w:t>：用户查询中包含的具体信息，如时间、地点、查询内容等</w:t>
      </w:r>
      <w:r>
        <w:rPr>
          <w:rFonts w:hint="eastAsia"/>
        </w:rPr>
        <w:t>，</w:t>
      </w:r>
      <w:r>
        <w:t>每个槽位都有一个对应的值。</w:t>
      </w:r>
      <w:r>
        <w:rPr>
          <w:rFonts w:hint="eastAsia"/>
        </w:rPr>
        <w:t>按照槽值的不同作用，共设计三大类槽位：通用槽位、意图专属槽位和维度字段槽位，表3-3概述了各槽位设计及槽值示例。</w:t>
      </w:r>
    </w:p>
    <w:p w14:paraId="1D82B22B">
      <w:pPr>
        <w:pStyle w:val="8"/>
        <w:ind w:firstLine="420"/>
      </w:pPr>
      <w:bookmarkStart w:id="45" w:name="_Toc19279650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常用槽位设计及槽值示例</w:t>
      </w:r>
      <w:bookmarkEnd w:id="45"/>
    </w:p>
    <w:p w14:paraId="7E2F76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3</w:t>
      </w:r>
      <w:r>
        <w:fldChar w:fldCharType="end"/>
      </w:r>
      <w:r>
        <w:rPr>
          <w:rFonts w:hint="eastAsia"/>
        </w:rPr>
        <w:t xml:space="preserve"> </w:t>
      </w:r>
      <w:r>
        <w:t xml:space="preserve">Common </w:t>
      </w:r>
      <w:r>
        <w:rPr>
          <w:rFonts w:hint="eastAsia"/>
        </w:rPr>
        <w:t>s</w:t>
      </w:r>
      <w:r>
        <w:t xml:space="preserve">lot </w:t>
      </w:r>
      <w:r>
        <w:rPr>
          <w:rFonts w:hint="eastAsia"/>
        </w:rPr>
        <w:t>d</w:t>
      </w:r>
      <w:r>
        <w:t xml:space="preserve">esign and </w:t>
      </w:r>
      <w:r>
        <w:rPr>
          <w:rFonts w:hint="eastAsia"/>
        </w:rPr>
        <w:t>v</w:t>
      </w:r>
      <w:r>
        <w:t xml:space="preserve">alue </w:t>
      </w:r>
      <w:r>
        <w:rPr>
          <w:rFonts w:hint="eastAsia"/>
        </w:rPr>
        <w:t>e</w:t>
      </w:r>
      <w:r>
        <w:t>xamples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3A5B6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5ECAE150">
            <w:pPr>
              <w:spacing w:line="240" w:lineRule="auto"/>
              <w:ind w:firstLine="420"/>
              <w:jc w:val="center"/>
              <w:rPr>
                <w:sz w:val="21"/>
                <w:szCs w:val="21"/>
              </w:rPr>
            </w:pPr>
            <w:bookmarkStart w:id="46" w:name="_Hlk192444192"/>
            <w:r>
              <w:rPr>
                <w:rFonts w:hint="eastAsia"/>
                <w:sz w:val="21"/>
                <w:szCs w:val="21"/>
              </w:rPr>
              <w:t>槽类型</w:t>
            </w:r>
          </w:p>
        </w:tc>
        <w:tc>
          <w:tcPr>
            <w:tcW w:w="1838" w:type="dxa"/>
            <w:tcBorders>
              <w:top w:val="single" w:color="auto" w:sz="4" w:space="0"/>
              <w:bottom w:val="single" w:color="auto" w:sz="4" w:space="0"/>
            </w:tcBorders>
          </w:tcPr>
          <w:p w14:paraId="2832B21A">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3BE74DF0">
            <w:pPr>
              <w:spacing w:line="240" w:lineRule="auto"/>
              <w:ind w:firstLine="420"/>
              <w:jc w:val="center"/>
              <w:rPr>
                <w:sz w:val="21"/>
                <w:szCs w:val="21"/>
              </w:rPr>
            </w:pPr>
            <w:r>
              <w:rPr>
                <w:rFonts w:hint="eastAsia"/>
                <w:sz w:val="21"/>
                <w:szCs w:val="21"/>
              </w:rPr>
              <w:t>含义/示例</w:t>
            </w:r>
          </w:p>
        </w:tc>
      </w:tr>
      <w:bookmarkEnd w:id="46"/>
      <w:tr w14:paraId="22BD84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tcBorders>
          </w:tcPr>
          <w:p w14:paraId="77532218">
            <w:pPr>
              <w:spacing w:line="240" w:lineRule="auto"/>
              <w:ind w:firstLine="420"/>
              <w:jc w:val="center"/>
              <w:rPr>
                <w:sz w:val="21"/>
                <w:szCs w:val="21"/>
              </w:rPr>
            </w:pPr>
            <w:r>
              <w:rPr>
                <w:rFonts w:hint="eastAsia"/>
                <w:sz w:val="21"/>
                <w:szCs w:val="21"/>
              </w:rPr>
              <w:t>通用槽</w:t>
            </w:r>
          </w:p>
        </w:tc>
        <w:tc>
          <w:tcPr>
            <w:tcW w:w="1838" w:type="dxa"/>
            <w:tcBorders>
              <w:top w:val="single" w:color="auto" w:sz="4" w:space="0"/>
            </w:tcBorders>
          </w:tcPr>
          <w:p w14:paraId="4B4FF804">
            <w:pPr>
              <w:spacing w:line="240" w:lineRule="auto"/>
              <w:ind w:firstLine="420"/>
              <w:jc w:val="center"/>
              <w:rPr>
                <w:sz w:val="21"/>
                <w:szCs w:val="21"/>
              </w:rPr>
            </w:pPr>
            <w:r>
              <w:rPr>
                <w:rFonts w:hint="eastAsia"/>
                <w:sz w:val="21"/>
                <w:szCs w:val="21"/>
              </w:rPr>
              <w:t>[time]</w:t>
            </w:r>
          </w:p>
        </w:tc>
        <w:tc>
          <w:tcPr>
            <w:tcW w:w="4615" w:type="dxa"/>
            <w:tcBorders>
              <w:top w:val="single" w:color="auto" w:sz="4" w:space="0"/>
            </w:tcBorders>
          </w:tcPr>
          <w:p w14:paraId="55EA90B0">
            <w:pPr>
              <w:spacing w:line="240" w:lineRule="auto"/>
              <w:ind w:firstLine="420"/>
              <w:jc w:val="center"/>
              <w:rPr>
                <w:sz w:val="21"/>
                <w:szCs w:val="21"/>
              </w:rPr>
            </w:pPr>
            <w:r>
              <w:rPr>
                <w:rFonts w:hint="eastAsia"/>
                <w:sz w:val="21"/>
                <w:szCs w:val="21"/>
              </w:rPr>
              <w:t>时间 如：2024年</w:t>
            </w:r>
            <w:r>
              <w:rPr>
                <w:sz w:val="21"/>
                <w:szCs w:val="21"/>
              </w:rPr>
              <w:t>…</w:t>
            </w:r>
          </w:p>
        </w:tc>
      </w:tr>
    </w:tbl>
    <w:p w14:paraId="297D973D">
      <w:pPr>
        <w:pStyle w:val="8"/>
        <w:ind w:firstLine="420"/>
      </w:pPr>
      <w:r>
        <w:rPr>
          <w:rFonts w:hint="eastAsia"/>
        </w:rPr>
        <w:t>表3</w:t>
      </w:r>
      <w:r>
        <w:noBreakHyphen/>
      </w:r>
      <w:r>
        <w:rPr>
          <w:rFonts w:hint="eastAsia"/>
        </w:rPr>
        <w:t>3 常用槽位设计及槽值示例（续）</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506E3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49CCF515">
            <w:pPr>
              <w:spacing w:line="240" w:lineRule="auto"/>
              <w:ind w:firstLine="420"/>
              <w:jc w:val="center"/>
              <w:rPr>
                <w:sz w:val="21"/>
                <w:szCs w:val="21"/>
              </w:rPr>
            </w:pPr>
            <w:r>
              <w:rPr>
                <w:rFonts w:hint="eastAsia"/>
                <w:sz w:val="21"/>
                <w:szCs w:val="21"/>
              </w:rPr>
              <w:t>槽类型</w:t>
            </w:r>
          </w:p>
        </w:tc>
        <w:tc>
          <w:tcPr>
            <w:tcW w:w="1838" w:type="dxa"/>
            <w:tcBorders>
              <w:top w:val="single" w:color="auto" w:sz="4" w:space="0"/>
              <w:bottom w:val="single" w:color="auto" w:sz="4" w:space="0"/>
            </w:tcBorders>
          </w:tcPr>
          <w:p w14:paraId="56E311ED">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60338F22">
            <w:pPr>
              <w:spacing w:line="240" w:lineRule="auto"/>
              <w:ind w:firstLine="420"/>
              <w:jc w:val="center"/>
              <w:rPr>
                <w:sz w:val="21"/>
                <w:szCs w:val="21"/>
              </w:rPr>
            </w:pPr>
            <w:r>
              <w:rPr>
                <w:rFonts w:hint="eastAsia"/>
                <w:sz w:val="21"/>
                <w:szCs w:val="21"/>
              </w:rPr>
              <w:t>含义/示例</w:t>
            </w:r>
          </w:p>
        </w:tc>
      </w:tr>
      <w:tr w14:paraId="3A86CE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5B9511E3">
            <w:pPr>
              <w:spacing w:line="240" w:lineRule="auto"/>
              <w:ind w:firstLine="420"/>
              <w:jc w:val="center"/>
              <w:rPr>
                <w:sz w:val="21"/>
                <w:szCs w:val="21"/>
              </w:rPr>
            </w:pPr>
          </w:p>
        </w:tc>
        <w:tc>
          <w:tcPr>
            <w:tcW w:w="1838" w:type="dxa"/>
          </w:tcPr>
          <w:p w14:paraId="00DC1AAB">
            <w:pPr>
              <w:spacing w:line="240" w:lineRule="auto"/>
              <w:ind w:firstLine="420"/>
              <w:jc w:val="center"/>
              <w:rPr>
                <w:sz w:val="21"/>
                <w:szCs w:val="21"/>
              </w:rPr>
            </w:pPr>
            <w:r>
              <w:rPr>
                <w:rFonts w:hint="eastAsia"/>
                <w:sz w:val="21"/>
                <w:szCs w:val="21"/>
              </w:rPr>
              <w:t>[org]</w:t>
            </w:r>
          </w:p>
        </w:tc>
        <w:tc>
          <w:tcPr>
            <w:tcW w:w="4615" w:type="dxa"/>
          </w:tcPr>
          <w:p w14:paraId="16F7C680">
            <w:pPr>
              <w:spacing w:line="240" w:lineRule="auto"/>
              <w:ind w:firstLine="420"/>
              <w:jc w:val="center"/>
              <w:rPr>
                <w:sz w:val="21"/>
                <w:szCs w:val="21"/>
              </w:rPr>
            </w:pPr>
            <w:r>
              <w:rPr>
                <w:rFonts w:hint="eastAsia"/>
                <w:sz w:val="21"/>
                <w:szCs w:val="21"/>
              </w:rPr>
              <w:t>地址 如：河北省</w:t>
            </w:r>
            <w:r>
              <w:rPr>
                <w:sz w:val="21"/>
                <w:szCs w:val="21"/>
              </w:rPr>
              <w:t>…</w:t>
            </w:r>
          </w:p>
        </w:tc>
      </w:tr>
      <w:tr w14:paraId="1308AE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0B4A931">
            <w:pPr>
              <w:spacing w:line="240" w:lineRule="auto"/>
              <w:ind w:firstLine="420"/>
              <w:jc w:val="center"/>
              <w:rPr>
                <w:sz w:val="21"/>
                <w:szCs w:val="21"/>
              </w:rPr>
            </w:pPr>
          </w:p>
        </w:tc>
        <w:tc>
          <w:tcPr>
            <w:tcW w:w="1838" w:type="dxa"/>
          </w:tcPr>
          <w:p w14:paraId="0DCB9E36">
            <w:pPr>
              <w:spacing w:line="240" w:lineRule="auto"/>
              <w:ind w:firstLine="420"/>
              <w:jc w:val="center"/>
              <w:rPr>
                <w:sz w:val="21"/>
                <w:szCs w:val="21"/>
              </w:rPr>
            </w:pPr>
            <w:r>
              <w:rPr>
                <w:rFonts w:hint="eastAsia"/>
                <w:sz w:val="21"/>
                <w:szCs w:val="21"/>
              </w:rPr>
              <w:t>[formula]</w:t>
            </w:r>
          </w:p>
        </w:tc>
        <w:tc>
          <w:tcPr>
            <w:tcW w:w="4615" w:type="dxa"/>
          </w:tcPr>
          <w:p w14:paraId="57813630">
            <w:pPr>
              <w:spacing w:line="240" w:lineRule="auto"/>
              <w:ind w:firstLine="420"/>
              <w:jc w:val="center"/>
              <w:rPr>
                <w:sz w:val="21"/>
                <w:szCs w:val="21"/>
              </w:rPr>
            </w:pPr>
            <w:r>
              <w:rPr>
                <w:rFonts w:hint="eastAsia"/>
                <w:sz w:val="21"/>
                <w:szCs w:val="21"/>
              </w:rPr>
              <w:t>公式 如：累计、平均</w:t>
            </w:r>
            <w:r>
              <w:rPr>
                <w:sz w:val="21"/>
                <w:szCs w:val="21"/>
              </w:rPr>
              <w:t>…</w:t>
            </w:r>
          </w:p>
        </w:tc>
      </w:tr>
      <w:tr w14:paraId="717DCD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4F1EF148">
            <w:pPr>
              <w:spacing w:line="240" w:lineRule="auto"/>
              <w:ind w:firstLine="420"/>
              <w:jc w:val="center"/>
              <w:rPr>
                <w:sz w:val="21"/>
                <w:szCs w:val="21"/>
              </w:rPr>
            </w:pPr>
          </w:p>
        </w:tc>
        <w:tc>
          <w:tcPr>
            <w:tcW w:w="1838" w:type="dxa"/>
          </w:tcPr>
          <w:p w14:paraId="711B3EDB">
            <w:pPr>
              <w:spacing w:line="240" w:lineRule="auto"/>
              <w:ind w:firstLine="420"/>
              <w:jc w:val="center"/>
              <w:rPr>
                <w:sz w:val="21"/>
                <w:szCs w:val="21"/>
              </w:rPr>
            </w:pPr>
            <w:r>
              <w:rPr>
                <w:rFonts w:hint="eastAsia"/>
                <w:sz w:val="21"/>
                <w:szCs w:val="21"/>
              </w:rPr>
              <w:t>[indicator]</w:t>
            </w:r>
          </w:p>
        </w:tc>
        <w:tc>
          <w:tcPr>
            <w:tcW w:w="4615" w:type="dxa"/>
          </w:tcPr>
          <w:p w14:paraId="3D474062">
            <w:pPr>
              <w:spacing w:line="240" w:lineRule="auto"/>
              <w:ind w:firstLine="420"/>
              <w:jc w:val="center"/>
              <w:rPr>
                <w:sz w:val="21"/>
                <w:szCs w:val="21"/>
              </w:rPr>
            </w:pPr>
            <w:r>
              <w:rPr>
                <w:rFonts w:hint="eastAsia"/>
                <w:sz w:val="21"/>
                <w:szCs w:val="21"/>
              </w:rPr>
              <w:t>指标项 如：售电量</w:t>
            </w:r>
            <w:r>
              <w:rPr>
                <w:sz w:val="21"/>
                <w:szCs w:val="21"/>
              </w:rPr>
              <w:t>…</w:t>
            </w:r>
          </w:p>
        </w:tc>
      </w:tr>
      <w:tr w14:paraId="4CF19F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02523DF8">
            <w:pPr>
              <w:spacing w:line="240" w:lineRule="auto"/>
              <w:ind w:firstLine="420"/>
              <w:jc w:val="center"/>
              <w:rPr>
                <w:sz w:val="21"/>
                <w:szCs w:val="21"/>
              </w:rPr>
            </w:pPr>
            <w:r>
              <w:rPr>
                <w:rFonts w:hint="eastAsia"/>
                <w:sz w:val="21"/>
                <w:szCs w:val="21"/>
              </w:rPr>
              <w:t>意图专属槽</w:t>
            </w:r>
          </w:p>
        </w:tc>
        <w:tc>
          <w:tcPr>
            <w:tcW w:w="1838" w:type="dxa"/>
          </w:tcPr>
          <w:p w14:paraId="281FF530">
            <w:pPr>
              <w:spacing w:line="240" w:lineRule="auto"/>
              <w:ind w:firstLine="420"/>
              <w:jc w:val="center"/>
              <w:rPr>
                <w:sz w:val="21"/>
                <w:szCs w:val="21"/>
              </w:rPr>
            </w:pPr>
            <w:r>
              <w:rPr>
                <w:rFonts w:hint="eastAsia"/>
                <w:sz w:val="21"/>
                <w:szCs w:val="21"/>
              </w:rPr>
              <w:t>[query]</w:t>
            </w:r>
          </w:p>
        </w:tc>
        <w:tc>
          <w:tcPr>
            <w:tcW w:w="4615" w:type="dxa"/>
          </w:tcPr>
          <w:p w14:paraId="6D0DFEB7">
            <w:pPr>
              <w:spacing w:line="240" w:lineRule="auto"/>
              <w:ind w:firstLine="420"/>
              <w:jc w:val="center"/>
              <w:rPr>
                <w:sz w:val="21"/>
                <w:szCs w:val="21"/>
              </w:rPr>
            </w:pPr>
            <w:r>
              <w:rPr>
                <w:rFonts w:hint="eastAsia"/>
                <w:sz w:val="21"/>
                <w:szCs w:val="21"/>
              </w:rPr>
              <w:t>问询项 如：售电收入</w:t>
            </w:r>
            <w:r>
              <w:rPr>
                <w:sz w:val="21"/>
                <w:szCs w:val="21"/>
              </w:rPr>
              <w:t>…</w:t>
            </w:r>
          </w:p>
        </w:tc>
      </w:tr>
      <w:tr w14:paraId="463E2E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C8F35B4">
            <w:pPr>
              <w:spacing w:line="240" w:lineRule="auto"/>
              <w:ind w:firstLine="420"/>
              <w:jc w:val="center"/>
              <w:rPr>
                <w:sz w:val="21"/>
                <w:szCs w:val="21"/>
              </w:rPr>
            </w:pPr>
          </w:p>
        </w:tc>
        <w:tc>
          <w:tcPr>
            <w:tcW w:w="1838" w:type="dxa"/>
          </w:tcPr>
          <w:p w14:paraId="4D0C38B8">
            <w:pPr>
              <w:spacing w:line="240" w:lineRule="auto"/>
              <w:ind w:firstLine="420"/>
              <w:jc w:val="center"/>
              <w:rPr>
                <w:sz w:val="21"/>
                <w:szCs w:val="21"/>
              </w:rPr>
            </w:pPr>
            <w:r>
              <w:rPr>
                <w:rFonts w:hint="eastAsia"/>
                <w:sz w:val="21"/>
                <w:szCs w:val="21"/>
              </w:rPr>
              <w:t>[sort]</w:t>
            </w:r>
          </w:p>
        </w:tc>
        <w:tc>
          <w:tcPr>
            <w:tcW w:w="4615" w:type="dxa"/>
          </w:tcPr>
          <w:p w14:paraId="68E8CE45">
            <w:pPr>
              <w:spacing w:line="240" w:lineRule="auto"/>
              <w:ind w:firstLine="420"/>
              <w:jc w:val="center"/>
              <w:rPr>
                <w:sz w:val="21"/>
                <w:szCs w:val="21"/>
              </w:rPr>
            </w:pPr>
            <w:r>
              <w:rPr>
                <w:rFonts w:hint="eastAsia"/>
                <w:sz w:val="21"/>
                <w:szCs w:val="21"/>
              </w:rPr>
              <w:t>Top、第、最、前</w:t>
            </w:r>
            <w:r>
              <w:rPr>
                <w:sz w:val="21"/>
                <w:szCs w:val="21"/>
              </w:rPr>
              <w:t>…</w:t>
            </w:r>
          </w:p>
        </w:tc>
      </w:tr>
      <w:tr w14:paraId="3E5E03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A921F48">
            <w:pPr>
              <w:spacing w:line="240" w:lineRule="auto"/>
              <w:ind w:firstLine="420"/>
              <w:jc w:val="center"/>
              <w:rPr>
                <w:sz w:val="21"/>
                <w:szCs w:val="21"/>
              </w:rPr>
            </w:pPr>
          </w:p>
        </w:tc>
        <w:tc>
          <w:tcPr>
            <w:tcW w:w="1838" w:type="dxa"/>
          </w:tcPr>
          <w:p w14:paraId="32C6E4F9">
            <w:pPr>
              <w:spacing w:line="240" w:lineRule="auto"/>
              <w:ind w:firstLine="420"/>
              <w:jc w:val="center"/>
              <w:rPr>
                <w:sz w:val="21"/>
                <w:szCs w:val="21"/>
              </w:rPr>
            </w:pPr>
            <w:r>
              <w:rPr>
                <w:rFonts w:hint="eastAsia"/>
                <w:sz w:val="21"/>
                <w:szCs w:val="21"/>
              </w:rPr>
              <w:t>[range]</w:t>
            </w:r>
          </w:p>
        </w:tc>
        <w:tc>
          <w:tcPr>
            <w:tcW w:w="4615" w:type="dxa"/>
          </w:tcPr>
          <w:p w14:paraId="134AF9CE">
            <w:pPr>
              <w:spacing w:line="240" w:lineRule="auto"/>
              <w:ind w:firstLine="420"/>
              <w:jc w:val="center"/>
              <w:rPr>
                <w:sz w:val="21"/>
                <w:szCs w:val="21"/>
              </w:rPr>
            </w:pPr>
            <w:r>
              <w:rPr>
                <w:rFonts w:hint="eastAsia"/>
                <w:sz w:val="21"/>
                <w:szCs w:val="21"/>
              </w:rPr>
              <w:t>一、二、3、4、高、小</w:t>
            </w:r>
            <w:r>
              <w:rPr>
                <w:sz w:val="21"/>
                <w:szCs w:val="21"/>
              </w:rPr>
              <w:t>…</w:t>
            </w:r>
          </w:p>
        </w:tc>
      </w:tr>
      <w:tr w14:paraId="783982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37A7811B">
            <w:pPr>
              <w:spacing w:line="240" w:lineRule="auto"/>
              <w:ind w:firstLine="420"/>
              <w:jc w:val="center"/>
              <w:rPr>
                <w:sz w:val="21"/>
                <w:szCs w:val="21"/>
              </w:rPr>
            </w:pPr>
          </w:p>
        </w:tc>
        <w:tc>
          <w:tcPr>
            <w:tcW w:w="1838" w:type="dxa"/>
          </w:tcPr>
          <w:p w14:paraId="3010C6EB">
            <w:pPr>
              <w:spacing w:line="240" w:lineRule="auto"/>
              <w:ind w:firstLine="420"/>
              <w:jc w:val="center"/>
              <w:rPr>
                <w:sz w:val="21"/>
                <w:szCs w:val="21"/>
              </w:rPr>
            </w:pPr>
            <w:r>
              <w:rPr>
                <w:rFonts w:hint="eastAsia"/>
                <w:sz w:val="21"/>
                <w:szCs w:val="21"/>
              </w:rPr>
              <w:t>[option]</w:t>
            </w:r>
          </w:p>
        </w:tc>
        <w:tc>
          <w:tcPr>
            <w:tcW w:w="4615" w:type="dxa"/>
          </w:tcPr>
          <w:p w14:paraId="0EAC049C">
            <w:pPr>
              <w:spacing w:line="240" w:lineRule="auto"/>
              <w:ind w:firstLine="420"/>
              <w:jc w:val="center"/>
              <w:rPr>
                <w:sz w:val="21"/>
                <w:szCs w:val="21"/>
              </w:rPr>
            </w:pPr>
            <w:r>
              <w:rPr>
                <w:rFonts w:hint="eastAsia"/>
                <w:sz w:val="21"/>
                <w:szCs w:val="21"/>
              </w:rPr>
              <w:t>占比项 如：邯郸区</w:t>
            </w:r>
            <w:r>
              <w:rPr>
                <w:sz w:val="21"/>
                <w:szCs w:val="21"/>
              </w:rPr>
              <w:t>…</w:t>
            </w:r>
          </w:p>
        </w:tc>
      </w:tr>
      <w:tr w14:paraId="39C01D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1629466">
            <w:pPr>
              <w:spacing w:line="240" w:lineRule="auto"/>
              <w:ind w:firstLine="420"/>
              <w:jc w:val="center"/>
              <w:rPr>
                <w:sz w:val="21"/>
                <w:szCs w:val="21"/>
              </w:rPr>
            </w:pPr>
          </w:p>
        </w:tc>
        <w:tc>
          <w:tcPr>
            <w:tcW w:w="1838" w:type="dxa"/>
          </w:tcPr>
          <w:p w14:paraId="4DE3F654">
            <w:pPr>
              <w:spacing w:line="240" w:lineRule="auto"/>
              <w:ind w:firstLine="420"/>
              <w:jc w:val="center"/>
              <w:rPr>
                <w:sz w:val="21"/>
                <w:szCs w:val="21"/>
              </w:rPr>
            </w:pPr>
            <w:r>
              <w:rPr>
                <w:rFonts w:hint="eastAsia"/>
                <w:sz w:val="21"/>
                <w:szCs w:val="21"/>
              </w:rPr>
              <w:t>[dimension]</w:t>
            </w:r>
          </w:p>
        </w:tc>
        <w:tc>
          <w:tcPr>
            <w:tcW w:w="4615" w:type="dxa"/>
          </w:tcPr>
          <w:p w14:paraId="3D6DD639">
            <w:pPr>
              <w:spacing w:line="240" w:lineRule="auto"/>
              <w:ind w:firstLine="420"/>
              <w:jc w:val="center"/>
              <w:rPr>
                <w:sz w:val="21"/>
                <w:szCs w:val="21"/>
              </w:rPr>
            </w:pPr>
            <w:r>
              <w:rPr>
                <w:rFonts w:hint="eastAsia"/>
                <w:sz w:val="21"/>
                <w:szCs w:val="21"/>
              </w:rPr>
              <w:t>全量项 如：河北市</w:t>
            </w:r>
            <w:r>
              <w:rPr>
                <w:sz w:val="21"/>
                <w:szCs w:val="21"/>
              </w:rPr>
              <w:t>…</w:t>
            </w:r>
          </w:p>
        </w:tc>
      </w:tr>
      <w:tr w14:paraId="6E5A44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1A2B2FD8">
            <w:pPr>
              <w:spacing w:line="240" w:lineRule="auto"/>
              <w:ind w:firstLine="420"/>
              <w:jc w:val="center"/>
              <w:rPr>
                <w:sz w:val="21"/>
                <w:szCs w:val="21"/>
              </w:rPr>
            </w:pPr>
          </w:p>
        </w:tc>
        <w:tc>
          <w:tcPr>
            <w:tcW w:w="1838" w:type="dxa"/>
          </w:tcPr>
          <w:p w14:paraId="05D740AC">
            <w:pPr>
              <w:spacing w:line="240" w:lineRule="auto"/>
              <w:ind w:firstLine="420"/>
              <w:jc w:val="center"/>
              <w:rPr>
                <w:sz w:val="21"/>
                <w:szCs w:val="21"/>
              </w:rPr>
            </w:pPr>
            <w:r>
              <w:rPr>
                <w:rFonts w:hint="eastAsia"/>
                <w:sz w:val="21"/>
                <w:szCs w:val="21"/>
              </w:rPr>
              <w:t>[growthRate]</w:t>
            </w:r>
          </w:p>
        </w:tc>
        <w:tc>
          <w:tcPr>
            <w:tcW w:w="4615" w:type="dxa"/>
          </w:tcPr>
          <w:p w14:paraId="2DD8B9BD">
            <w:pPr>
              <w:spacing w:line="240" w:lineRule="auto"/>
              <w:ind w:firstLine="420"/>
              <w:jc w:val="center"/>
              <w:rPr>
                <w:sz w:val="21"/>
                <w:szCs w:val="21"/>
              </w:rPr>
            </w:pPr>
            <w:r>
              <w:rPr>
                <w:rFonts w:hint="eastAsia"/>
                <w:sz w:val="21"/>
                <w:szCs w:val="21"/>
              </w:rPr>
              <w:t>同比、环比、同比增加</w:t>
            </w:r>
            <w:r>
              <w:rPr>
                <w:sz w:val="21"/>
                <w:szCs w:val="21"/>
              </w:rPr>
              <w:t>…</w:t>
            </w:r>
          </w:p>
        </w:tc>
      </w:tr>
      <w:tr w14:paraId="561ED0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bottom w:val="single" w:color="auto" w:sz="4" w:space="0"/>
            </w:tcBorders>
          </w:tcPr>
          <w:p w14:paraId="17FFEF5A">
            <w:pPr>
              <w:spacing w:line="240" w:lineRule="auto"/>
              <w:ind w:firstLine="420"/>
              <w:jc w:val="center"/>
              <w:rPr>
                <w:sz w:val="21"/>
                <w:szCs w:val="21"/>
              </w:rPr>
            </w:pPr>
            <w:r>
              <w:rPr>
                <w:rFonts w:hint="eastAsia"/>
                <w:sz w:val="21"/>
                <w:szCs w:val="21"/>
              </w:rPr>
              <w:t>维度字段槽</w:t>
            </w:r>
          </w:p>
        </w:tc>
        <w:tc>
          <w:tcPr>
            <w:tcW w:w="1838" w:type="dxa"/>
            <w:tcBorders>
              <w:bottom w:val="single" w:color="auto" w:sz="4" w:space="0"/>
            </w:tcBorders>
          </w:tcPr>
          <w:p w14:paraId="508E1CF2">
            <w:pPr>
              <w:spacing w:line="240" w:lineRule="auto"/>
              <w:ind w:firstLine="420"/>
              <w:jc w:val="center"/>
              <w:rPr>
                <w:sz w:val="21"/>
                <w:szCs w:val="21"/>
              </w:rPr>
            </w:pPr>
            <w:r>
              <w:rPr>
                <w:rFonts w:hint="eastAsia"/>
                <w:sz w:val="21"/>
                <w:szCs w:val="21"/>
              </w:rPr>
              <w:t>[</w:t>
            </w:r>
            <w:r>
              <w:rPr>
                <w:sz w:val="21"/>
                <w:szCs w:val="21"/>
              </w:rPr>
              <w:t>…</w:t>
            </w:r>
            <w:r>
              <w:rPr>
                <w:rFonts w:hint="eastAsia"/>
                <w:sz w:val="21"/>
                <w:szCs w:val="21"/>
              </w:rPr>
              <w:t>Type]</w:t>
            </w:r>
          </w:p>
        </w:tc>
        <w:tc>
          <w:tcPr>
            <w:tcW w:w="4615" w:type="dxa"/>
            <w:tcBorders>
              <w:bottom w:val="single" w:color="auto" w:sz="4" w:space="0"/>
            </w:tcBorders>
          </w:tcPr>
          <w:p w14:paraId="76F9542A">
            <w:pPr>
              <w:spacing w:line="240" w:lineRule="auto"/>
              <w:ind w:firstLine="420"/>
              <w:jc w:val="center"/>
              <w:rPr>
                <w:sz w:val="21"/>
                <w:szCs w:val="21"/>
              </w:rPr>
            </w:pPr>
            <w:r>
              <w:rPr>
                <w:rFonts w:hint="eastAsia"/>
                <w:sz w:val="21"/>
                <w:szCs w:val="21"/>
              </w:rPr>
              <w:t>指标项修饰语 如：居民生活</w:t>
            </w:r>
            <w:r>
              <w:rPr>
                <w:sz w:val="21"/>
                <w:szCs w:val="21"/>
              </w:rPr>
              <w:t>…</w:t>
            </w:r>
          </w:p>
        </w:tc>
      </w:tr>
    </w:tbl>
    <w:p w14:paraId="773D7148">
      <w:pPr>
        <w:pStyle w:val="4"/>
        <w:rPr>
          <w:rFonts w:hint="eastAsia" w:ascii="黑体" w:hAnsi="黑体" w:eastAsia="黑体" w:cs="黑体"/>
        </w:rPr>
      </w:pPr>
      <w:bookmarkStart w:id="47" w:name="_Toc192932492"/>
      <w:r>
        <w:rPr>
          <w:rFonts w:hint="eastAsia" w:ascii="黑体" w:hAnsi="黑体" w:eastAsia="黑体" w:cs="黑体"/>
        </w:rPr>
        <w:t>3.1.2基础模型架构</w:t>
      </w:r>
      <w:bookmarkEnd w:id="47"/>
    </w:p>
    <w:p w14:paraId="0B2FE06E">
      <w:pPr>
        <w:ind w:firstLine="480"/>
      </w:pPr>
      <w:r>
        <w:t>为了</w:t>
      </w:r>
      <w:r>
        <w:rPr>
          <w:rFonts w:hint="eastAsia"/>
        </w:rPr>
        <w:t>更精准地</w:t>
      </w:r>
      <w:r>
        <w:t>捕获语法和</w:t>
      </w:r>
      <w:r>
        <w:rPr>
          <w:rFonts w:hint="eastAsia"/>
        </w:rPr>
        <w:t>全局</w:t>
      </w:r>
      <w:r>
        <w:t>语义层面的信息</w:t>
      </w:r>
      <w:r>
        <w:rPr>
          <w:rFonts w:hint="eastAsia"/>
        </w:rPr>
        <w:t>，</w:t>
      </w:r>
      <w:r>
        <w:t>消除传统语言模型</w:t>
      </w:r>
      <w:r>
        <w:rPr>
          <w:rFonts w:hint="eastAsia"/>
        </w:rPr>
        <w:t>的</w:t>
      </w:r>
      <w:r>
        <w:t>单向性局限，</w:t>
      </w:r>
      <w:r>
        <w:rPr>
          <w:rFonts w:hint="eastAsia"/>
        </w:rPr>
        <w:t>本文</w:t>
      </w:r>
      <w:r>
        <w:t>采用BERT模型作为编码器</w:t>
      </w:r>
      <w:r>
        <w:rPr>
          <w:rFonts w:hint="eastAsia"/>
        </w:rPr>
        <w:t>。</w:t>
      </w:r>
      <w:r>
        <w:rPr>
          <w:rFonts w:hint="eastAsia"/>
          <w:color w:val="000000" w:themeColor="text1"/>
          <w14:textFill>
            <w14:solidFill>
              <w14:schemeClr w14:val="tx1"/>
            </w14:solidFill>
          </w14:textFill>
        </w:rPr>
        <w:t>如图3-1所示，基于字编码的基线模型WBert由输入层、编码层和解码层3部分组成。</w:t>
      </w:r>
    </w:p>
    <w:p w14:paraId="46C18672">
      <w:pPr>
        <w:pStyle w:val="35"/>
        <w:spacing w:line="360" w:lineRule="auto"/>
        <w:ind w:firstLine="0" w:firstLineChars="0"/>
        <w:jc w:val="center"/>
      </w:pPr>
      <w:r>
        <w:drawing>
          <wp:inline distT="0" distB="0" distL="0" distR="0">
            <wp:extent cx="3985895" cy="3066415"/>
            <wp:effectExtent l="0" t="0" r="0" b="635"/>
            <wp:docPr id="1090333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33767" name="图片 1"/>
                    <pic:cNvPicPr>
                      <a:picLocks noChangeAspect="1"/>
                    </pic:cNvPicPr>
                  </pic:nvPicPr>
                  <pic:blipFill>
                    <a:blip r:embed="rId61"/>
                    <a:srcRect t="9913"/>
                    <a:stretch>
                      <a:fillRect/>
                    </a:stretch>
                  </pic:blipFill>
                  <pic:spPr>
                    <a:xfrm>
                      <a:off x="0" y="0"/>
                      <a:ext cx="4057807" cy="3122106"/>
                    </a:xfrm>
                    <a:prstGeom prst="rect">
                      <a:avLst/>
                    </a:prstGeom>
                    <a:ln>
                      <a:noFill/>
                    </a:ln>
                  </pic:spPr>
                </pic:pic>
              </a:graphicData>
            </a:graphic>
          </wp:inline>
        </w:drawing>
      </w:r>
    </w:p>
    <w:p w14:paraId="25787E04">
      <w:pPr>
        <w:pStyle w:val="8"/>
        <w:ind w:firstLine="420"/>
      </w:pPr>
      <w:bookmarkStart w:id="48" w:name="_Toc19279644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基于字编码的NLU模型结构图</w:t>
      </w:r>
      <w:bookmarkEnd w:id="48"/>
    </w:p>
    <w:p w14:paraId="4BC22EDA">
      <w:pPr>
        <w:pStyle w:val="8"/>
        <w:ind w:firstLine="0" w:firstLineChars="0"/>
      </w:pPr>
      <w:r>
        <w:t xml:space="preserve">Fig </w:t>
      </w:r>
      <w:r>
        <w:rPr>
          <w:rFonts w:hint="eastAsia"/>
        </w:rPr>
        <w:t>3</w:t>
      </w:r>
      <w:r>
        <w:noBreakHyphen/>
      </w:r>
      <w:r>
        <w:fldChar w:fldCharType="begin"/>
      </w:r>
      <w:r>
        <w:instrText xml:space="preserve"> SEQ Fig \* ARABIC \s 1 </w:instrText>
      </w:r>
      <w:r>
        <w:fldChar w:fldCharType="separate"/>
      </w:r>
      <w:r>
        <w:t>1</w:t>
      </w:r>
      <w:r>
        <w:fldChar w:fldCharType="end"/>
      </w:r>
      <w:r>
        <w:rPr>
          <w:rFonts w:hint="eastAsia"/>
        </w:rPr>
        <w:t xml:space="preserve"> </w:t>
      </w:r>
      <w:r>
        <w:t>Structure diagram of NLU model based on word encoding</w:t>
      </w:r>
    </w:p>
    <w:p w14:paraId="5D8EF074">
      <w:pPr>
        <w:ind w:firstLine="480"/>
      </w:pPr>
      <w:r>
        <w:rPr>
          <w:rFonts w:hint="eastAsia"/>
        </w:rPr>
        <w:t>WBert基线模型的输入层以字为基本语义单位，</w:t>
      </w:r>
      <w:r>
        <w:t>将文本中的每个字符映射为一个</w:t>
      </w:r>
      <w:r>
        <w:rPr>
          <w:rFonts w:hint="eastAsia"/>
        </w:rPr>
        <w:t>独立的嵌入</w:t>
      </w:r>
      <w:r>
        <w:t>向量</w:t>
      </w:r>
      <w:r>
        <w:rPr>
          <w:rFonts w:hint="eastAsia"/>
        </w:rPr>
        <w:t>，从而能够</w:t>
      </w:r>
      <w:r>
        <w:t>更细粒度地捕捉语言特征</w:t>
      </w:r>
      <w:r>
        <w:rPr>
          <w:rFonts w:hint="eastAsia"/>
        </w:rPr>
        <w:t>。</w:t>
      </w:r>
      <w:r>
        <w:t>输入</w:t>
      </w:r>
      <w:r>
        <w:rPr>
          <w:rFonts w:hint="eastAsia"/>
        </w:rPr>
        <w:t>文本编码表示为</w:t>
      </w:r>
      <m:oMath>
        <m:r>
          <m:rPr/>
          <w:rPr>
            <w:rFonts w:hint="eastAsia" w:ascii="Cambria Math" w:hAnsi="Cambria Math"/>
          </w:rPr>
          <m:t>C</m:t>
        </m:r>
        <m:r>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r>
          <m:rPr/>
          <w:rPr>
            <w:rFonts w:hint="eastAsia"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Sub>
      </m:oMath>
      <w:r>
        <w:rPr>
          <w:rFonts w:hint="eastAsia"/>
        </w:rPr>
        <w:t>，其计算方式可用公式3-1所示，其中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z</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Fonts w:hint="eastAsia"/>
        </w:rPr>
        <w:t>是单个字符表示，</w:t>
      </w:r>
      <m:oMath>
        <m:r>
          <m:rPr/>
          <w:rPr>
            <w:rFonts w:hint="eastAsia" w:ascii="Cambria Math" w:hAnsi="Cambria Math"/>
          </w:rPr>
          <m:t>T</m:t>
        </m:r>
        <m:r>
          <m:rPr/>
          <w:rPr>
            <w:rFonts w:ascii="Cambria Math" w:hAnsi="Cambria Math"/>
          </w:rPr>
          <m:t>okenizer</m:t>
        </m:r>
      </m:oMath>
      <w:r>
        <w:rPr>
          <w:rFonts w:hint="eastAsia"/>
        </w:rPr>
        <w:t>是Bert</w:t>
      </w:r>
      <w:r>
        <w:t>-</w:t>
      </w:r>
      <w:r>
        <w:rPr>
          <w:rFonts w:hint="eastAsia"/>
        </w:rPr>
        <w:t>B</w:t>
      </w:r>
      <w:r>
        <w:t>ase-</w:t>
      </w:r>
      <w:r>
        <w:rPr>
          <w:rFonts w:hint="eastAsia"/>
        </w:rPr>
        <w:t>C</w:t>
      </w:r>
      <w:r>
        <w:t>hinese</w:t>
      </w:r>
      <w:r>
        <w:rPr>
          <w:rFonts w:hint="eastAsia"/>
        </w:rPr>
        <w:t>预训练模型分词器，</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Sub>
      </m:oMath>
      <w:r>
        <w:rPr>
          <w:rFonts w:hint="eastAsia"/>
          <w:iCs/>
          <w:color w:val="000000" w:themeColor="text1"/>
          <w14:textFill>
            <w14:solidFill>
              <w14:schemeClr w14:val="tx1"/>
            </w14:solidFill>
          </w14:textFill>
        </w:rPr>
        <w:t>是</w:t>
      </w:r>
      <w:r>
        <w:rPr>
          <w:rFonts w:hint="eastAsia"/>
        </w:rPr>
        <w:t>模型使用的字符表。</w:t>
      </w:r>
      <w:r>
        <w:rPr>
          <w:rFonts w:ascii="Cambria Math" w:hAnsi="Cambria Math"/>
          <w:i/>
        </w:rPr>
        <w:br w:type="textWrapping"/>
      </w: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=Tokenizer</m:t>
              </m:r>
              <m:d>
                <m:dPr>
                  <m:ctrlPr>
                    <w:rPr>
                      <w:rFonts w:ascii="Cambria Math" w:hAnsi="Cambria Math"/>
                      <w:i/>
                    </w:rPr>
                  </m:ctrlPr>
                </m:dPr>
                <m:e>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3−1</m:t>
                  </m:r>
                  <m:ctrlPr>
                    <w:rPr>
                      <w:rFonts w:ascii="Cambria Math" w:hAnsi="Cambria Math"/>
                      <w:i/>
                    </w:rPr>
                  </m:ctrlPr>
                </m:e>
              </m:d>
              <m:ctrlPr>
                <w:rPr>
                  <w:rFonts w:ascii="Cambria Math" w:hAnsi="Cambria Math"/>
                  <w:i/>
                </w:rPr>
              </m:ctrlPr>
            </m:e>
          </m:eqArr>
        </m:oMath>
      </m:oMathPara>
    </w:p>
    <w:p w14:paraId="510E1A54">
      <w:pPr>
        <w:ind w:firstLine="480"/>
      </w:pPr>
      <w:r>
        <w:t>经过Embedding层得到嵌入向量序列</w:t>
      </w:r>
      <m:oMath>
        <m:r>
          <m:rP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oMath>
      <w:r>
        <w:t>，每个独立向量的计算方式可由公式3-2表示</w:t>
      </w:r>
    </w:p>
    <w:p w14:paraId="4FAB84DB">
      <w:pPr>
        <w:pStyle w:val="43"/>
        <w:ind w:firstLine="480"/>
        <w:jc w:val="both"/>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=Embedding</m:t>
              </m:r>
              <m:d>
                <m:dPr>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3−2</m:t>
                  </m:r>
                  <m:ctrlPr>
                    <w:rPr>
                      <w:rFonts w:ascii="Cambria Math" w:hAnsi="Cambria Math"/>
                      <w:i/>
                    </w:rPr>
                  </m:ctrlPr>
                </m:e>
              </m:d>
              <m:ctrlPr>
                <w:rPr>
                  <w:rFonts w:ascii="Cambria Math" w:hAnsi="Cambria Math"/>
                  <w:i/>
                </w:rPr>
              </m:ctrlPr>
            </m:e>
          </m:eqArr>
        </m:oMath>
      </m:oMathPara>
    </w:p>
    <w:p w14:paraId="0214A2EC">
      <w:pPr>
        <w:pStyle w:val="43"/>
        <w:ind w:firstLine="480"/>
        <w:jc w:val="both"/>
        <w:rPr>
          <w:rFonts w:ascii="宋体" w:hAnsi="宋体" w:eastAsia="宋体"/>
        </w:rPr>
      </w:pPr>
      <w:r>
        <w:rPr>
          <w:rFonts w:ascii="宋体" w:hAnsi="宋体" w:eastAsia="宋体"/>
        </w:rPr>
        <w:t>编码层</w:t>
      </w:r>
      <w:r>
        <w:rPr>
          <w:rFonts w:hint="eastAsia" w:ascii="宋体" w:hAnsi="宋体" w:eastAsia="宋体"/>
        </w:rPr>
        <w:t>在</w:t>
      </w:r>
      <w:r>
        <w:rPr>
          <w:rFonts w:ascii="Times New Roman" w:hAnsi="Times New Roman" w:eastAsia="宋体" w:cs="Times New Roman"/>
        </w:rPr>
        <w:t>B</w:t>
      </w:r>
      <w:r>
        <w:rPr>
          <w:rFonts w:hint="eastAsia" w:ascii="Times New Roman" w:hAnsi="Times New Roman" w:eastAsia="宋体" w:cs="Times New Roman"/>
        </w:rPr>
        <w:t>ert</w:t>
      </w:r>
      <w:r>
        <w:rPr>
          <w:rFonts w:ascii="Times New Roman" w:hAnsi="Times New Roman" w:eastAsia="宋体" w:cs="Times New Roman"/>
        </w:rPr>
        <w:t>-</w:t>
      </w:r>
      <w:r>
        <w:rPr>
          <w:rFonts w:hint="eastAsia" w:ascii="Times New Roman" w:hAnsi="Times New Roman" w:eastAsia="宋体" w:cs="Times New Roman"/>
        </w:rPr>
        <w:t>B</w:t>
      </w:r>
      <w:r>
        <w:rPr>
          <w:rFonts w:ascii="Times New Roman" w:hAnsi="Times New Roman" w:eastAsia="宋体" w:cs="Times New Roman"/>
        </w:rPr>
        <w:t>ase-</w:t>
      </w:r>
      <w:r>
        <w:rPr>
          <w:rFonts w:hint="eastAsia" w:ascii="Times New Roman" w:hAnsi="Times New Roman" w:eastAsia="宋体" w:cs="Times New Roman"/>
        </w:rPr>
        <w:t>C</w:t>
      </w:r>
      <w:r>
        <w:rPr>
          <w:rFonts w:ascii="Times New Roman" w:hAnsi="Times New Roman" w:eastAsia="宋体" w:cs="Times New Roman"/>
        </w:rPr>
        <w:t>hinese</w:t>
      </w:r>
      <w:r>
        <w:rPr>
          <w:rFonts w:hint="eastAsia" w:ascii="宋体" w:hAnsi="宋体" w:eastAsia="宋体"/>
        </w:rPr>
        <w:t>预训练语言</w:t>
      </w:r>
      <w:r>
        <w:rPr>
          <w:rFonts w:ascii="宋体" w:hAnsi="宋体" w:eastAsia="宋体"/>
        </w:rPr>
        <w:t>模型的基础上，</w:t>
      </w:r>
      <w:r>
        <w:rPr>
          <w:rFonts w:hint="eastAsia" w:ascii="宋体" w:hAnsi="宋体" w:eastAsia="宋体"/>
        </w:rPr>
        <w:t>对嵌入向量序列</w:t>
      </w:r>
      <m:oMath>
        <m:r>
          <m:rPr/>
          <w:rPr>
            <w:rFonts w:ascii="Cambria Math" w:hAnsi="Cambria Math" w:eastAsia="宋体"/>
          </w:rPr>
          <m:t>X</m:t>
        </m:r>
      </m:oMath>
      <w:r>
        <w:rPr>
          <w:rFonts w:ascii="宋体" w:hAnsi="宋体" w:eastAsia="宋体"/>
        </w:rPr>
        <w:t>进行特征抽取和编码</w:t>
      </w:r>
      <w:r>
        <w:rPr>
          <w:rFonts w:hint="eastAsia" w:ascii="宋体" w:hAnsi="宋体" w:eastAsia="宋体"/>
        </w:rPr>
        <w:t>。</w:t>
      </w:r>
      <w:r>
        <w:rPr>
          <w:rFonts w:hint="eastAsia" w:ascii="宋体" w:hAnsi="宋体" w:eastAsia="宋体"/>
          <w:color w:val="000000" w:themeColor="text1"/>
          <w14:textFill>
            <w14:solidFill>
              <w14:schemeClr w14:val="tx1"/>
            </w14:solidFill>
          </w14:textFill>
        </w:rPr>
        <w:t>具体包括对字符级嵌入序列执行自注意力机制、前馈神经网络、残差连接和归一化操作，以学习字符之间的依赖关系和上下文信息。这些操作</w:t>
      </w:r>
      <w:r>
        <w:rPr>
          <w:rFonts w:ascii="宋体" w:hAnsi="宋体" w:eastAsia="宋体"/>
        </w:rPr>
        <w:t>使得每个字符的嵌入向量</w:t>
      </w:r>
      <w:r>
        <w:rPr>
          <w:rFonts w:hint="eastAsia" w:ascii="宋体" w:hAnsi="宋体" w:eastAsia="宋体"/>
        </w:rPr>
        <w:t>能够</w:t>
      </w:r>
      <w:r>
        <w:rPr>
          <w:rFonts w:ascii="宋体" w:hAnsi="宋体" w:eastAsia="宋体"/>
        </w:rPr>
        <w:t>逐步整合全局上下文</w:t>
      </w:r>
      <w:r>
        <w:rPr>
          <w:rFonts w:hint="eastAsia" w:ascii="宋体" w:hAnsi="宋体" w:eastAsia="宋体"/>
        </w:rPr>
        <w:t>信息</w:t>
      </w:r>
      <w:r>
        <w:rPr>
          <w:rFonts w:ascii="宋体" w:hAnsi="宋体" w:eastAsia="宋体"/>
        </w:rPr>
        <w:t>，通过多层的</w:t>
      </w:r>
      <w:r>
        <w:rPr>
          <w:rFonts w:ascii="Times New Roman" w:hAnsi="Times New Roman" w:eastAsia="宋体" w:cs="Times New Roman"/>
        </w:rPr>
        <w:t>Transformer Encoder</w:t>
      </w:r>
      <w:r>
        <w:rPr>
          <w:rFonts w:ascii="宋体" w:hAnsi="宋体" w:eastAsia="宋体"/>
        </w:rPr>
        <w:t>结构进行迭代计算，以获取更丰富的语义表示。</w:t>
      </w:r>
    </w:p>
    <w:p w14:paraId="6CBAF7A5">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rPr>
        <w:t>对业务场景、意图进行分类，计算方法如公式3-3所示，其中BERT是编码层使用的Bert</w:t>
      </w:r>
      <w:r>
        <w:t>-</w:t>
      </w:r>
      <w:r>
        <w:rPr>
          <w:rFonts w:hint="eastAsia"/>
        </w:rPr>
        <w:t>B</w:t>
      </w:r>
      <w:r>
        <w:t>ase-</w:t>
      </w:r>
      <w:r>
        <w:rPr>
          <w:rFonts w:hint="eastAsia"/>
        </w:rPr>
        <w:t>C</w:t>
      </w:r>
      <w:r>
        <w:t>hinese</w:t>
      </w:r>
      <w:r>
        <w:rPr>
          <w:rFonts w:hint="eastAsia"/>
        </w:rPr>
        <w:t>预训练模型。</w:t>
      </w:r>
      <w:r>
        <w:tab/>
      </w:r>
      <w:r>
        <w:rPr>
          <w:rFonts w:ascii="Cambria Math" w:hAnsi="Cambria Math"/>
          <w:i/>
        </w:rPr>
        <w:br w:type="textWrapping"/>
      </w: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r>
                <m:rPr/>
                <w:rPr>
                  <w:rFonts w:ascii="Cambria Math" w:hAnsi="Cambria Math"/>
                </w:rPr>
                <m:t>=BERT</m:t>
              </m:r>
              <m:d>
                <m:dPr>
                  <m:ctrlPr>
                    <w:rPr>
                      <w:rFonts w:ascii="Cambria Math" w:hAnsi="Cambria Math"/>
                      <w:i/>
                    </w:rPr>
                  </m:ctrlPr>
                </m:dPr>
                <m:e>
                  <m:r>
                    <m:rPr/>
                    <w:rPr>
                      <w:rFonts w:ascii="Cambria Math" w:hAnsi="Cambria Math"/>
                    </w:rPr>
                    <m:t>X</m:t>
                  </m:r>
                  <m:ctrlPr>
                    <w:rPr>
                      <w:rFonts w:ascii="Cambria Math" w:hAnsi="Cambria Math"/>
                      <w:i/>
                    </w:rPr>
                  </m:ctrlPr>
                </m:e>
              </m:d>
              <m:d>
                <m:dPr>
                  <m:begChr m:val="["/>
                  <m:endChr m:val="]"/>
                  <m:ctrlPr>
                    <w:rPr>
                      <w:rFonts w:ascii="Cambria Math" w:hAnsi="Cambria Math"/>
                      <w:i/>
                    </w:rPr>
                  </m:ctrlPr>
                </m:dPr>
                <m:e>
                  <m:r>
                    <m:rPr/>
                    <w:rPr>
                      <w:rFonts w:ascii="Cambria Math" w:hAnsi="Cambria Math"/>
                    </w:rPr>
                    <m:t>1</m:t>
                  </m: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3−3</m:t>
                  </m:r>
                  <m:ctrlPr>
                    <w:rPr>
                      <w:rFonts w:ascii="Cambria Math" w:hAnsi="Cambria Math"/>
                      <w:i/>
                    </w:rPr>
                  </m:ctrlPr>
                </m:e>
              </m:d>
              <m:ctrlPr>
                <w:rPr>
                  <w:rFonts w:ascii="Cambria Math" w:hAnsi="Cambria Math"/>
                  <w:i/>
                </w:rPr>
              </m:ctrlPr>
            </m:e>
          </m:eqArr>
        </m:oMath>
      </m:oMathPara>
    </w:p>
    <w:p w14:paraId="5BBB72D2">
      <w:pPr>
        <w:ind w:firstLine="480"/>
      </w:pPr>
      <w:r>
        <w:t>将最后一层隐藏状态向量</w:t>
      </w:r>
      <m:oMath>
        <m:r>
          <m:rPr/>
          <w:rPr>
            <w:rFonts w:ascii="Cambria Math" w:hAnsi="Cambria Math"/>
          </w:rPr>
          <m:t>V=</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oMath>
      <w:r>
        <w:t>作为CRF层</w:t>
      </w:r>
      <w:r>
        <w:rPr>
          <w:rFonts w:hint="eastAsia"/>
        </w:rPr>
        <w:t>的</w:t>
      </w:r>
      <w:r>
        <w:t>输入，如公式3-4所示，</w:t>
      </w:r>
      <w:r>
        <w:rPr>
          <w:rFonts w:hint="eastAsia"/>
        </w:rPr>
        <w:t>通过</w:t>
      </w:r>
      <w:r>
        <w:t>捕捉槽标签序列之间的依赖关系，获得预测的槽标签序列。</w:t>
      </w:r>
    </w:p>
    <w:p w14:paraId="4130D933">
      <w:pPr>
        <w:pStyle w:val="43"/>
        <w:ind w:firstLine="480"/>
        <w:jc w:val="both"/>
        <w:rPr>
          <w:szCs w:val="24"/>
        </w:rPr>
      </w:pPr>
      <m:oMathPara>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=BERT</m:t>
              </m:r>
              <m:d>
                <m:dPr>
                  <m:ctrlPr>
                    <w:rPr>
                      <w:rFonts w:ascii="Cambria Math" w:hAnsi="Cambria Math"/>
                      <w:i/>
                      <w:szCs w:val="24"/>
                    </w:rPr>
                  </m:ctrlPr>
                </m:dPr>
                <m:e>
                  <m:r>
                    <m:rPr/>
                    <w:rPr>
                      <w:rFonts w:ascii="Cambria Math" w:hAnsi="Cambria Math"/>
                    </w:rPr>
                    <m:t>X</m:t>
                  </m:r>
                  <m:ctrlPr>
                    <w:rPr>
                      <w:rFonts w:ascii="Cambria Math" w:hAnsi="Cambria Math"/>
                      <w:i/>
                      <w:szCs w:val="24"/>
                    </w:rPr>
                  </m:ctrlPr>
                </m:e>
              </m:d>
              <m:r>
                <m:rPr/>
                <w:rPr>
                  <w:rFonts w:ascii="Cambria Math" w:hAnsi="Cambria Math"/>
                  <w:szCs w:val="24"/>
                </w:rPr>
                <m:t>[0]#</m:t>
              </m:r>
              <m:d>
                <m:dPr>
                  <m:ctrlPr>
                    <w:rPr>
                      <w:rFonts w:ascii="Cambria Math" w:hAnsi="Cambria Math"/>
                      <w:i/>
                      <w:szCs w:val="24"/>
                    </w:rPr>
                  </m:ctrlPr>
                </m:dPr>
                <m:e>
                  <m:r>
                    <m:rPr/>
                    <w:rPr>
                      <w:rFonts w:ascii="Cambria Math" w:hAnsi="Cambria Math"/>
                      <w:szCs w:val="24"/>
                    </w:rPr>
                    <m:t>3−4</m:t>
                  </m:r>
                  <m:ctrlPr>
                    <w:rPr>
                      <w:rFonts w:ascii="Cambria Math" w:hAnsi="Cambria Math"/>
                      <w:i/>
                      <w:szCs w:val="24"/>
                    </w:rPr>
                  </m:ctrlPr>
                </m:e>
              </m:d>
              <m:ctrlPr>
                <w:rPr>
                  <w:rFonts w:ascii="Cambria Math" w:hAnsi="Cambria Math"/>
                  <w:i/>
                  <w:szCs w:val="24"/>
                </w:rPr>
              </m:ctrlPr>
            </m:e>
          </m:eqArr>
        </m:oMath>
      </m:oMathPara>
    </w:p>
    <w:p w14:paraId="0A095D7C">
      <w:pPr>
        <w:pStyle w:val="43"/>
        <w:ind w:firstLine="480"/>
        <w:jc w:val="both"/>
        <w:rPr>
          <w:rFonts w:ascii="Times New Roman" w:hAnsi="Times New Roman" w:eastAsia="宋体" w:cs="Times New Roman"/>
          <w:szCs w:val="24"/>
        </w:rPr>
      </w:pPr>
      <w:r>
        <w:rPr>
          <w:rFonts w:hint="eastAsia" w:ascii="Times New Roman" w:hAnsi="Times New Roman" w:eastAsia="宋体" w:cs="Times New Roman"/>
          <w:color w:val="000000" w:themeColor="text1"/>
          <w:szCs w:val="24"/>
          <w14:textFill>
            <w14:solidFill>
              <w14:schemeClr w14:val="tx1"/>
            </w14:solidFill>
          </w14:textFill>
        </w:rPr>
        <w:t>解码层集成的三种分类器遵循相似的结构，</w:t>
      </w:r>
      <w:r>
        <w:rPr>
          <w:rFonts w:hint="eastAsia" w:ascii="Times New Roman" w:hAnsi="Times New Roman" w:eastAsia="宋体" w:cs="Times New Roman"/>
          <w:szCs w:val="24"/>
        </w:rPr>
        <w:t>即先通过Dropout层进行正则化处理，再利用全连接层实现特征到类别得分的映射。最终，将分类器输出的得分通过Softmax函数转换为概率分布，以进行最终的分类决策。对于分类得分向量</w:t>
      </w:r>
      <m:oMath>
        <m:r>
          <m:rPr/>
          <w:rPr>
            <w:rFonts w:hint="eastAsia" w:ascii="Cambria Math" w:hAnsi="Cambria Math" w:eastAsia="宋体" w:cs="Times New Roman"/>
            <w:szCs w:val="24"/>
          </w:rPr>
          <m:t>y</m:t>
        </m:r>
      </m:oMath>
      <w:r>
        <w:rPr>
          <w:rFonts w:hint="eastAsia" w:ascii="Times New Roman" w:hAnsi="Times New Roman" w:eastAsia="宋体" w:cs="Times New Roman"/>
          <w:szCs w:val="24"/>
        </w:rPr>
        <w:t>，Softmax函数定义可由公式3-5实现，其中</w:t>
      </w:r>
      <m:oMath>
        <m:r>
          <m:rPr/>
          <w:rPr>
            <w:rFonts w:hint="eastAsia" w:ascii="Cambria Math" w:hAnsi="Cambria Math" w:eastAsia="宋体" w:cs="Times New Roman"/>
            <w:szCs w:val="24"/>
          </w:rPr>
          <m:t>N</m:t>
        </m:r>
      </m:oMath>
      <w:r>
        <w:rPr>
          <w:rFonts w:hint="eastAsia" w:ascii="Times New Roman" w:hAnsi="Times New Roman" w:eastAsia="宋体" w:cs="Times New Roman"/>
          <w:szCs w:val="24"/>
        </w:rPr>
        <w:t>为类别数量，</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代表第</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个类别得分。</w:t>
      </w:r>
    </w:p>
    <w:p w14:paraId="24541D5D">
      <w:pPr>
        <w:pStyle w:val="43"/>
        <w:ind w:firstLine="480"/>
        <w:jc w:val="both"/>
        <w:rPr>
          <w:rFonts w:ascii="Times New Roman" w:hAnsi="Times New Roman" w:eastAsia="宋体" w:cs="Times New Roman"/>
          <w:szCs w:val="24"/>
        </w:rPr>
      </w:pPr>
      <m:oMathPara>
        <m:oMath>
          <m:eqArr>
            <m:eqArrPr>
              <m:maxDist m:val="1"/>
              <m:ctrlPr>
                <w:rPr>
                  <w:rFonts w:ascii="Cambria Math" w:hAnsi="Cambria Math"/>
                  <w:i/>
                  <w:szCs w:val="24"/>
                </w:rPr>
              </m:ctrlPr>
            </m:eqArrPr>
            <m:e>
              <m:r>
                <m:rPr/>
                <w:rPr>
                  <w:rFonts w:ascii="Cambria Math" w:hAnsi="Cambria Math"/>
                  <w:szCs w:val="24"/>
                </w:rPr>
                <m:t>Softmax</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i</m:t>
                      </m:r>
                      <m:ctrlPr>
                        <w:rPr>
                          <w:rFonts w:ascii="Cambria Math" w:hAnsi="Cambria Math"/>
                          <w:i/>
                          <w:iCs/>
                          <w:szCs w:val="24"/>
                        </w:rPr>
                      </m:ctrlPr>
                    </m:sub>
                  </m:sSub>
                  <m:ctrlPr>
                    <w:rPr>
                      <w:rFonts w:ascii="Cambria Math" w:hAnsi="Cambria Math"/>
                      <w:i/>
                      <w:iCs/>
                      <w:szCs w:val="24"/>
                    </w:rPr>
                  </m:ctrlPr>
                </m:e>
              </m:d>
              <m:r>
                <m:rPr/>
                <w:rPr>
                  <w:rFonts w:ascii="Cambria Math" w:hAnsi="Cambria Math"/>
                  <w:szCs w:val="24"/>
                </w:rPr>
                <m:t>=</m:t>
              </m:r>
              <m:f>
                <m:fPr>
                  <m:ctrlPr>
                    <w:rPr>
                      <w:rFonts w:ascii="Cambria Math" w:hAnsi="Cambria Math"/>
                      <w:i/>
                      <w:iCs/>
                      <w:szCs w:val="24"/>
                    </w:rPr>
                  </m:ctrlPr>
                </m:fPr>
                <m:num>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j</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num>
                <m:den>
                  <m:nary>
                    <m:naryPr>
                      <m:chr m:val="∑"/>
                      <m:ctrlPr>
                        <w:rPr>
                          <w:rFonts w:ascii="Cambria Math" w:hAnsi="Cambria Math"/>
                          <w:i/>
                          <w:iCs/>
                          <w:szCs w:val="24"/>
                        </w:rPr>
                      </m:ctrlPr>
                    </m:naryPr>
                    <m:sub>
                      <m:r>
                        <m:rPr/>
                        <w:rPr>
                          <w:rFonts w:ascii="Cambria Math" w:hAnsi="Cambria Math"/>
                          <w:szCs w:val="24"/>
                        </w:rPr>
                        <m:t>k=1</m:t>
                      </m:r>
                      <m:ctrlPr>
                        <w:rPr>
                          <w:rFonts w:ascii="Cambria Math" w:hAnsi="Cambria Math"/>
                          <w:i/>
                          <w:iCs/>
                          <w:szCs w:val="24"/>
                        </w:rPr>
                      </m:ctrlPr>
                    </m:sub>
                    <m:sup>
                      <m:r>
                        <m:rPr/>
                        <w:rPr>
                          <w:rFonts w:ascii="Cambria Math" w:hAnsi="Cambria Math"/>
                          <w:szCs w:val="24"/>
                        </w:rPr>
                        <m:t>N</m:t>
                      </m:r>
                      <m:ctrlPr>
                        <w:rPr>
                          <w:rFonts w:ascii="Cambria Math" w:hAnsi="Cambria Math"/>
                          <w:i/>
                          <w:iCs/>
                          <w:szCs w:val="24"/>
                        </w:rPr>
                      </m:ctrlPr>
                    </m:sup>
                    <m:e>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k</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e>
                  </m:nary>
                  <m:ctrlPr>
                    <w:rPr>
                      <w:rFonts w:ascii="Cambria Math" w:hAnsi="Cambria Math"/>
                      <w:i/>
                      <w:iCs/>
                      <w:szCs w:val="24"/>
                    </w:rPr>
                  </m:ctrlPr>
                </m:den>
              </m:f>
              <m:r>
                <m:rPr/>
                <w:rPr>
                  <w:rFonts w:ascii="Cambria Math" w:hAnsi="Cambria Math"/>
                  <w:szCs w:val="24"/>
                </w:rPr>
                <m:t>#</m:t>
              </m:r>
              <m:d>
                <m:dPr>
                  <m:ctrlPr>
                    <w:rPr>
                      <w:rFonts w:ascii="Cambria Math" w:hAnsi="Cambria Math"/>
                      <w:i/>
                      <w:szCs w:val="24"/>
                    </w:rPr>
                  </m:ctrlPr>
                </m:dPr>
                <m:e>
                  <m:r>
                    <m:rPr/>
                    <w:rPr>
                      <w:rFonts w:ascii="Cambria Math" w:hAnsi="Cambria Math"/>
                      <w:szCs w:val="24"/>
                    </w:rPr>
                    <m:t>3−5</m:t>
                  </m:r>
                  <m:ctrlPr>
                    <w:rPr>
                      <w:rFonts w:ascii="Cambria Math" w:hAnsi="Cambria Math"/>
                      <w:i/>
                      <w:szCs w:val="24"/>
                    </w:rPr>
                  </m:ctrlPr>
                </m:e>
              </m:d>
              <m:ctrlPr>
                <w:rPr>
                  <w:rFonts w:ascii="Cambria Math" w:hAnsi="Cambria Math"/>
                  <w:i/>
                  <w:szCs w:val="24"/>
                </w:rPr>
              </m:ctrlPr>
            </m:e>
          </m:eqArr>
        </m:oMath>
      </m:oMathPara>
    </w:p>
    <w:p w14:paraId="49F73EEB">
      <w:pPr>
        <w:ind w:firstLine="480"/>
      </w:pPr>
      <w:r>
        <w:rPr>
          <w:rFonts w:hint="eastAsia"/>
        </w:rPr>
        <w:t>在获得每个类别的概率后，选择概率最大的类别作为最终的分类结果。用数学语言表示，最终的分类结果</w:t>
      </w:r>
      <m:oMath>
        <m:r>
          <m:rPr/>
          <w:rPr>
            <w:rFonts w:ascii="Cambria Math" w:hAnsi="Cambria Math"/>
          </w:rPr>
          <m:t>z</m:t>
        </m:r>
      </m:oMath>
      <w:r>
        <w:rPr>
          <w:rFonts w:hint="eastAsia"/>
        </w:rPr>
        <w:t>可以通过公式3-6得到：</w:t>
      </w:r>
      <w:r>
        <w:rPr>
          <w:rFonts w:ascii="宋体" w:hAnsi="宋体"/>
        </w:rPr>
        <w:br w:type="textWrapping"/>
      </w:r>
      <m:oMathPara>
        <m:oMath>
          <m:eqArr>
            <m:eqArrPr>
              <m:maxDist m:val="1"/>
              <m:ctrlPr>
                <w:rPr>
                  <w:rFonts w:ascii="Cambria Math" w:hAnsi="Cambria Math"/>
                  <w:i/>
                </w:rPr>
              </m:ctrlPr>
            </m:eqArrPr>
            <m:e>
              <m:r>
                <m:rPr/>
                <w:rPr>
                  <w:rFonts w:ascii="Cambria Math" w:hAnsi="Cambria Math"/>
                </w:rPr>
                <m:t>z=argma</m:t>
              </m:r>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j=1,2,…,n</m:t>
                  </m:r>
                  <m:ctrlPr>
                    <w:rPr>
                      <w:rFonts w:ascii="Cambria Math" w:hAnsi="Cambria Math"/>
                      <w:i/>
                      <w:iCs/>
                    </w:rPr>
                  </m:ctrlPr>
                </m:sub>
              </m:sSub>
              <m:r>
                <m:rPr/>
                <w:rPr>
                  <w:rFonts w:ascii="Cambria Math" w:hAnsi="Cambria Math"/>
                </w:rPr>
                <m:t>Softmax</m:t>
              </m:r>
              <m:d>
                <m:dPr>
                  <m:ctrlPr>
                    <w:rPr>
                      <w:rFonts w:ascii="Cambria Math" w:hAnsi="Cambria Math"/>
                      <w:i/>
                      <w:iCs/>
                    </w:rPr>
                  </m:ctrlPr>
                </m:dPr>
                <m:e>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j</m:t>
                      </m:r>
                      <m:ctrlPr>
                        <w:rPr>
                          <w:rFonts w:ascii="Cambria Math" w:hAnsi="Cambria Math"/>
                          <w:i/>
                          <w:iCs/>
                        </w:rPr>
                      </m:ctrlPr>
                    </m:sub>
                  </m:sSub>
                  <m:ctrlPr>
                    <w:rPr>
                      <w:rFonts w:ascii="Cambria Math" w:hAnsi="Cambria Math"/>
                      <w:i/>
                      <w:iCs/>
                    </w:rPr>
                  </m:ctrlPr>
                </m:e>
              </m:d>
              <m:r>
                <m:rPr/>
                <w:rPr>
                  <w:rFonts w:ascii="Cambria Math" w:hAnsi="Cambria Math"/>
                </w:rPr>
                <m:t>#</m:t>
              </m:r>
              <m:d>
                <m:dPr>
                  <m:ctrlPr>
                    <w:rPr>
                      <w:rFonts w:ascii="Cambria Math" w:hAnsi="Cambria Math"/>
                      <w:i/>
                    </w:rPr>
                  </m:ctrlPr>
                </m:dPr>
                <m:e>
                  <m:r>
                    <m:rPr/>
                    <w:rPr>
                      <w:rFonts w:ascii="Cambria Math" w:hAnsi="Cambria Math"/>
                    </w:rPr>
                    <m:t>3−6</m:t>
                  </m:r>
                  <m:ctrlPr>
                    <w:rPr>
                      <w:rFonts w:ascii="Cambria Math" w:hAnsi="Cambria Math"/>
                      <w:i/>
                    </w:rPr>
                  </m:ctrlPr>
                </m:e>
              </m:d>
              <m:ctrlPr>
                <w:rPr>
                  <w:rFonts w:ascii="Cambria Math" w:hAnsi="Cambria Math"/>
                  <w:i/>
                </w:rPr>
              </m:ctrlPr>
            </m:e>
          </m:eqArr>
        </m:oMath>
      </m:oMathPara>
    </w:p>
    <w:p w14:paraId="2D3597D0">
      <w:pPr>
        <w:pStyle w:val="3"/>
      </w:pPr>
      <w:bookmarkStart w:id="49" w:name="_Toc192932493"/>
      <w:r>
        <w:rPr>
          <w:rFonts w:hint="eastAsia"/>
        </w:rPr>
        <w:t>3.2基于词编码的NLU模型</w:t>
      </w:r>
      <w:bookmarkEnd w:id="49"/>
    </w:p>
    <w:p w14:paraId="7C0DC340">
      <w:pPr>
        <w:pStyle w:val="4"/>
        <w:rPr>
          <w:rFonts w:hint="eastAsia" w:ascii="黑体" w:hAnsi="黑体" w:eastAsia="黑体" w:cs="黑体"/>
        </w:rPr>
      </w:pPr>
      <w:bookmarkStart w:id="50" w:name="_Toc192932494"/>
      <w:r>
        <w:rPr>
          <w:rFonts w:hint="eastAsia" w:ascii="黑体" w:hAnsi="黑体" w:eastAsia="黑体" w:cs="黑体"/>
        </w:rPr>
        <w:t>3.2.1整体架构</w:t>
      </w:r>
      <w:bookmarkEnd w:id="50"/>
    </w:p>
    <w:p w14:paraId="37087366">
      <w:pPr>
        <w:ind w:firstLine="480"/>
      </w:pPr>
      <w:r>
        <w:t>在自然语言</w:t>
      </w:r>
      <w:r>
        <w:rPr>
          <w:rFonts w:hint="eastAsia"/>
        </w:rPr>
        <w:t>理解</w:t>
      </w:r>
      <w:r>
        <w:t>领域，模型的</w:t>
      </w:r>
      <w:r>
        <w:rPr>
          <w:rFonts w:hint="eastAsia"/>
        </w:rPr>
        <w:t>编码</w:t>
      </w:r>
      <w:r>
        <w:t>单位选择对于解析和理解用户查询</w:t>
      </w:r>
      <w:r>
        <w:rPr>
          <w:rFonts w:hint="eastAsia"/>
        </w:rPr>
        <w:t>语句</w:t>
      </w:r>
      <w:r>
        <w:t>至关重要。传统的以字为基本单位的模型在处理复杂文本时，尤其是在面对两个槽值拥有相同</w:t>
      </w:r>
      <w:r>
        <w:rPr>
          <w:rFonts w:hint="eastAsia"/>
        </w:rPr>
        <w:t>字符</w:t>
      </w:r>
      <w:r>
        <w:t>的场景下，常常会识别错误。这些错误主要表现为将一个槽值中的个别字误识为其他槽位，以及相邻槽值被错误地识别进同一槽位。这些问题不仅影响了模型的准确性和可靠性，也给实际应用带来了诸多不便。</w:t>
      </w:r>
    </w:p>
    <w:p w14:paraId="5A3FE15A">
      <w:pPr>
        <w:ind w:firstLine="480"/>
      </w:pPr>
      <w:r>
        <w:t>具体来说，当模型以字为</w:t>
      </w:r>
      <w:r>
        <w:rPr>
          <w:rFonts w:hint="eastAsia"/>
        </w:rPr>
        <w:t>基本</w:t>
      </w:r>
      <w:r>
        <w:t>单位进行编码时，每个字被独立</w:t>
      </w:r>
      <w:r>
        <w:rPr>
          <w:rFonts w:hint="eastAsia"/>
        </w:rPr>
        <w:t>进行</w:t>
      </w:r>
      <w:r>
        <w:t>处理，而忽略了</w:t>
      </w:r>
      <w:r>
        <w:rPr>
          <w:rFonts w:hint="eastAsia"/>
        </w:rPr>
        <w:t>词语的完整性与语义关系</w:t>
      </w:r>
      <w:r>
        <w:t>。这种处理方式在面对电力领域中复杂且生僻的术语时，容易导致信息的丢失和误解</w:t>
      </w:r>
      <w:r>
        <w:rPr>
          <w:rFonts w:hint="eastAsia"/>
        </w:rPr>
        <w:t>。</w:t>
      </w:r>
      <w:r>
        <w:t>例如，术语“业扩报装”在解析时可能被拆分为“业”和“扩报装”，这种拆分不仅破坏了术语的完整性，还</w:t>
      </w:r>
      <w:r>
        <w:rPr>
          <w:rFonts w:hint="eastAsia"/>
        </w:rPr>
        <w:t>会</w:t>
      </w:r>
      <w:r>
        <w:t>导致模型在后续的</w:t>
      </w:r>
      <w:r>
        <w:rPr>
          <w:rFonts w:hint="eastAsia"/>
        </w:rPr>
        <w:t>数据查询</w:t>
      </w:r>
      <w:r>
        <w:t>中出现错误。</w:t>
      </w:r>
      <w:r>
        <w:rPr>
          <w:rFonts w:hint="eastAsia"/>
        </w:rPr>
        <w:t>下表展示了字编码模型在实际应用中的问题示例。</w:t>
      </w:r>
    </w:p>
    <w:p w14:paraId="586F882C">
      <w:pPr>
        <w:pStyle w:val="8"/>
        <w:ind w:firstLine="420"/>
      </w:pPr>
      <w:bookmarkStart w:id="51" w:name="_Toc19279650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字编码模型错误问题示例</w:t>
      </w:r>
      <w:bookmarkEnd w:id="51"/>
    </w:p>
    <w:p w14:paraId="477AF02C">
      <w:pPr>
        <w:pStyle w:val="8"/>
        <w:ind w:firstLine="0" w:firstLineChars="0"/>
      </w:pPr>
      <w:r>
        <w:t xml:space="preserve">Fig </w:t>
      </w:r>
      <w:r>
        <w:rPr>
          <w:rFonts w:hint="eastAsia"/>
        </w:rPr>
        <w:t>3</w:t>
      </w:r>
      <w:r>
        <w:noBreakHyphen/>
      </w:r>
      <w:r>
        <w:rPr>
          <w:rFonts w:hint="eastAsia"/>
        </w:rPr>
        <w:t xml:space="preserve">4 </w:t>
      </w:r>
      <w:r>
        <w:t xml:space="preserve">Example of </w:t>
      </w:r>
      <w:r>
        <w:rPr>
          <w:rFonts w:hint="eastAsia"/>
        </w:rPr>
        <w:t>e</w:t>
      </w:r>
      <w:r>
        <w:t xml:space="preserve">rror in </w:t>
      </w:r>
      <w:r>
        <w:rPr>
          <w:rFonts w:hint="eastAsia"/>
        </w:rPr>
        <w:t>w</w:t>
      </w:r>
      <w:r>
        <w:t xml:space="preserve">ord </w:t>
      </w:r>
      <w:r>
        <w:rPr>
          <w:rFonts w:hint="eastAsia"/>
        </w:rPr>
        <w:t>e</w:t>
      </w:r>
      <w:r>
        <w:t xml:space="preserve">ncoding </w:t>
      </w:r>
      <w:r>
        <w:rPr>
          <w:rFonts w:hint="eastAsia"/>
        </w:rPr>
        <w:t>m</w:t>
      </w:r>
      <w:r>
        <w:t>odel</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17"/>
        <w:gridCol w:w="2975"/>
        <w:gridCol w:w="2870"/>
      </w:tblGrid>
      <w:tr w14:paraId="1AD65E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12" w:space="0"/>
              <w:bottom w:val="single" w:color="auto" w:sz="4" w:space="0"/>
            </w:tcBorders>
          </w:tcPr>
          <w:p w14:paraId="13EAFDF6">
            <w:pPr>
              <w:spacing w:line="240" w:lineRule="auto"/>
              <w:ind w:firstLine="0" w:firstLineChars="0"/>
              <w:rPr>
                <w:sz w:val="21"/>
                <w:szCs w:val="21"/>
              </w:rPr>
            </w:pPr>
            <w:r>
              <w:rPr>
                <w:rFonts w:hint="eastAsia"/>
                <w:sz w:val="21"/>
                <w:szCs w:val="21"/>
              </w:rPr>
              <w:t>示例</w:t>
            </w:r>
          </w:p>
        </w:tc>
        <w:tc>
          <w:tcPr>
            <w:tcW w:w="2766" w:type="dxa"/>
            <w:tcBorders>
              <w:top w:val="single" w:color="auto" w:sz="12" w:space="0"/>
              <w:bottom w:val="single" w:color="auto" w:sz="4" w:space="0"/>
            </w:tcBorders>
          </w:tcPr>
          <w:p w14:paraId="391D7D97">
            <w:pPr>
              <w:spacing w:line="240" w:lineRule="auto"/>
              <w:ind w:firstLine="0" w:firstLineChars="0"/>
              <w:rPr>
                <w:sz w:val="21"/>
                <w:szCs w:val="21"/>
              </w:rPr>
            </w:pPr>
            <w:r>
              <w:rPr>
                <w:rFonts w:hint="eastAsia"/>
                <w:sz w:val="21"/>
                <w:szCs w:val="21"/>
              </w:rPr>
              <w:t>错误结果</w:t>
            </w:r>
          </w:p>
        </w:tc>
        <w:tc>
          <w:tcPr>
            <w:tcW w:w="2840" w:type="dxa"/>
            <w:tcBorders>
              <w:top w:val="single" w:color="auto" w:sz="12" w:space="0"/>
              <w:bottom w:val="single" w:color="auto" w:sz="4" w:space="0"/>
            </w:tcBorders>
          </w:tcPr>
          <w:p w14:paraId="3B67DEAD">
            <w:pPr>
              <w:spacing w:line="240" w:lineRule="auto"/>
              <w:ind w:firstLine="0" w:firstLineChars="0"/>
              <w:rPr>
                <w:sz w:val="21"/>
                <w:szCs w:val="21"/>
              </w:rPr>
            </w:pPr>
            <w:r>
              <w:rPr>
                <w:rFonts w:hint="eastAsia"/>
                <w:sz w:val="21"/>
                <w:szCs w:val="21"/>
              </w:rPr>
              <w:t>正确结果</w:t>
            </w:r>
          </w:p>
        </w:tc>
      </w:tr>
      <w:tr w14:paraId="22B63F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4" w:space="0"/>
            </w:tcBorders>
          </w:tcPr>
          <w:p w14:paraId="2CE106F5">
            <w:pPr>
              <w:spacing w:line="240" w:lineRule="auto"/>
              <w:ind w:firstLine="0" w:firstLineChars="0"/>
              <w:rPr>
                <w:sz w:val="21"/>
                <w:szCs w:val="21"/>
              </w:rPr>
            </w:pPr>
            <w:r>
              <w:rPr>
                <w:rFonts w:hint="eastAsia"/>
                <w:sz w:val="21"/>
                <w:szCs w:val="21"/>
              </w:rPr>
              <w:t>用户编号为1300529897785的2024年10月电费是多少</w:t>
            </w:r>
          </w:p>
        </w:tc>
        <w:tc>
          <w:tcPr>
            <w:tcW w:w="2766" w:type="dxa"/>
            <w:tcBorders>
              <w:top w:val="single" w:color="auto" w:sz="4" w:space="0"/>
            </w:tcBorders>
          </w:tcPr>
          <w:p w14:paraId="4FD4C07E">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FE9734C">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13005298977850</w:t>
            </w:r>
            <w:r>
              <w:rPr>
                <w:sz w:val="21"/>
                <w:szCs w:val="21"/>
              </w:rPr>
              <w:t>"</w:t>
            </w:r>
            <w:r>
              <w:rPr>
                <w:rFonts w:hint="eastAsia"/>
                <w:sz w:val="21"/>
                <w:szCs w:val="21"/>
              </w:rPr>
              <w:t>,</w:t>
            </w:r>
          </w:p>
          <w:p w14:paraId="29F8F610">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4F049A47">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E9F8728">
            <w:pPr>
              <w:spacing w:line="240" w:lineRule="auto"/>
              <w:ind w:firstLine="0" w:firstLineChars="0"/>
              <w:rPr>
                <w:sz w:val="21"/>
                <w:szCs w:val="21"/>
              </w:rPr>
            </w:pPr>
            <w:r>
              <w:rPr>
                <w:sz w:val="21"/>
                <w:szCs w:val="21"/>
              </w:rPr>
              <w:t>}</w:t>
            </w:r>
          </w:p>
        </w:tc>
        <w:tc>
          <w:tcPr>
            <w:tcW w:w="2840" w:type="dxa"/>
            <w:tcBorders>
              <w:top w:val="single" w:color="auto" w:sz="4" w:space="0"/>
            </w:tcBorders>
          </w:tcPr>
          <w:p w14:paraId="491102EA">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CA9AEBD">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w:t>
            </w:r>
            <w:r>
              <w:rPr>
                <w:sz w:val="21"/>
                <w:szCs w:val="21"/>
              </w:rPr>
              <w:t>"</w:t>
            </w:r>
            <w:r>
              <w:rPr>
                <w:rFonts w:hint="eastAsia"/>
                <w:sz w:val="21"/>
                <w:szCs w:val="21"/>
              </w:rPr>
              <w:t>,</w:t>
            </w:r>
          </w:p>
          <w:p w14:paraId="04A15970">
            <w:pPr>
              <w:spacing w:line="240" w:lineRule="auto"/>
              <w:ind w:firstLine="210" w:firstLineChars="100"/>
              <w:rPr>
                <w:sz w:val="21"/>
                <w:szCs w:val="21"/>
              </w:rPr>
            </w:pPr>
            <w:r>
              <w:rPr>
                <w:sz w:val="21"/>
                <w:szCs w:val="21"/>
              </w:rPr>
              <w:t>"time": "</w:t>
            </w:r>
            <w:r>
              <w:rPr>
                <w:rFonts w:hint="eastAsia"/>
                <w:sz w:val="21"/>
                <w:szCs w:val="21"/>
              </w:rPr>
              <w:t>2024年10月</w:t>
            </w:r>
            <w:r>
              <w:rPr>
                <w:sz w:val="21"/>
                <w:szCs w:val="21"/>
              </w:rPr>
              <w:t>"</w:t>
            </w:r>
            <w:r>
              <w:rPr>
                <w:rFonts w:hint="eastAsia"/>
                <w:sz w:val="21"/>
                <w:szCs w:val="21"/>
              </w:rPr>
              <w:t>,</w:t>
            </w:r>
          </w:p>
          <w:p w14:paraId="3CF0C9D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C7B569A">
            <w:pPr>
              <w:spacing w:line="240" w:lineRule="auto"/>
              <w:ind w:firstLine="0" w:firstLineChars="0"/>
              <w:rPr>
                <w:sz w:val="21"/>
                <w:szCs w:val="21"/>
              </w:rPr>
            </w:pPr>
            <w:r>
              <w:rPr>
                <w:sz w:val="21"/>
                <w:szCs w:val="21"/>
              </w:rPr>
              <w:t>}</w:t>
            </w:r>
          </w:p>
        </w:tc>
      </w:tr>
      <w:tr w14:paraId="0CAAB8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bottom w:val="single" w:color="auto" w:sz="12" w:space="0"/>
            </w:tcBorders>
          </w:tcPr>
          <w:p w14:paraId="44B16DA0">
            <w:pPr>
              <w:spacing w:line="240" w:lineRule="auto"/>
              <w:ind w:firstLine="0" w:firstLineChars="0"/>
              <w:rPr>
                <w:sz w:val="21"/>
                <w:szCs w:val="21"/>
              </w:rPr>
            </w:pPr>
            <w:r>
              <w:rPr>
                <w:rFonts w:hint="eastAsia"/>
                <w:sz w:val="21"/>
                <w:szCs w:val="21"/>
              </w:rPr>
              <w:t>2022年邯郸石化行业用电量</w:t>
            </w:r>
          </w:p>
        </w:tc>
        <w:tc>
          <w:tcPr>
            <w:tcW w:w="2766" w:type="dxa"/>
            <w:tcBorders>
              <w:bottom w:val="single" w:color="auto" w:sz="12" w:space="0"/>
            </w:tcBorders>
          </w:tcPr>
          <w:p w14:paraId="65C765B2">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D953DF3">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176566A">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邯郸石化行业</w:t>
            </w:r>
            <w:r>
              <w:rPr>
                <w:sz w:val="21"/>
                <w:szCs w:val="21"/>
              </w:rPr>
              <w:t>"</w:t>
            </w:r>
            <w:r>
              <w:rPr>
                <w:rFonts w:hint="eastAsia"/>
                <w:sz w:val="21"/>
                <w:szCs w:val="21"/>
              </w:rPr>
              <w:t>,</w:t>
            </w:r>
          </w:p>
          <w:p w14:paraId="43DDF0C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46A0A8F">
            <w:pPr>
              <w:spacing w:line="240" w:lineRule="auto"/>
              <w:ind w:firstLine="0" w:firstLineChars="0"/>
              <w:rPr>
                <w:sz w:val="21"/>
                <w:szCs w:val="21"/>
              </w:rPr>
            </w:pPr>
            <w:r>
              <w:rPr>
                <w:sz w:val="21"/>
                <w:szCs w:val="21"/>
              </w:rPr>
              <w:t>}</w:t>
            </w:r>
          </w:p>
        </w:tc>
        <w:tc>
          <w:tcPr>
            <w:tcW w:w="2840" w:type="dxa"/>
            <w:tcBorders>
              <w:bottom w:val="single" w:color="auto" w:sz="12" w:space="0"/>
            </w:tcBorders>
          </w:tcPr>
          <w:p w14:paraId="6323DFBF">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724B8D62">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77BD120">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w:t>
            </w:r>
            <w:r>
              <w:rPr>
                <w:sz w:val="21"/>
                <w:szCs w:val="21"/>
              </w:rPr>
              <w:t>"</w:t>
            </w:r>
            <w:r>
              <w:rPr>
                <w:rFonts w:hint="eastAsia"/>
                <w:sz w:val="21"/>
                <w:szCs w:val="21"/>
              </w:rPr>
              <w:t>,</w:t>
            </w:r>
          </w:p>
          <w:p w14:paraId="4412A173">
            <w:pPr>
              <w:spacing w:line="240" w:lineRule="auto"/>
              <w:ind w:firstLine="210" w:firstLineChars="100"/>
              <w:rPr>
                <w:sz w:val="21"/>
                <w:szCs w:val="21"/>
              </w:rPr>
            </w:pPr>
            <w:r>
              <w:rPr>
                <w:sz w:val="21"/>
                <w:szCs w:val="21"/>
              </w:rPr>
              <w:t>"</w:t>
            </w:r>
            <w:r>
              <w:rPr>
                <w:rFonts w:hint="eastAsia"/>
                <w:sz w:val="21"/>
                <w:szCs w:val="21"/>
              </w:rPr>
              <w:t>tradeType</w:t>
            </w:r>
            <w:r>
              <w:rPr>
                <w:sz w:val="21"/>
                <w:szCs w:val="21"/>
              </w:rPr>
              <w:t>": "</w:t>
            </w:r>
            <w:r>
              <w:rPr>
                <w:rFonts w:hint="eastAsia"/>
                <w:sz w:val="21"/>
                <w:szCs w:val="21"/>
              </w:rPr>
              <w:t>石化行业</w:t>
            </w:r>
            <w:r>
              <w:rPr>
                <w:sz w:val="21"/>
                <w:szCs w:val="21"/>
              </w:rPr>
              <w:t>"</w:t>
            </w:r>
            <w:r>
              <w:rPr>
                <w:rFonts w:hint="eastAsia"/>
                <w:sz w:val="21"/>
                <w:szCs w:val="21"/>
              </w:rPr>
              <w:t>,</w:t>
            </w:r>
          </w:p>
          <w:p w14:paraId="19C8970A">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F572171">
            <w:pPr>
              <w:spacing w:line="240" w:lineRule="auto"/>
              <w:ind w:firstLine="0" w:firstLineChars="0"/>
              <w:rPr>
                <w:sz w:val="21"/>
                <w:szCs w:val="21"/>
              </w:rPr>
            </w:pPr>
            <w:r>
              <w:rPr>
                <w:sz w:val="21"/>
                <w:szCs w:val="21"/>
              </w:rPr>
              <w:t>}</w:t>
            </w:r>
          </w:p>
        </w:tc>
      </w:tr>
    </w:tbl>
    <w:p w14:paraId="0C7404A7">
      <w:pPr>
        <w:ind w:firstLine="480"/>
      </w:pPr>
      <w:r>
        <w:rPr>
          <w:rFonts w:hint="eastAsia"/>
        </w:rPr>
        <w:t>因此，本文提出一种基于词编码的电力指标问答NLU模型PBert，</w:t>
      </w:r>
      <w:bookmarkStart w:id="52" w:name="_Hlk193641542"/>
      <w:r>
        <w:rPr>
          <w:rFonts w:hint="eastAsia"/>
        </w:rPr>
        <w:t>将传统以字为基本的语义单位的编码方式改为以词为基本语义单位进行编码</w:t>
      </w:r>
      <w:bookmarkEnd w:id="52"/>
      <w:r>
        <w:rPr>
          <w:rFonts w:hint="eastAsia"/>
        </w:rPr>
        <w:t>。其模型结构如图3-2所示，由输入层、编码层和解码层3部分组成。首先，对文本进行分词，将分词后每个词语对应的词向量作为模型的输入，并使用自定义预训练词模型CPBert对词嵌入向量进行语义特征训练。在以下小节中，将详细解释每个模块。</w:t>
      </w:r>
    </w:p>
    <w:p w14:paraId="59E33676">
      <w:pPr>
        <w:ind w:firstLine="0" w:firstLineChars="0"/>
        <w:jc w:val="center"/>
      </w:pPr>
      <w:r>
        <w:drawing>
          <wp:inline distT="0" distB="0" distL="0" distR="0">
            <wp:extent cx="5363210" cy="3155315"/>
            <wp:effectExtent l="0" t="0" r="8890" b="6985"/>
            <wp:docPr id="519552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52153" name="图片 1"/>
                    <pic:cNvPicPr>
                      <a:picLocks noChangeAspect="1"/>
                    </pic:cNvPicPr>
                  </pic:nvPicPr>
                  <pic:blipFill>
                    <a:blip r:embed="rId62"/>
                    <a:stretch>
                      <a:fillRect/>
                    </a:stretch>
                  </pic:blipFill>
                  <pic:spPr>
                    <a:xfrm>
                      <a:off x="0" y="0"/>
                      <a:ext cx="5363210" cy="3155315"/>
                    </a:xfrm>
                    <a:prstGeom prst="rect">
                      <a:avLst/>
                    </a:prstGeom>
                  </pic:spPr>
                </pic:pic>
              </a:graphicData>
            </a:graphic>
          </wp:inline>
        </w:drawing>
      </w:r>
    </w:p>
    <w:p w14:paraId="16850A9A">
      <w:pPr>
        <w:pStyle w:val="8"/>
        <w:ind w:firstLine="420"/>
      </w:pPr>
      <w:bookmarkStart w:id="53" w:name="_Toc19279644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基于词编码的NLU模型结构</w:t>
      </w:r>
      <w:bookmarkEnd w:id="53"/>
    </w:p>
    <w:p w14:paraId="463FD0D4">
      <w:pPr>
        <w:pStyle w:val="8"/>
        <w:ind w:firstLine="0" w:firstLineChars="0"/>
      </w:pPr>
      <w:r>
        <w:t xml:space="preserve">Fig </w:t>
      </w:r>
      <w:r>
        <w:rPr>
          <w:rFonts w:hint="eastAsia"/>
        </w:rPr>
        <w:t>3</w:t>
      </w:r>
      <w:r>
        <w:noBreakHyphen/>
      </w:r>
      <w:r>
        <w:rPr>
          <w:rFonts w:hint="eastAsia"/>
        </w:rPr>
        <w:t xml:space="preserve">2 </w:t>
      </w:r>
      <w:r>
        <w:t xml:space="preserve">Structure diagram of NLU model based on </w:t>
      </w:r>
      <w:r>
        <w:rPr>
          <w:rFonts w:hint="eastAsia"/>
        </w:rPr>
        <w:t>phrase</w:t>
      </w:r>
      <w:r>
        <w:t xml:space="preserve"> encoding</w:t>
      </w:r>
    </w:p>
    <w:p w14:paraId="193B3FDE">
      <w:pPr>
        <w:pStyle w:val="4"/>
        <w:rPr>
          <w:rFonts w:hint="eastAsia" w:ascii="黑体" w:hAnsi="黑体" w:eastAsia="黑体" w:cs="黑体"/>
        </w:rPr>
      </w:pPr>
      <w:bookmarkStart w:id="54" w:name="_Toc192932495"/>
      <w:r>
        <w:rPr>
          <w:rFonts w:hint="eastAsia" w:ascii="黑体" w:hAnsi="黑体" w:eastAsia="黑体" w:cs="黑体"/>
        </w:rPr>
        <w:t>3.2.2输入层</w:t>
      </w:r>
      <w:bookmarkEnd w:id="54"/>
    </w:p>
    <w:p w14:paraId="7AB7B374">
      <w:pPr>
        <w:ind w:firstLine="480"/>
      </w:pPr>
      <w:r>
        <w:rPr>
          <w:rFonts w:hint="eastAsia"/>
        </w:rPr>
        <w:t>首先，使用</w:t>
      </w:r>
      <w:r>
        <w:t>Jieba</w:t>
      </w:r>
      <w:r>
        <w:rPr>
          <w:rFonts w:hint="eastAsia"/>
        </w:rPr>
        <w:t>分词工具对输入文本进行分词处理，以词为基本语义单位作为模型的输入。例如：输入文本“今年1月石家庄售电量是多少”，分词处理后结果为“今年、1月、石家庄、售电量、是、多少”。分词结果直接影响模型的识别效果，因此本文依据电力领域专业术语和电力领域专业文档，以及具体槽值数据扩充Bert</w:t>
      </w:r>
      <w:r>
        <w:t>-</w:t>
      </w:r>
      <w:r>
        <w:rPr>
          <w:rFonts w:hint="eastAsia"/>
        </w:rPr>
        <w:t>B</w:t>
      </w:r>
      <w:r>
        <w:t>ase-</w:t>
      </w:r>
      <w:r>
        <w:rPr>
          <w:rFonts w:hint="eastAsia"/>
        </w:rPr>
        <w:t>C</w:t>
      </w:r>
      <w:r>
        <w:t>hinese</w:t>
      </w:r>
      <w:r>
        <w:rPr>
          <w:rFonts w:hint="eastAsia"/>
        </w:rPr>
        <w:t>词典，构造一个包含44382个词语的电力领域词典，作为J</w:t>
      </w:r>
      <w:r>
        <w:t>ieba</w:t>
      </w:r>
      <w:r>
        <w:rPr>
          <w:rFonts w:hint="eastAsia"/>
        </w:rPr>
        <w:t>分词的分词词典。</w:t>
      </w:r>
    </w:p>
    <w:p w14:paraId="5BB8EB01">
      <w:pPr>
        <w:ind w:firstLine="480"/>
      </w:pPr>
      <w:r>
        <w:rPr>
          <w:rFonts w:hint="eastAsia"/>
        </w:rPr>
        <w:t>随后，采用腾讯开源预训练工具包</w:t>
      </w:r>
      <w:r>
        <w:t>UER-py（Universal Encoder Representations）</w:t>
      </w:r>
      <w:r>
        <w:rPr>
          <w:rFonts w:hint="eastAsia"/>
        </w:rPr>
        <w:t>针对上述新词汇表对BERT模型进行自定义预训练，使模型对电力领域相关词语具有更准确的初始化嵌入表示。具体实现步骤如下：</w:t>
      </w:r>
    </w:p>
    <w:p w14:paraId="601C5BE7">
      <w:pPr>
        <w:pStyle w:val="42"/>
        <w:numPr>
          <w:ilvl w:val="0"/>
          <w:numId w:val="2"/>
        </w:numPr>
        <w:ind w:firstLineChars="0"/>
        <w:rPr>
          <w:rFonts w:cs="Times New Roman"/>
          <w:szCs w:val="24"/>
        </w:rPr>
      </w:pPr>
      <w:r>
        <w:rPr>
          <w:rFonts w:hint="eastAsia" w:cs="Times New Roman"/>
          <w:szCs w:val="24"/>
        </w:rPr>
        <w:t>为了适应新词汇表（上述领域词典），将原有词汇表中的词嵌入向量复制到新的嵌入矩阵对应的位置，对于新词汇表中新增的词，通过随机初始化和</w:t>
      </w:r>
      <w:r>
        <w:rPr>
          <w:rFonts w:cs="Times New Roman"/>
          <w:szCs w:val="24"/>
        </w:rPr>
        <w:t>Wiki</w:t>
      </w:r>
      <w:r>
        <w:rPr>
          <w:rFonts w:hint="eastAsia" w:cs="Times New Roman"/>
          <w:szCs w:val="24"/>
        </w:rPr>
        <w:t>参数同步进行初始化操作，调整基于词的W</w:t>
      </w:r>
      <w:r>
        <w:rPr>
          <w:rFonts w:cs="Times New Roman"/>
          <w:szCs w:val="24"/>
        </w:rPr>
        <w:t>iki</w:t>
      </w:r>
      <w:r>
        <w:rPr>
          <w:rFonts w:hint="eastAsia" w:cs="Times New Roman"/>
          <w:szCs w:val="24"/>
        </w:rPr>
        <w:t>预训练模型的</w:t>
      </w:r>
      <w:r>
        <w:rPr>
          <w:rFonts w:cs="Times New Roman"/>
          <w:szCs w:val="24"/>
        </w:rPr>
        <w:t>embedding</w:t>
      </w:r>
      <w:r>
        <w:rPr>
          <w:rFonts w:hint="eastAsia" w:cs="Times New Roman"/>
          <w:szCs w:val="24"/>
        </w:rPr>
        <w:t>层和</w:t>
      </w:r>
      <w:r>
        <w:rPr>
          <w:rFonts w:cs="Times New Roman"/>
          <w:szCs w:val="24"/>
        </w:rPr>
        <w:t>mlm.Linear</w:t>
      </w:r>
      <w:r>
        <w:rPr>
          <w:rFonts w:hint="eastAsia" w:cs="Times New Roman"/>
          <w:szCs w:val="24"/>
        </w:rPr>
        <w:t>层参数，流程下图3-3所示。</w:t>
      </w:r>
    </w:p>
    <w:p w14:paraId="3AFEA541">
      <w:pPr>
        <w:ind w:firstLine="0" w:firstLineChars="0"/>
      </w:pPr>
      <w:r>
        <w:drawing>
          <wp:inline distT="0" distB="0" distL="0" distR="0">
            <wp:extent cx="5363210" cy="1252855"/>
            <wp:effectExtent l="0" t="0" r="0" b="4445"/>
            <wp:docPr id="2141804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04150" name="图片 1"/>
                    <pic:cNvPicPr>
                      <a:picLocks noChangeAspect="1"/>
                    </pic:cNvPicPr>
                  </pic:nvPicPr>
                  <pic:blipFill>
                    <a:blip r:embed="rId63"/>
                    <a:stretch>
                      <a:fillRect/>
                    </a:stretch>
                  </pic:blipFill>
                  <pic:spPr>
                    <a:xfrm>
                      <a:off x="0" y="0"/>
                      <a:ext cx="5363210" cy="1253259"/>
                    </a:xfrm>
                    <a:prstGeom prst="rect">
                      <a:avLst/>
                    </a:prstGeom>
                  </pic:spPr>
                </pic:pic>
              </a:graphicData>
            </a:graphic>
          </wp:inline>
        </w:drawing>
      </w:r>
    </w:p>
    <w:p w14:paraId="4E3AED79">
      <w:pPr>
        <w:pStyle w:val="8"/>
        <w:ind w:firstLine="420"/>
      </w:pPr>
      <w:bookmarkStart w:id="55" w:name="_Toc19279644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 xml:space="preserve"> </w:t>
      </w:r>
      <w:r>
        <w:rPr>
          <w:rFonts w:hint="eastAsia"/>
          <w:szCs w:val="21"/>
        </w:rPr>
        <w:t>UER-py自定义预训练流程图</w:t>
      </w:r>
      <w:bookmarkEnd w:id="55"/>
    </w:p>
    <w:p w14:paraId="641EB2FF">
      <w:pPr>
        <w:pStyle w:val="8"/>
        <w:ind w:firstLine="0" w:firstLineChars="0"/>
      </w:pPr>
      <w:r>
        <w:t xml:space="preserve">Fig </w:t>
      </w:r>
      <w:r>
        <w:rPr>
          <w:rFonts w:hint="eastAsia"/>
        </w:rPr>
        <w:t>3</w:t>
      </w:r>
      <w:r>
        <w:noBreakHyphen/>
      </w:r>
      <w:r>
        <w:rPr>
          <w:rFonts w:hint="eastAsia"/>
        </w:rPr>
        <w:t xml:space="preserve">3 The </w:t>
      </w:r>
      <w:r>
        <w:rPr>
          <w:szCs w:val="21"/>
        </w:rPr>
        <w:t>flowchart</w:t>
      </w:r>
      <w:r>
        <w:rPr>
          <w:rFonts w:hint="eastAsia"/>
        </w:rPr>
        <w:t xml:space="preserve"> of UER-py</w:t>
      </w:r>
      <w:r>
        <w:rPr>
          <w:rFonts w:hint="eastAsia"/>
          <w:szCs w:val="21"/>
        </w:rPr>
        <w:t xml:space="preserve"> </w:t>
      </w:r>
      <w:r>
        <w:rPr>
          <w:szCs w:val="21"/>
        </w:rPr>
        <w:t xml:space="preserve">custom pre training </w:t>
      </w:r>
    </w:p>
    <w:p w14:paraId="3EA6EFEA">
      <w:pPr>
        <w:pStyle w:val="42"/>
        <w:numPr>
          <w:ilvl w:val="0"/>
          <w:numId w:val="2"/>
        </w:numPr>
        <w:ind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使用</w:t>
      </w:r>
      <w:r>
        <w:rPr>
          <w:rFonts w:cs="Times New Roman"/>
          <w:szCs w:val="24"/>
        </w:rPr>
        <w:t>pickle</w:t>
      </w:r>
      <w:r>
        <w:rPr>
          <w:rFonts w:hint="eastAsia" w:cs="Times New Roman"/>
          <w:szCs w:val="24"/>
        </w:rPr>
        <w:t>库将原始文本语料序列化，转换成对应的序列文件，作为预训练程序的输入，使用更新后的模型持续进行预训练，使模型能够学习到新词汇的嵌入表示及其相关上下文关系。通过这一系列的调整和重训练步骤，基于词的Wiki预训练模型可以更好地处理和理解扩展词汇表中的新词汇。</w:t>
      </w:r>
    </w:p>
    <w:p w14:paraId="254EC844">
      <w:pPr>
        <w:pStyle w:val="42"/>
        <w:numPr>
          <w:ilvl w:val="0"/>
          <w:numId w:val="2"/>
        </w:numPr>
        <w:ind w:firstLineChars="0"/>
        <w:rPr>
          <w:rFonts w:cs="Times New Roman"/>
          <w:szCs w:val="24"/>
        </w:rPr>
      </w:pPr>
      <w:r>
        <w:rPr>
          <w:rFonts w:hint="eastAsia" w:cs="Times New Roman"/>
          <w:szCs w:val="24"/>
        </w:rPr>
        <w:t>最后，将训练好的模型转为HuaggingFace格式，得到自定义预训练词模型C</w:t>
      </w:r>
      <w:r>
        <w:rPr>
          <w:rFonts w:cs="Times New Roman"/>
          <w:szCs w:val="24"/>
        </w:rPr>
        <w:t>PBert</w:t>
      </w:r>
      <w:r>
        <w:rPr>
          <w:rFonts w:hint="eastAsia" w:cs="Times New Roman"/>
          <w:szCs w:val="24"/>
        </w:rPr>
        <w:t>。</w:t>
      </w:r>
    </w:p>
    <w:p w14:paraId="5A658D87">
      <w:pPr>
        <w:ind w:firstLine="480"/>
      </w:pPr>
      <w:r>
        <w:rPr>
          <w:rFonts w:hint="eastAsia"/>
        </w:rPr>
        <w:t>接着，构造每个分词短语对应的文本编码序列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up>
            <m:r>
              <m:rPr/>
              <w:rPr>
                <w:rFonts w:ascii="Cambria Math" w:hAnsi="Cambria Math"/>
              </w:rPr>
              <m:t>'</m:t>
            </m:r>
            <m:ctrlPr>
              <w:rPr>
                <w:rFonts w:ascii="Cambria Math" w:hAnsi="Cambria Math"/>
                <w:i/>
              </w:rPr>
            </m:ctrlPr>
          </m:sup>
        </m:sSubSup>
      </m:oMath>
      <w:r>
        <w:rPr>
          <w:rFonts w:hint="eastAsia"/>
        </w:rPr>
        <w:t>，其中</w:t>
      </w:r>
      <w:r>
        <w:rPr>
          <w:i/>
          <w:iCs/>
        </w:rPr>
        <w:t>V’c</w:t>
      </w:r>
      <w:r>
        <w:rPr>
          <w:rFonts w:hint="eastAsia"/>
        </w:rPr>
        <w:t>是</w:t>
      </w:r>
      <w:r>
        <w:t>CPBert</w:t>
      </w:r>
      <w:r>
        <w:rPr>
          <w:rFonts w:hint="eastAsia"/>
        </w:rPr>
        <w:t>的</w:t>
      </w:r>
      <w:r>
        <w:t>Tokenizer</w:t>
      </w:r>
      <w:r>
        <w:rPr>
          <w:rFonts w:hint="eastAsia"/>
        </w:rPr>
        <w:t>词汇表。为了减小未登录词造成的影响，词汇表包含领域词词典以及5</w:t>
      </w:r>
      <w:r>
        <w:t>09</w:t>
      </w:r>
      <w:r>
        <w:rPr>
          <w:rFonts w:hint="eastAsia"/>
        </w:rPr>
        <w:t>个</w:t>
      </w:r>
      <w:r>
        <w:t>unused</w:t>
      </w:r>
      <w:r>
        <w:rPr>
          <w:rFonts w:hint="eastAsia"/>
        </w:rPr>
        <w:t>占位符（用于新添指标项），共计4</w:t>
      </w:r>
      <w:r>
        <w:t>4891</w:t>
      </w:r>
      <w:r>
        <w:rPr>
          <w:rFonts w:hint="eastAsia"/>
        </w:rPr>
        <w:t>词。</w:t>
      </w:r>
    </w:p>
    <w:p w14:paraId="04F3500F">
      <w:pPr>
        <w:ind w:firstLine="480"/>
      </w:pPr>
      <w:r>
        <w:rPr>
          <w:rFonts w:hint="eastAsia"/>
        </w:rPr>
        <w:t>分词后文本编码序列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oMath>
      <w:r>
        <w:t>经</w:t>
      </w:r>
      <m:oMath>
        <m:r>
          <m:rPr>
            <m:sty m:val="p"/>
          </m:rPr>
          <w:rPr>
            <w:rFonts w:ascii="Cambria Math" w:hAnsi="Cambria Math"/>
          </w:rPr>
          <m:t>CPBert_</m:t>
        </m:r>
        <m:r>
          <m:rPr>
            <m:sty m:val="p"/>
          </m:rPr>
          <w:rPr>
            <w:rFonts w:hint="eastAsia" w:ascii="Cambria Math" w:hAnsi="Cambria Math"/>
          </w:rPr>
          <m:t>E</m:t>
        </m:r>
        <m:r>
          <m:rPr>
            <m:sty m:val="p"/>
          </m:rPr>
          <w:rPr>
            <w:rFonts w:ascii="Cambria Math" w:hAnsi="Cambria Math"/>
          </w:rPr>
          <m:t>mbedding</m:t>
        </m:r>
      </m:oMath>
      <w:r>
        <w:rPr>
          <w:rFonts w:hint="eastAsia"/>
        </w:rPr>
        <w:t>层</w:t>
      </w:r>
      <w:r>
        <w:t>得到</w:t>
      </w:r>
      <w:r>
        <w:rPr>
          <w:rFonts w:hint="eastAsia"/>
        </w:rPr>
        <w:t>嵌入向量序列</w:t>
      </w:r>
      <m:oMath>
        <m:sSup>
          <m:sSupPr>
            <m:ctrlPr>
              <w:rPr>
                <w:rFonts w:ascii="Cambria Math" w:hAnsi="Cambria Math"/>
                <w:i/>
                <w:iCs/>
              </w:rPr>
            </m:ctrlPr>
          </m:sSupPr>
          <m:e>
            <m:r>
              <m:rPr/>
              <w:rPr>
                <w:rFonts w:ascii="Cambria Math" w:hAnsi="Cambria Math"/>
              </w:rPr>
              <m:t>x</m:t>
            </m:r>
            <m:ctrlPr>
              <w:rPr>
                <w:rFonts w:ascii="Cambria Math" w:hAnsi="Cambria Math"/>
                <w:i/>
                <w:iCs/>
              </w:rPr>
            </m:ctrlPr>
          </m:e>
          <m:sup>
            <m:r>
              <m:rPr/>
              <w:rPr>
                <w:rFonts w:ascii="Cambria Math" w:hAnsi="Cambria Math"/>
              </w:rPr>
              <m:t>'</m:t>
            </m:r>
            <m:ctrlPr>
              <w:rPr>
                <w:rFonts w:ascii="Cambria Math" w:hAnsi="Cambria Math"/>
                <w:i/>
                <w:iCs/>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1</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2</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n</m:t>
                </m:r>
                <m:ctrlPr>
                  <w:rPr>
                    <w:rFonts w:ascii="Cambria Math" w:hAnsi="Cambria Math"/>
                    <w:i/>
                    <w:iCs/>
                  </w:rPr>
                </m:ctrlPr>
              </m:sub>
              <m:sup>
                <m:r>
                  <m:rPr/>
                  <w:rPr>
                    <w:rFonts w:ascii="Cambria Math" w:hAnsi="Cambria Math"/>
                  </w:rPr>
                  <m:t>'</m:t>
                </m:r>
                <m:ctrlPr>
                  <w:rPr>
                    <w:rFonts w:ascii="Cambria Math" w:hAnsi="Cambria Math"/>
                    <w:i/>
                    <w:iCs/>
                  </w:rPr>
                </m:ctrlPr>
              </m:sup>
            </m:sSubSup>
            <m:ctrlPr>
              <w:rPr>
                <w:rFonts w:ascii="Cambria Math" w:hAnsi="Cambria Math"/>
                <w:i/>
              </w:rPr>
            </m:ctrlPr>
          </m:e>
        </m:d>
      </m:oMath>
      <w:r>
        <w:rPr>
          <w:rFonts w:hint="eastAsia"/>
        </w:rPr>
        <w:t>，其中</w:t>
      </w:r>
      <m:oMath>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=CPBert_Embedding</m:t>
        </m:r>
        <m:d>
          <m:dPr>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oMath>
      <w:r>
        <w:t xml:space="preserve"> </w:t>
      </w:r>
      <w:r>
        <w:rPr>
          <w:rFonts w:hint="eastAsia"/>
        </w:rPr>
        <w:t>。</w:t>
      </w:r>
    </w:p>
    <w:p w14:paraId="05530507">
      <w:pPr>
        <w:pStyle w:val="4"/>
        <w:rPr>
          <w:rFonts w:hint="eastAsia" w:ascii="黑体" w:hAnsi="黑体" w:eastAsia="黑体" w:cs="黑体"/>
        </w:rPr>
      </w:pPr>
      <w:bookmarkStart w:id="56" w:name="_Toc192932496"/>
      <w:r>
        <w:rPr>
          <w:rFonts w:hint="eastAsia" w:ascii="黑体" w:hAnsi="黑体" w:eastAsia="黑体" w:cs="黑体"/>
        </w:rPr>
        <w:t>3.2.3编码层</w:t>
      </w:r>
      <w:bookmarkEnd w:id="56"/>
    </w:p>
    <w:p w14:paraId="5CF48C2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在编码层的设计中，本节基于CPBert进行特征抽取和编码。CPBert模型通过对基于领域词典的BERT模型进行预训练，可以更准确地捕捉电力领域中复杂术语的语义关系。</w:t>
      </w:r>
    </w:p>
    <w:p w14:paraId="24FE9B85">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然而，</w:t>
      </w:r>
      <w:bookmarkStart w:id="57" w:name="_Hlk193643477"/>
      <w:r>
        <w:rPr>
          <w:rFonts w:hint="eastAsia"/>
          <w:color w:val="000000" w:themeColor="text1"/>
          <w14:textFill>
            <w14:solidFill>
              <w14:schemeClr w14:val="tx1"/>
            </w14:solidFill>
          </w14:textFill>
        </w:rPr>
        <w:t>采用以词为单位进行编码的方式，序列缩短极易导致相邻槽值被错误的识别为同一槽位。为了解决这一问题，本文提出了一种基于邻近自注意力机制的权重生成算法。</w:t>
      </w:r>
      <w:bookmarkEnd w:id="57"/>
      <w:r>
        <w:rPr>
          <w:rFonts w:hint="eastAsia"/>
          <w:color w:val="000000" w:themeColor="text1"/>
          <w14:textFill>
            <w14:solidFill>
              <w14:schemeClr w14:val="tx1"/>
            </w14:solidFill>
          </w14:textFill>
        </w:rPr>
        <w:t>算法1以伪代码形式展示了该算法的整体流程，主要通过构造相对距离权重矩阵，</w:t>
      </w:r>
      <w:r>
        <w:rPr>
          <w:color w:val="000000" w:themeColor="text1"/>
          <w14:textFill>
            <w14:solidFill>
              <w14:schemeClr w14:val="tx1"/>
            </w14:solidFill>
          </w14:textFill>
        </w:rPr>
        <w:t>调整原始注意力分数，使模型能够更注重序列中相邻位置的信息，进而缓解</w:t>
      </w:r>
      <w:r>
        <w:rPr>
          <w:rFonts w:hint="eastAsia"/>
          <w:color w:val="000000" w:themeColor="text1"/>
          <w14:textFill>
            <w14:solidFill>
              <w14:schemeClr w14:val="tx1"/>
            </w14:solidFill>
          </w14:textFill>
        </w:rPr>
        <w:t>槽值合并</w:t>
      </w:r>
      <w:r>
        <w:rPr>
          <w:color w:val="000000" w:themeColor="text1"/>
          <w14:textFill>
            <w14:solidFill>
              <w14:schemeClr w14:val="tx1"/>
            </w14:solidFill>
          </w14:textFill>
        </w:rPr>
        <w:t>的问题。</w:t>
      </w:r>
    </w:p>
    <w:tbl>
      <w:tblPr>
        <w:tblStyle w:val="27"/>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0"/>
      </w:tblGrid>
      <w:tr w14:paraId="60B1D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0" w:type="dxa"/>
          </w:tcPr>
          <w:p w14:paraId="0B694612">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算法1邻近自注意力权重生成算法（Neighboring Self-Attention Weight Generation Algorithm，</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w:t>
            </w:r>
          </w:p>
        </w:tc>
      </w:tr>
      <w:tr w14:paraId="0A9A4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0" w:type="dxa"/>
          </w:tcPr>
          <w:p w14:paraId="21BAA825">
            <w:pPr>
              <w:spacing w:line="400" w:lineRule="exact"/>
              <w:ind w:firstLine="0" w:firstLineChars="0"/>
              <w:rPr>
                <w:rFonts w:ascii="Cambria Math" w:hAnsi="Cambria Math"/>
                <w:b/>
                <w:bCs/>
                <w:i/>
                <w:color w:val="000000" w:themeColor="text1"/>
                <w14:textFill>
                  <w14:solidFill>
                    <w14:schemeClr w14:val="tx1"/>
                  </w14:solidFill>
                </w14:textFill>
              </w:rPr>
            </w:pPr>
            <w:r>
              <w:rPr>
                <w:rFonts w:hint="eastAsia"/>
                <w:b/>
                <w:bCs/>
                <w:color w:val="000000" w:themeColor="text1"/>
                <w14:textFill>
                  <w14:solidFill>
                    <w14:schemeClr w14:val="tx1"/>
                  </w14:solidFill>
                </w14:textFill>
              </w:rPr>
              <w:t>输入：</w:t>
            </w:r>
            <w:r>
              <w:rPr>
                <w:rFonts w:hint="eastAsia"/>
                <w:color w:val="000000" w:themeColor="text1"/>
                <w14:textFill>
                  <w14:solidFill>
                    <w14:schemeClr w14:val="tx1"/>
                  </w14:solidFill>
                </w14:textFill>
              </w:rPr>
              <w:t>序列长度</w:t>
            </w:r>
            <m:oMath>
              <m:r>
                <m:rPr/>
                <w:rPr>
                  <w:rFonts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、批次大小</w:t>
            </w:r>
            <m:oMath>
              <m:r>
                <m:rPr/>
                <w:rPr>
                  <w:rFonts w:hint="eastAsia" w:ascii="Cambria Math" w:hAnsi="Cambria Math"/>
                  <w:color w:val="000000" w:themeColor="text1"/>
                  <w14:textFill>
                    <w14:solidFill>
                      <w14:schemeClr w14:val="tx1"/>
                    </w14:solidFill>
                  </w14:textFill>
                </w:rPr>
                <m:t>B</m:t>
              </m:r>
            </m:oMath>
          </w:p>
          <w:p w14:paraId="10D14E1D">
            <w:pPr>
              <w:spacing w:line="400" w:lineRule="exact"/>
              <w:ind w:firstLine="0" w:firstLineChars="0"/>
              <w:rPr>
                <w:color w:val="000000" w:themeColor="text1"/>
                <w14:textFill>
                  <w14:solidFill>
                    <w14:schemeClr w14:val="tx1"/>
                  </w14:solidFill>
                </w14:textFill>
              </w:rPr>
            </w:pPr>
            <w:r>
              <w:rPr>
                <w:rFonts w:hint="eastAsia"/>
                <w:b/>
                <w:bCs/>
                <w:color w:val="000000" w:themeColor="text1"/>
                <w14:textFill>
                  <w14:solidFill>
                    <w14:schemeClr w14:val="tx1"/>
                  </w14:solidFill>
                </w14:textFill>
              </w:rPr>
              <w:t>输出：</w:t>
            </w:r>
            <w:r>
              <w:rPr>
                <w:rFonts w:hint="eastAsia"/>
                <w:color w:val="000000" w:themeColor="text1"/>
                <w14:textFill>
                  <w14:solidFill>
                    <w14:schemeClr w14:val="tx1"/>
                  </w14:solidFill>
                </w14:textFill>
              </w:rPr>
              <w:t>自定义权重矩阵</w:t>
            </w:r>
            <m:oMath>
              <m:r>
                <m:rPr/>
                <w:rPr>
                  <w:rFonts w:hint="eastAsia" w:ascii="Cambria Math" w:hAnsi="Cambria Math"/>
                  <w:color w:val="000000" w:themeColor="text1"/>
                  <w14:textFill>
                    <w14:solidFill>
                      <w14:schemeClr w14:val="tx1"/>
                    </w14:solidFill>
                  </w14:textFill>
                </w:rPr>
                <m:t>W</m:t>
              </m:r>
            </m:oMath>
          </w:p>
          <w:p w14:paraId="48AE6AA1">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构建一个大小</w:t>
            </w:r>
            <m:oMath>
              <m:r>
                <m:rPr/>
                <w:rPr>
                  <w:rFonts w:ascii="Cambria Math" w:hAnsi="Cambria Math"/>
                  <w:color w:val="000000" w:themeColor="text1"/>
                  <w14:textFill>
                    <w14:solidFill>
                      <w14:schemeClr w14:val="tx1"/>
                    </w14:solidFill>
                  </w14:textFill>
                </w:rPr>
                <m:t>L∗L</m:t>
              </m:r>
            </m:oMath>
            <w:r>
              <w:rPr>
                <w:rFonts w:hint="eastAsia" w:ascii="MS Gothic" w:hAnsi="MS Gothic" w:cs="MS Gothic"/>
                <w:color w:val="000000" w:themeColor="text1"/>
                <w14:textFill>
                  <w14:solidFill>
                    <w14:schemeClr w14:val="tx1"/>
                  </w14:solidFill>
                </w14:textFill>
              </w:rPr>
              <w:t>为的自定义权重矩阵</w:t>
            </w:r>
            <m:oMath>
              <m:r>
                <m:rPr/>
                <w:rPr>
                  <w:rFonts w:hint="eastAsia" w:ascii="Cambria Math" w:hAnsi="Cambria Math"/>
                  <w:color w:val="000000" w:themeColor="text1"/>
                  <w14:textFill>
                    <w14:solidFill>
                      <w14:schemeClr w14:val="tx1"/>
                    </w14:solidFill>
                  </w14:textFill>
                </w:rPr>
                <m:t>W</m:t>
              </m:r>
            </m:oMath>
          </w:p>
          <w:p w14:paraId="663D6FE3">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1</w:t>
            </w:r>
            <w:r>
              <w:rPr>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for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5DFA49A7">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 xml:space="preserve">2:     </w:t>
            </w:r>
            <w:r>
              <w:rPr>
                <w:b/>
                <w:bCs/>
                <w:color w:val="000000" w:themeColor="text1"/>
                <w:lang w:val="pt-BR"/>
                <w14:textFill>
                  <w14:solidFill>
                    <w14:schemeClr w14:val="tx1"/>
                  </w14:solidFill>
                </w14:textFill>
              </w:rPr>
              <w:t xml:space="preserve">for </w:t>
            </w:r>
            <w:r>
              <w:rPr>
                <w:color w:val="000000" w:themeColor="text1"/>
                <w:lang w:val="pt-BR"/>
                <w14:textFill>
                  <w14:solidFill>
                    <w14:schemeClr w14:val="tx1"/>
                  </w14:solidFill>
                </w14:textFill>
              </w:rPr>
              <w:t>j</w:t>
            </w:r>
            <m:oMath>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65E884FA">
            <w:pPr>
              <w:spacing w:line="400" w:lineRule="exact"/>
              <w:ind w:firstLine="0" w:firstLineChars="0"/>
              <w:rPr>
                <w:rFonts w:ascii="MS Gothic" w:hAnsi="MS Gothic" w:cs="MS Gothic"/>
                <w:color w:val="000000" w:themeColor="text1"/>
                <w:lang w:val="pt-BR"/>
                <w14:textFill>
                  <w14:solidFill>
                    <w14:schemeClr w14:val="tx1"/>
                  </w14:solidFill>
                </w14:textFill>
              </w:rPr>
            </w:pPr>
            <w:r>
              <w:rPr>
                <w:color w:val="000000" w:themeColor="text1"/>
                <w:lang w:val="pt-BR"/>
                <w14:textFill>
                  <w14:solidFill>
                    <w14:schemeClr w14:val="tx1"/>
                  </w14:solidFill>
                </w14:textFill>
              </w:rPr>
              <w:t xml:space="preserve">3: </w:t>
            </w:r>
            <w:r>
              <w:rPr>
                <w:b/>
                <w:bCs/>
                <w:color w:val="000000" w:themeColor="text1"/>
                <w:lang w:val="pt-BR"/>
                <w14:textFill>
                  <w14:solidFill>
                    <w14:schemeClr w14:val="tx1"/>
                  </w14:solidFill>
                </w14:textFill>
              </w:rPr>
              <w:t xml:space="preserve">       </w:t>
            </w:r>
            <w:r>
              <w:rPr>
                <w:rFonts w:hint="eastAsia" w:ascii="MS Gothic" w:hAnsi="MS Gothic" w:eastAsia="MS Gothic" w:cs="MS Gothic"/>
                <w:color w:val="000000" w:themeColor="text1"/>
                <w:lang w:val="pt-BR"/>
                <w14:textFill>
                  <w14:solidFill>
                    <w14:schemeClr w14:val="tx1"/>
                  </w14:solidFill>
                </w14:textFill>
              </w:rPr>
              <w:t>⊳</w:t>
            </w:r>
            <w:r>
              <w:rPr>
                <w:rFonts w:hint="eastAsia" w:ascii="MS Gothic" w:hAnsi="MS Gothic" w:cs="MS Gothic"/>
                <w:color w:val="000000" w:themeColor="text1"/>
                <w14:textFill>
                  <w14:solidFill>
                    <w14:schemeClr w14:val="tx1"/>
                  </w14:solidFill>
                </w14:textFill>
              </w:rPr>
              <w:t>完成</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ascii="MS Gothic" w:hAnsi="MS Gothic" w:cs="MS Gothic"/>
                <w:color w:val="000000" w:themeColor="text1"/>
                <w14:textFill>
                  <w14:solidFill>
                    <w14:schemeClr w14:val="tx1"/>
                  </w14:solidFill>
                </w14:textFill>
              </w:rPr>
              <w:t>的计算</w:t>
            </w:r>
          </w:p>
          <w:p w14:paraId="24424795">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4</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if</w:t>
            </w:r>
            <w:r>
              <w:rPr>
                <w:color w:val="000000" w:themeColor="text1"/>
                <w:lang w:val="pt-BR"/>
                <w14:textFill>
                  <w14:solidFill>
                    <w14:schemeClr w14:val="tx1"/>
                  </w14:solidFill>
                </w14:textFill>
              </w:rPr>
              <w:t xml:space="preserve">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 = </m:t>
              </m:r>
              <m:r>
                <m:rPr/>
                <w:rPr>
                  <w:rFonts w:ascii="Cambria Math" w:hAnsi="Cambria Math"/>
                  <w:color w:val="000000" w:themeColor="text1"/>
                  <w14:textFill>
                    <w14:solidFill>
                      <w14:schemeClr w14:val="tx1"/>
                    </w14:solidFill>
                  </w14:textFill>
                </w:rPr>
                <m:t>j</m:t>
              </m:r>
            </m:oMath>
            <w:r>
              <w:rPr>
                <w:b/>
                <w:bCs/>
                <w:color w:val="000000" w:themeColor="text1"/>
                <w:lang w:val="pt-BR"/>
                <w14:textFill>
                  <w14:solidFill>
                    <w14:schemeClr w14:val="tx1"/>
                  </w14:solidFill>
                </w14:textFill>
              </w:rPr>
              <w:t xml:space="preserve"> then</w:t>
            </w:r>
            <w:r>
              <w:rPr>
                <w:color w:val="000000" w:themeColor="text1"/>
                <w:lang w:val="pt-BR"/>
                <w14:textFill>
                  <w14:solidFill>
                    <w14:schemeClr w14:val="tx1"/>
                  </w14:solidFill>
                </w14:textFill>
              </w:rPr>
              <w:t xml:space="preserve"> </w:t>
            </w:r>
          </w:p>
          <w:p w14:paraId="1DC0F406">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5</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为最大值</w:t>
            </w:r>
          </w:p>
          <w:p w14:paraId="0E5E5C4E">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6</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else then </w:t>
            </w:r>
          </w:p>
          <w:p w14:paraId="5507D2CF">
            <w:pPr>
              <w:spacing w:line="400" w:lineRule="exact"/>
              <w:ind w:firstLine="0" w:firstLineChars="0"/>
              <w:rPr>
                <w:rFonts w:ascii="MS Gothic" w:hAnsi="MS Gothic" w:cs="MS Gothic"/>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7</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L</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abs</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j</m:t>
              </m:r>
              <m:r>
                <m:rPr/>
                <w:rPr>
                  <w:rFonts w:ascii="Cambria Math" w:hAnsi="Cambria Math"/>
                  <w:color w:val="000000" w:themeColor="text1"/>
                  <w:lang w:val="pt-BR"/>
                  <w14:textFill>
                    <w14:solidFill>
                      <w14:schemeClr w14:val="tx1"/>
                    </w14:solidFill>
                  </w14:textFill>
                </w:rPr>
                <m:t>)</m:t>
              </m:r>
            </m:oMath>
          </w:p>
          <w:p w14:paraId="3493D2D0">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对权重矩阵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进行归一化处理，确保每行的权重均值为</w:t>
            </w:r>
            <m:oMath>
              <m:r>
                <m:rPr/>
                <w:rPr>
                  <w:rFonts w:ascii="Cambria Math" w:hAnsi="Cambria Math" w:cs="MS Gothic"/>
                  <w:color w:val="000000" w:themeColor="text1"/>
                  <w14:textFill>
                    <w14:solidFill>
                      <w14:schemeClr w14:val="tx1"/>
                    </w14:solidFill>
                  </w14:textFill>
                </w:rPr>
                <m:t>1</m:t>
              </m:r>
            </m:oMath>
          </w:p>
          <w:p w14:paraId="260B52C6">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8: </w:t>
            </w:r>
            <m:oMath>
              <m:r>
                <m:rPr/>
                <w:rPr>
                  <w:rFonts w:ascii="Cambria Math" w:hAnsi="Cambria Math"/>
                  <w:color w:val="000000" w:themeColor="text1"/>
                  <w14:textFill>
                    <w14:solidFill>
                      <w14:schemeClr w14:val="tx1"/>
                    </w14:solidFill>
                  </w14:textFill>
                </w:rPr>
                <m:t>row_means=torch.mean(W,dim=1,keepdim=True)</m:t>
              </m:r>
            </m:oMath>
          </w:p>
          <w:p w14:paraId="1B734E46">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10:</w:t>
            </w:r>
            <m:oMath>
              <m:r>
                <m:rPr/>
                <w:rPr>
                  <w:rFonts w:ascii="Cambria Math" w:hAnsi="Cambria Math"/>
                  <w:color w:val="000000" w:themeColor="text1"/>
                  <w14:textFill>
                    <w14:solidFill>
                      <w14:schemeClr w14:val="tx1"/>
                    </w14:solidFill>
                  </w14:textFill>
                </w:rPr>
                <m:t>W=W/row_means</m:t>
              </m:r>
            </m:oMath>
          </w:p>
          <w:p w14:paraId="318E8CD3">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将权重矩阵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扩展为四维张量，形状为</w:t>
            </w:r>
            <m:oMath>
              <m:d>
                <m:dPr>
                  <m:ctrlPr>
                    <w:rPr>
                      <w:rFonts w:ascii="Cambria Math" w:hAnsi="Cambria Math" w:cs="MS Gothic"/>
                      <w:color w:val="000000" w:themeColor="text1"/>
                      <w14:textFill>
                        <w14:solidFill>
                          <w14:schemeClr w14:val="tx1"/>
                        </w14:solidFill>
                      </w14:textFill>
                    </w:rPr>
                  </m:ctrlPr>
                </m:dPr>
                <m:e>
                  <m:r>
                    <m:rPr>
                      <m:sty m:val="p"/>
                    </m:rPr>
                    <w:rPr>
                      <w:rFonts w:ascii="Cambria Math" w:hAnsi="Cambria Math" w:cs="MS Gothic"/>
                      <w:color w:val="000000" w:themeColor="text1"/>
                      <w14:textFill>
                        <w14:solidFill>
                          <w14:schemeClr w14:val="tx1"/>
                        </w14:solidFill>
                      </w14:textFill>
                    </w:rPr>
                    <m:t>B</m:t>
                  </m:r>
                  <m:r>
                    <m:rPr>
                      <m:sty m:val="p"/>
                    </m:rPr>
                    <w:rPr>
                      <w:rFonts w:hint="eastAsia" w:ascii="Cambria Math" w:hAnsi="Cambria Math" w:cs="MS Gothic"/>
                      <w:color w:val="000000" w:themeColor="text1"/>
                      <w14:textFill>
                        <w14:solidFill>
                          <w14:schemeClr w14:val="tx1"/>
                        </w14:solidFill>
                      </w14:textFill>
                    </w:rPr>
                    <m:t>,1,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44BD59BD">
            <w:pPr>
              <w:spacing w:line="400" w:lineRule="exact"/>
              <w:ind w:firstLine="0" w:firstLineChars="0"/>
              <w:rPr>
                <w:rFonts w:ascii="MS Gothic" w:hAnsi="MS Gothic" w:cs="MS Gothic"/>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 xml:space="preserve"> 将</w:t>
            </w:r>
            <m:oMath>
              <m:r>
                <m:rPr/>
                <w:rPr>
                  <w:rFonts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w:t>
            </w:r>
            <m:oMath>
              <m:d>
                <m:dPr>
                  <m:ctrlPr>
                    <w:rPr>
                      <w:rFonts w:ascii="Cambria Math" w:hAnsi="Cambria Math" w:cs="MS Gothic"/>
                      <w:color w:val="000000" w:themeColor="text1"/>
                      <w14:textFill>
                        <w14:solidFill>
                          <w14:schemeClr w14:val="tx1"/>
                        </w14:solidFill>
                      </w14:textFill>
                    </w:rPr>
                  </m:ctrlPr>
                </m:dPr>
                <m:e>
                  <m:r>
                    <m:rPr>
                      <m:sty m:val="p"/>
                    </m:rPr>
                    <w:rPr>
                      <w:rFonts w:hint="eastAsia" w:ascii="Cambria Math" w:hAnsi="Cambria Math" w:cs="MS Gothic"/>
                      <w:color w:val="000000" w:themeColor="text1"/>
                      <w14:textFill>
                        <w14:solidFill>
                          <w14:schemeClr w14:val="tx1"/>
                        </w14:solidFill>
                      </w14:textFill>
                    </w:rPr>
                    <m:t>1,1,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2F286E65">
            <w:pPr>
              <w:spacing w:line="400" w:lineRule="exact"/>
              <w:ind w:firstLine="0" w:firstLineChars="0"/>
              <w:rPr>
                <w:i/>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2</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W</m:t>
              </m:r>
              <m:r>
                <m:rPr/>
                <w:rPr>
                  <w:rFonts w:ascii="Cambria Math" w:hAnsi="Cambria Math"/>
                  <w:color w:val="000000" w:themeColor="text1"/>
                  <w14:textFill>
                    <w14:solidFill>
                      <w14:schemeClr w14:val="tx1"/>
                    </w14:solidFill>
                  </w14:textFill>
                </w:rPr>
                <m:t>.expand(B,−1,−1,−1)</m:t>
              </m:r>
            </m:oMath>
            <w:r>
              <w:rPr>
                <w:i/>
                <w:color w:val="000000" w:themeColor="text1"/>
                <w14:textFill>
                  <w14:solidFill>
                    <w14:schemeClr w14:val="tx1"/>
                  </w14:solidFill>
                </w14:textFill>
              </w:rPr>
              <w:t xml:space="preserve"> </w:t>
            </w:r>
          </w:p>
          <w:p w14:paraId="3D1FDE27">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3</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return</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oMath>
          </w:p>
        </w:tc>
      </w:tr>
    </w:tbl>
    <w:p w14:paraId="242610DA">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在</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中，本文引入了一个相对距离权重矩阵。该矩阵根据词元之间的相对位置计算权重，越邻近词元本身权重值越大。通过将相对距离权重矩阵与原始注意力分数相结合，模型能够更准确地识别相邻槽值。具体来说，该策略在计算邻近注意力分数时，将相对距离权重矩阵进行归一化后，与原始的点积注意力分数相乘。</w:t>
      </w:r>
    </w:p>
    <w:p w14:paraId="248CF40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首先构建一个大小为</w:t>
      </w:r>
      <m:oMath>
        <m:r>
          <m:rPr/>
          <w:rPr>
            <w:rFonts w:ascii="Cambria Math" w:hAnsi="Cambria Math"/>
            <w:color w:val="000000" w:themeColor="text1"/>
            <w14:textFill>
              <w14:solidFill>
                <w14:schemeClr w14:val="tx1"/>
              </w14:solidFill>
            </w14:textFill>
          </w:rPr>
          <m:t>L∗L</m:t>
        </m:r>
      </m:oMath>
      <w:r>
        <w:rPr>
          <w:rFonts w:hint="eastAsia"/>
          <w:color w:val="000000" w:themeColor="text1"/>
          <w14:textFill>
            <w14:solidFill>
              <w14:schemeClr w14:val="tx1"/>
            </w14:solidFill>
          </w14:textFill>
        </w:rPr>
        <w:t>的自定义权重矩阵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，其中</w:t>
      </w:r>
      <m:oMath>
        <m:r>
          <m:rPr/>
          <w:rPr>
            <w:rFonts w:hint="eastAsia"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是序列长度。具体来说，权重矩阵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的元素</w:t>
      </w:r>
      <m:oMath>
        <m:sSub>
          <m:sSubPr>
            <m:ctrlPr>
              <w:rPr>
                <w:rFonts w:ascii="Cambria Math" w:hAnsi="Cambria Math"/>
                <w:color w:val="000000" w:themeColor="text1"/>
                <w14:textFill>
                  <w14:solidFill>
                    <w14:schemeClr w14:val="tx1"/>
                  </w14:solidFill>
                </w14:textFill>
              </w:rPr>
            </m:ctrlPr>
          </m:sSubPr>
          <m:e>
            <m:r>
              <m:rPr>
                <m:sty m:val="p"/>
              </m:rPr>
              <w:rPr>
                <w:rFonts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可以由公式3-7表示，其中</w:t>
      </w:r>
      <m:oMath>
        <m:r>
          <m:rPr/>
          <w:rPr>
            <w:rFonts w:ascii="Cambria Math" w:hAnsi="Cambria Math"/>
            <w:color w:val="000000" w:themeColor="text1"/>
            <w14:textFill>
              <w14:solidFill>
                <w14:schemeClr w14:val="tx1"/>
              </w14:solidFill>
            </w14:textFill>
          </w:rPr>
          <m:t>i,j</m:t>
        </m:r>
      </m:oMath>
      <w:r>
        <w:rPr>
          <w:rFonts w:hint="eastAsia"/>
          <w:color w:val="000000" w:themeColor="text1"/>
          <w14:textFill>
            <w14:solidFill>
              <w14:schemeClr w14:val="tx1"/>
            </w14:solidFill>
          </w14:textFill>
        </w:rPr>
        <w:t>分别表示矩阵的行和列索引。该矩阵的主对角线值最大，并随着主对角线的距离增加，权重值逐渐减小。</w:t>
      </w:r>
    </w:p>
    <w:p w14:paraId="5584CDE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m:rPr/>
                        <w:rPr>
                          <w:rFonts w:ascii="Cambria Math" w:hAnsi="Cambria Math"/>
                        </w:rPr>
                        <m:t>L                      , &amp;i=j</m:t>
                      </m:r>
                      <m:ctrlPr>
                        <w:rPr>
                          <w:rFonts w:ascii="Cambria Math" w:hAnsi="Cambria Math"/>
                          <w:i/>
                        </w:rPr>
                      </m:ctrlPr>
                    </m:e>
                    <m:e>
                      <m:r>
                        <m:rPr/>
                        <w:rPr>
                          <w:rFonts w:ascii="Cambria Math" w:hAnsi="Cambria Math"/>
                        </w:rPr>
                        <m:t>L−|i=j|     , &amp;i≠j</m:t>
                      </m:r>
                      <m:ctrlPr>
                        <w:rPr>
                          <w:rFonts w:ascii="Cambria Math" w:hAnsi="Cambria Math"/>
                          <w:i/>
                        </w:rPr>
                      </m:ctrlPr>
                    </m:e>
                  </m:eqAr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3−7</m:t>
                  </m:r>
                  <m:ctrlPr>
                    <w:rPr>
                      <w:rFonts w:ascii="Cambria Math" w:hAnsi="Cambria Math"/>
                      <w:i/>
                    </w:rPr>
                  </m:ctrlPr>
                </m:e>
              </m:d>
              <m:ctrlPr>
                <w:rPr>
                  <w:rFonts w:ascii="Cambria Math" w:hAnsi="Cambria Math"/>
                  <w:i/>
                </w:rPr>
              </m:ctrlPr>
            </m:e>
          </m:eqArr>
        </m:oMath>
      </m:oMathPara>
    </w:p>
    <w:p w14:paraId="62DC8DA8">
      <w:pPr>
        <w:ind w:firstLine="480"/>
      </w:pPr>
      <w:r>
        <w:rPr>
          <w:rFonts w:hint="eastAsia"/>
        </w:rPr>
        <w:t>为了确保每行的权重均值为1，对权重矩阵进行归一化处理。具体计算方式可以表示为公式3-8。</w:t>
      </w:r>
    </w:p>
    <w:p w14:paraId="42334557">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hint="eastAsia"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num>
                <m:den>
                  <m:box>
                    <m:boxPr>
                      <m:ctrlPr>
                        <w:rPr>
                          <w:rFonts w:ascii="Cambria Math" w:hAnsi="Cambria Math"/>
                          <w:i/>
                        </w:rPr>
                      </m:ctrlPr>
                    </m:boxPr>
                    <m:e>
                      <m:argPr>
                        <m:argSz m:val="-1"/>
                      </m:argP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L</m:t>
                          </m:r>
                          <m:ctrlPr>
                            <w:rPr>
                              <w:rFonts w:ascii="Cambria Math" w:hAnsi="Cambria Math"/>
                              <w:i/>
                            </w:rPr>
                          </m:ctrlPr>
                        </m:den>
                      </m:f>
                      <m:nary>
                        <m:naryPr>
                          <m:chr m:val="∑"/>
                          <m:limLoc m:val="undOvr"/>
                          <m:ctrlPr>
                            <w:rPr>
                              <w:rFonts w:ascii="Cambria Math" w:hAnsi="Cambria Math"/>
                              <w:i/>
                            </w:rPr>
                          </m:ctrlPr>
                        </m:naryPr>
                        <m:sub>
                          <m:r>
                            <m:rPr/>
                            <w:rPr>
                              <w:rFonts w:ascii="Cambria Math" w:hAnsi="Cambria Math"/>
                            </w:rPr>
                            <m:t>j=1</m:t>
                          </m:r>
                          <m:ctrlPr>
                            <w:rPr>
                              <w:rFonts w:ascii="Cambria Math" w:hAnsi="Cambria Math"/>
                              <w:i/>
                            </w:rPr>
                          </m:ctrlPr>
                        </m:sub>
                        <m:sup>
                          <m:r>
                            <m:rPr/>
                            <w:rPr>
                              <w:rFonts w:ascii="Cambria Math" w:hAnsi="Cambria Math"/>
                            </w:rPr>
                            <m:t>L</m:t>
                          </m:r>
                          <m:ctrlPr>
                            <w:rPr>
                              <w:rFonts w:ascii="Cambria Math" w:hAnsi="Cambria Math"/>
                              <w:i/>
                            </w:rPr>
                          </m:ctrlPr>
                        </m:sup>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e>
                      </m:nary>
                      <m:ctrlPr>
                        <w:rPr>
                          <w:rFonts w:ascii="Cambria Math" w:hAnsi="Cambria Math"/>
                          <w:i/>
                        </w:rPr>
                      </m:ctrlPr>
                    </m:e>
                  </m:box>
                  <m:ctrlPr>
                    <w:rPr>
                      <w:rFonts w:ascii="Cambria Math" w:hAnsi="Cambria Math"/>
                      <w:i/>
                    </w:rPr>
                  </m:ctrlPr>
                </m:den>
              </m:f>
              <m:r>
                <m:rPr/>
                <w:rPr>
                  <w:rFonts w:ascii="Cambria Math" w:hAnsi="Cambria Math"/>
                </w:rPr>
                <m:t>#</m:t>
              </m:r>
              <m:d>
                <m:dPr>
                  <m:ctrlPr>
                    <w:rPr>
                      <w:rFonts w:ascii="Cambria Math" w:hAnsi="Cambria Math"/>
                      <w:i/>
                    </w:rPr>
                  </m:ctrlPr>
                </m:dPr>
                <m:e>
                  <m:r>
                    <m:rPr/>
                    <w:rPr>
                      <w:rFonts w:ascii="Cambria Math" w:hAnsi="Cambria Math"/>
                    </w:rPr>
                    <m:t>3−8</m:t>
                  </m:r>
                  <m:ctrlPr>
                    <w:rPr>
                      <w:rFonts w:ascii="Cambria Math" w:hAnsi="Cambria Math"/>
                      <w:i/>
                    </w:rPr>
                  </m:ctrlPr>
                </m:e>
              </m:d>
              <m:ctrlPr>
                <w:rPr>
                  <w:rFonts w:ascii="Cambria Math" w:hAnsi="Cambria Math"/>
                  <w:i/>
                </w:rPr>
              </m:ctrlPr>
            </m:e>
          </m:eqArr>
        </m:oMath>
      </m:oMathPara>
    </w:p>
    <w:p w14:paraId="43F7F63E">
      <w:pPr>
        <w:ind w:firstLine="480"/>
      </w:pPr>
      <w:r>
        <w:rPr>
          <w:rFonts w:hint="eastAsia"/>
        </w:rPr>
        <w:t>最后，为了与输入序列的BatchSize相匹配，将权重矩阵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扩展为四维张量，形状为</w:t>
      </w:r>
      <m:oMath>
        <m:d>
          <m:dPr>
            <m:ctrlPr>
              <w:rPr>
                <w:rFonts w:ascii="Cambria Math" w:hAnsi="Cambria Math"/>
                <w:i/>
              </w:rPr>
            </m:ctrlPr>
          </m:dPr>
          <m:e>
            <m:r>
              <m:rPr/>
              <w:rPr>
                <w:rFonts w:ascii="Cambria Math" w:hAnsi="Cambria Math"/>
              </w:rPr>
              <m:t>B,1,L,L</m:t>
            </m:r>
            <m:ctrlPr>
              <w:rPr>
                <w:rFonts w:ascii="Cambria Math" w:hAnsi="Cambria Math"/>
                <w:i/>
              </w:rPr>
            </m:ctrlPr>
          </m:e>
        </m:d>
      </m:oMath>
      <w:r>
        <w:rPr>
          <w:rFonts w:hint="eastAsia"/>
        </w:rPr>
        <w:t>，其中</w:t>
      </w:r>
      <m:oMath>
        <m:r>
          <m:rPr/>
          <w:rPr>
            <w:rFonts w:ascii="Cambria Math" w:hAnsi="Cambria Math"/>
          </w:rPr>
          <m:t>B</m:t>
        </m:r>
      </m:oMath>
      <w:r>
        <w:rPr>
          <w:rFonts w:hint="eastAsia"/>
        </w:rPr>
        <w:t>是批次大小。在计算注意力分数时，将自定义权重矩阵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与原始注意力分数矩阵</w:t>
      </w:r>
      <m:oMath>
        <m:r>
          <m:rPr/>
          <w:rPr>
            <w:rFonts w:ascii="Cambria Math" w:hAnsi="Cambria Math"/>
          </w:rPr>
          <m:t>A</m:t>
        </m:r>
      </m:oMath>
      <w:r>
        <w:rPr>
          <w:rFonts w:hint="eastAsia"/>
        </w:rPr>
        <w:t>相乘，得到改进后的注意力分数矩阵</w:t>
      </w:r>
      <m:oMath>
        <m:sSup>
          <m:sSupPr>
            <m:ctrlPr>
              <w:rPr>
                <w:rFonts w:ascii="Cambria Math" w:hAnsi="Cambria Math"/>
                <w:i/>
              </w:rPr>
            </m:ctrlPr>
          </m:sSupPr>
          <m:e>
            <m:r>
              <m:rPr/>
              <w:rPr>
                <w:rFonts w:hint="eastAsia" w:ascii="Cambria Math" w:hAnsi="Cambria Math"/>
              </w:rPr>
              <m:t>A</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=W×</m:t>
        </m:r>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，其中</w:t>
      </w:r>
      <m:oMath>
        <m:r>
          <m:rPr/>
          <w:rPr>
            <w:rFonts w:ascii="Cambria Math" w:hAnsi="Cambria Math"/>
          </w:rPr>
          <m:t>A</m:t>
        </m:r>
      </m:oMath>
      <w:r>
        <w:rPr>
          <w:rFonts w:hint="eastAsia"/>
        </w:rPr>
        <w:t>是原始注意力分数矩阵，</w:t>
      </w:r>
      <m:oMath>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为其转置矩阵。</w:t>
      </w:r>
    </w:p>
    <w:p w14:paraId="7770EE9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因此，基于</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生成的模型在计算序列的注意力分数时，不仅考虑词元的语义相似性，还会考虑词语间的相对位置信息，从而弱化因词编码序列缩短而导致上下文联系减弱所带来的影响，减少相邻槽值被错误识别为同一槽位的现象。基于邻近自注意力机制的方法，不仅提高了模型的准确性，还增强了模型对序列中局部结构的敏感性。</w:t>
      </w:r>
    </w:p>
    <w:p w14:paraId="26D2A22A">
      <w:pPr>
        <w:pStyle w:val="4"/>
        <w:rPr>
          <w:rFonts w:hint="eastAsia" w:ascii="黑体" w:hAnsi="黑体" w:eastAsia="黑体" w:cs="黑体"/>
        </w:rPr>
      </w:pPr>
      <w:bookmarkStart w:id="58" w:name="_Toc192932497"/>
      <w:r>
        <w:rPr>
          <w:rFonts w:hint="eastAsia" w:ascii="黑体" w:hAnsi="黑体" w:eastAsia="黑体" w:cs="黑体"/>
        </w:rPr>
        <w:t>3.2.4解码层</w:t>
      </w:r>
      <w:bookmarkEnd w:id="58"/>
      <w:r>
        <w:rPr>
          <w:rFonts w:hint="eastAsia" w:ascii="黑体" w:hAnsi="黑体" w:eastAsia="黑体" w:cs="黑体"/>
        </w:rPr>
        <w:t xml:space="preserve"> </w:t>
      </w:r>
    </w:p>
    <w:p w14:paraId="79A3F714">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oMath>
      <w:r>
        <w:rPr>
          <w:rFonts w:hint="eastAsia"/>
        </w:rPr>
        <w:t>对业务场景、意图进行分类，计算方法如公式3-9所示，其中CP</w:t>
      </w:r>
      <w:r>
        <w:rPr>
          <w:rFonts w:hint="eastAsia"/>
          <w:i/>
          <w:iCs/>
        </w:rPr>
        <w:t>Bert</w:t>
      </w:r>
      <w:r>
        <w:rPr>
          <w:rFonts w:hint="eastAsia"/>
        </w:rPr>
        <w:t>是编码层使用的自定义预训练词模型。</w:t>
      </w:r>
    </w:p>
    <w:p w14:paraId="24260A47">
      <w:pPr>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=CPBert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d>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e>
              </m:d>
              <m:r>
                <m:rPr/>
                <w:rPr>
                  <w:rFonts w:ascii="Cambria Math" w:hAnsi="Cambria Math"/>
                  <w:color w:val="000000" w:themeColor="text1"/>
                  <w14:textFill>
                    <w14:solidFill>
                      <w14:schemeClr w14:val="tx1"/>
                    </w14:solidFill>
                  </w14:textFill>
                </w:rPr>
                <m: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B87068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将最后一层隐藏状态向量</w:t>
      </w:r>
      <m:oMath>
        <m:r>
          <m:rPr/>
          <w:rPr>
            <w:rFonts w:ascii="Cambria Math" w:hAnsi="Cambria Math"/>
            <w:color w:val="000000" w:themeColor="text1"/>
            <w14:textFill>
              <w14:solidFill>
                <w14:schemeClr w14:val="tx1"/>
              </w14:solidFill>
            </w14:textFill>
          </w:rPr>
          <m:t>V=</m:t>
        </m:r>
        <m:d>
          <m:dPr>
            <m:begChr m:val="{"/>
            <m:endChr m:val="}"/>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作为</w:t>
      </w:r>
      <w:r>
        <w:rPr>
          <w:color w:val="000000" w:themeColor="text1"/>
          <w14:textFill>
            <w14:solidFill>
              <w14:schemeClr w14:val="tx1"/>
            </w14:solidFill>
          </w14:textFill>
        </w:rPr>
        <w:t>CRF层</w:t>
      </w:r>
      <w:r>
        <w:rPr>
          <w:rFonts w:hint="eastAsia"/>
          <w:color w:val="000000" w:themeColor="text1"/>
          <w14:textFill>
            <w14:solidFill>
              <w14:schemeClr w14:val="tx1"/>
            </w14:solidFill>
          </w14:textFill>
        </w:rPr>
        <w:t>输入，具体计算方式如公式3-10所示，通过捕捉槽标签序列之间的依赖关系，获得预测的槽标签序列。</w:t>
      </w:r>
    </w:p>
    <w:p w14:paraId="6675CD97">
      <w:pPr>
        <w:pStyle w:val="43"/>
        <w:ind w:firstLine="0" w:firstLineChars="0"/>
        <w:jc w:val="both"/>
        <w:rPr>
          <w:szCs w:val="24"/>
        </w:rPr>
      </w:pPr>
      <w:r>
        <w:rPr>
          <w:szCs w:val="24"/>
        </w:rPr>
        <w:tab/>
      </w:r>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m:t>
            </m:r>
            <m:r>
              <m:rPr/>
              <w:rPr>
                <w:rFonts w:hint="eastAsia" w:ascii="Cambria Math" w:hAnsi="Cambria Math"/>
                <w:szCs w:val="24"/>
              </w:rPr>
              <m:t>CP</m:t>
            </m:r>
            <m:r>
              <m:rPr/>
              <w:rPr>
                <w:rFonts w:ascii="Cambria Math" w:hAnsi="Cambria Math"/>
                <w:szCs w:val="24"/>
              </w:rPr>
              <m:t>B</m:t>
            </m:r>
            <m:r>
              <m:rPr/>
              <w:rPr>
                <w:rFonts w:hint="eastAsia" w:ascii="Cambria Math" w:hAnsi="Cambria Math"/>
                <w:szCs w:val="24"/>
              </w:rPr>
              <m:t>ert</m:t>
            </m:r>
            <m:d>
              <m:dPr>
                <m:ctrlPr>
                  <w:rPr>
                    <w:rFonts w:ascii="Cambria Math" w:hAnsi="Cambria Math"/>
                    <w:i/>
                    <w:szCs w:val="24"/>
                  </w:rPr>
                </m:ctrlPr>
              </m:dPr>
              <m:e>
                <m:r>
                  <m:rPr>
                    <m:nor/>
                    <m:sty m:val="p"/>
                  </m:rPr>
                  <w:rPr>
                    <w:rFonts w:ascii="Times New Roman" w:hAnsi="Times New Roman" w:cs="Times New Roman"/>
                    <w:b w:val="0"/>
                    <w:i w:val="0"/>
                    <w:szCs w:val="24"/>
                  </w:rPr>
                  <m:t>X</m:t>
                </m:r>
                <m:ctrlPr>
                  <w:rPr>
                    <w:rFonts w:ascii="Cambria Math" w:hAnsi="Cambria Math"/>
                    <w:i/>
                    <w:szCs w:val="24"/>
                  </w:rPr>
                </m:ctrlPr>
              </m:e>
            </m:d>
            <m:d>
              <m:dPr>
                <m:begChr m:val="["/>
                <m:endChr m:val="]"/>
                <m:ctrlPr>
                  <w:rPr>
                    <w:rFonts w:ascii="Cambria Math" w:hAnsi="Cambria Math"/>
                    <w:i/>
                    <w:szCs w:val="24"/>
                  </w:rPr>
                </m:ctrlPr>
              </m:dPr>
              <m:e>
                <m:r>
                  <m:rPr/>
                  <w:rPr>
                    <w:rFonts w:ascii="Cambria Math" w:hAnsi="Cambria Math"/>
                    <w:szCs w:val="24"/>
                  </w:rPr>
                  <m:t>0</m:t>
                </m:r>
                <m:ctrlPr>
                  <w:rPr>
                    <w:rFonts w:ascii="Cambria Math" w:hAnsi="Cambria Math"/>
                    <w:i/>
                    <w:szCs w:val="24"/>
                  </w:rPr>
                </m:ctrlPr>
              </m:e>
            </m:d>
            <m:r>
              <m:rPr/>
              <w:rPr>
                <w:rFonts w:ascii="Cambria Math" w:hAnsi="Cambria Math"/>
                <w:szCs w:val="24"/>
              </w:rPr>
              <m:t>#</m:t>
            </m:r>
            <m:d>
              <m:dPr>
                <m:ctrlPr>
                  <w:rPr>
                    <w:rFonts w:ascii="Cambria Math" w:hAnsi="Cambria Math"/>
                    <w:i/>
                    <w:szCs w:val="24"/>
                  </w:rPr>
                </m:ctrlPr>
              </m:dPr>
              <m:e>
                <m:r>
                  <m:rPr/>
                  <w:rPr>
                    <w:rFonts w:ascii="Cambria Math" w:hAnsi="Cambria Math"/>
                    <w:szCs w:val="24"/>
                  </w:rPr>
                  <m:t>3−10</m:t>
                </m:r>
                <m:ctrlPr>
                  <w:rPr>
                    <w:rFonts w:ascii="Cambria Math" w:hAnsi="Cambria Math"/>
                    <w:i/>
                    <w:szCs w:val="24"/>
                  </w:rPr>
                </m:ctrlPr>
              </m:e>
            </m:d>
            <m:ctrlPr>
              <w:rPr>
                <w:rFonts w:ascii="Cambria Math" w:hAnsi="Cambria Math"/>
                <w:i/>
                <w:szCs w:val="24"/>
              </w:rPr>
            </m:ctrlPr>
          </m:e>
        </m:eqArr>
      </m:oMath>
    </w:p>
    <w:p w14:paraId="505CFEE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后，使用Jieba分词器对预测文本进行分词，获取序列长度。然后，基于分词结果及对应的预测序列标注标签分布，抽取出对应的槽值信息。通过这种方式，可以更加准确地获取文本中的关键信息和实体，从而提高整体的任务处理效果。</w:t>
      </w:r>
    </w:p>
    <w:p w14:paraId="77CA593A">
      <w:pPr>
        <w:pStyle w:val="3"/>
      </w:pPr>
      <w:bookmarkStart w:id="59" w:name="_Toc192932498"/>
      <w:r>
        <w:rPr>
          <w:rFonts w:hint="eastAsia"/>
        </w:rPr>
        <w:t>3.3基于编码层字词融合的NLU模型</w:t>
      </w:r>
      <w:bookmarkEnd w:id="59"/>
    </w:p>
    <w:p w14:paraId="28CE0C7E">
      <w:pPr>
        <w:pStyle w:val="4"/>
        <w:rPr>
          <w:rFonts w:hint="eastAsia" w:ascii="黑体" w:hAnsi="黑体" w:eastAsia="黑体" w:cs="黑体"/>
        </w:rPr>
      </w:pPr>
      <w:bookmarkStart w:id="60" w:name="_Toc192932499"/>
      <w:r>
        <w:rPr>
          <w:rFonts w:hint="eastAsia" w:ascii="黑体" w:hAnsi="黑体" w:eastAsia="黑体" w:cs="黑体"/>
        </w:rPr>
        <w:t>3.3.1整体架构</w:t>
      </w:r>
      <w:bookmarkEnd w:id="60"/>
    </w:p>
    <w:p w14:paraId="03C2128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实现更全面的语义表示，避免模型对分词结果的完全依赖，提高NLU模型解析准确率，本节修改单一的以字为基本语义单位的编码方式，构建了一个基于编码层字词融合编码的NLU模型WPFe。其模型结构如图3-4所示，WPFe模型由输入层、编码层和解码层三部分组成。在以下小节中，将详细解释每个模块的功能与作用。</w:t>
      </w:r>
    </w:p>
    <w:p w14:paraId="7916DF93">
      <w:pPr>
        <w:ind w:firstLine="0" w:firstLineChars="0"/>
        <w:jc w:val="center"/>
      </w:pPr>
      <w:r>
        <w:drawing>
          <wp:inline distT="0" distB="0" distL="0" distR="0">
            <wp:extent cx="4386580" cy="1534795"/>
            <wp:effectExtent l="0" t="0" r="0" b="8255"/>
            <wp:docPr id="1690513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13828" name="图片 1"/>
                    <pic:cNvPicPr>
                      <a:picLocks noChangeAspect="1"/>
                    </pic:cNvPicPr>
                  </pic:nvPicPr>
                  <pic:blipFill>
                    <a:blip r:embed="rId64"/>
                    <a:stretch>
                      <a:fillRect/>
                    </a:stretch>
                  </pic:blipFill>
                  <pic:spPr>
                    <a:xfrm>
                      <a:off x="0" y="0"/>
                      <a:ext cx="4399934" cy="1539395"/>
                    </a:xfrm>
                    <a:prstGeom prst="rect">
                      <a:avLst/>
                    </a:prstGeom>
                  </pic:spPr>
                </pic:pic>
              </a:graphicData>
            </a:graphic>
          </wp:inline>
        </w:drawing>
      </w:r>
    </w:p>
    <w:p w14:paraId="7D8C0BE0">
      <w:pPr>
        <w:pStyle w:val="8"/>
        <w:ind w:firstLine="420"/>
      </w:pPr>
      <w:bookmarkStart w:id="61" w:name="_Toc19279644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基于</w:t>
      </w:r>
      <w:r>
        <w:rPr>
          <w:rFonts w:hint="eastAsia"/>
          <w:szCs w:val="21"/>
        </w:rPr>
        <w:t>编码层字词融合NLU模型结构图</w:t>
      </w:r>
      <w:bookmarkEnd w:id="61"/>
    </w:p>
    <w:p w14:paraId="00B08BC9">
      <w:pPr>
        <w:pStyle w:val="8"/>
        <w:ind w:firstLine="0" w:firstLineChars="0"/>
      </w:pPr>
      <w:r>
        <w:t xml:space="preserve">Fig </w:t>
      </w:r>
      <w:r>
        <w:rPr>
          <w:rFonts w:hint="eastAsia"/>
        </w:rPr>
        <w:t>3</w:t>
      </w:r>
      <w:r>
        <w:noBreakHyphen/>
      </w:r>
      <w:r>
        <w:rPr>
          <w:rFonts w:hint="eastAsia"/>
        </w:rPr>
        <w:t xml:space="preserve">4 </w:t>
      </w:r>
      <w:r>
        <w:t>Structure diagram of NLU model based on word</w:t>
      </w:r>
      <w:r>
        <w:rPr>
          <w:rFonts w:hint="eastAsia"/>
        </w:rPr>
        <w:t>-phrase fusion</w:t>
      </w:r>
      <w:r>
        <w:t xml:space="preserve"> encoding</w:t>
      </w:r>
    </w:p>
    <w:p w14:paraId="0FEF57CB">
      <w:pPr>
        <w:pStyle w:val="4"/>
        <w:rPr>
          <w:rFonts w:hint="eastAsia" w:ascii="黑体" w:hAnsi="黑体" w:eastAsia="黑体" w:cs="黑体"/>
        </w:rPr>
      </w:pPr>
      <w:bookmarkStart w:id="62" w:name="_Toc192932500"/>
      <w:r>
        <w:rPr>
          <w:rFonts w:hint="eastAsia" w:ascii="黑体" w:hAnsi="黑体" w:eastAsia="黑体" w:cs="黑体"/>
        </w:rPr>
        <w:t>3.3.2输入层</w:t>
      </w:r>
      <w:bookmarkEnd w:id="62"/>
    </w:p>
    <w:p w14:paraId="6C07BBF2">
      <w:pPr>
        <w:ind w:firstLine="480"/>
        <w:rPr>
          <w:color w:val="FF0000"/>
        </w:rPr>
      </w:pPr>
      <w:r>
        <w:rPr>
          <w:rFonts w:hint="eastAsia"/>
          <w:color w:val="000000" w:themeColor="text1"/>
          <w14:textFill>
            <w14:solidFill>
              <w14:schemeClr w14:val="tx1"/>
            </w14:solidFill>
          </w14:textFill>
        </w:rPr>
        <w:t>输入层分为字输入层和词输入层两部分。字输入层以文本中的每个字为基本单元，将文本中的每个字符映射为一个独立的嵌入向量，从而更加细粒度地捕捉语言特征。</w:t>
      </w:r>
      <w:r>
        <w:rPr>
          <w:color w:val="000000" w:themeColor="text1"/>
          <w14:textFill>
            <w14:solidFill>
              <w14:schemeClr w14:val="tx1"/>
            </w14:solidFill>
          </w14:textFill>
        </w:rPr>
        <w:t>输入</w:t>
      </w:r>
      <w:r>
        <w:rPr>
          <w:rFonts w:hint="eastAsia"/>
          <w:color w:val="000000" w:themeColor="text1"/>
          <w14:textFill>
            <w14:solidFill>
              <w14:schemeClr w14:val="tx1"/>
            </w14:solidFill>
          </w14:textFill>
        </w:rPr>
        <w:t>文本编码序列</w:t>
      </w:r>
      <m:oMath>
        <m:r>
          <m:rPr/>
          <w:rPr>
            <w:rFonts w:ascii="Cambria Math" w:hAnsi="Cambria Math"/>
            <w:color w:val="000000" w:themeColor="text1"/>
            <w14:textFill>
              <w14:solidFill>
                <w14:schemeClr w14:val="tx1"/>
              </w14:solidFill>
            </w14:textFill>
          </w:rPr>
          <m:t>c=</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=Tokenizer</m:t>
        </m:r>
        <m:d>
          <m:dPr>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z</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w:t>
      </w:r>
      <m:oMath>
        <m:r>
          <m:rPr/>
          <w:rPr>
            <w:rFonts w:ascii="Cambria Math" w:hAnsi="Cambria Math"/>
            <w:color w:val="000000" w:themeColor="text1"/>
            <w14:textFill>
              <w14:solidFill>
                <w14:schemeClr w14:val="tx1"/>
              </w14:solidFill>
            </w14:textFill>
          </w:rPr>
          <m:t>Tokenizer</m:t>
        </m:r>
      </m:oMath>
      <w:r>
        <w:rPr>
          <w:rFonts w:hint="eastAsia"/>
          <w:color w:val="000000" w:themeColor="text1"/>
          <w14:textFill>
            <w14:solidFill>
              <w14:schemeClr w14:val="tx1"/>
            </w14:solidFill>
          </w14:textFill>
        </w:rPr>
        <w:t>是</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预训练模型分词器，</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是模型使用的字符表。</w:t>
      </w:r>
      <w:r>
        <w:rPr>
          <w:color w:val="000000" w:themeColor="text1"/>
          <w14:textFill>
            <w14:solidFill>
              <w14:schemeClr w14:val="tx1"/>
            </w14:solidFill>
          </w14:textFill>
        </w:rPr>
        <w:t>经过Embedding</w:t>
      </w:r>
      <w:r>
        <w:rPr>
          <w:rFonts w:hint="eastAsia"/>
          <w:color w:val="000000" w:themeColor="text1"/>
          <w14:textFill>
            <w14:solidFill>
              <w14:schemeClr w14:val="tx1"/>
            </w14:solidFill>
          </w14:textFill>
        </w:rPr>
        <w:t>层处理</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r>
          <m:rPr/>
          <w:rPr>
            <w:rFonts w:ascii="Cambria Math" w:hAnsi="Cambria Math"/>
            <w:color w:val="000000" w:themeColor="text1"/>
            <w14:textFill>
              <w14:solidFill>
                <w14:schemeClr w14:val="tx1"/>
              </w14:solidFill>
            </w14:textFill>
          </w:rPr>
          <m:t>x={</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=Embedding(</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3F5985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词编码输入层使用</w:t>
      </w:r>
      <w:r>
        <w:rPr>
          <w:color w:val="000000" w:themeColor="text1"/>
          <w14:textFill>
            <w14:solidFill>
              <w14:schemeClr w14:val="tx1"/>
            </w14:solidFill>
          </w14:textFill>
        </w:rPr>
        <w:t>Jieba</w:t>
      </w:r>
      <w:r>
        <w:rPr>
          <w:rFonts w:hint="eastAsia"/>
          <w:color w:val="000000" w:themeColor="text1"/>
          <w14:textFill>
            <w14:solidFill>
              <w14:schemeClr w14:val="tx1"/>
            </w14:solidFill>
          </w14:textFill>
        </w:rPr>
        <w:t>分词工具对输入文本进行分词处理，以词为基本语义单位作为模型的输入。在构建词语时包含其对应的每个字，例如：对于输入文本 “今年1月石家庄售电量是多少？”，分词处理后结果为“今年今年1月1月石家庄石家庄石家庄售电量售电量售电量是多少多少”。 每个分词短语将构建对应的文本编码序列，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为</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的</w:t>
      </w:r>
      <w:r>
        <w:rPr>
          <w:color w:val="000000" w:themeColor="text1"/>
          <w14:textFill>
            <w14:solidFill>
              <w14:schemeClr w14:val="tx1"/>
            </w14:solidFill>
          </w14:textFill>
        </w:rPr>
        <w:t>Tokenizer</w:t>
      </w:r>
      <w:r>
        <w:rPr>
          <w:rFonts w:hint="eastAsia"/>
          <w:color w:val="000000" w:themeColor="text1"/>
          <w14:textFill>
            <w14:solidFill>
              <w14:schemeClr w14:val="tx1"/>
            </w14:solidFill>
          </w14:textFill>
        </w:rPr>
        <w:t>词汇表。分词处理后的文本编码序列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color w:val="000000" w:themeColor="text1"/>
          <w14:textFill>
            <w14:solidFill>
              <w14:schemeClr w14:val="tx1"/>
            </w14:solidFill>
          </w14:textFill>
        </w:rPr>
        <w:t>经过CPBert_</w:t>
      </w:r>
      <w:r>
        <w:rPr>
          <w:rFonts w:hint="eastAsia"/>
          <w:color w:val="000000" w:themeColor="text1"/>
          <w14:textFill>
            <w14:solidFill>
              <w14:schemeClr w14:val="tx1"/>
            </w14:solidFill>
          </w14:textFill>
        </w:rPr>
        <w:t>E</w:t>
      </w:r>
      <w:r>
        <w:rPr>
          <w:color w:val="000000" w:themeColor="text1"/>
          <w14:textFill>
            <w14:solidFill>
              <w14:schemeClr w14:val="tx1"/>
            </w14:solidFill>
          </w14:textFill>
        </w:rPr>
        <w:t>mbedding</w:t>
      </w:r>
      <w:r>
        <w:rPr>
          <w:rFonts w:hint="eastAsia"/>
          <w:color w:val="000000" w:themeColor="text1"/>
          <w14:textFill>
            <w14:solidFill>
              <w14:schemeClr w14:val="tx1"/>
            </w14:solidFill>
          </w14:textFill>
        </w:rPr>
        <w:t>层</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=Pt_Embedding(</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w:t>
      </w:r>
    </w:p>
    <w:p w14:paraId="46DD3FF5">
      <w:pPr>
        <w:pStyle w:val="4"/>
        <w:rPr>
          <w:rFonts w:hint="eastAsia" w:ascii="黑体" w:hAnsi="黑体" w:eastAsia="黑体" w:cs="黑体"/>
        </w:rPr>
      </w:pPr>
      <w:bookmarkStart w:id="63" w:name="_Toc192932501"/>
      <w:r>
        <w:rPr>
          <w:rFonts w:hint="eastAsia" w:ascii="黑体" w:hAnsi="黑体" w:eastAsia="黑体" w:cs="黑体"/>
        </w:rPr>
        <w:t>3.3.3编码层</w:t>
      </w:r>
      <w:bookmarkEnd w:id="63"/>
    </w:p>
    <w:p w14:paraId="30EB7CC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编码层由字编码层、词编码层和字词融合编码层三部分组成。字编码层以字为基本语义单位，通过Bert模型进行编码；词编码层则利用CPBert模型进行编码。</w:t>
      </w:r>
    </w:p>
    <w:p w14:paraId="551E07C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字编码层的结构设计如图3-5所示。在</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预训练语言</w:t>
      </w:r>
      <w:r>
        <w:rPr>
          <w:color w:val="000000" w:themeColor="text1"/>
          <w14:textFill>
            <w14:solidFill>
              <w14:schemeClr w14:val="tx1"/>
            </w14:solidFill>
          </w14:textFill>
        </w:rPr>
        <w:t>模型的基础上</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Embedding</w:t>
      </w:r>
      <w:r>
        <w:rPr>
          <w:rFonts w:hint="eastAsia"/>
          <w:color w:val="000000" w:themeColor="text1"/>
          <w14:textFill>
            <w14:solidFill>
              <w14:schemeClr w14:val="tx1"/>
            </w14:solidFill>
          </w14:textFill>
        </w:rPr>
        <w:t>嵌入结果</w:t>
      </w:r>
      <m:oMath>
        <m:r>
          <m:rPr/>
          <w:rPr>
            <w:rFonts w:ascii="Cambria Math" w:hAnsi="Cambria Math"/>
            <w:color w:val="000000" w:themeColor="text1"/>
            <w14:textFill>
              <w14:solidFill>
                <w14:schemeClr w14:val="tx1"/>
              </w14:solidFill>
            </w14:textFill>
          </w:rPr>
          <m:t>x</m:t>
        </m:r>
      </m:oMath>
      <w:r>
        <w:rPr>
          <w:color w:val="000000" w:themeColor="text1"/>
          <w14:textFill>
            <w14:solidFill>
              <w14:schemeClr w14:val="tx1"/>
            </w14:solidFill>
          </w14:textFill>
        </w:rPr>
        <w:t>进行特征抽取和编码</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对字符级嵌入序列执行自注意力机制操作，通过多层</w:t>
      </w:r>
      <w:r>
        <w:rPr>
          <w:rFonts w:hint="eastAsia"/>
          <w:color w:val="000000" w:themeColor="text1"/>
          <w14:textFill>
            <w14:solidFill>
              <w14:schemeClr w14:val="tx1"/>
            </w14:solidFill>
          </w14:textFill>
        </w:rPr>
        <w:t>Encoder</w:t>
      </w:r>
      <w:r>
        <w:rPr>
          <w:color w:val="000000" w:themeColor="text1"/>
          <w14:textFill>
            <w14:solidFill>
              <w14:schemeClr w14:val="tx1"/>
            </w14:solidFill>
          </w14:textFill>
        </w:rPr>
        <w:t>结构进行迭代计算，</w:t>
      </w:r>
      <w:r>
        <w:rPr>
          <w:rFonts w:hint="eastAsia"/>
          <w:color w:val="000000" w:themeColor="text1"/>
          <w14:textFill>
            <w14:solidFill>
              <w14:schemeClr w14:val="tx1"/>
            </w14:solidFill>
          </w14:textFill>
        </w:rPr>
        <w:t>从而得到具有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以及每个</w:t>
      </w:r>
      <w:r>
        <w:rPr>
          <w:color w:val="000000" w:themeColor="text1"/>
          <w14:textFill>
            <w14:solidFill>
              <w14:schemeClr w14:val="tx1"/>
            </w14:solidFill>
          </w14:textFill>
        </w:rPr>
        <w:t>token</w:t>
      </w:r>
      <w:r>
        <w:rPr>
          <w:rFonts w:hint="eastAsia"/>
          <w:color w:val="000000" w:themeColor="text1"/>
          <w14:textFill>
            <w14:solidFill>
              <w14:schemeClr w14:val="tx1"/>
            </w14:solidFill>
          </w14:textFill>
        </w:rPr>
        <w:t>的向量表示</w:t>
      </w:r>
      <m:oMath>
        <m:r>
          <m:rPr/>
          <w:rPr>
            <w:rFonts w:ascii="Cambria Math" w:hAnsi="Cambria Math"/>
            <w:color w:val="000000" w:themeColor="text1"/>
            <w14:textFill>
              <w14:solidFill>
                <w14:schemeClr w14:val="tx1"/>
              </w14:solidFill>
            </w14:textFill>
          </w:rPr>
          <m:t>v={</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w:t>
      </w:r>
    </w:p>
    <w:p w14:paraId="07EDE708">
      <w:pPr>
        <w:pStyle w:val="37"/>
        <w:spacing w:before="60" w:beforeAutospacing="0" w:after="60" w:afterAutospacing="0" w:line="276" w:lineRule="auto"/>
        <w:ind w:firstLine="0" w:firstLineChars="0"/>
        <w:jc w:val="center"/>
        <w:rPr>
          <w:rFonts w:ascii="Times New Roman" w:hAnsi="Times New Roman" w:eastAsia="宋体"/>
          <w:kern w:val="2"/>
          <w:sz w:val="21"/>
          <w:szCs w:val="21"/>
        </w:rPr>
      </w:pPr>
      <w:r>
        <w:drawing>
          <wp:inline distT="0" distB="0" distL="0" distR="0">
            <wp:extent cx="3317875" cy="1385570"/>
            <wp:effectExtent l="0" t="0" r="0" b="5080"/>
            <wp:docPr id="722736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36989" name="图片 1"/>
                    <pic:cNvPicPr>
                      <a:picLocks noChangeAspect="1"/>
                    </pic:cNvPicPr>
                  </pic:nvPicPr>
                  <pic:blipFill>
                    <a:blip r:embed="rId65"/>
                    <a:stretch>
                      <a:fillRect/>
                    </a:stretch>
                  </pic:blipFill>
                  <pic:spPr>
                    <a:xfrm>
                      <a:off x="0" y="0"/>
                      <a:ext cx="3356884" cy="1402003"/>
                    </a:xfrm>
                    <a:prstGeom prst="rect">
                      <a:avLst/>
                    </a:prstGeom>
                  </pic:spPr>
                </pic:pic>
              </a:graphicData>
            </a:graphic>
          </wp:inline>
        </w:drawing>
      </w:r>
    </w:p>
    <w:p w14:paraId="4CC4CDB6">
      <w:pPr>
        <w:pStyle w:val="8"/>
        <w:ind w:firstLine="420"/>
      </w:pPr>
      <w:bookmarkStart w:id="64" w:name="_Toc19279644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szCs w:val="21"/>
        </w:rPr>
        <w:t>字编码层结构图</w:t>
      </w:r>
      <w:bookmarkEnd w:id="64"/>
    </w:p>
    <w:p w14:paraId="3514949D">
      <w:pPr>
        <w:pStyle w:val="8"/>
        <w:ind w:firstLine="0" w:firstLineChars="0"/>
      </w:pPr>
      <w:r>
        <w:t xml:space="preserve">Fig </w:t>
      </w:r>
      <w:r>
        <w:rPr>
          <w:rFonts w:hint="eastAsia"/>
        </w:rPr>
        <w:t>3</w:t>
      </w:r>
      <w:r>
        <w:noBreakHyphen/>
      </w:r>
      <w:r>
        <w:rPr>
          <w:rFonts w:hint="eastAsia"/>
        </w:rPr>
        <w:t>5 S</w:t>
      </w:r>
      <w:r>
        <w:t>tructure diagram</w:t>
      </w:r>
      <w:r>
        <w:rPr>
          <w:rFonts w:hint="eastAsia"/>
        </w:rPr>
        <w:t xml:space="preserve"> of word encoding layer</w:t>
      </w:r>
    </w:p>
    <w:p w14:paraId="7196082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词编码层模型以词为基本的语义单位进行编码，结构如图3-6所示，将每个词语对应的词嵌入向量</w:t>
      </w:r>
      <m:oMath>
        <m:sSup>
          <m:sSupPr>
            <m:ctrlPr>
              <w:rPr>
                <w:rFonts w:ascii="Cambria Math" w:hAnsi="Cambria Math"/>
                <w:i/>
                <w:color w:val="000000" w:themeColor="text1"/>
                <w14:textFill>
                  <w14:solidFill>
                    <w14:schemeClr w14:val="tx1"/>
                  </w14:solidFill>
                </w14:textFill>
              </w:rPr>
            </m:ctrlPr>
          </m:sSupPr>
          <m:e>
            <m:r>
              <m:rPr/>
              <w:rPr>
                <w:rFonts w:hint="eastAsia"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rFonts w:hint="eastAsia"/>
          <w:color w:val="000000" w:themeColor="text1"/>
          <w14:textFill>
            <w14:solidFill>
              <w14:schemeClr w14:val="tx1"/>
            </w14:solidFill>
          </w14:textFill>
        </w:rPr>
        <w:t>作为模型的输入，使用</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模型对词嵌入向量进行语义特征训练, 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和每个词的向量表示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061D630">
      <w:pPr>
        <w:ind w:firstLine="0" w:firstLineChars="0"/>
        <w:jc w:val="center"/>
      </w:pPr>
      <w:r>
        <w:drawing>
          <wp:inline distT="0" distB="0" distL="0" distR="0">
            <wp:extent cx="3117850" cy="1285240"/>
            <wp:effectExtent l="0" t="0" r="6350" b="0"/>
            <wp:docPr id="1488742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42317" name="图片 1"/>
                    <pic:cNvPicPr>
                      <a:picLocks noChangeAspect="1"/>
                    </pic:cNvPicPr>
                  </pic:nvPicPr>
                  <pic:blipFill>
                    <a:blip r:embed="rId66"/>
                    <a:stretch>
                      <a:fillRect/>
                    </a:stretch>
                  </pic:blipFill>
                  <pic:spPr>
                    <a:xfrm>
                      <a:off x="0" y="0"/>
                      <a:ext cx="3145705" cy="1296761"/>
                    </a:xfrm>
                    <a:prstGeom prst="rect">
                      <a:avLst/>
                    </a:prstGeom>
                  </pic:spPr>
                </pic:pic>
              </a:graphicData>
            </a:graphic>
          </wp:inline>
        </w:drawing>
      </w:r>
    </w:p>
    <w:p w14:paraId="5462BD23">
      <w:pPr>
        <w:pStyle w:val="8"/>
        <w:ind w:firstLine="420"/>
      </w:pPr>
      <w:bookmarkStart w:id="65" w:name="_Toc19279645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szCs w:val="21"/>
        </w:rPr>
        <w:t>词编码层结构图</w:t>
      </w:r>
      <w:bookmarkEnd w:id="65"/>
    </w:p>
    <w:p w14:paraId="6AFECF6A">
      <w:pPr>
        <w:pStyle w:val="8"/>
        <w:ind w:firstLine="0" w:firstLineChars="0"/>
      </w:pPr>
      <w:r>
        <w:t xml:space="preserve">Fig </w:t>
      </w:r>
      <w:r>
        <w:rPr>
          <w:rFonts w:hint="eastAsia"/>
        </w:rPr>
        <w:t>3</w:t>
      </w:r>
      <w:r>
        <w:noBreakHyphen/>
      </w:r>
      <w:r>
        <w:rPr>
          <w:rFonts w:hint="eastAsia"/>
        </w:rPr>
        <w:t>6 S</w:t>
      </w:r>
      <w:r>
        <w:t>tructure diagram</w:t>
      </w:r>
      <w:r>
        <w:rPr>
          <w:rFonts w:hint="eastAsia"/>
        </w:rPr>
        <w:t xml:space="preserve"> of phrase encoding layer</w:t>
      </w:r>
    </w:p>
    <w:p w14:paraId="4C67FE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字词融合编码层以字为基本语义单位，将处理好的字向量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和词向量</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进行并连拼接，计算方式如公式3-11所示，得到最终的字词融合向量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。例如：在输入文本“今年1月石家庄售电量是多少？”中，“今”字对应的字词融合向量是将[</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]和“今”字所对应的词“今年”的词向量[</w:t>
      </w:r>
      <m:oMath>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]拼接为[</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]。字词融合编码层结构如图3-7所示。</w:t>
      </w:r>
    </w:p>
    <w:p w14:paraId="0690C8C3">
      <w:pPr>
        <w:ind w:firstLine="0" w:firstLineChars="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r>
                <m:rPr/>
                <w:rPr>
                  <w:rFonts w:ascii="Cambria Math" w:hAnsi="Cambria Math"/>
                </w:rPr>
                <m:t>=Concat</m:t>
              </m:r>
              <m:d>
                <m:dPr>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3−11</m:t>
                  </m:r>
                  <m:ctrlPr>
                    <w:rPr>
                      <w:rFonts w:ascii="Cambria Math" w:hAnsi="Cambria Math"/>
                      <w:i/>
                    </w:rPr>
                  </m:ctrlPr>
                </m:e>
              </m:d>
              <m:ctrlPr>
                <w:rPr>
                  <w:rFonts w:ascii="Cambria Math" w:hAnsi="Cambria Math"/>
                  <w:i/>
                </w:rPr>
              </m:ctrlPr>
            </m:e>
          </m:eqArr>
        </m:oMath>
      </m:oMathPara>
    </w:p>
    <w:p w14:paraId="7B7282C7">
      <w:pPr>
        <w:pStyle w:val="43"/>
        <w:ind w:firstLine="0" w:firstLineChars="0"/>
      </w:pPr>
      <w:r>
        <w:drawing>
          <wp:inline distT="0" distB="0" distL="0" distR="0">
            <wp:extent cx="5273675" cy="590550"/>
            <wp:effectExtent l="0" t="0" r="3175" b="0"/>
            <wp:docPr id="380207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07359" name="图片 1"/>
                    <pic:cNvPicPr>
                      <a:picLocks noChangeAspect="1"/>
                    </pic:cNvPicPr>
                  </pic:nvPicPr>
                  <pic:blipFill>
                    <a:blip r:embed="rId67"/>
                    <a:stretch>
                      <a:fillRect/>
                    </a:stretch>
                  </pic:blipFill>
                  <pic:spPr>
                    <a:xfrm>
                      <a:off x="0" y="0"/>
                      <a:ext cx="5658576" cy="633576"/>
                    </a:xfrm>
                    <a:prstGeom prst="rect">
                      <a:avLst/>
                    </a:prstGeom>
                  </pic:spPr>
                </pic:pic>
              </a:graphicData>
            </a:graphic>
          </wp:inline>
        </w:drawing>
      </w:r>
    </w:p>
    <w:p w14:paraId="7310175B">
      <w:pPr>
        <w:pStyle w:val="8"/>
        <w:ind w:firstLine="420"/>
      </w:pPr>
      <w:bookmarkStart w:id="66" w:name="_Toc19279645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szCs w:val="21"/>
        </w:rPr>
        <w:t>字词融合编码层结构图</w:t>
      </w:r>
      <w:bookmarkEnd w:id="66"/>
    </w:p>
    <w:p w14:paraId="4B5D030E">
      <w:pPr>
        <w:pStyle w:val="8"/>
        <w:ind w:firstLine="0" w:firstLineChars="0"/>
      </w:pPr>
      <w:r>
        <w:t xml:space="preserve">Fig </w:t>
      </w:r>
      <w:r>
        <w:rPr>
          <w:rFonts w:hint="eastAsia"/>
        </w:rPr>
        <w:t>3</w:t>
      </w:r>
      <w:r>
        <w:noBreakHyphen/>
      </w:r>
      <w:r>
        <w:rPr>
          <w:rFonts w:hint="eastAsia"/>
        </w:rPr>
        <w:t>7</w:t>
      </w:r>
      <w:r>
        <w:t xml:space="preserve"> </w:t>
      </w:r>
      <w:r>
        <w:rPr>
          <w:rFonts w:hint="eastAsia"/>
        </w:rPr>
        <w:t>S</w:t>
      </w:r>
      <w:r>
        <w:t>tructure diagram</w:t>
      </w:r>
      <w:r>
        <w:rPr>
          <w:rFonts w:hint="eastAsia"/>
        </w:rPr>
        <w:t xml:space="preserve"> of Word-phrase fusion Encoding layer</w:t>
      </w:r>
    </w:p>
    <w:p w14:paraId="4A4B19CF">
      <w:pPr>
        <w:pStyle w:val="4"/>
        <w:rPr>
          <w:rFonts w:hint="eastAsia" w:ascii="黑体" w:hAnsi="黑体" w:eastAsia="黑体" w:cs="黑体"/>
        </w:rPr>
      </w:pPr>
      <w:bookmarkStart w:id="67" w:name="_Toc192932502"/>
      <w:r>
        <w:rPr>
          <w:rFonts w:hint="eastAsia" w:ascii="黑体" w:hAnsi="黑体" w:eastAsia="黑体" w:cs="黑体"/>
        </w:rPr>
        <w:t>3.3.4解码层</w:t>
      </w:r>
      <w:bookmarkEnd w:id="67"/>
    </w:p>
    <w:p w14:paraId="3E29FF5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解码层集成了</w:t>
      </w:r>
      <w:r>
        <w:rPr>
          <w:color w:val="000000" w:themeColor="text1"/>
          <w14:textFill>
            <w14:solidFill>
              <w14:schemeClr w14:val="tx1"/>
            </w14:solidFill>
          </w14:textFill>
        </w:rPr>
        <w:t>domain</w:t>
      </w:r>
      <w:r>
        <w:rPr>
          <w:rFonts w:hint="eastAsia"/>
          <w:color w:val="000000" w:themeColor="text1"/>
          <w14:textFill>
            <w14:solidFill>
              <w14:schemeClr w14:val="tx1"/>
            </w14:solidFill>
          </w14:textFill>
        </w:rPr>
        <w:t>分类器、</w:t>
      </w:r>
      <w:r>
        <w:rPr>
          <w:color w:val="000000" w:themeColor="text1"/>
          <w14:textFill>
            <w14:solidFill>
              <w14:schemeClr w14:val="tx1"/>
            </w14:solidFill>
          </w14:textFill>
        </w:rPr>
        <w:t>intent</w:t>
      </w:r>
      <w:r>
        <w:rPr>
          <w:rFonts w:hint="eastAsia"/>
          <w:color w:val="000000" w:themeColor="text1"/>
          <w14:textFill>
            <w14:solidFill>
              <w14:schemeClr w14:val="tx1"/>
            </w14:solidFill>
          </w14:textFill>
        </w:rPr>
        <w:t>分类器以及基于</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的槽填充任务分类器。通过最后一层的隐藏层向量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对业务场景、意图进行分类，其中</w:t>
      </w:r>
      <m:oMath>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color w:val="000000" w:themeColor="text1"/>
                <w14:textFill>
                  <w14:solidFill>
                    <w14:schemeClr w14:val="tx1"/>
                  </w14:solidFill>
                </w14:textFill>
              </w:rPr>
            </m:ctrlPr>
          </m:e>
          <m:sub>
            <m:d>
              <m:dPr>
                <m:begChr m:val="["/>
                <m:endChr m:val="]"/>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color w:val="000000" w:themeColor="text1"/>
                    <w14:textFill>
                      <w14:solidFill>
                        <w14:schemeClr w14:val="tx1"/>
                      </w14:solidFill>
                    </w14:textFill>
                  </w:rPr>
                </m:ctrlPr>
              </m:e>
            </m:d>
            <m:ctrlPr>
              <w:rPr>
                <w:rFonts w:ascii="Cambria Math" w:hAnsi="Cambria Math"/>
                <w:color w:val="000000" w:themeColor="text1"/>
                <w14:textFill>
                  <w14:solidFill>
                    <w14:schemeClr w14:val="tx1"/>
                  </w14:solidFill>
                </w14:textFill>
              </w:rPr>
            </m:ctrlPr>
          </m:sub>
        </m:sSub>
        <m:r>
          <m:rPr>
            <m:sty m:val="p"/>
          </m:rPr>
          <w:rPr>
            <w:rFonts w:ascii="Cambria Math" w:hAnsi="Cambria Math"/>
            <w:color w:val="000000" w:themeColor="text1"/>
            <w14:textFill>
              <w14:solidFill>
                <w14:schemeClr w14:val="tx1"/>
              </w14:solidFill>
            </w14:textFill>
          </w:rPr>
          <m:t>=</m:t>
        </m:r>
        <m:r>
          <m:rPr/>
          <w:rPr>
            <w:rFonts w:ascii="Cambria Math" w:hAnsi="Cambria Math"/>
            <w:color w:val="000000" w:themeColor="text1"/>
            <w14:textFill>
              <w14:solidFill>
                <w14:schemeClr w14:val="tx1"/>
              </w14:solidFill>
            </w14:textFill>
          </w:rPr>
          <m:t>BERT</m:t>
        </m:r>
        <m:d>
          <m:dPr>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color w:val="000000" w:themeColor="text1"/>
                <w14:textFill>
                  <w14:solidFill>
                    <w14:schemeClr w14:val="tx1"/>
                  </w14:solidFill>
                </w14:textFill>
              </w:rPr>
            </m:ctrlPr>
          </m:e>
        </m:d>
        <m:r>
          <m:rPr>
            <m:sty m:val="p"/>
          </m:rPr>
          <w:rPr>
            <w:rFonts w:ascii="Cambria Math" w:hAnsi="Cambria Math"/>
            <w:color w:val="000000" w:themeColor="text1"/>
            <w14:textFill>
              <w14:solidFill>
                <w14:schemeClr w14:val="tx1"/>
              </w14:solidFill>
            </w14:textFill>
          </w:rPr>
          <m:t>[1]</m:t>
        </m:r>
      </m:oMath>
      <w:r>
        <w:rPr>
          <w:rFonts w:hint="eastAsia"/>
          <w:color w:val="000000" w:themeColor="text1"/>
          <w14:textFill>
            <w14:solidFill>
              <w14:schemeClr w14:val="tx1"/>
            </w14:solidFill>
          </w14:textFill>
        </w:rPr>
        <w:t>。</w:t>
      </w:r>
    </w:p>
    <w:p w14:paraId="6EEF003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将并连拼接后的字词融合向量输入</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层以输出最终序列标记后，在解码层引入序列连续一致性损失</w:t>
      </w:r>
      <w:r>
        <w:rPr>
          <w:color w:val="000000" w:themeColor="text1"/>
          <w:kern w:val="0"/>
          <w14:textFill>
            <w14:solidFill>
              <w14:schemeClr w14:val="tx1"/>
            </w14:solidFill>
          </w14:textFill>
        </w:rPr>
        <w:t>(S</w:t>
      </w:r>
      <w:r>
        <w:rPr>
          <w:rFonts w:eastAsia="Cambria"/>
          <w:color w:val="000000" w:themeColor="text1"/>
          <w:kern w:val="0"/>
          <w14:textFill>
            <w14:solidFill>
              <w14:schemeClr w14:val="tx1"/>
            </w14:solidFill>
          </w14:textFill>
        </w:rPr>
        <w:t xml:space="preserve">equence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ontinuous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onsistency </w:t>
      </w:r>
      <w:r>
        <w:rPr>
          <w:rFonts w:eastAsiaTheme="minorEastAsia"/>
          <w:color w:val="000000" w:themeColor="text1"/>
          <w:kern w:val="0"/>
          <w14:textFill>
            <w14:solidFill>
              <w14:schemeClr w14:val="tx1"/>
            </w14:solidFill>
          </w14:textFill>
        </w:rPr>
        <w:t>L</w:t>
      </w:r>
      <w:r>
        <w:rPr>
          <w:rFonts w:eastAsia="Cambria"/>
          <w:color w:val="000000" w:themeColor="text1"/>
          <w:kern w:val="0"/>
          <w14:textFill>
            <w14:solidFill>
              <w14:schemeClr w14:val="tx1"/>
            </w14:solidFill>
          </w14:textFill>
        </w:rPr>
        <w:t>oss</w:t>
      </w:r>
      <w:r>
        <w:rPr>
          <w:color w:val="000000" w:themeColor="text1"/>
          <w:kern w:val="0"/>
          <w14:textFill>
            <w14:solidFill>
              <w14:schemeClr w14:val="tx1"/>
            </w14:solidFill>
          </w14:textFill>
        </w:rPr>
        <w:t>，</w:t>
      </w:r>
      <w:r>
        <w:rPr>
          <w:color w:val="000000" w:themeColor="text1"/>
          <w14:textFill>
            <w14:solidFill>
              <w14:schemeClr w14:val="tx1"/>
            </w14:solidFill>
          </w14:textFill>
        </w:rPr>
        <w:t>SCCLoss</w:t>
      </w:r>
      <w:r>
        <w:rPr>
          <w:color w:val="000000" w:themeColor="text1"/>
          <w:kern w:val="0"/>
          <w14:textFill>
            <w14:solidFill>
              <w14:schemeClr w14:val="tx1"/>
            </w14:solidFill>
          </w14:textFill>
        </w:rPr>
        <w:t>)</w:t>
      </w:r>
      <w:r>
        <w:rPr>
          <w:rFonts w:hint="eastAsia"/>
          <w:color w:val="000000" w:themeColor="text1"/>
          <w14:textFill>
            <w14:solidFill>
              <w14:schemeClr w14:val="tx1"/>
            </w14:solidFill>
          </w14:textFill>
        </w:rPr>
        <w:t>。SCCLoss计算流程如图3-8所示。具体而言，该策略通过构建真实槽标签</w:t>
      </w:r>
      <w:r>
        <w:rPr>
          <w:i/>
          <w:iCs/>
          <w:color w:val="000000" w:themeColor="text1"/>
          <w14:textFill>
            <w14:solidFill>
              <w14:schemeClr w14:val="tx1"/>
            </w14:solidFill>
          </w14:textFill>
        </w:rPr>
        <w:t>True_Label_Bool</w:t>
      </w:r>
      <w:r>
        <w:rPr>
          <w:rFonts w:hint="eastAsia"/>
          <w:color w:val="000000" w:themeColor="text1"/>
          <w14:textFill>
            <w14:solidFill>
              <w14:schemeClr w14:val="tx1"/>
            </w14:solidFill>
          </w14:textFill>
        </w:rPr>
        <w:t>和模型预测槽标签</w:t>
      </w:r>
      <w:r>
        <w:rPr>
          <w:i/>
          <w:iCs/>
          <w:color w:val="000000" w:themeColor="text1"/>
          <w14:textFill>
            <w14:solidFill>
              <w14:schemeClr w14:val="tx1"/>
            </w14:solidFill>
          </w14:textFill>
        </w:rPr>
        <w:t>Predict_Label_Bool</w:t>
      </w:r>
      <w:r>
        <w:rPr>
          <w:rFonts w:hint="eastAsia"/>
          <w:color w:val="000000" w:themeColor="text1"/>
          <w14:textFill>
            <w14:solidFill>
              <w14:schemeClr w14:val="tx1"/>
            </w14:solidFill>
          </w14:textFill>
        </w:rPr>
        <w:t>的边界连续性布尔张量（连续：</w:t>
      </w:r>
      <w:r>
        <w:rPr>
          <w:color w:val="000000" w:themeColor="text1"/>
          <w14:textFill>
            <w14:solidFill>
              <w14:schemeClr w14:val="tx1"/>
            </w14:solidFill>
          </w14:textFill>
        </w:rPr>
        <w:t>True</w:t>
      </w:r>
      <w:r>
        <w:rPr>
          <w:rFonts w:hint="eastAsia"/>
          <w:color w:val="000000" w:themeColor="text1"/>
          <w14:textFill>
            <w14:solidFill>
              <w14:schemeClr w14:val="tx1"/>
            </w14:solidFill>
          </w14:textFill>
        </w:rPr>
        <w:t>；不连续：</w:t>
      </w:r>
      <w:r>
        <w:rPr>
          <w:color w:val="000000" w:themeColor="text1"/>
          <w14:textFill>
            <w14:solidFill>
              <w14:schemeClr w14:val="tx1"/>
            </w14:solidFill>
          </w14:textFill>
        </w:rPr>
        <w:t>False</w:t>
      </w:r>
      <w:r>
        <w:rPr>
          <w:rFonts w:hint="eastAsia"/>
          <w:color w:val="000000" w:themeColor="text1"/>
          <w14:textFill>
            <w14:solidFill>
              <w14:schemeClr w14:val="tx1"/>
            </w14:solidFill>
          </w14:textFill>
        </w:rPr>
        <w:t>），捕捉词语之间的边界关系。</w:t>
      </w:r>
    </w:p>
    <w:p w14:paraId="20E399A8">
      <w:pPr>
        <w:pStyle w:val="8"/>
        <w:ind w:firstLine="0" w:firstLineChars="0"/>
        <w:rPr>
          <w:szCs w:val="21"/>
        </w:rPr>
      </w:pPr>
      <w:r>
        <w:drawing>
          <wp:inline distT="0" distB="0" distL="0" distR="0">
            <wp:extent cx="2966720" cy="1014095"/>
            <wp:effectExtent l="0" t="0" r="508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68">
                      <a:clrChange>
                        <a:clrFrom>
                          <a:srgbClr val="FFFFFF">
                            <a:alpha val="100000"/>
                          </a:srgbClr>
                        </a:clrFrom>
                        <a:clrTo>
                          <a:srgbClr val="FFFFFF">
                            <a:alpha val="100000"/>
                            <a:alpha val="0"/>
                          </a:srgbClr>
                        </a:clrTo>
                      </a:clrChange>
                    </a:blip>
                    <a:stretch>
                      <a:fillRect/>
                    </a:stretch>
                  </pic:blipFill>
                  <pic:spPr>
                    <a:xfrm>
                      <a:off x="0" y="0"/>
                      <a:ext cx="3060422" cy="1046055"/>
                    </a:xfrm>
                    <a:prstGeom prst="rect">
                      <a:avLst/>
                    </a:prstGeom>
                  </pic:spPr>
                </pic:pic>
              </a:graphicData>
            </a:graphic>
          </wp:inline>
        </w:drawing>
      </w:r>
    </w:p>
    <w:p w14:paraId="568A9101">
      <w:pPr>
        <w:pStyle w:val="8"/>
        <w:ind w:firstLine="420"/>
      </w:pPr>
      <w:bookmarkStart w:id="68" w:name="_Toc19279645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字词融合序列连续一致性损失流程图</w:t>
      </w:r>
      <w:bookmarkEnd w:id="68"/>
    </w:p>
    <w:p w14:paraId="1CE9BE70">
      <w:pPr>
        <w:pStyle w:val="8"/>
        <w:ind w:firstLine="0" w:firstLineChars="0"/>
      </w:pPr>
      <w:r>
        <w:t xml:space="preserve">Fig </w:t>
      </w:r>
      <w:r>
        <w:rPr>
          <w:rFonts w:hint="eastAsia"/>
        </w:rPr>
        <w:t>3</w:t>
      </w:r>
      <w:r>
        <w:noBreakHyphen/>
      </w:r>
      <w:r>
        <w:rPr>
          <w:rFonts w:hint="eastAsia"/>
        </w:rPr>
        <w:t>8 F</w:t>
      </w:r>
      <w:r>
        <w:t>lowchart</w:t>
      </w:r>
      <w:r>
        <w:rPr>
          <w:rFonts w:hint="eastAsia"/>
        </w:rPr>
        <w:t xml:space="preserve"> of SCCLoss</w:t>
      </w:r>
    </w:p>
    <w:p w14:paraId="4E3B97D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比较真实槽标签和预测槽标签的边界连续性一致性，构造边界连续一致性矩阵</w:t>
      </w:r>
      <m:oMath>
        <m:r>
          <m:rPr/>
          <w:rPr>
            <w:rFonts w:ascii="Cambria Math" w:hAnsi="Cambria Math"/>
            <w:color w:val="000000" w:themeColor="text1"/>
            <w14:textFill>
              <w14:solidFill>
                <w14:schemeClr w14:val="tx1"/>
              </w14:solidFill>
            </w14:textFill>
          </w:rPr>
          <m:t>res</m:t>
        </m:r>
      </m:oMath>
      <w:r>
        <w:rPr>
          <w:rFonts w:hint="eastAsia"/>
          <w:color w:val="000000" w:themeColor="text1"/>
          <w14:textFill>
            <w14:solidFill>
              <w14:schemeClr w14:val="tx1"/>
            </w14:solidFill>
          </w14:textFill>
        </w:rPr>
        <w:t>（相同：1；不同：0）。通过计算权重矩阵</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Style w:val="45"/>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5"/>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，以调整与真实槽标签连续性不一致的预测槽标签损失权重</w:t>
      </w:r>
      <w:r>
        <w:rPr>
          <w:rStyle w:val="45"/>
          <w:rFonts w:hint="eastAsia"/>
          <w:color w:val="000000" w:themeColor="text1"/>
          <w14:textFill>
            <w14:solidFill>
              <w14:schemeClr w14:val="tx1"/>
            </w14:solidFill>
          </w14:textFill>
        </w:rPr>
        <w:t>。权重系数</w:t>
      </w:r>
      <m:oMath>
        <m:sSub>
          <m:sSubPr>
            <m:ctrlPr>
              <w:rPr>
                <w:rFonts w:ascii="Cambria Math" w:hAnsi="Cambria Math"/>
                <w:i/>
                <w:color w:val="000000" w:themeColor="text1"/>
                <w14:textFill>
                  <w14:solidFill>
                    <w14:schemeClr w14:val="tx1"/>
                  </w14:solidFill>
                </w14:textFill>
              </w:rPr>
            </m:ctrlPr>
          </m:sSubPr>
          <m:e>
            <m:r>
              <m:rPr/>
              <w:rPr>
                <w:rStyle w:val="45"/>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Style w:val="45"/>
          <w:rFonts w:hint="eastAsia"/>
          <w:color w:val="000000" w:themeColor="text1"/>
          <w14:textFill>
            <w14:solidFill>
              <w14:schemeClr w14:val="tx1"/>
            </w14:solidFill>
          </w14:textFill>
        </w:rPr>
        <w:t>计算方法如公式3-12所示。</w:t>
      </w:r>
    </w:p>
    <w:p w14:paraId="1E7A4C41">
      <w:pPr>
        <w:ind w:firstLine="480"/>
      </w:pPr>
      <m:oMathPara>
        <m:oMath>
          <m:eqArr>
            <m:eqArrPr>
              <m:maxDist m:val="1"/>
              <m:ctrlPr>
                <w:rPr>
                  <w:rStyle w:val="45"/>
                  <w:rFonts w:ascii="Cambria Math" w:hAnsi="Cambria Math"/>
                  <w:i/>
                </w:rPr>
              </m:ctrlPr>
            </m:eqArrPr>
            <m:e>
              <m:sSub>
                <m:sSubPr>
                  <m:ctrlPr>
                    <w:rPr>
                      <w:rFonts w:ascii="Cambria Math" w:hAnsi="Cambria Math"/>
                      <w:i/>
                      <w:color w:val="000000" w:themeColor="text1"/>
                      <w14:textFill>
                        <w14:solidFill>
                          <w14:schemeClr w14:val="tx1"/>
                        </w14:solidFill>
                      </w14:textFill>
                    </w:rPr>
                  </m:ctrlPr>
                </m:sSubPr>
                <m:e>
                  <m:r>
                    <m:rPr/>
                    <w:rPr>
                      <w:rStyle w:val="45"/>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5"/>
                  <w:rFonts w:ascii="Cambria Math" w:hAnsi="Cambria Math"/>
                </w:rPr>
                <m:t>=</m:t>
              </m:r>
              <m:d>
                <m:dPr>
                  <m:begChr m:val="{"/>
                  <m:endChr m:val=""/>
                  <m:ctrlPr>
                    <w:rPr>
                      <w:rStyle w:val="45"/>
                      <w:rFonts w:ascii="Cambria Math" w:hAnsi="Cambria Math"/>
                    </w:rPr>
                  </m:ctrlPr>
                </m:dPr>
                <m:e>
                  <m:eqArr>
                    <m:eqArrPr>
                      <m:ctrlPr>
                        <w:rPr>
                          <w:rStyle w:val="45"/>
                          <w:rFonts w:ascii="Cambria Math" w:hAnsi="Cambria Math"/>
                        </w:rPr>
                      </m:ctrlPr>
                    </m:eqArrPr>
                    <m:e>
                      <m:r>
                        <m:rPr/>
                        <w:rPr>
                          <w:rStyle w:val="45"/>
                          <w:rFonts w:ascii="Cambria Math" w:hAnsi="Cambria Math"/>
                        </w:rPr>
                        <m:t>&amp;0    &amp;&amp;,</m:t>
                      </m:r>
                      <m:nary>
                        <m:naryPr>
                          <m:chr m:val="∑"/>
                          <m:grow m:val="1"/>
                          <m:limLoc m:val="undOvr"/>
                          <m:ctrlPr>
                            <w:rPr>
                              <w:rStyle w:val="45"/>
                              <w:rFonts w:ascii="Cambria Math" w:hAnsi="Cambria Math"/>
                            </w:rPr>
                          </m:ctrlPr>
                        </m:naryPr>
                        <m:sub>
                          <m:r>
                            <m:rPr/>
                            <w:rPr>
                              <w:rStyle w:val="45"/>
                              <w:rFonts w:ascii="Cambria Math" w:hAnsi="Cambria Math"/>
                            </w:rPr>
                            <m:t>j=1</m:t>
                          </m:r>
                          <m:ctrlPr>
                            <w:rPr>
                              <w:rStyle w:val="45"/>
                              <w:rFonts w:ascii="Cambria Math" w:hAnsi="Cambria Math"/>
                            </w:rPr>
                          </m:ctrlPr>
                        </m:sub>
                        <m:sup>
                          <m:r>
                            <m:rPr/>
                            <w:rPr>
                              <w:rStyle w:val="45"/>
                              <w:rFonts w:ascii="Cambria Math" w:hAnsi="Cambria Math"/>
                            </w:rPr>
                            <m:t>N</m:t>
                          </m:r>
                          <m:ctrlPr>
                            <w:rPr>
                              <w:rStyle w:val="45"/>
                              <w:rFonts w:ascii="Cambria Math" w:hAnsi="Cambria Math"/>
                            </w:rPr>
                          </m:ctrlPr>
                        </m:sup>
                        <m:e>
                          <m:r>
                            <m:rPr/>
                            <w:rPr>
                              <w:rStyle w:val="45"/>
                              <w:rFonts w:ascii="Cambria Math" w:hAnsi="Cambria Math"/>
                            </w:rPr>
                            <m:t> </m:t>
                          </m:r>
                          <m:ctrlPr>
                            <w:rPr>
                              <w:rStyle w:val="45"/>
                              <w:rFonts w:ascii="Cambria Math" w:hAnsi="Cambria Math"/>
                            </w:rPr>
                          </m:ctrlPr>
                        </m:e>
                      </m:nary>
                      <m:r>
                        <m:rPr/>
                        <w:rPr>
                          <w:rStyle w:val="45"/>
                          <w:rFonts w:ascii="Cambria Math" w:hAnsi="Cambria Math"/>
                        </w:rPr>
                        <m:t>re</m:t>
                      </m:r>
                      <m:sSub>
                        <m:sSubPr>
                          <m:ctrlPr>
                            <w:rPr>
                              <w:rStyle w:val="45"/>
                              <w:rFonts w:ascii="Cambria Math" w:hAnsi="Cambria Math"/>
                            </w:rPr>
                          </m:ctrlPr>
                        </m:sSubPr>
                        <m:e>
                          <m:r>
                            <m:rPr/>
                            <w:rPr>
                              <w:rStyle w:val="45"/>
                              <w:rFonts w:ascii="Cambria Math" w:hAnsi="Cambria Math"/>
                            </w:rPr>
                            <m:t>s</m:t>
                          </m:r>
                          <m:ctrlPr>
                            <w:rPr>
                              <w:rStyle w:val="45"/>
                              <w:rFonts w:ascii="Cambria Math" w:hAnsi="Cambria Math"/>
                            </w:rPr>
                          </m:ctrlPr>
                        </m:e>
                        <m:sub>
                          <m:r>
                            <m:rPr/>
                            <w:rPr>
                              <w:rStyle w:val="45"/>
                              <w:rFonts w:ascii="Cambria Math" w:hAnsi="Cambria Math"/>
                            </w:rPr>
                            <m:t>ij</m:t>
                          </m:r>
                          <m:ctrlPr>
                            <w:rPr>
                              <w:rStyle w:val="45"/>
                              <w:rFonts w:ascii="Cambria Math" w:hAnsi="Cambria Math"/>
                            </w:rPr>
                          </m:ctrlPr>
                        </m:sub>
                      </m:sSub>
                      <m:r>
                        <m:rPr/>
                        <w:rPr>
                          <w:rStyle w:val="45"/>
                          <w:rFonts w:ascii="Cambria Math" w:hAnsi="Cambria Math"/>
                        </w:rPr>
                        <m:t>=0</m:t>
                      </m:r>
                      <m:ctrlPr>
                        <w:rPr>
                          <w:rStyle w:val="45"/>
                          <w:rFonts w:ascii="Cambria Math" w:hAnsi="Cambria Math"/>
                        </w:rPr>
                      </m:ctrlPr>
                    </m:e>
                    <m:e>
                      <m:r>
                        <m:rPr/>
                        <w:rPr>
                          <w:rStyle w:val="45"/>
                          <w:rFonts w:ascii="Cambria Math" w:hAnsi="Cambria Math"/>
                        </w:rPr>
                        <m:t>&amp;</m:t>
                      </m:r>
                      <m:f>
                        <m:fPr>
                          <m:ctrlPr>
                            <w:rPr>
                              <w:rStyle w:val="45"/>
                              <w:rFonts w:ascii="Cambria Math" w:hAnsi="Cambria Math"/>
                            </w:rPr>
                          </m:ctrlPr>
                        </m:fPr>
                        <m:num>
                          <m:r>
                            <m:rPr/>
                            <w:rPr>
                              <w:rStyle w:val="45"/>
                              <w:rFonts w:ascii="Cambria Math" w:hAnsi="Cambria Math"/>
                            </w:rPr>
                            <m:t>1</m:t>
                          </m:r>
                          <m:ctrlPr>
                            <w:rPr>
                              <w:rStyle w:val="45"/>
                              <w:rFonts w:ascii="Cambria Math" w:hAnsi="Cambria Math"/>
                            </w:rPr>
                          </m:ctrlPr>
                        </m:num>
                        <m:den>
                          <m:nary>
                            <m:naryPr>
                              <m:chr m:val="∑"/>
                              <m:grow m:val="1"/>
                              <m:limLoc m:val="undOvr"/>
                              <m:ctrlPr>
                                <w:rPr>
                                  <w:rStyle w:val="45"/>
                                  <w:rFonts w:ascii="Cambria Math" w:hAnsi="Cambria Math"/>
                                </w:rPr>
                              </m:ctrlPr>
                            </m:naryPr>
                            <m:sub>
                              <m:r>
                                <m:rPr/>
                                <w:rPr>
                                  <w:rStyle w:val="45"/>
                                  <w:rFonts w:ascii="Cambria Math" w:hAnsi="Cambria Math"/>
                                </w:rPr>
                                <m:t>j=1</m:t>
                              </m:r>
                              <m:ctrlPr>
                                <w:rPr>
                                  <w:rStyle w:val="45"/>
                                  <w:rFonts w:ascii="Cambria Math" w:hAnsi="Cambria Math"/>
                                </w:rPr>
                              </m:ctrlPr>
                            </m:sub>
                            <m:sup>
                              <m:r>
                                <m:rPr/>
                                <w:rPr>
                                  <w:rStyle w:val="45"/>
                                  <w:rFonts w:ascii="Cambria Math" w:hAnsi="Cambria Math"/>
                                </w:rPr>
                                <m:t>N</m:t>
                              </m:r>
                              <m:ctrlPr>
                                <w:rPr>
                                  <w:rStyle w:val="45"/>
                                  <w:rFonts w:ascii="Cambria Math" w:hAnsi="Cambria Math"/>
                                </w:rPr>
                              </m:ctrlPr>
                            </m:sup>
                            <m:e>
                              <m:r>
                                <m:rPr/>
                                <w:rPr>
                                  <w:rStyle w:val="45"/>
                                  <w:rFonts w:ascii="Cambria Math" w:hAnsi="Cambria Math"/>
                                </w:rPr>
                                <m:t> </m:t>
                              </m:r>
                              <m:ctrlPr>
                                <w:rPr>
                                  <w:rStyle w:val="45"/>
                                  <w:rFonts w:ascii="Cambria Math" w:hAnsi="Cambria Math"/>
                                </w:rPr>
                              </m:ctrlPr>
                            </m:e>
                          </m:nary>
                          <m:d>
                            <m:dPr>
                              <m:ctrlPr>
                                <w:rPr>
                                  <w:rStyle w:val="45"/>
                                  <w:rFonts w:ascii="Cambria Math" w:hAnsi="Cambria Math"/>
                                  <w:i/>
                                </w:rPr>
                              </m:ctrlPr>
                            </m:dPr>
                            <m:e>
                              <m:r>
                                <m:rPr/>
                                <w:rPr>
                                  <w:rStyle w:val="45"/>
                                  <w:rFonts w:ascii="Cambria Math" w:hAnsi="Cambria Math"/>
                                </w:rPr>
                                <m:t>1−re</m:t>
                              </m:r>
                              <m:sSub>
                                <m:sSubPr>
                                  <m:ctrlPr>
                                    <w:rPr>
                                      <w:rStyle w:val="45"/>
                                      <w:rFonts w:ascii="Cambria Math" w:hAnsi="Cambria Math"/>
                                    </w:rPr>
                                  </m:ctrlPr>
                                </m:sSubPr>
                                <m:e>
                                  <m:r>
                                    <m:rPr/>
                                    <w:rPr>
                                      <w:rStyle w:val="45"/>
                                      <w:rFonts w:ascii="Cambria Math" w:hAnsi="Cambria Math"/>
                                    </w:rPr>
                                    <m:t>s</m:t>
                                  </m:r>
                                  <m:ctrlPr>
                                    <w:rPr>
                                      <w:rStyle w:val="45"/>
                                      <w:rFonts w:ascii="Cambria Math" w:hAnsi="Cambria Math"/>
                                    </w:rPr>
                                  </m:ctrlPr>
                                </m:e>
                                <m:sub>
                                  <m:r>
                                    <m:rPr/>
                                    <w:rPr>
                                      <w:rStyle w:val="45"/>
                                      <w:rFonts w:ascii="Cambria Math" w:hAnsi="Cambria Math"/>
                                    </w:rPr>
                                    <m:t>ij</m:t>
                                  </m:r>
                                  <m:ctrlPr>
                                    <w:rPr>
                                      <w:rStyle w:val="45"/>
                                      <w:rFonts w:ascii="Cambria Math" w:hAnsi="Cambria Math"/>
                                    </w:rPr>
                                  </m:ctrlPr>
                                </m:sub>
                              </m:sSub>
                              <m:ctrlPr>
                                <w:rPr>
                                  <w:rStyle w:val="45"/>
                                  <w:rFonts w:ascii="Cambria Math" w:hAnsi="Cambria Math"/>
                                  <w:i/>
                                </w:rPr>
                              </m:ctrlPr>
                            </m:e>
                          </m:d>
                          <m:ctrlPr>
                            <w:rPr>
                              <w:rStyle w:val="45"/>
                              <w:rFonts w:ascii="Cambria Math" w:hAnsi="Cambria Math"/>
                            </w:rPr>
                          </m:ctrlPr>
                        </m:den>
                      </m:f>
                      <m:r>
                        <m:rPr/>
                        <w:rPr>
                          <w:rStyle w:val="45"/>
                          <w:rFonts w:ascii="Cambria Math" w:hAnsi="Cambria Math"/>
                        </w:rPr>
                        <m:t>    &amp;&amp;,</m:t>
                      </m:r>
                      <m:nary>
                        <m:naryPr>
                          <m:chr m:val="∑"/>
                          <m:grow m:val="1"/>
                          <m:limLoc m:val="undOvr"/>
                          <m:ctrlPr>
                            <w:rPr>
                              <w:rStyle w:val="45"/>
                              <w:rFonts w:ascii="Cambria Math" w:hAnsi="Cambria Math"/>
                            </w:rPr>
                          </m:ctrlPr>
                        </m:naryPr>
                        <m:sub>
                          <m:r>
                            <m:rPr/>
                            <w:rPr>
                              <w:rStyle w:val="45"/>
                              <w:rFonts w:ascii="Cambria Math" w:hAnsi="Cambria Math"/>
                            </w:rPr>
                            <m:t>i=1</m:t>
                          </m:r>
                          <m:ctrlPr>
                            <w:rPr>
                              <w:rStyle w:val="45"/>
                              <w:rFonts w:ascii="Cambria Math" w:hAnsi="Cambria Math"/>
                            </w:rPr>
                          </m:ctrlPr>
                        </m:sub>
                        <m:sup>
                          <m:r>
                            <m:rPr/>
                            <w:rPr>
                              <w:rStyle w:val="45"/>
                              <w:rFonts w:ascii="Cambria Math" w:hAnsi="Cambria Math"/>
                            </w:rPr>
                            <m:t>N</m:t>
                          </m:r>
                          <m:ctrlPr>
                            <w:rPr>
                              <w:rStyle w:val="45"/>
                              <w:rFonts w:ascii="Cambria Math" w:hAnsi="Cambria Math"/>
                            </w:rPr>
                          </m:ctrlPr>
                        </m:sup>
                        <m:e>
                          <m:r>
                            <m:rPr/>
                            <w:rPr>
                              <w:rStyle w:val="45"/>
                              <w:rFonts w:ascii="Cambria Math" w:hAnsi="Cambria Math"/>
                            </w:rPr>
                            <m:t> </m:t>
                          </m:r>
                          <m:ctrlPr>
                            <w:rPr>
                              <w:rStyle w:val="45"/>
                              <w:rFonts w:ascii="Cambria Math" w:hAnsi="Cambria Math"/>
                            </w:rPr>
                          </m:ctrlPr>
                        </m:e>
                      </m:nary>
                      <m:r>
                        <m:rPr/>
                        <w:rPr>
                          <w:rStyle w:val="45"/>
                          <w:rFonts w:ascii="Cambria Math" w:hAnsi="Cambria Math"/>
                        </w:rPr>
                        <m:t>re</m:t>
                      </m:r>
                      <m:sSub>
                        <m:sSubPr>
                          <m:ctrlPr>
                            <w:rPr>
                              <w:rStyle w:val="45"/>
                              <w:rFonts w:ascii="Cambria Math" w:hAnsi="Cambria Math"/>
                            </w:rPr>
                          </m:ctrlPr>
                        </m:sSubPr>
                        <m:e>
                          <m:r>
                            <m:rPr/>
                            <w:rPr>
                              <w:rStyle w:val="45"/>
                              <w:rFonts w:ascii="Cambria Math" w:hAnsi="Cambria Math"/>
                            </w:rPr>
                            <m:t>s</m:t>
                          </m:r>
                          <m:ctrlPr>
                            <w:rPr>
                              <w:rStyle w:val="45"/>
                              <w:rFonts w:ascii="Cambria Math" w:hAnsi="Cambria Math"/>
                            </w:rPr>
                          </m:ctrlPr>
                        </m:e>
                        <m:sub>
                          <m:r>
                            <m:rPr/>
                            <w:rPr>
                              <w:rStyle w:val="45"/>
                              <w:rFonts w:ascii="Cambria Math" w:hAnsi="Cambria Math"/>
                            </w:rPr>
                            <m:t>ij</m:t>
                          </m:r>
                          <m:ctrlPr>
                            <w:rPr>
                              <w:rStyle w:val="45"/>
                              <w:rFonts w:ascii="Cambria Math" w:hAnsi="Cambria Math"/>
                            </w:rPr>
                          </m:ctrlPr>
                        </m:sub>
                      </m:sSub>
                      <m:r>
                        <m:rPr/>
                        <w:rPr>
                          <w:rStyle w:val="45"/>
                          <w:rFonts w:ascii="Cambria Math" w:hAnsi="Cambria Math"/>
                        </w:rPr>
                        <m:t>≠0    &amp;&amp;</m:t>
                      </m:r>
                      <m:ctrlPr>
                        <w:rPr>
                          <w:rStyle w:val="45"/>
                          <w:rFonts w:ascii="Cambria Math" w:hAnsi="Cambria Math"/>
                        </w:rPr>
                      </m:ctrlPr>
                    </m:e>
                  </m:eqArr>
                  <m:ctrlPr>
                    <w:rPr>
                      <w:rStyle w:val="45"/>
                      <w:rFonts w:ascii="Cambria Math" w:hAnsi="Cambria Math"/>
                    </w:rPr>
                  </m:ctrlPr>
                </m:e>
              </m:d>
              <m:r>
                <m:rPr/>
                <w:rPr>
                  <w:rStyle w:val="45"/>
                  <w:rFonts w:ascii="Cambria Math" w:hAnsi="Cambria Math"/>
                </w:rPr>
                <m:t>#</m:t>
              </m:r>
              <m:d>
                <m:dPr>
                  <m:ctrlPr>
                    <w:rPr>
                      <w:rStyle w:val="45"/>
                      <w:rFonts w:ascii="Cambria Math" w:hAnsi="Cambria Math"/>
                      <w:i/>
                    </w:rPr>
                  </m:ctrlPr>
                </m:dPr>
                <m:e>
                  <m:r>
                    <m:rPr/>
                    <w:rPr>
                      <w:rStyle w:val="45"/>
                      <w:rFonts w:ascii="Cambria Math" w:hAnsi="Cambria Math"/>
                    </w:rPr>
                    <m:t>3−12</m:t>
                  </m:r>
                  <m:ctrlPr>
                    <w:rPr>
                      <w:rStyle w:val="45"/>
                      <w:rFonts w:ascii="Cambria Math" w:hAnsi="Cambria Math"/>
                      <w:i/>
                    </w:rPr>
                  </m:ctrlPr>
                </m:e>
              </m:d>
              <m:ctrlPr>
                <w:rPr>
                  <w:rStyle w:val="45"/>
                  <w:rFonts w:ascii="Cambria Math" w:hAnsi="Cambria Math"/>
                  <w:i/>
                </w:rPr>
              </m:ctrlPr>
            </m:e>
          </m:eqArr>
        </m:oMath>
      </m:oMathPara>
    </w:p>
    <w:p w14:paraId="54CC2105">
      <w:pPr>
        <w:ind w:firstLine="480"/>
      </w:pPr>
      <w:r>
        <w:rPr>
          <w:rFonts w:hint="eastAsia"/>
        </w:rPr>
        <w:t>通过权重矩阵和槽填充任务的交叉熵损失，计算序列一致性损失值</w:t>
      </w:r>
      <m:oMath>
        <m:sSub>
          <m:sSubPr>
            <m:ctrlPr>
              <w:rPr>
                <w:rFonts w:ascii="Cambria Math" w:hAnsi="Cambria Math"/>
                <w:i/>
              </w:rPr>
            </m:ctrlPr>
          </m:sSubPr>
          <m:e>
            <m:r>
              <m:rPr/>
              <w:rPr>
                <w:rFonts w:ascii="Cambria Math" w:hAnsi="Cambria Math"/>
              </w:rPr>
              <m:t>Co</m:t>
            </m:r>
            <m:r>
              <m:rPr/>
              <w:rPr>
                <w:rFonts w:hint="eastAsia" w:ascii="Cambria Math" w:hAnsi="Cambria Math"/>
              </w:rPr>
              <m:t>n</m:t>
            </m:r>
            <m:r>
              <m:rPr/>
              <w:rPr>
                <w:rFonts w:ascii="Cambria Math" w:hAnsi="Cambria Math"/>
              </w:rPr>
              <m:t>_Token_Loss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W</m:t>
            </m:r>
            <m:r>
              <m:rPr/>
              <w:rPr>
                <w:rFonts w:ascii="Cambria Math" w:hAnsi="Cambria Math"/>
              </w:rPr>
              <m:t>_score</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token_loss_none</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rPr>
        <w:t>，其中</w:t>
      </w:r>
      <m:oMath>
        <m:r>
          <m:rPr/>
          <w:rPr>
            <w:rFonts w:ascii="Cambria Math" w:hAnsi="Cambria Math"/>
          </w:rPr>
          <m:t>token</m:t>
        </m:r>
        <m:r>
          <m:rPr>
            <m:lit/>
            <m:sty m:val="p"/>
          </m:rPr>
          <w:rPr>
            <w:rFonts w:ascii="Cambria Math" w:hAnsi="Cambria Math"/>
          </w:rPr>
          <m:t>_</m:t>
        </m:r>
        <m:r>
          <m:rPr>
            <m:sty m:val="p"/>
          </m:rPr>
          <w:rPr>
            <w:rFonts w:ascii="Cambria Math" w:hAnsi="Cambria Math"/>
          </w:rPr>
          <m:t>loss</m:t>
        </m:r>
        <m:r>
          <m:rPr>
            <m:lit/>
            <m:sty m:val="p"/>
          </m:rPr>
          <w:rPr>
            <w:rFonts w:ascii="Cambria Math" w:hAnsi="Cambria Math"/>
          </w:rPr>
          <m:t>_</m:t>
        </m:r>
        <m:r>
          <m:rPr>
            <m:sty m:val="p"/>
          </m:rPr>
          <w:rPr>
            <w:rFonts w:ascii="Cambria Math" w:hAnsi="Cambria Math"/>
          </w:rPr>
          <m:t>none</m:t>
        </m:r>
      </m:oMath>
      <w:r>
        <w:rPr>
          <w:rFonts w:hint="eastAsia"/>
        </w:rPr>
        <w:t>交叉熵损失计算方法如公式：</w:t>
      </w:r>
    </w:p>
    <w:p w14:paraId="361B9AA1">
      <w:pPr>
        <w:ind w:firstLine="480"/>
      </w:pPr>
      <m:oMathPara>
        <m:oMath>
          <m:eqArr>
            <m:eqArrPr>
              <m:maxDist m:val="1"/>
              <m:ctrlPr>
                <w:rPr>
                  <w:rFonts w:ascii="Cambria Math" w:hAnsi="Cambria Math"/>
                  <w:i/>
                </w:rPr>
              </m:ctrlPr>
            </m:eqArrPr>
            <m:e>
              <m:r>
                <m:rPr/>
                <w:rPr>
                  <w:rFonts w:ascii="Cambria Math" w:hAnsi="Cambria Math"/>
                </w:rPr>
                <m:t>token</m:t>
              </m:r>
              <m:r>
                <m:rPr>
                  <m:sty m:val="p"/>
                </m:rPr>
                <w:rPr>
                  <w:rFonts w:ascii="Cambria Math" w:hAnsi="Cambria Math"/>
                </w:rPr>
                <m:t>_</m:t>
              </m:r>
              <m:r>
                <m:rPr/>
                <w:rPr>
                  <w:rFonts w:ascii="Cambria Math" w:hAnsi="Cambria Math"/>
                </w:rPr>
                <m:t>loss</m:t>
              </m:r>
              <m:r>
                <m:rPr>
                  <m:sty m:val="p"/>
                </m:rPr>
                <w:rPr>
                  <w:rFonts w:ascii="Cambria Math" w:hAnsi="Cambria Math"/>
                </w:rPr>
                <m:t>_</m:t>
              </m:r>
              <m:r>
                <m:rPr/>
                <w:rPr>
                  <w:rFonts w:ascii="Cambria Math" w:hAnsi="Cambria Math"/>
                </w:rPr>
                <m:t>non</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(x,y)=−log</m:t>
              </m:r>
              <m:d>
                <m:dPr>
                  <m:ctrlPr>
                    <w:rPr>
                      <w:rFonts w:ascii="Cambria Math" w:hAnsi="Cambria Math"/>
                    </w:rPr>
                  </m:ctrlPr>
                </m:dPr>
                <m:e>
                  <m:f>
                    <m:fPr>
                      <m:ctrlPr>
                        <w:rPr>
                          <w:rFonts w:ascii="Cambria Math" w:hAnsi="Cambria Math"/>
                        </w:rPr>
                      </m:ctrlPr>
                    </m:fPr>
                    <m:num>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i/>
                                </w:rPr>
                              </m:ctrlPr>
                            </m:e>
                          </m:d>
                          <m:ctrlPr>
                            <w:rPr>
                              <w:rFonts w:ascii="Cambria Math" w:hAnsi="Cambria Math"/>
                              <w:i/>
                            </w:rPr>
                          </m:ctrlPr>
                        </m:e>
                      </m:d>
                      <m:ctrlPr>
                        <w:rPr>
                          <w:rFonts w:ascii="Cambria Math" w:hAnsi="Cambria Math"/>
                        </w:rPr>
                      </m:ctrlPr>
                    </m:num>
                    <m:den>
                      <m:nary>
                        <m:naryPr>
                          <m:chr m:val="∑"/>
                          <m:grow m:val="1"/>
                          <m:limLoc m:val="undOvr"/>
                          <m:ctrlPr>
                            <w:rPr>
                              <w:rFonts w:ascii="Cambria Math" w:hAnsi="Cambria Math"/>
                            </w:rPr>
                          </m:ctrlPr>
                        </m:naryPr>
                        <m:sub>
                          <m:r>
                            <m:rPr/>
                            <w:rPr>
                              <w:rFonts w:ascii="Cambria Math" w:hAnsi="Cambria Math"/>
                            </w:rPr>
                            <m:t>j</m:t>
                          </m:r>
                          <m:ctrlPr>
                            <w:rPr>
                              <w:rFonts w:ascii="Cambria Math" w:hAnsi="Cambria Math"/>
                            </w:rPr>
                          </m:ctrlPr>
                        </m:sub>
                        <m:sup>
                          <m:r>
                            <m:rPr/>
                            <w:rPr>
                              <w:rFonts w:ascii="Cambria Math" w:hAnsi="Cambria Math"/>
                            </w:rPr>
                            <m:t>N</m:t>
                          </m:r>
                          <m:ctrlPr>
                            <w:rPr>
                              <w:rFonts w:ascii="Cambria Math" w:hAnsi="Cambria Math"/>
                            </w:rPr>
                          </m:ctrlPr>
                        </m:sup>
                        <m:e>
                          <m:r>
                            <m:rPr/>
                            <w:rPr>
                              <w:rFonts w:ascii="Cambria Math" w:hAnsi="Cambria Math"/>
                            </w:rPr>
                            <m:t> </m:t>
                          </m:r>
                          <m:ctrlPr>
                            <w:rPr>
                              <w:rFonts w:ascii="Cambria Math" w:hAnsi="Cambria Math"/>
                            </w:rPr>
                          </m:ctrlPr>
                        </m:e>
                      </m:nary>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r>
                                <m:rPr/>
                                <w:rPr>
                                  <w:rFonts w:ascii="Cambria Math" w:hAnsi="Cambria Math"/>
                                </w:rPr>
                                <m:t>j</m:t>
                              </m:r>
                              <m:ctrlPr>
                                <w:rPr>
                                  <w:rFonts w:ascii="Cambria Math" w:hAnsi="Cambria Math"/>
                                  <w:i/>
                                </w:rPr>
                              </m:ctrlPr>
                            </m:e>
                          </m:d>
                          <m:ctrlPr>
                            <w:rPr>
                              <w:rFonts w:ascii="Cambria Math" w:hAnsi="Cambria Math"/>
                              <w:i/>
                            </w:rPr>
                          </m:ctrlPr>
                        </m:e>
                      </m:d>
                      <m:ctrlPr>
                        <w:rPr>
                          <w:rFonts w:ascii="Cambria Math" w:hAnsi="Cambria Math"/>
                        </w:rPr>
                      </m:ctrlPr>
                    </m:den>
                  </m:f>
                  <m:ctrlPr>
                    <w:rPr>
                      <w:rFonts w:ascii="Cambria Math" w:hAnsi="Cambria Math"/>
                    </w:rPr>
                  </m:ctrlPr>
                </m:e>
              </m:d>
              <m:r>
                <m:rPr/>
                <w:rPr>
                  <w:rFonts w:ascii="Cambria Math" w:hAnsi="Cambria Math"/>
                </w:rPr>
                <m:t>#</m:t>
              </m:r>
              <m:d>
                <m:dPr>
                  <m:ctrlPr>
                    <w:rPr>
                      <w:rFonts w:ascii="Cambria Math" w:hAnsi="Cambria Math"/>
                      <w:i/>
                    </w:rPr>
                  </m:ctrlPr>
                </m:dPr>
                <m:e>
                  <m:r>
                    <m:rPr/>
                    <w:rPr>
                      <w:rFonts w:ascii="Cambria Math" w:hAnsi="Cambria Math"/>
                    </w:rPr>
                    <m:t>3−13</m:t>
                  </m:r>
                  <m:ctrlPr>
                    <w:rPr>
                      <w:rFonts w:ascii="Cambria Math" w:hAnsi="Cambria Math"/>
                      <w:i/>
                    </w:rPr>
                  </m:ctrlPr>
                </m:e>
              </m:d>
              <m:ctrlPr>
                <w:rPr>
                  <w:rFonts w:ascii="Cambria Math" w:hAnsi="Cambria Math"/>
                  <w:i/>
                </w:rPr>
              </m:ctrlPr>
            </m:e>
          </m:eqArr>
        </m:oMath>
      </m:oMathPara>
    </w:p>
    <w:p w14:paraId="5C07D5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引入序列连续一致性损失，模型能够更准确地捕捉词语之间的边界关系，提高对词语边界的建模能力。这种方法减少了预测标签时可能出现的断层和不连续性现象，从而提升了模型在槽填充任务中的识别准确率。</w:t>
      </w:r>
    </w:p>
    <w:p w14:paraId="2DAF07A1">
      <w:pPr>
        <w:pStyle w:val="3"/>
      </w:pPr>
      <w:bookmarkStart w:id="69" w:name="_Toc192932503"/>
      <w:r>
        <w:rPr>
          <w:rFonts w:hint="eastAsia"/>
        </w:rPr>
        <w:t>3.4基于解码层字词融合的NLU模型</w:t>
      </w:r>
      <w:bookmarkEnd w:id="69"/>
    </w:p>
    <w:p w14:paraId="2EC47C6A">
      <w:pPr>
        <w:ind w:firstLine="480"/>
      </w:pPr>
      <w:r>
        <w:rPr>
          <w:rFonts w:hint="eastAsia"/>
        </w:rPr>
        <w:t>为了充分结合字编码和词编码的优势，本文采用后处理手段构造基于解码层字词融合的NLU模型。依据文本连续连续性规则，在字编码模型和词编码模型的解码层进行字词融合。通过结合字编码模型和词编码模型识别结果为最终模型的识别结果，可以避免多槽位词语混淆的情况。</w:t>
      </w:r>
    </w:p>
    <w:p w14:paraId="42E5A894">
      <w:pPr>
        <w:ind w:firstLine="480"/>
      </w:pPr>
      <w:r>
        <w:rPr>
          <w:rFonts w:hint="eastAsia"/>
        </w:rPr>
        <w:t>具体模型结构如图3-9所示，分别以字和词为基本语义单位，进行编码和训练。该模型首先使用基于字编码的模型进行预测，并判断预测的槽值是否符合文本的连续性规则。如果预测结果不符合连续性规则，即某些字被误识为其他槽位，则使用词编码</w:t>
      </w:r>
      <w:r>
        <w:t xml:space="preserve">Fig </w:t>
      </w:r>
      <w:r>
        <w:fldChar w:fldCharType="begin"/>
      </w:r>
      <w:r>
        <w:instrText xml:space="preserve"> STYLEREF 1 \s </w:instrText>
      </w:r>
      <w:r>
        <w:fldChar w:fldCharType="separate"/>
      </w:r>
      <w:r>
        <w:rPr>
          <w:cs/>
        </w:rPr>
        <w:t>‎</w:t>
      </w:r>
      <w:r>
        <w:t>3</w:t>
      </w:r>
      <w:r>
        <w:fldChar w:fldCharType="end"/>
      </w:r>
      <w:r>
        <w:noBreakHyphen/>
      </w:r>
      <w:r>
        <w:fldChar w:fldCharType="begin"/>
      </w:r>
      <w:r>
        <w:instrText xml:space="preserve"> SEQ Fig \* ARABIC \s 1 </w:instrText>
      </w:r>
      <w:r>
        <w:fldChar w:fldCharType="separate"/>
      </w:r>
      <w:r>
        <w:t>2</w:t>
      </w:r>
      <w:r>
        <w:fldChar w:fldCharType="end"/>
      </w:r>
      <w:r>
        <w:rPr>
          <w:rFonts w:hint="eastAsia"/>
        </w:rPr>
        <w:t>模型进行预测，以替换字编码模型中识别错误的槽值。</w:t>
      </w:r>
    </w:p>
    <w:p w14:paraId="7F8106D6">
      <w:pPr>
        <w:pStyle w:val="8"/>
        <w:ind w:firstLine="0" w:firstLineChars="0"/>
      </w:pPr>
      <w:r>
        <w:drawing>
          <wp:inline distT="0" distB="0" distL="0" distR="0">
            <wp:extent cx="5363210" cy="2349500"/>
            <wp:effectExtent l="0" t="0" r="8890" b="0"/>
            <wp:docPr id="764281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81343" name="图片 1"/>
                    <pic:cNvPicPr>
                      <a:picLocks noChangeAspect="1"/>
                    </pic:cNvPicPr>
                  </pic:nvPicPr>
                  <pic:blipFill>
                    <a:blip r:embed="rId69"/>
                    <a:stretch>
                      <a:fillRect/>
                    </a:stretch>
                  </pic:blipFill>
                  <pic:spPr>
                    <a:xfrm>
                      <a:off x="0" y="0"/>
                      <a:ext cx="5363210" cy="2349500"/>
                    </a:xfrm>
                    <a:prstGeom prst="rect">
                      <a:avLst/>
                    </a:prstGeom>
                  </pic:spPr>
                </pic:pic>
              </a:graphicData>
            </a:graphic>
          </wp:inline>
        </w:drawing>
      </w:r>
    </w:p>
    <w:p w14:paraId="13F02E1D">
      <w:pPr>
        <w:pStyle w:val="8"/>
        <w:ind w:firstLine="420"/>
      </w:pPr>
      <w:bookmarkStart w:id="70" w:name="_Toc19279645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基于解码层字词融合NLU模型结构图</w:t>
      </w:r>
      <w:bookmarkEnd w:id="70"/>
    </w:p>
    <w:p w14:paraId="0025D772">
      <w:pPr>
        <w:pStyle w:val="8"/>
        <w:ind w:firstLine="0" w:firstLineChars="0"/>
      </w:pPr>
      <w:r>
        <w:t xml:space="preserve">Fig </w:t>
      </w:r>
      <w:r>
        <w:rPr>
          <w:rFonts w:hint="eastAsia"/>
        </w:rPr>
        <w:t>3</w:t>
      </w:r>
      <w:r>
        <w:noBreakHyphen/>
      </w:r>
      <w:r>
        <w:rPr>
          <w:rFonts w:hint="eastAsia"/>
        </w:rPr>
        <w:t>9</w:t>
      </w:r>
      <w:r>
        <w:t xml:space="preserve"> </w:t>
      </w:r>
      <w:r>
        <w:rPr>
          <w:rFonts w:hint="eastAsia"/>
        </w:rPr>
        <w:t>S</w:t>
      </w:r>
      <w:r>
        <w:t>tructure diagram</w:t>
      </w:r>
      <w:r>
        <w:rPr>
          <w:rFonts w:hint="eastAsia"/>
        </w:rPr>
        <w:t xml:space="preserve"> of de</w:t>
      </w:r>
      <w:r>
        <w:t>coding layer word</w:t>
      </w:r>
      <w:r>
        <w:rPr>
          <w:rFonts w:hint="eastAsia"/>
        </w:rPr>
        <w:t>-phrase</w:t>
      </w:r>
      <w:r>
        <w:t xml:space="preserve"> fusion NLU model</w:t>
      </w:r>
    </w:p>
    <w:p w14:paraId="46C6D9C6">
      <w:pPr>
        <w:ind w:firstLine="480"/>
      </w:pPr>
      <w:r>
        <w:rPr>
          <w:rFonts w:hint="eastAsia"/>
        </w:rPr>
        <w:t>以字和词为基本单位分别进行编码和训练，使用基于字编码的模型进行预测，判断预测槽值是否符合文本的连续性规则，若出现不符合文本连续性规则的情况，即个别字误识为其他槽位，使用词编码模型进行预测，替换字编码模型中识别错误的槽值。</w:t>
      </w:r>
    </w:p>
    <w:p w14:paraId="559D64F6">
      <w:pPr>
        <w:pStyle w:val="3"/>
      </w:pPr>
      <w:bookmarkStart w:id="71" w:name="_Toc192932504"/>
      <w:r>
        <w:rPr>
          <w:rFonts w:hint="eastAsia"/>
        </w:rPr>
        <w:t>3.5实验结果与分析</w:t>
      </w:r>
      <w:bookmarkEnd w:id="71"/>
    </w:p>
    <w:p w14:paraId="1237060A">
      <w:pPr>
        <w:pStyle w:val="4"/>
        <w:rPr>
          <w:rFonts w:hint="eastAsia" w:ascii="黑体" w:hAnsi="黑体" w:eastAsia="黑体" w:cs="黑体"/>
        </w:rPr>
      </w:pPr>
      <w:bookmarkStart w:id="72" w:name="_Toc192932505"/>
      <w:r>
        <w:rPr>
          <w:rFonts w:hint="eastAsia" w:ascii="黑体" w:hAnsi="黑体" w:eastAsia="黑体" w:cs="黑体"/>
        </w:rPr>
        <w:t>3.5.1实验环境与参数配置</w:t>
      </w:r>
      <w:bookmarkEnd w:id="72"/>
    </w:p>
    <w:p w14:paraId="63EF6A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本文实验的硬件环境为GPU服务器，在包含8个计算显卡的服务器集群上进行了对比实验。其中每个显卡为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2E2F00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本文模型基于P</w:t>
      </w:r>
      <w:r>
        <w:rPr>
          <w:color w:val="000000" w:themeColor="text1"/>
          <w14:textFill>
            <w14:solidFill>
              <w14:schemeClr w14:val="tx1"/>
            </w14:solidFill>
          </w14:textFill>
        </w:rPr>
        <w:t>ytorch</w:t>
      </w:r>
      <w:r>
        <w:rPr>
          <w:rFonts w:hint="eastAsia"/>
          <w:color w:val="000000" w:themeColor="text1"/>
          <w14:textFill>
            <w14:solidFill>
              <w14:schemeClr w14:val="tx1"/>
            </w14:solidFill>
          </w14:textFill>
        </w:rPr>
        <w:t>深度学习框架进行构建，使用的BERT模型为在中文文本任务中表现优异的Chinese-BERT-wwm-ext。该模型的编码器包含12层隐层、12个自注意力头，并使用768维张量表示。为了避免过拟合，本模型设置了以下参数：循环轮次数为5、批处理大小为64、学习率为1e-5、序列最大长度64、失活比率0.1。模型参数通过Adam优化算法进行更新。</w:t>
      </w:r>
    </w:p>
    <w:p w14:paraId="071F3DA6">
      <w:pPr>
        <w:pStyle w:val="4"/>
        <w:rPr>
          <w:rFonts w:hint="eastAsia" w:ascii="黑体" w:hAnsi="黑体" w:eastAsia="黑体" w:cs="黑体"/>
        </w:rPr>
      </w:pPr>
      <w:bookmarkStart w:id="73" w:name="_Toc192932506"/>
      <w:r>
        <w:rPr>
          <w:rFonts w:hint="eastAsia" w:ascii="黑体" w:hAnsi="黑体" w:eastAsia="黑体" w:cs="黑体"/>
        </w:rPr>
        <w:t>3.5.2数据集</w:t>
      </w:r>
      <w:bookmarkEnd w:id="73"/>
    </w:p>
    <w:p w14:paraId="548CBB95">
      <w:pPr>
        <w:ind w:firstLine="480"/>
      </w:pPr>
      <w:r>
        <w:rPr>
          <w:rFonts w:hint="eastAsia"/>
        </w:rPr>
        <w:t>本文使用的数据集来源于电力领域的实际应用场景中的常见问题。经过人工整理和标注后，批量生成了大规模数据集，并根据句式结构进行句式多样性处理，以更好地支持用户的多种提问方式。此外，为了保证数据分布的均衡性，对相同专业的各个业务场景设置了近乎相同数量的样本。根据指标项类别的不同，数据被划分为六个专业数据集。详细的数据集信息如表3-5所示。</w:t>
      </w:r>
    </w:p>
    <w:p w14:paraId="36051866">
      <w:pPr>
        <w:pStyle w:val="8"/>
        <w:ind w:firstLine="420"/>
      </w:pPr>
      <w:bookmarkStart w:id="74" w:name="_Toc19279650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电力领域各专业数据集</w:t>
      </w:r>
      <w:bookmarkEnd w:id="74"/>
    </w:p>
    <w:p w14:paraId="7C85CFA7">
      <w:pPr>
        <w:pStyle w:val="8"/>
        <w:ind w:firstLine="0" w:firstLineChars="0"/>
      </w:pPr>
      <w:r>
        <w:t xml:space="preserve">Table </w:t>
      </w:r>
      <w:r>
        <w:rPr>
          <w:rFonts w:hint="eastAsia"/>
        </w:rPr>
        <w:t>3</w:t>
      </w:r>
      <w:r>
        <w:noBreakHyphen/>
      </w:r>
      <w:r>
        <w:rPr>
          <w:rFonts w:hint="eastAsia"/>
        </w:rPr>
        <w:t>5</w:t>
      </w:r>
      <w:r>
        <w:t xml:space="preserve"> Various professional </w:t>
      </w:r>
      <w:r>
        <w:rPr>
          <w:rFonts w:hint="eastAsia"/>
        </w:rPr>
        <w:t>d</w:t>
      </w:r>
      <w:r>
        <w:t>atasets</w:t>
      </w:r>
      <w:r>
        <w:rPr>
          <w:rFonts w:hint="eastAsia"/>
        </w:rPr>
        <w:t xml:space="preserve"> in electric power field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99"/>
        <w:gridCol w:w="1217"/>
        <w:gridCol w:w="1218"/>
        <w:gridCol w:w="1056"/>
        <w:gridCol w:w="1200"/>
        <w:gridCol w:w="1200"/>
        <w:gridCol w:w="1200"/>
      </w:tblGrid>
      <w:tr w14:paraId="3D1BE0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top w:val="single" w:color="auto" w:sz="12" w:space="0"/>
              <w:bottom w:val="single" w:color="auto" w:sz="4" w:space="0"/>
            </w:tcBorders>
          </w:tcPr>
          <w:p w14:paraId="347C2843">
            <w:pPr>
              <w:spacing w:line="240" w:lineRule="auto"/>
              <w:ind w:firstLine="0" w:firstLineChars="0"/>
              <w:jc w:val="center"/>
              <w:rPr>
                <w:sz w:val="21"/>
                <w:szCs w:val="21"/>
              </w:rPr>
            </w:pPr>
            <w:r>
              <w:rPr>
                <w:rFonts w:hint="eastAsia"/>
                <w:sz w:val="21"/>
                <w:szCs w:val="21"/>
              </w:rPr>
              <w:t>数据集</w:t>
            </w:r>
          </w:p>
        </w:tc>
        <w:tc>
          <w:tcPr>
            <w:tcW w:w="1217" w:type="dxa"/>
            <w:tcBorders>
              <w:top w:val="single" w:color="auto" w:sz="12" w:space="0"/>
              <w:bottom w:val="single" w:color="auto" w:sz="4" w:space="0"/>
            </w:tcBorders>
          </w:tcPr>
          <w:p w14:paraId="1A217014">
            <w:pPr>
              <w:spacing w:line="240" w:lineRule="auto"/>
              <w:ind w:firstLine="0" w:firstLineChars="0"/>
              <w:jc w:val="center"/>
              <w:rPr>
                <w:sz w:val="21"/>
                <w:szCs w:val="21"/>
              </w:rPr>
            </w:pPr>
            <w:r>
              <w:rPr>
                <w:rFonts w:hint="eastAsia"/>
                <w:sz w:val="21"/>
                <w:szCs w:val="21"/>
              </w:rPr>
              <w:t>训练集</w:t>
            </w:r>
          </w:p>
        </w:tc>
        <w:tc>
          <w:tcPr>
            <w:tcW w:w="1218" w:type="dxa"/>
            <w:tcBorders>
              <w:top w:val="single" w:color="auto" w:sz="12" w:space="0"/>
              <w:bottom w:val="single" w:color="auto" w:sz="4" w:space="0"/>
            </w:tcBorders>
          </w:tcPr>
          <w:p w14:paraId="0FD56BA9">
            <w:pPr>
              <w:spacing w:line="240" w:lineRule="auto"/>
              <w:ind w:firstLine="0" w:firstLineChars="0"/>
              <w:jc w:val="center"/>
              <w:rPr>
                <w:sz w:val="21"/>
                <w:szCs w:val="21"/>
              </w:rPr>
            </w:pPr>
            <w:r>
              <w:rPr>
                <w:rFonts w:hint="eastAsia"/>
                <w:sz w:val="21"/>
                <w:szCs w:val="21"/>
              </w:rPr>
              <w:t>验证集</w:t>
            </w:r>
          </w:p>
        </w:tc>
        <w:tc>
          <w:tcPr>
            <w:tcW w:w="1056" w:type="dxa"/>
            <w:tcBorders>
              <w:top w:val="single" w:color="auto" w:sz="12" w:space="0"/>
              <w:bottom w:val="single" w:color="auto" w:sz="4" w:space="0"/>
            </w:tcBorders>
          </w:tcPr>
          <w:p w14:paraId="098FF54F">
            <w:pPr>
              <w:spacing w:line="240" w:lineRule="auto"/>
              <w:ind w:firstLine="0" w:firstLineChars="0"/>
              <w:jc w:val="center"/>
              <w:rPr>
                <w:sz w:val="21"/>
                <w:szCs w:val="21"/>
              </w:rPr>
            </w:pPr>
            <w:r>
              <w:rPr>
                <w:rFonts w:hint="eastAsia"/>
                <w:sz w:val="21"/>
                <w:szCs w:val="21"/>
              </w:rPr>
              <w:t>测试集</w:t>
            </w:r>
          </w:p>
        </w:tc>
        <w:tc>
          <w:tcPr>
            <w:tcW w:w="1200" w:type="dxa"/>
            <w:tcBorders>
              <w:top w:val="single" w:color="auto" w:sz="12" w:space="0"/>
              <w:bottom w:val="single" w:color="auto" w:sz="4" w:space="0"/>
            </w:tcBorders>
          </w:tcPr>
          <w:p w14:paraId="72C2930A">
            <w:pPr>
              <w:spacing w:line="240" w:lineRule="auto"/>
              <w:ind w:firstLine="0" w:firstLineChars="0"/>
              <w:jc w:val="center"/>
              <w:rPr>
                <w:sz w:val="21"/>
                <w:szCs w:val="21"/>
              </w:rPr>
            </w:pPr>
            <w:r>
              <w:rPr>
                <w:rFonts w:hint="eastAsia"/>
                <w:sz w:val="21"/>
                <w:szCs w:val="21"/>
              </w:rPr>
              <w:t>业务场景</w:t>
            </w:r>
          </w:p>
        </w:tc>
        <w:tc>
          <w:tcPr>
            <w:tcW w:w="1200" w:type="dxa"/>
            <w:tcBorders>
              <w:top w:val="single" w:color="auto" w:sz="12" w:space="0"/>
              <w:bottom w:val="single" w:color="auto" w:sz="4" w:space="0"/>
            </w:tcBorders>
          </w:tcPr>
          <w:p w14:paraId="2D8FE171">
            <w:pPr>
              <w:spacing w:line="240" w:lineRule="auto"/>
              <w:ind w:firstLine="0" w:firstLineChars="0"/>
              <w:jc w:val="center"/>
              <w:rPr>
                <w:sz w:val="21"/>
                <w:szCs w:val="21"/>
              </w:rPr>
            </w:pPr>
            <w:r>
              <w:rPr>
                <w:rFonts w:hint="eastAsia"/>
                <w:sz w:val="21"/>
                <w:szCs w:val="21"/>
              </w:rPr>
              <w:t>意图</w:t>
            </w:r>
          </w:p>
        </w:tc>
        <w:tc>
          <w:tcPr>
            <w:tcW w:w="1200" w:type="dxa"/>
            <w:tcBorders>
              <w:top w:val="single" w:color="auto" w:sz="12" w:space="0"/>
              <w:bottom w:val="single" w:color="auto" w:sz="4" w:space="0"/>
            </w:tcBorders>
          </w:tcPr>
          <w:p w14:paraId="03C87ACE">
            <w:pPr>
              <w:spacing w:line="240" w:lineRule="auto"/>
              <w:ind w:firstLine="0" w:firstLineChars="0"/>
              <w:jc w:val="center"/>
              <w:rPr>
                <w:sz w:val="21"/>
                <w:szCs w:val="21"/>
              </w:rPr>
            </w:pPr>
            <w:r>
              <w:rPr>
                <w:rFonts w:hint="eastAsia"/>
                <w:sz w:val="21"/>
                <w:szCs w:val="21"/>
              </w:rPr>
              <w:t>填充槽</w:t>
            </w:r>
          </w:p>
        </w:tc>
      </w:tr>
      <w:tr w14:paraId="4B40DE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top w:val="single" w:color="auto" w:sz="4" w:space="0"/>
            </w:tcBorders>
          </w:tcPr>
          <w:p w14:paraId="7185C912">
            <w:pPr>
              <w:spacing w:line="240" w:lineRule="auto"/>
              <w:ind w:firstLine="0" w:firstLineChars="0"/>
              <w:jc w:val="center"/>
              <w:rPr>
                <w:sz w:val="21"/>
                <w:szCs w:val="21"/>
              </w:rPr>
            </w:pPr>
            <w:r>
              <w:rPr>
                <w:rFonts w:hint="eastAsia"/>
                <w:sz w:val="21"/>
                <w:szCs w:val="21"/>
              </w:rPr>
              <w:t>营销</w:t>
            </w:r>
          </w:p>
        </w:tc>
        <w:tc>
          <w:tcPr>
            <w:tcW w:w="1217" w:type="dxa"/>
            <w:tcBorders>
              <w:top w:val="single" w:color="auto" w:sz="4" w:space="0"/>
            </w:tcBorders>
          </w:tcPr>
          <w:p w14:paraId="347F9B0B">
            <w:pPr>
              <w:spacing w:line="240" w:lineRule="auto"/>
              <w:ind w:firstLine="0" w:firstLineChars="0"/>
              <w:jc w:val="center"/>
              <w:rPr>
                <w:sz w:val="21"/>
                <w:szCs w:val="21"/>
              </w:rPr>
            </w:pPr>
            <w:r>
              <w:rPr>
                <w:rFonts w:hint="eastAsia"/>
                <w:sz w:val="21"/>
                <w:szCs w:val="21"/>
              </w:rPr>
              <w:t>46844</w:t>
            </w:r>
          </w:p>
        </w:tc>
        <w:tc>
          <w:tcPr>
            <w:tcW w:w="1218" w:type="dxa"/>
            <w:tcBorders>
              <w:top w:val="single" w:color="auto" w:sz="4" w:space="0"/>
            </w:tcBorders>
          </w:tcPr>
          <w:p w14:paraId="1E6BD73B">
            <w:pPr>
              <w:spacing w:line="240" w:lineRule="auto"/>
              <w:ind w:firstLine="0" w:firstLineChars="0"/>
              <w:jc w:val="center"/>
              <w:rPr>
                <w:sz w:val="21"/>
                <w:szCs w:val="21"/>
              </w:rPr>
            </w:pPr>
            <w:r>
              <w:rPr>
                <w:rFonts w:hint="eastAsia"/>
                <w:sz w:val="21"/>
                <w:szCs w:val="21"/>
              </w:rPr>
              <w:t>23442</w:t>
            </w:r>
          </w:p>
        </w:tc>
        <w:tc>
          <w:tcPr>
            <w:tcW w:w="1056" w:type="dxa"/>
            <w:tcBorders>
              <w:top w:val="single" w:color="auto" w:sz="4" w:space="0"/>
            </w:tcBorders>
          </w:tcPr>
          <w:p w14:paraId="2A2CAAEE">
            <w:pPr>
              <w:spacing w:line="240" w:lineRule="auto"/>
              <w:ind w:firstLine="0" w:firstLineChars="0"/>
              <w:jc w:val="center"/>
              <w:rPr>
                <w:sz w:val="21"/>
                <w:szCs w:val="21"/>
              </w:rPr>
            </w:pPr>
            <w:r>
              <w:rPr>
                <w:rFonts w:hint="eastAsia"/>
                <w:sz w:val="21"/>
                <w:szCs w:val="21"/>
              </w:rPr>
              <w:t>7814</w:t>
            </w:r>
          </w:p>
        </w:tc>
        <w:tc>
          <w:tcPr>
            <w:tcW w:w="1200" w:type="dxa"/>
            <w:tcBorders>
              <w:top w:val="single" w:color="auto" w:sz="4" w:space="0"/>
            </w:tcBorders>
          </w:tcPr>
          <w:p w14:paraId="0EA644A8">
            <w:pPr>
              <w:spacing w:line="240" w:lineRule="auto"/>
              <w:ind w:firstLine="0" w:firstLineChars="0"/>
              <w:jc w:val="center"/>
              <w:rPr>
                <w:sz w:val="21"/>
                <w:szCs w:val="21"/>
              </w:rPr>
            </w:pPr>
            <w:r>
              <w:rPr>
                <w:rFonts w:hint="eastAsia"/>
                <w:sz w:val="21"/>
                <w:szCs w:val="21"/>
              </w:rPr>
              <w:t>7</w:t>
            </w:r>
          </w:p>
        </w:tc>
        <w:tc>
          <w:tcPr>
            <w:tcW w:w="1200" w:type="dxa"/>
            <w:tcBorders>
              <w:top w:val="single" w:color="auto" w:sz="4" w:space="0"/>
            </w:tcBorders>
          </w:tcPr>
          <w:p w14:paraId="1BA48C7E">
            <w:pPr>
              <w:spacing w:line="240" w:lineRule="auto"/>
              <w:ind w:firstLine="0" w:firstLineChars="0"/>
              <w:jc w:val="center"/>
              <w:rPr>
                <w:sz w:val="21"/>
                <w:szCs w:val="21"/>
              </w:rPr>
            </w:pPr>
            <w:r>
              <w:rPr>
                <w:rFonts w:hint="eastAsia"/>
                <w:sz w:val="21"/>
                <w:szCs w:val="21"/>
              </w:rPr>
              <w:t>8</w:t>
            </w:r>
          </w:p>
        </w:tc>
        <w:tc>
          <w:tcPr>
            <w:tcW w:w="1200" w:type="dxa"/>
            <w:tcBorders>
              <w:top w:val="single" w:color="auto" w:sz="4" w:space="0"/>
            </w:tcBorders>
          </w:tcPr>
          <w:p w14:paraId="12AE7EBD">
            <w:pPr>
              <w:spacing w:line="240" w:lineRule="auto"/>
              <w:ind w:firstLine="0" w:firstLineChars="0"/>
              <w:jc w:val="center"/>
              <w:rPr>
                <w:sz w:val="21"/>
                <w:szCs w:val="21"/>
              </w:rPr>
            </w:pPr>
            <w:r>
              <w:rPr>
                <w:rFonts w:hint="eastAsia"/>
                <w:sz w:val="21"/>
                <w:szCs w:val="21"/>
              </w:rPr>
              <w:t>26</w:t>
            </w:r>
          </w:p>
        </w:tc>
      </w:tr>
      <w:tr w14:paraId="0CEAAF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12AA2C72">
            <w:pPr>
              <w:spacing w:line="240" w:lineRule="auto"/>
              <w:ind w:firstLine="0" w:firstLineChars="0"/>
              <w:jc w:val="center"/>
              <w:rPr>
                <w:sz w:val="21"/>
                <w:szCs w:val="21"/>
              </w:rPr>
            </w:pPr>
            <w:r>
              <w:rPr>
                <w:rFonts w:hint="eastAsia"/>
                <w:sz w:val="21"/>
                <w:szCs w:val="21"/>
              </w:rPr>
              <w:t>运营</w:t>
            </w:r>
          </w:p>
        </w:tc>
        <w:tc>
          <w:tcPr>
            <w:tcW w:w="1217" w:type="dxa"/>
          </w:tcPr>
          <w:p w14:paraId="2577D65A">
            <w:pPr>
              <w:spacing w:line="240" w:lineRule="auto"/>
              <w:ind w:firstLine="0" w:firstLineChars="0"/>
              <w:jc w:val="center"/>
              <w:rPr>
                <w:sz w:val="21"/>
                <w:szCs w:val="21"/>
              </w:rPr>
            </w:pPr>
            <w:r>
              <w:rPr>
                <w:rFonts w:hint="eastAsia"/>
                <w:sz w:val="21"/>
                <w:szCs w:val="21"/>
              </w:rPr>
              <w:t>35472</w:t>
            </w:r>
          </w:p>
        </w:tc>
        <w:tc>
          <w:tcPr>
            <w:tcW w:w="1218" w:type="dxa"/>
          </w:tcPr>
          <w:p w14:paraId="0166F25F">
            <w:pPr>
              <w:spacing w:line="240" w:lineRule="auto"/>
              <w:ind w:firstLine="0" w:firstLineChars="0"/>
              <w:jc w:val="center"/>
              <w:rPr>
                <w:sz w:val="21"/>
                <w:szCs w:val="21"/>
              </w:rPr>
            </w:pPr>
            <w:r>
              <w:rPr>
                <w:rFonts w:hint="eastAsia"/>
                <w:sz w:val="21"/>
                <w:szCs w:val="21"/>
              </w:rPr>
              <w:t>17736</w:t>
            </w:r>
          </w:p>
        </w:tc>
        <w:tc>
          <w:tcPr>
            <w:tcW w:w="1056" w:type="dxa"/>
          </w:tcPr>
          <w:p w14:paraId="656CD869">
            <w:pPr>
              <w:spacing w:line="240" w:lineRule="auto"/>
              <w:ind w:firstLine="0" w:firstLineChars="0"/>
              <w:jc w:val="center"/>
              <w:rPr>
                <w:sz w:val="21"/>
                <w:szCs w:val="21"/>
              </w:rPr>
            </w:pPr>
            <w:r>
              <w:rPr>
                <w:rFonts w:hint="eastAsia"/>
                <w:sz w:val="21"/>
                <w:szCs w:val="21"/>
              </w:rPr>
              <w:t>5912</w:t>
            </w:r>
          </w:p>
        </w:tc>
        <w:tc>
          <w:tcPr>
            <w:tcW w:w="1200" w:type="dxa"/>
          </w:tcPr>
          <w:p w14:paraId="1BB7334D">
            <w:pPr>
              <w:spacing w:line="240" w:lineRule="auto"/>
              <w:ind w:firstLine="0" w:firstLineChars="0"/>
              <w:jc w:val="center"/>
              <w:rPr>
                <w:sz w:val="21"/>
                <w:szCs w:val="21"/>
              </w:rPr>
            </w:pPr>
            <w:r>
              <w:rPr>
                <w:rFonts w:hint="eastAsia"/>
                <w:sz w:val="21"/>
                <w:szCs w:val="21"/>
              </w:rPr>
              <w:t>37</w:t>
            </w:r>
          </w:p>
        </w:tc>
        <w:tc>
          <w:tcPr>
            <w:tcW w:w="1200" w:type="dxa"/>
          </w:tcPr>
          <w:p w14:paraId="5E37D947">
            <w:pPr>
              <w:spacing w:line="240" w:lineRule="auto"/>
              <w:ind w:firstLine="0" w:firstLineChars="0"/>
              <w:jc w:val="center"/>
              <w:rPr>
                <w:sz w:val="21"/>
                <w:szCs w:val="21"/>
              </w:rPr>
            </w:pPr>
            <w:r>
              <w:rPr>
                <w:rFonts w:hint="eastAsia"/>
                <w:sz w:val="21"/>
                <w:szCs w:val="21"/>
              </w:rPr>
              <w:t>8</w:t>
            </w:r>
          </w:p>
        </w:tc>
        <w:tc>
          <w:tcPr>
            <w:tcW w:w="1200" w:type="dxa"/>
          </w:tcPr>
          <w:p w14:paraId="1F975D80">
            <w:pPr>
              <w:spacing w:line="240" w:lineRule="auto"/>
              <w:ind w:firstLine="0" w:firstLineChars="0"/>
              <w:jc w:val="center"/>
              <w:rPr>
                <w:sz w:val="21"/>
                <w:szCs w:val="21"/>
              </w:rPr>
            </w:pPr>
            <w:r>
              <w:rPr>
                <w:rFonts w:hint="eastAsia"/>
                <w:sz w:val="21"/>
                <w:szCs w:val="21"/>
              </w:rPr>
              <w:t>64</w:t>
            </w:r>
          </w:p>
        </w:tc>
      </w:tr>
      <w:tr w14:paraId="5C098E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2660238">
            <w:pPr>
              <w:spacing w:line="240" w:lineRule="auto"/>
              <w:ind w:firstLine="0" w:firstLineChars="0"/>
              <w:jc w:val="center"/>
              <w:rPr>
                <w:sz w:val="21"/>
                <w:szCs w:val="21"/>
              </w:rPr>
            </w:pPr>
            <w:r>
              <w:rPr>
                <w:rFonts w:hint="eastAsia"/>
                <w:sz w:val="21"/>
                <w:szCs w:val="21"/>
              </w:rPr>
              <w:t>设备</w:t>
            </w:r>
          </w:p>
        </w:tc>
        <w:tc>
          <w:tcPr>
            <w:tcW w:w="1217" w:type="dxa"/>
          </w:tcPr>
          <w:p w14:paraId="3E6FD62A">
            <w:pPr>
              <w:spacing w:line="240" w:lineRule="auto"/>
              <w:ind w:firstLine="0" w:firstLineChars="0"/>
              <w:jc w:val="center"/>
              <w:rPr>
                <w:sz w:val="21"/>
                <w:szCs w:val="21"/>
              </w:rPr>
            </w:pPr>
            <w:r>
              <w:rPr>
                <w:rFonts w:hint="eastAsia"/>
                <w:sz w:val="21"/>
                <w:szCs w:val="21"/>
              </w:rPr>
              <w:t>40806</w:t>
            </w:r>
          </w:p>
        </w:tc>
        <w:tc>
          <w:tcPr>
            <w:tcW w:w="1218" w:type="dxa"/>
          </w:tcPr>
          <w:p w14:paraId="6377EF75">
            <w:pPr>
              <w:spacing w:line="240" w:lineRule="auto"/>
              <w:ind w:firstLine="0" w:firstLineChars="0"/>
              <w:jc w:val="center"/>
              <w:rPr>
                <w:sz w:val="21"/>
                <w:szCs w:val="21"/>
              </w:rPr>
            </w:pPr>
            <w:r>
              <w:rPr>
                <w:rFonts w:hint="eastAsia"/>
                <w:sz w:val="21"/>
                <w:szCs w:val="21"/>
              </w:rPr>
              <w:t>20403</w:t>
            </w:r>
          </w:p>
        </w:tc>
        <w:tc>
          <w:tcPr>
            <w:tcW w:w="1056" w:type="dxa"/>
          </w:tcPr>
          <w:p w14:paraId="0B2A526B">
            <w:pPr>
              <w:spacing w:line="240" w:lineRule="auto"/>
              <w:ind w:firstLine="0" w:firstLineChars="0"/>
              <w:jc w:val="center"/>
              <w:rPr>
                <w:sz w:val="21"/>
                <w:szCs w:val="21"/>
              </w:rPr>
            </w:pPr>
            <w:r>
              <w:rPr>
                <w:rFonts w:hint="eastAsia"/>
                <w:sz w:val="21"/>
                <w:szCs w:val="21"/>
              </w:rPr>
              <w:t>6801</w:t>
            </w:r>
          </w:p>
        </w:tc>
        <w:tc>
          <w:tcPr>
            <w:tcW w:w="1200" w:type="dxa"/>
          </w:tcPr>
          <w:p w14:paraId="71A89076">
            <w:pPr>
              <w:spacing w:line="240" w:lineRule="auto"/>
              <w:ind w:firstLine="0" w:firstLineChars="0"/>
              <w:jc w:val="center"/>
              <w:rPr>
                <w:sz w:val="21"/>
                <w:szCs w:val="21"/>
              </w:rPr>
            </w:pPr>
            <w:r>
              <w:rPr>
                <w:rFonts w:hint="eastAsia"/>
                <w:sz w:val="21"/>
                <w:szCs w:val="21"/>
              </w:rPr>
              <w:t>6</w:t>
            </w:r>
          </w:p>
        </w:tc>
        <w:tc>
          <w:tcPr>
            <w:tcW w:w="1200" w:type="dxa"/>
          </w:tcPr>
          <w:p w14:paraId="6ABAE48B">
            <w:pPr>
              <w:spacing w:line="240" w:lineRule="auto"/>
              <w:ind w:firstLine="0" w:firstLineChars="0"/>
              <w:jc w:val="center"/>
              <w:rPr>
                <w:sz w:val="21"/>
                <w:szCs w:val="21"/>
              </w:rPr>
            </w:pPr>
            <w:r>
              <w:rPr>
                <w:rFonts w:hint="eastAsia"/>
                <w:sz w:val="21"/>
                <w:szCs w:val="21"/>
              </w:rPr>
              <w:t>7</w:t>
            </w:r>
          </w:p>
        </w:tc>
        <w:tc>
          <w:tcPr>
            <w:tcW w:w="1200" w:type="dxa"/>
          </w:tcPr>
          <w:p w14:paraId="1EDE9512">
            <w:pPr>
              <w:spacing w:line="240" w:lineRule="auto"/>
              <w:ind w:firstLine="0" w:firstLineChars="0"/>
              <w:jc w:val="center"/>
              <w:rPr>
                <w:sz w:val="21"/>
                <w:szCs w:val="21"/>
              </w:rPr>
            </w:pPr>
            <w:r>
              <w:rPr>
                <w:rFonts w:hint="eastAsia"/>
                <w:sz w:val="21"/>
                <w:szCs w:val="21"/>
              </w:rPr>
              <w:t>30</w:t>
            </w:r>
          </w:p>
        </w:tc>
      </w:tr>
      <w:tr w14:paraId="56F8E8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75AFC90F">
            <w:pPr>
              <w:spacing w:line="240" w:lineRule="auto"/>
              <w:ind w:firstLine="0" w:firstLineChars="0"/>
              <w:jc w:val="center"/>
              <w:rPr>
                <w:sz w:val="21"/>
                <w:szCs w:val="21"/>
              </w:rPr>
            </w:pPr>
            <w:r>
              <w:rPr>
                <w:rFonts w:hint="eastAsia"/>
                <w:sz w:val="21"/>
                <w:szCs w:val="21"/>
              </w:rPr>
              <w:t>运维</w:t>
            </w:r>
          </w:p>
        </w:tc>
        <w:tc>
          <w:tcPr>
            <w:tcW w:w="1217" w:type="dxa"/>
          </w:tcPr>
          <w:p w14:paraId="73C149F8">
            <w:pPr>
              <w:spacing w:line="240" w:lineRule="auto"/>
              <w:ind w:firstLine="0" w:firstLineChars="0"/>
              <w:jc w:val="center"/>
              <w:rPr>
                <w:sz w:val="21"/>
                <w:szCs w:val="21"/>
              </w:rPr>
            </w:pPr>
            <w:r>
              <w:rPr>
                <w:rFonts w:hint="eastAsia"/>
                <w:sz w:val="21"/>
                <w:szCs w:val="21"/>
              </w:rPr>
              <w:t>33840</w:t>
            </w:r>
          </w:p>
        </w:tc>
        <w:tc>
          <w:tcPr>
            <w:tcW w:w="1218" w:type="dxa"/>
          </w:tcPr>
          <w:p w14:paraId="593FA34E">
            <w:pPr>
              <w:spacing w:line="240" w:lineRule="auto"/>
              <w:ind w:firstLine="0" w:firstLineChars="0"/>
              <w:jc w:val="center"/>
              <w:rPr>
                <w:sz w:val="21"/>
                <w:szCs w:val="21"/>
              </w:rPr>
            </w:pPr>
            <w:r>
              <w:rPr>
                <w:rFonts w:hint="eastAsia"/>
                <w:sz w:val="21"/>
                <w:szCs w:val="21"/>
              </w:rPr>
              <w:t>16920</w:t>
            </w:r>
          </w:p>
        </w:tc>
        <w:tc>
          <w:tcPr>
            <w:tcW w:w="1056" w:type="dxa"/>
          </w:tcPr>
          <w:p w14:paraId="7968DD0C">
            <w:pPr>
              <w:spacing w:line="240" w:lineRule="auto"/>
              <w:ind w:firstLine="0" w:firstLineChars="0"/>
              <w:jc w:val="center"/>
              <w:rPr>
                <w:sz w:val="21"/>
                <w:szCs w:val="21"/>
              </w:rPr>
            </w:pPr>
            <w:r>
              <w:rPr>
                <w:rFonts w:hint="eastAsia"/>
                <w:sz w:val="21"/>
                <w:szCs w:val="21"/>
              </w:rPr>
              <w:t>5640</w:t>
            </w:r>
          </w:p>
        </w:tc>
        <w:tc>
          <w:tcPr>
            <w:tcW w:w="1200" w:type="dxa"/>
          </w:tcPr>
          <w:p w14:paraId="46F4FCE9">
            <w:pPr>
              <w:spacing w:line="240" w:lineRule="auto"/>
              <w:ind w:firstLine="0" w:firstLineChars="0"/>
              <w:jc w:val="center"/>
              <w:rPr>
                <w:sz w:val="21"/>
                <w:szCs w:val="21"/>
              </w:rPr>
            </w:pPr>
            <w:r>
              <w:rPr>
                <w:rFonts w:hint="eastAsia"/>
                <w:sz w:val="21"/>
                <w:szCs w:val="21"/>
              </w:rPr>
              <w:t>12</w:t>
            </w:r>
          </w:p>
        </w:tc>
        <w:tc>
          <w:tcPr>
            <w:tcW w:w="1200" w:type="dxa"/>
          </w:tcPr>
          <w:p w14:paraId="3F9751AF">
            <w:pPr>
              <w:spacing w:line="240" w:lineRule="auto"/>
              <w:ind w:firstLine="0" w:firstLineChars="0"/>
              <w:jc w:val="center"/>
              <w:rPr>
                <w:sz w:val="21"/>
                <w:szCs w:val="21"/>
              </w:rPr>
            </w:pPr>
            <w:r>
              <w:rPr>
                <w:rFonts w:hint="eastAsia"/>
                <w:sz w:val="21"/>
                <w:szCs w:val="21"/>
              </w:rPr>
              <w:t>6</w:t>
            </w:r>
          </w:p>
        </w:tc>
        <w:tc>
          <w:tcPr>
            <w:tcW w:w="1200" w:type="dxa"/>
          </w:tcPr>
          <w:p w14:paraId="2B2574A7">
            <w:pPr>
              <w:spacing w:line="240" w:lineRule="auto"/>
              <w:ind w:firstLine="0" w:firstLineChars="0"/>
              <w:jc w:val="center"/>
              <w:rPr>
                <w:sz w:val="21"/>
                <w:szCs w:val="21"/>
              </w:rPr>
            </w:pPr>
            <w:r>
              <w:rPr>
                <w:rFonts w:hint="eastAsia"/>
                <w:sz w:val="21"/>
                <w:szCs w:val="21"/>
              </w:rPr>
              <w:t>22</w:t>
            </w:r>
          </w:p>
        </w:tc>
      </w:tr>
      <w:tr w14:paraId="73EE91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5FBB145">
            <w:pPr>
              <w:spacing w:line="240" w:lineRule="auto"/>
              <w:ind w:firstLine="0" w:firstLineChars="0"/>
              <w:jc w:val="center"/>
              <w:rPr>
                <w:sz w:val="21"/>
                <w:szCs w:val="21"/>
              </w:rPr>
            </w:pPr>
            <w:r>
              <w:rPr>
                <w:rFonts w:hint="eastAsia"/>
                <w:sz w:val="21"/>
                <w:szCs w:val="21"/>
              </w:rPr>
              <w:t>财务</w:t>
            </w:r>
          </w:p>
        </w:tc>
        <w:tc>
          <w:tcPr>
            <w:tcW w:w="1217" w:type="dxa"/>
          </w:tcPr>
          <w:p w14:paraId="43CC5DD6">
            <w:pPr>
              <w:spacing w:line="240" w:lineRule="auto"/>
              <w:ind w:firstLine="0" w:firstLineChars="0"/>
              <w:jc w:val="center"/>
              <w:rPr>
                <w:sz w:val="21"/>
                <w:szCs w:val="21"/>
              </w:rPr>
            </w:pPr>
            <w:r>
              <w:rPr>
                <w:rFonts w:hint="eastAsia"/>
                <w:sz w:val="21"/>
                <w:szCs w:val="21"/>
              </w:rPr>
              <w:t>14400</w:t>
            </w:r>
          </w:p>
        </w:tc>
        <w:tc>
          <w:tcPr>
            <w:tcW w:w="1218" w:type="dxa"/>
          </w:tcPr>
          <w:p w14:paraId="1238B64F">
            <w:pPr>
              <w:spacing w:line="240" w:lineRule="auto"/>
              <w:ind w:firstLine="0" w:firstLineChars="0"/>
              <w:jc w:val="center"/>
              <w:rPr>
                <w:sz w:val="21"/>
                <w:szCs w:val="21"/>
              </w:rPr>
            </w:pPr>
            <w:r>
              <w:rPr>
                <w:rFonts w:hint="eastAsia"/>
                <w:sz w:val="21"/>
                <w:szCs w:val="21"/>
              </w:rPr>
              <w:t>7200</w:t>
            </w:r>
          </w:p>
        </w:tc>
        <w:tc>
          <w:tcPr>
            <w:tcW w:w="1056" w:type="dxa"/>
          </w:tcPr>
          <w:p w14:paraId="24B6A6D4">
            <w:pPr>
              <w:spacing w:line="240" w:lineRule="auto"/>
              <w:ind w:firstLine="0" w:firstLineChars="0"/>
              <w:jc w:val="center"/>
              <w:rPr>
                <w:sz w:val="21"/>
                <w:szCs w:val="21"/>
              </w:rPr>
            </w:pPr>
            <w:r>
              <w:rPr>
                <w:rFonts w:hint="eastAsia"/>
                <w:sz w:val="21"/>
                <w:szCs w:val="21"/>
              </w:rPr>
              <w:t>2400</w:t>
            </w:r>
          </w:p>
        </w:tc>
        <w:tc>
          <w:tcPr>
            <w:tcW w:w="1200" w:type="dxa"/>
          </w:tcPr>
          <w:p w14:paraId="0E2ADA5A">
            <w:pPr>
              <w:spacing w:line="240" w:lineRule="auto"/>
              <w:ind w:firstLine="0" w:firstLineChars="0"/>
              <w:jc w:val="center"/>
              <w:rPr>
                <w:sz w:val="21"/>
                <w:szCs w:val="21"/>
              </w:rPr>
            </w:pPr>
            <w:r>
              <w:rPr>
                <w:rFonts w:hint="eastAsia"/>
                <w:sz w:val="21"/>
                <w:szCs w:val="21"/>
              </w:rPr>
              <w:t>6</w:t>
            </w:r>
          </w:p>
        </w:tc>
        <w:tc>
          <w:tcPr>
            <w:tcW w:w="1200" w:type="dxa"/>
          </w:tcPr>
          <w:p w14:paraId="1D075F2D">
            <w:pPr>
              <w:spacing w:line="240" w:lineRule="auto"/>
              <w:ind w:firstLine="0" w:firstLineChars="0"/>
              <w:jc w:val="center"/>
              <w:rPr>
                <w:sz w:val="21"/>
                <w:szCs w:val="21"/>
              </w:rPr>
            </w:pPr>
            <w:r>
              <w:rPr>
                <w:rFonts w:hint="eastAsia"/>
                <w:sz w:val="21"/>
                <w:szCs w:val="21"/>
              </w:rPr>
              <w:t>4</w:t>
            </w:r>
          </w:p>
        </w:tc>
        <w:tc>
          <w:tcPr>
            <w:tcW w:w="1200" w:type="dxa"/>
          </w:tcPr>
          <w:p w14:paraId="3EDB08D4">
            <w:pPr>
              <w:spacing w:line="240" w:lineRule="auto"/>
              <w:ind w:firstLine="0" w:firstLineChars="0"/>
              <w:jc w:val="center"/>
              <w:rPr>
                <w:sz w:val="21"/>
                <w:szCs w:val="21"/>
              </w:rPr>
            </w:pPr>
            <w:r>
              <w:rPr>
                <w:rFonts w:hint="eastAsia"/>
                <w:sz w:val="21"/>
                <w:szCs w:val="21"/>
              </w:rPr>
              <w:t>7</w:t>
            </w:r>
          </w:p>
        </w:tc>
      </w:tr>
      <w:tr w14:paraId="64F46A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bottom w:val="single" w:color="auto" w:sz="12" w:space="0"/>
            </w:tcBorders>
          </w:tcPr>
          <w:p w14:paraId="225BFE5A">
            <w:pPr>
              <w:spacing w:line="240" w:lineRule="auto"/>
              <w:ind w:firstLine="0" w:firstLineChars="0"/>
              <w:jc w:val="center"/>
              <w:rPr>
                <w:sz w:val="21"/>
                <w:szCs w:val="21"/>
              </w:rPr>
            </w:pPr>
            <w:r>
              <w:rPr>
                <w:rFonts w:hint="eastAsia"/>
                <w:sz w:val="21"/>
                <w:szCs w:val="21"/>
              </w:rPr>
              <w:t>发展</w:t>
            </w:r>
          </w:p>
        </w:tc>
        <w:tc>
          <w:tcPr>
            <w:tcW w:w="1217" w:type="dxa"/>
            <w:tcBorders>
              <w:bottom w:val="single" w:color="auto" w:sz="12" w:space="0"/>
            </w:tcBorders>
          </w:tcPr>
          <w:p w14:paraId="3E3981DC">
            <w:pPr>
              <w:spacing w:line="240" w:lineRule="auto"/>
              <w:ind w:firstLine="0" w:firstLineChars="0"/>
              <w:jc w:val="center"/>
              <w:rPr>
                <w:sz w:val="21"/>
                <w:szCs w:val="21"/>
              </w:rPr>
            </w:pPr>
            <w:r>
              <w:rPr>
                <w:rFonts w:hint="eastAsia"/>
                <w:sz w:val="21"/>
                <w:szCs w:val="21"/>
              </w:rPr>
              <w:t>17970</w:t>
            </w:r>
          </w:p>
        </w:tc>
        <w:tc>
          <w:tcPr>
            <w:tcW w:w="1218" w:type="dxa"/>
            <w:tcBorders>
              <w:bottom w:val="single" w:color="auto" w:sz="12" w:space="0"/>
            </w:tcBorders>
          </w:tcPr>
          <w:p w14:paraId="3F37B37B">
            <w:pPr>
              <w:spacing w:line="240" w:lineRule="auto"/>
              <w:ind w:firstLine="0" w:firstLineChars="0"/>
              <w:jc w:val="center"/>
              <w:rPr>
                <w:sz w:val="21"/>
                <w:szCs w:val="21"/>
              </w:rPr>
            </w:pPr>
            <w:r>
              <w:rPr>
                <w:rFonts w:hint="eastAsia"/>
                <w:sz w:val="21"/>
                <w:szCs w:val="21"/>
              </w:rPr>
              <w:t>8985</w:t>
            </w:r>
          </w:p>
        </w:tc>
        <w:tc>
          <w:tcPr>
            <w:tcW w:w="1056" w:type="dxa"/>
            <w:tcBorders>
              <w:bottom w:val="single" w:color="auto" w:sz="12" w:space="0"/>
            </w:tcBorders>
          </w:tcPr>
          <w:p w14:paraId="56ED585D">
            <w:pPr>
              <w:spacing w:line="240" w:lineRule="auto"/>
              <w:ind w:firstLine="0" w:firstLineChars="0"/>
              <w:jc w:val="center"/>
              <w:rPr>
                <w:sz w:val="21"/>
                <w:szCs w:val="21"/>
              </w:rPr>
            </w:pPr>
            <w:r>
              <w:rPr>
                <w:rFonts w:hint="eastAsia"/>
                <w:sz w:val="21"/>
                <w:szCs w:val="21"/>
              </w:rPr>
              <w:t>2995</w:t>
            </w:r>
          </w:p>
        </w:tc>
        <w:tc>
          <w:tcPr>
            <w:tcW w:w="1200" w:type="dxa"/>
            <w:tcBorders>
              <w:bottom w:val="single" w:color="auto" w:sz="12" w:space="0"/>
            </w:tcBorders>
          </w:tcPr>
          <w:p w14:paraId="6A63CA17">
            <w:pPr>
              <w:spacing w:line="240" w:lineRule="auto"/>
              <w:ind w:firstLine="0" w:firstLineChars="0"/>
              <w:jc w:val="center"/>
              <w:rPr>
                <w:sz w:val="21"/>
                <w:szCs w:val="21"/>
              </w:rPr>
            </w:pPr>
            <w:r>
              <w:rPr>
                <w:rFonts w:hint="eastAsia"/>
                <w:sz w:val="21"/>
                <w:szCs w:val="21"/>
              </w:rPr>
              <w:t>17</w:t>
            </w:r>
          </w:p>
        </w:tc>
        <w:tc>
          <w:tcPr>
            <w:tcW w:w="1200" w:type="dxa"/>
            <w:tcBorders>
              <w:bottom w:val="single" w:color="auto" w:sz="12" w:space="0"/>
            </w:tcBorders>
          </w:tcPr>
          <w:p w14:paraId="114CBA30">
            <w:pPr>
              <w:spacing w:line="240" w:lineRule="auto"/>
              <w:ind w:firstLine="0" w:firstLineChars="0"/>
              <w:jc w:val="center"/>
              <w:rPr>
                <w:sz w:val="21"/>
                <w:szCs w:val="21"/>
              </w:rPr>
            </w:pPr>
            <w:r>
              <w:rPr>
                <w:rFonts w:hint="eastAsia"/>
                <w:sz w:val="21"/>
                <w:szCs w:val="21"/>
              </w:rPr>
              <w:t>7</w:t>
            </w:r>
          </w:p>
        </w:tc>
        <w:tc>
          <w:tcPr>
            <w:tcW w:w="1200" w:type="dxa"/>
            <w:tcBorders>
              <w:bottom w:val="single" w:color="auto" w:sz="12" w:space="0"/>
            </w:tcBorders>
          </w:tcPr>
          <w:p w14:paraId="478F7125">
            <w:pPr>
              <w:spacing w:line="240" w:lineRule="auto"/>
              <w:ind w:firstLine="0" w:firstLineChars="0"/>
              <w:jc w:val="center"/>
              <w:rPr>
                <w:sz w:val="21"/>
                <w:szCs w:val="21"/>
              </w:rPr>
            </w:pPr>
            <w:r>
              <w:rPr>
                <w:rFonts w:hint="eastAsia"/>
                <w:sz w:val="21"/>
                <w:szCs w:val="21"/>
              </w:rPr>
              <w:t>40</w:t>
            </w:r>
          </w:p>
        </w:tc>
      </w:tr>
    </w:tbl>
    <w:p w14:paraId="0FABD306">
      <w:pPr>
        <w:pStyle w:val="4"/>
        <w:rPr>
          <w:rFonts w:hint="eastAsia" w:ascii="黑体" w:hAnsi="黑体" w:eastAsia="黑体" w:cs="黑体"/>
        </w:rPr>
      </w:pPr>
      <w:bookmarkStart w:id="75" w:name="_Toc192932507"/>
      <w:r>
        <w:rPr>
          <w:rFonts w:hint="eastAsia" w:ascii="黑体" w:hAnsi="黑体" w:eastAsia="黑体" w:cs="黑体"/>
        </w:rPr>
        <w:t>3.5.3评估指标</w:t>
      </w:r>
      <w:bookmarkEnd w:id="75"/>
    </w:p>
    <w:p w14:paraId="4DCB3E8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在电力领域自然语言理解模型性能评估中，语义准确率（Semantic Accuracy, SA）被作为主要衡量指标。SA通过考察模型对输入文本中的业务场景、意图及槽位信息的准确理解和预测程度，量化模型在语义层面的表现。其计算公式可公式3-14表示，其中</w:t>
      </w:r>
      <m:oMath>
        <m:r>
          <m:rPr/>
          <w:rPr>
            <w:rFonts w:hint="eastAsia" w:ascii="Cambria Math" w:hAnsi="Cambria Math"/>
            <w:color w:val="000000" w:themeColor="text1"/>
            <w14:textFill>
              <w14:solidFill>
                <w14:schemeClr w14:val="tx1"/>
              </w14:solidFill>
            </w14:textFill>
          </w:rPr>
          <m:t>N</m:t>
        </m:r>
      </m:oMath>
      <w:r>
        <w:rPr>
          <w:rFonts w:hint="eastAsia"/>
          <w:color w:val="000000" w:themeColor="text1"/>
          <w14:textFill>
            <w14:solidFill>
              <w14:schemeClr w14:val="tx1"/>
            </w14:solidFill>
          </w14:textFill>
        </w:rPr>
        <w:t>为总句子数量，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为模型正确预测业务场景、意图和所有槽位信息的句子数量。只有当模型正确标识出输入文本的所有业务场景、意图和槽位信息时，才视为该文本被解析成功。</w:t>
      </w:r>
    </w:p>
    <w:p w14:paraId="092BC254">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ascii="Cambria Math" w:hAnsi="Cambria Math"/>
                  <w:color w:val="000000" w:themeColor="text1"/>
                  <w14:textFill>
                    <w14:solidFill>
                      <w14:schemeClr w14:val="tx1"/>
                    </w14:solidFill>
                  </w14:textFill>
                </w:rPr>
                <m:t>SA=</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3−14</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ECAC3D7">
      <w:pPr>
        <w:ind w:firstLine="480"/>
      </w:pPr>
      <w:r>
        <w:t>高语义准确率反映了模型在电力领域任务中对语义信息进行准确理解和抽取的能力。这一指标对于实际应用场景至关重要，因为</w:t>
      </w:r>
      <w:r>
        <w:rPr>
          <w:rFonts w:hint="eastAsia"/>
        </w:rPr>
        <w:t>较高的语义准确率能够</w:t>
      </w:r>
      <w:r>
        <w:t>确保模型在复杂的电力场景中取得更为可靠的性能。</w:t>
      </w:r>
    </w:p>
    <w:p w14:paraId="73C7F933">
      <w:pPr>
        <w:pStyle w:val="4"/>
        <w:rPr>
          <w:rFonts w:hint="eastAsia" w:ascii="黑体" w:hAnsi="黑体" w:eastAsia="黑体" w:cs="黑体"/>
        </w:rPr>
      </w:pPr>
      <w:bookmarkStart w:id="76" w:name="_Toc192932508"/>
      <w:r>
        <w:rPr>
          <w:rFonts w:hint="eastAsia" w:ascii="黑体" w:hAnsi="黑体" w:eastAsia="黑体" w:cs="黑体"/>
        </w:rPr>
        <w:t>3.5.4实验结果与分析</w:t>
      </w:r>
      <w:bookmarkEnd w:id="76"/>
    </w:p>
    <w:p w14:paraId="59B02185">
      <w:pPr>
        <w:ind w:firstLine="480"/>
        <w:rPr>
          <w:color w:val="FF0000"/>
        </w:rPr>
      </w:pPr>
      <w:r>
        <w:rPr>
          <w:rFonts w:hint="eastAsia" w:ascii="宋体" w:hAnsi="宋体"/>
        </w:rPr>
        <w:t>（1）</w:t>
      </w:r>
      <w:r>
        <w:rPr>
          <w:rFonts w:hint="eastAsia"/>
          <w:color w:val="000000" w:themeColor="text1"/>
          <w14:textFill>
            <w14:solidFill>
              <w14:schemeClr w14:val="tx1"/>
            </w14:solidFill>
          </w14:textFill>
        </w:rPr>
        <w:t>为了比较不同编码方式的语义准确率，进行了对比实验。所用模型包括原始基于字编码的基线模型（以下简称WBert）、不含</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算法的词模型（以下简称PBert-no</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基于词编码的NLU模型（以下简称PBert）、不添加CtLoss的编码层字词融合模型（以下简称WPFe-noSCCLoss）、基于编码层的字词融合模型（以下简称WPFe）以及基于解码层的字词融合模型（以下简称WPFd）。实验在六个专业数据集上进行，使用相同的数据集和参数设置。</w:t>
      </w:r>
    </w:p>
    <w:p w14:paraId="5502DF3B">
      <w:pPr>
        <w:pStyle w:val="8"/>
        <w:ind w:firstLine="420"/>
      </w:pPr>
      <w:bookmarkStart w:id="77" w:name="_Toc19279650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6</w:t>
      </w:r>
      <w:r>
        <w:fldChar w:fldCharType="end"/>
      </w:r>
      <w:r>
        <w:rPr>
          <w:rFonts w:hint="eastAsia"/>
        </w:rPr>
        <w:t>不同编码方式语义准确率</w:t>
      </w:r>
      <w:bookmarkEnd w:id="77"/>
    </w:p>
    <w:p w14:paraId="6A3AB432">
      <w:pPr>
        <w:pStyle w:val="8"/>
        <w:ind w:firstLine="0" w:firstLineChars="0"/>
      </w:pPr>
      <w:r>
        <w:t xml:space="preserve">Table </w:t>
      </w:r>
      <w:r>
        <w:rPr>
          <w:rFonts w:hint="eastAsia"/>
        </w:rPr>
        <w:t>3</w:t>
      </w:r>
      <w:r>
        <w:noBreakHyphen/>
      </w:r>
      <w:r>
        <w:rPr>
          <w:rFonts w:hint="eastAsia"/>
        </w:rPr>
        <w:t>6</w:t>
      </w:r>
      <w:r>
        <w:t xml:space="preserve"> SA of each encoding method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3"/>
        <w:gridCol w:w="850"/>
        <w:gridCol w:w="1843"/>
        <w:gridCol w:w="850"/>
        <w:gridCol w:w="1961"/>
        <w:gridCol w:w="744"/>
        <w:gridCol w:w="1205"/>
      </w:tblGrid>
      <w:tr w14:paraId="530A4E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12" w:space="0"/>
              <w:bottom w:val="single" w:color="auto" w:sz="4" w:space="0"/>
            </w:tcBorders>
          </w:tcPr>
          <w:p w14:paraId="691FD33B">
            <w:pPr>
              <w:spacing w:line="240" w:lineRule="auto"/>
              <w:ind w:firstLine="0" w:firstLineChars="0"/>
              <w:jc w:val="center"/>
              <w:rPr>
                <w:sz w:val="21"/>
                <w:szCs w:val="21"/>
              </w:rPr>
            </w:pPr>
            <w:r>
              <w:rPr>
                <w:rFonts w:hint="eastAsia"/>
                <w:sz w:val="21"/>
                <w:szCs w:val="21"/>
              </w:rPr>
              <w:t>数据集</w:t>
            </w:r>
          </w:p>
        </w:tc>
        <w:tc>
          <w:tcPr>
            <w:tcW w:w="850" w:type="dxa"/>
            <w:tcBorders>
              <w:top w:val="single" w:color="auto" w:sz="12" w:space="0"/>
              <w:bottom w:val="single" w:color="auto" w:sz="4" w:space="0"/>
            </w:tcBorders>
          </w:tcPr>
          <w:p w14:paraId="04F75BF3">
            <w:pPr>
              <w:spacing w:line="240" w:lineRule="auto"/>
              <w:ind w:firstLine="0" w:firstLineChars="0"/>
              <w:jc w:val="center"/>
              <w:rPr>
                <w:sz w:val="21"/>
                <w:szCs w:val="21"/>
              </w:rPr>
            </w:pPr>
            <w:r>
              <w:rPr>
                <w:rFonts w:hint="eastAsia"/>
                <w:sz w:val="21"/>
                <w:szCs w:val="21"/>
              </w:rPr>
              <w:t>WBert</w:t>
            </w:r>
          </w:p>
        </w:tc>
        <w:tc>
          <w:tcPr>
            <w:tcW w:w="1843" w:type="dxa"/>
            <w:tcBorders>
              <w:top w:val="single" w:color="auto" w:sz="12" w:space="0"/>
              <w:bottom w:val="single" w:color="auto" w:sz="4" w:space="0"/>
            </w:tcBorders>
          </w:tcPr>
          <w:p w14:paraId="208F20C4">
            <w:pPr>
              <w:spacing w:line="240" w:lineRule="auto"/>
              <w:ind w:firstLine="0" w:firstLineChars="0"/>
              <w:jc w:val="center"/>
              <w:rPr>
                <w:sz w:val="21"/>
                <w:szCs w:val="21"/>
              </w:rPr>
            </w:pPr>
            <w:r>
              <w:rPr>
                <w:rFonts w:hint="eastAsia"/>
                <w:sz w:val="21"/>
                <w:szCs w:val="21"/>
              </w:rPr>
              <w:t>PBert-noNSWG</w:t>
            </w:r>
          </w:p>
        </w:tc>
        <w:tc>
          <w:tcPr>
            <w:tcW w:w="850" w:type="dxa"/>
            <w:tcBorders>
              <w:top w:val="single" w:color="auto" w:sz="12" w:space="0"/>
              <w:bottom w:val="single" w:color="auto" w:sz="4" w:space="0"/>
            </w:tcBorders>
          </w:tcPr>
          <w:p w14:paraId="2DE8CE7B">
            <w:pPr>
              <w:spacing w:line="240" w:lineRule="auto"/>
              <w:ind w:firstLine="0" w:firstLineChars="0"/>
              <w:jc w:val="center"/>
              <w:rPr>
                <w:sz w:val="21"/>
                <w:szCs w:val="21"/>
              </w:rPr>
            </w:pPr>
            <w:r>
              <w:rPr>
                <w:rFonts w:hint="eastAsia"/>
                <w:sz w:val="21"/>
                <w:szCs w:val="21"/>
              </w:rPr>
              <w:t>PBert</w:t>
            </w:r>
          </w:p>
        </w:tc>
        <w:tc>
          <w:tcPr>
            <w:tcW w:w="1961" w:type="dxa"/>
            <w:tcBorders>
              <w:top w:val="single" w:color="auto" w:sz="12" w:space="0"/>
              <w:bottom w:val="single" w:color="auto" w:sz="4" w:space="0"/>
            </w:tcBorders>
          </w:tcPr>
          <w:p w14:paraId="5745FEE7">
            <w:pPr>
              <w:spacing w:line="240" w:lineRule="auto"/>
              <w:ind w:firstLine="0" w:firstLineChars="0"/>
              <w:jc w:val="center"/>
              <w:rPr>
                <w:sz w:val="21"/>
                <w:szCs w:val="21"/>
              </w:rPr>
            </w:pPr>
            <w:r>
              <w:rPr>
                <w:rFonts w:hint="eastAsia"/>
                <w:sz w:val="21"/>
                <w:szCs w:val="21"/>
              </w:rPr>
              <w:t>WPFe-noSCCLoss</w:t>
            </w:r>
          </w:p>
        </w:tc>
        <w:tc>
          <w:tcPr>
            <w:tcW w:w="744" w:type="dxa"/>
            <w:tcBorders>
              <w:top w:val="single" w:color="auto" w:sz="12" w:space="0"/>
              <w:bottom w:val="single" w:color="auto" w:sz="4" w:space="0"/>
            </w:tcBorders>
          </w:tcPr>
          <w:p w14:paraId="3350C2EE">
            <w:pPr>
              <w:spacing w:line="240" w:lineRule="auto"/>
              <w:ind w:firstLine="0" w:firstLineChars="0"/>
              <w:jc w:val="center"/>
              <w:rPr>
                <w:sz w:val="21"/>
                <w:szCs w:val="21"/>
              </w:rPr>
            </w:pPr>
            <w:r>
              <w:rPr>
                <w:rFonts w:hint="eastAsia"/>
                <w:sz w:val="21"/>
                <w:szCs w:val="21"/>
              </w:rPr>
              <w:t>WPFe</w:t>
            </w:r>
          </w:p>
        </w:tc>
        <w:tc>
          <w:tcPr>
            <w:tcW w:w="1205" w:type="dxa"/>
            <w:tcBorders>
              <w:top w:val="single" w:color="auto" w:sz="12" w:space="0"/>
              <w:bottom w:val="single" w:color="auto" w:sz="4" w:space="0"/>
            </w:tcBorders>
          </w:tcPr>
          <w:p w14:paraId="3C52E43A">
            <w:pPr>
              <w:spacing w:line="240" w:lineRule="auto"/>
              <w:ind w:firstLine="0" w:firstLineChars="0"/>
              <w:jc w:val="center"/>
              <w:rPr>
                <w:sz w:val="21"/>
                <w:szCs w:val="21"/>
              </w:rPr>
            </w:pPr>
            <w:r>
              <w:rPr>
                <w:rFonts w:hint="eastAsia"/>
                <w:sz w:val="21"/>
                <w:szCs w:val="21"/>
              </w:rPr>
              <w:t>WPFd</w:t>
            </w:r>
          </w:p>
        </w:tc>
      </w:tr>
      <w:tr w14:paraId="76E742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4" w:space="0"/>
            </w:tcBorders>
          </w:tcPr>
          <w:p w14:paraId="4D781E61">
            <w:pPr>
              <w:spacing w:line="240" w:lineRule="auto"/>
              <w:ind w:firstLine="0" w:firstLineChars="0"/>
              <w:jc w:val="center"/>
              <w:rPr>
                <w:sz w:val="21"/>
                <w:szCs w:val="21"/>
              </w:rPr>
            </w:pPr>
            <w:r>
              <w:rPr>
                <w:rFonts w:hint="eastAsia"/>
                <w:sz w:val="21"/>
                <w:szCs w:val="21"/>
              </w:rPr>
              <w:t>营销</w:t>
            </w:r>
          </w:p>
        </w:tc>
        <w:tc>
          <w:tcPr>
            <w:tcW w:w="850" w:type="dxa"/>
            <w:tcBorders>
              <w:top w:val="single" w:color="auto" w:sz="4" w:space="0"/>
            </w:tcBorders>
          </w:tcPr>
          <w:p w14:paraId="1432548B">
            <w:pPr>
              <w:spacing w:line="240" w:lineRule="auto"/>
              <w:ind w:firstLine="0" w:firstLineChars="0"/>
              <w:jc w:val="center"/>
              <w:rPr>
                <w:sz w:val="21"/>
                <w:szCs w:val="21"/>
              </w:rPr>
            </w:pPr>
            <w:r>
              <w:rPr>
                <w:rFonts w:hint="eastAsia"/>
                <w:sz w:val="21"/>
                <w:szCs w:val="21"/>
              </w:rPr>
              <w:t>97.2</w:t>
            </w:r>
          </w:p>
        </w:tc>
        <w:tc>
          <w:tcPr>
            <w:tcW w:w="1843" w:type="dxa"/>
            <w:tcBorders>
              <w:top w:val="single" w:color="auto" w:sz="4" w:space="0"/>
            </w:tcBorders>
          </w:tcPr>
          <w:p w14:paraId="69E22226">
            <w:pPr>
              <w:spacing w:line="240" w:lineRule="auto"/>
              <w:ind w:firstLine="0" w:firstLineChars="0"/>
              <w:jc w:val="center"/>
              <w:rPr>
                <w:sz w:val="21"/>
                <w:szCs w:val="21"/>
              </w:rPr>
            </w:pPr>
            <w:r>
              <w:rPr>
                <w:rFonts w:hint="eastAsia"/>
                <w:sz w:val="21"/>
                <w:szCs w:val="21"/>
              </w:rPr>
              <w:t>96.9</w:t>
            </w:r>
          </w:p>
        </w:tc>
        <w:tc>
          <w:tcPr>
            <w:tcW w:w="850" w:type="dxa"/>
            <w:tcBorders>
              <w:top w:val="single" w:color="auto" w:sz="4" w:space="0"/>
            </w:tcBorders>
          </w:tcPr>
          <w:p w14:paraId="2344FADA">
            <w:pPr>
              <w:spacing w:line="240" w:lineRule="auto"/>
              <w:ind w:firstLine="0" w:firstLineChars="0"/>
              <w:jc w:val="center"/>
              <w:rPr>
                <w:sz w:val="21"/>
                <w:szCs w:val="21"/>
              </w:rPr>
            </w:pPr>
            <w:r>
              <w:rPr>
                <w:rFonts w:hint="eastAsia"/>
                <w:sz w:val="21"/>
                <w:szCs w:val="21"/>
              </w:rPr>
              <w:t>98.0</w:t>
            </w:r>
          </w:p>
        </w:tc>
        <w:tc>
          <w:tcPr>
            <w:tcW w:w="1961" w:type="dxa"/>
            <w:tcBorders>
              <w:top w:val="single" w:color="auto" w:sz="4" w:space="0"/>
            </w:tcBorders>
          </w:tcPr>
          <w:p w14:paraId="28583804">
            <w:pPr>
              <w:spacing w:line="240" w:lineRule="auto"/>
              <w:ind w:firstLine="0" w:firstLineChars="0"/>
              <w:jc w:val="center"/>
              <w:rPr>
                <w:sz w:val="21"/>
                <w:szCs w:val="21"/>
              </w:rPr>
            </w:pPr>
            <w:r>
              <w:rPr>
                <w:rFonts w:hint="eastAsia"/>
                <w:sz w:val="21"/>
                <w:szCs w:val="21"/>
              </w:rPr>
              <w:t>97.7</w:t>
            </w:r>
          </w:p>
        </w:tc>
        <w:tc>
          <w:tcPr>
            <w:tcW w:w="744" w:type="dxa"/>
            <w:tcBorders>
              <w:top w:val="single" w:color="auto" w:sz="4" w:space="0"/>
            </w:tcBorders>
          </w:tcPr>
          <w:p w14:paraId="5B69BB7B">
            <w:pPr>
              <w:spacing w:line="240" w:lineRule="auto"/>
              <w:ind w:firstLine="0" w:firstLineChars="0"/>
              <w:jc w:val="center"/>
              <w:rPr>
                <w:b/>
                <w:bCs/>
                <w:sz w:val="21"/>
                <w:szCs w:val="21"/>
              </w:rPr>
            </w:pPr>
            <w:r>
              <w:rPr>
                <w:rFonts w:hint="eastAsia"/>
                <w:b/>
                <w:bCs/>
                <w:sz w:val="21"/>
                <w:szCs w:val="21"/>
              </w:rPr>
              <w:t>98.1</w:t>
            </w:r>
          </w:p>
        </w:tc>
        <w:tc>
          <w:tcPr>
            <w:tcW w:w="1205" w:type="dxa"/>
            <w:tcBorders>
              <w:top w:val="single" w:color="auto" w:sz="4" w:space="0"/>
            </w:tcBorders>
          </w:tcPr>
          <w:p w14:paraId="024A4936">
            <w:pPr>
              <w:spacing w:line="240" w:lineRule="auto"/>
              <w:ind w:firstLine="0" w:firstLineChars="0"/>
              <w:jc w:val="center"/>
              <w:rPr>
                <w:b/>
                <w:bCs/>
                <w:sz w:val="21"/>
                <w:szCs w:val="21"/>
              </w:rPr>
            </w:pPr>
            <w:r>
              <w:rPr>
                <w:rFonts w:hint="eastAsia"/>
                <w:b/>
                <w:bCs/>
                <w:sz w:val="21"/>
                <w:szCs w:val="21"/>
              </w:rPr>
              <w:t>99.7</w:t>
            </w:r>
          </w:p>
        </w:tc>
      </w:tr>
      <w:tr w14:paraId="70599F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20FBB149">
            <w:pPr>
              <w:spacing w:line="240" w:lineRule="auto"/>
              <w:ind w:firstLine="0" w:firstLineChars="0"/>
              <w:jc w:val="center"/>
              <w:rPr>
                <w:sz w:val="21"/>
                <w:szCs w:val="21"/>
              </w:rPr>
            </w:pPr>
            <w:r>
              <w:rPr>
                <w:rFonts w:hint="eastAsia"/>
                <w:sz w:val="21"/>
                <w:szCs w:val="21"/>
              </w:rPr>
              <w:t>运营</w:t>
            </w:r>
          </w:p>
        </w:tc>
        <w:tc>
          <w:tcPr>
            <w:tcW w:w="850" w:type="dxa"/>
          </w:tcPr>
          <w:p w14:paraId="72CD0812">
            <w:pPr>
              <w:spacing w:line="240" w:lineRule="auto"/>
              <w:ind w:firstLine="0" w:firstLineChars="0"/>
              <w:jc w:val="center"/>
              <w:rPr>
                <w:sz w:val="21"/>
                <w:szCs w:val="21"/>
              </w:rPr>
            </w:pPr>
            <w:r>
              <w:rPr>
                <w:rFonts w:hint="eastAsia"/>
                <w:sz w:val="21"/>
                <w:szCs w:val="21"/>
              </w:rPr>
              <w:t>93.3</w:t>
            </w:r>
          </w:p>
        </w:tc>
        <w:tc>
          <w:tcPr>
            <w:tcW w:w="1843" w:type="dxa"/>
          </w:tcPr>
          <w:p w14:paraId="3EBB907A">
            <w:pPr>
              <w:spacing w:line="240" w:lineRule="auto"/>
              <w:ind w:firstLine="0" w:firstLineChars="0"/>
              <w:jc w:val="center"/>
              <w:rPr>
                <w:sz w:val="21"/>
                <w:szCs w:val="21"/>
              </w:rPr>
            </w:pPr>
            <w:r>
              <w:rPr>
                <w:rFonts w:hint="eastAsia"/>
                <w:sz w:val="21"/>
                <w:szCs w:val="21"/>
              </w:rPr>
              <w:t>93.4</w:t>
            </w:r>
          </w:p>
        </w:tc>
        <w:tc>
          <w:tcPr>
            <w:tcW w:w="850" w:type="dxa"/>
          </w:tcPr>
          <w:p w14:paraId="3CA26E90">
            <w:pPr>
              <w:spacing w:line="240" w:lineRule="auto"/>
              <w:ind w:firstLine="0" w:firstLineChars="0"/>
              <w:jc w:val="center"/>
              <w:rPr>
                <w:sz w:val="21"/>
                <w:szCs w:val="21"/>
              </w:rPr>
            </w:pPr>
            <w:r>
              <w:rPr>
                <w:rFonts w:hint="eastAsia"/>
                <w:sz w:val="21"/>
                <w:szCs w:val="21"/>
              </w:rPr>
              <w:t>94.9</w:t>
            </w:r>
          </w:p>
        </w:tc>
        <w:tc>
          <w:tcPr>
            <w:tcW w:w="1961" w:type="dxa"/>
          </w:tcPr>
          <w:p w14:paraId="3E7866C6">
            <w:pPr>
              <w:spacing w:line="240" w:lineRule="auto"/>
              <w:ind w:firstLine="0" w:firstLineChars="0"/>
              <w:jc w:val="center"/>
              <w:rPr>
                <w:sz w:val="21"/>
                <w:szCs w:val="21"/>
              </w:rPr>
            </w:pPr>
            <w:r>
              <w:rPr>
                <w:rFonts w:hint="eastAsia"/>
                <w:sz w:val="21"/>
                <w:szCs w:val="21"/>
              </w:rPr>
              <w:t>94.8</w:t>
            </w:r>
          </w:p>
        </w:tc>
        <w:tc>
          <w:tcPr>
            <w:tcW w:w="744" w:type="dxa"/>
          </w:tcPr>
          <w:p w14:paraId="2C0B9951">
            <w:pPr>
              <w:spacing w:line="240" w:lineRule="auto"/>
              <w:ind w:firstLine="0" w:firstLineChars="0"/>
              <w:jc w:val="center"/>
              <w:rPr>
                <w:b/>
                <w:bCs/>
                <w:sz w:val="21"/>
                <w:szCs w:val="21"/>
              </w:rPr>
            </w:pPr>
            <w:r>
              <w:rPr>
                <w:rFonts w:hint="eastAsia"/>
                <w:b/>
                <w:bCs/>
                <w:sz w:val="21"/>
                <w:szCs w:val="21"/>
              </w:rPr>
              <w:t>95.4</w:t>
            </w:r>
          </w:p>
        </w:tc>
        <w:tc>
          <w:tcPr>
            <w:tcW w:w="1205" w:type="dxa"/>
          </w:tcPr>
          <w:p w14:paraId="540574AB">
            <w:pPr>
              <w:spacing w:line="240" w:lineRule="auto"/>
              <w:ind w:firstLine="0" w:firstLineChars="0"/>
              <w:jc w:val="center"/>
              <w:rPr>
                <w:b/>
                <w:bCs/>
                <w:sz w:val="21"/>
                <w:szCs w:val="21"/>
              </w:rPr>
            </w:pPr>
            <w:r>
              <w:rPr>
                <w:rFonts w:hint="eastAsia"/>
                <w:b/>
                <w:bCs/>
                <w:sz w:val="21"/>
                <w:szCs w:val="21"/>
              </w:rPr>
              <w:t>96.4</w:t>
            </w:r>
          </w:p>
        </w:tc>
      </w:tr>
      <w:tr w14:paraId="52E1C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9473574">
            <w:pPr>
              <w:spacing w:line="240" w:lineRule="auto"/>
              <w:ind w:firstLine="0" w:firstLineChars="0"/>
              <w:jc w:val="center"/>
              <w:rPr>
                <w:sz w:val="21"/>
                <w:szCs w:val="21"/>
              </w:rPr>
            </w:pPr>
            <w:r>
              <w:rPr>
                <w:rFonts w:hint="eastAsia"/>
                <w:sz w:val="21"/>
                <w:szCs w:val="21"/>
              </w:rPr>
              <w:t>设备</w:t>
            </w:r>
          </w:p>
        </w:tc>
        <w:tc>
          <w:tcPr>
            <w:tcW w:w="850" w:type="dxa"/>
          </w:tcPr>
          <w:p w14:paraId="7BDA76FB">
            <w:pPr>
              <w:spacing w:line="240" w:lineRule="auto"/>
              <w:ind w:firstLine="0" w:firstLineChars="0"/>
              <w:jc w:val="center"/>
              <w:rPr>
                <w:sz w:val="21"/>
                <w:szCs w:val="21"/>
              </w:rPr>
            </w:pPr>
            <w:r>
              <w:rPr>
                <w:rFonts w:hint="eastAsia"/>
                <w:sz w:val="21"/>
                <w:szCs w:val="21"/>
              </w:rPr>
              <w:t>96.7</w:t>
            </w:r>
          </w:p>
        </w:tc>
        <w:tc>
          <w:tcPr>
            <w:tcW w:w="1843" w:type="dxa"/>
          </w:tcPr>
          <w:p w14:paraId="07138535">
            <w:pPr>
              <w:spacing w:line="240" w:lineRule="auto"/>
              <w:ind w:firstLine="0" w:firstLineChars="0"/>
              <w:jc w:val="center"/>
              <w:rPr>
                <w:sz w:val="21"/>
                <w:szCs w:val="21"/>
              </w:rPr>
            </w:pPr>
            <w:r>
              <w:rPr>
                <w:rFonts w:hint="eastAsia"/>
                <w:sz w:val="21"/>
                <w:szCs w:val="21"/>
              </w:rPr>
              <w:t>97.0</w:t>
            </w:r>
          </w:p>
        </w:tc>
        <w:tc>
          <w:tcPr>
            <w:tcW w:w="850" w:type="dxa"/>
          </w:tcPr>
          <w:p w14:paraId="12E9E5D9">
            <w:pPr>
              <w:spacing w:line="240" w:lineRule="auto"/>
              <w:ind w:firstLine="0" w:firstLineChars="0"/>
              <w:jc w:val="center"/>
              <w:rPr>
                <w:sz w:val="21"/>
                <w:szCs w:val="21"/>
              </w:rPr>
            </w:pPr>
            <w:r>
              <w:rPr>
                <w:rFonts w:hint="eastAsia"/>
                <w:sz w:val="21"/>
                <w:szCs w:val="21"/>
              </w:rPr>
              <w:t>97.1</w:t>
            </w:r>
          </w:p>
        </w:tc>
        <w:tc>
          <w:tcPr>
            <w:tcW w:w="1961" w:type="dxa"/>
          </w:tcPr>
          <w:p w14:paraId="32237406">
            <w:pPr>
              <w:spacing w:line="240" w:lineRule="auto"/>
              <w:ind w:firstLine="0" w:firstLineChars="0"/>
              <w:jc w:val="center"/>
              <w:rPr>
                <w:sz w:val="21"/>
                <w:szCs w:val="21"/>
              </w:rPr>
            </w:pPr>
            <w:r>
              <w:rPr>
                <w:rFonts w:hint="eastAsia"/>
                <w:sz w:val="21"/>
                <w:szCs w:val="21"/>
              </w:rPr>
              <w:t>97.0</w:t>
            </w:r>
          </w:p>
        </w:tc>
        <w:tc>
          <w:tcPr>
            <w:tcW w:w="744" w:type="dxa"/>
          </w:tcPr>
          <w:p w14:paraId="1526DAE1">
            <w:pPr>
              <w:spacing w:line="240" w:lineRule="auto"/>
              <w:ind w:firstLine="0" w:firstLineChars="0"/>
              <w:jc w:val="center"/>
              <w:rPr>
                <w:b/>
                <w:bCs/>
                <w:sz w:val="21"/>
                <w:szCs w:val="21"/>
              </w:rPr>
            </w:pPr>
            <w:r>
              <w:rPr>
                <w:rFonts w:hint="eastAsia"/>
                <w:b/>
                <w:bCs/>
                <w:sz w:val="21"/>
                <w:szCs w:val="21"/>
              </w:rPr>
              <w:t>97.4</w:t>
            </w:r>
          </w:p>
        </w:tc>
        <w:tc>
          <w:tcPr>
            <w:tcW w:w="1205" w:type="dxa"/>
          </w:tcPr>
          <w:p w14:paraId="0EA7B545">
            <w:pPr>
              <w:spacing w:line="240" w:lineRule="auto"/>
              <w:ind w:firstLine="0" w:firstLineChars="0"/>
              <w:jc w:val="center"/>
              <w:rPr>
                <w:b/>
                <w:bCs/>
                <w:sz w:val="21"/>
                <w:szCs w:val="21"/>
              </w:rPr>
            </w:pPr>
            <w:r>
              <w:rPr>
                <w:rFonts w:hint="eastAsia"/>
                <w:b/>
                <w:bCs/>
                <w:sz w:val="21"/>
                <w:szCs w:val="21"/>
              </w:rPr>
              <w:t>98.3</w:t>
            </w:r>
          </w:p>
        </w:tc>
      </w:tr>
      <w:tr w14:paraId="3B8725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BD45EF6">
            <w:pPr>
              <w:spacing w:line="240" w:lineRule="auto"/>
              <w:ind w:firstLine="0" w:firstLineChars="0"/>
              <w:jc w:val="center"/>
              <w:rPr>
                <w:sz w:val="21"/>
                <w:szCs w:val="21"/>
              </w:rPr>
            </w:pPr>
            <w:r>
              <w:rPr>
                <w:rFonts w:hint="eastAsia"/>
                <w:sz w:val="21"/>
                <w:szCs w:val="21"/>
              </w:rPr>
              <w:t>运维</w:t>
            </w:r>
          </w:p>
        </w:tc>
        <w:tc>
          <w:tcPr>
            <w:tcW w:w="850" w:type="dxa"/>
          </w:tcPr>
          <w:p w14:paraId="5D4BD6C3">
            <w:pPr>
              <w:spacing w:line="240" w:lineRule="auto"/>
              <w:ind w:firstLine="0" w:firstLineChars="0"/>
              <w:jc w:val="center"/>
              <w:rPr>
                <w:sz w:val="21"/>
                <w:szCs w:val="21"/>
              </w:rPr>
            </w:pPr>
            <w:r>
              <w:rPr>
                <w:rFonts w:hint="eastAsia"/>
                <w:sz w:val="21"/>
                <w:szCs w:val="21"/>
              </w:rPr>
              <w:t>99.0</w:t>
            </w:r>
          </w:p>
        </w:tc>
        <w:tc>
          <w:tcPr>
            <w:tcW w:w="1843" w:type="dxa"/>
          </w:tcPr>
          <w:p w14:paraId="417AD70C">
            <w:pPr>
              <w:spacing w:line="240" w:lineRule="auto"/>
              <w:ind w:firstLine="0" w:firstLineChars="0"/>
              <w:jc w:val="center"/>
              <w:rPr>
                <w:sz w:val="21"/>
                <w:szCs w:val="21"/>
              </w:rPr>
            </w:pPr>
            <w:r>
              <w:rPr>
                <w:rFonts w:hint="eastAsia"/>
                <w:sz w:val="21"/>
                <w:szCs w:val="21"/>
              </w:rPr>
              <w:t>98.8</w:t>
            </w:r>
          </w:p>
        </w:tc>
        <w:tc>
          <w:tcPr>
            <w:tcW w:w="850" w:type="dxa"/>
          </w:tcPr>
          <w:p w14:paraId="2098C9E4">
            <w:pPr>
              <w:spacing w:line="240" w:lineRule="auto"/>
              <w:ind w:firstLine="0" w:firstLineChars="0"/>
              <w:jc w:val="center"/>
              <w:rPr>
                <w:sz w:val="21"/>
                <w:szCs w:val="21"/>
              </w:rPr>
            </w:pPr>
            <w:r>
              <w:rPr>
                <w:rFonts w:hint="eastAsia"/>
                <w:sz w:val="21"/>
                <w:szCs w:val="21"/>
              </w:rPr>
              <w:t>99.3</w:t>
            </w:r>
          </w:p>
        </w:tc>
        <w:tc>
          <w:tcPr>
            <w:tcW w:w="1961" w:type="dxa"/>
          </w:tcPr>
          <w:p w14:paraId="20860433">
            <w:pPr>
              <w:spacing w:line="240" w:lineRule="auto"/>
              <w:ind w:firstLine="0" w:firstLineChars="0"/>
              <w:jc w:val="center"/>
              <w:rPr>
                <w:sz w:val="21"/>
                <w:szCs w:val="21"/>
              </w:rPr>
            </w:pPr>
            <w:r>
              <w:rPr>
                <w:rFonts w:hint="eastAsia"/>
                <w:sz w:val="21"/>
                <w:szCs w:val="21"/>
              </w:rPr>
              <w:t>99.2</w:t>
            </w:r>
          </w:p>
        </w:tc>
        <w:tc>
          <w:tcPr>
            <w:tcW w:w="744" w:type="dxa"/>
          </w:tcPr>
          <w:p w14:paraId="505BE03C">
            <w:pPr>
              <w:spacing w:line="240" w:lineRule="auto"/>
              <w:ind w:firstLine="0" w:firstLineChars="0"/>
              <w:jc w:val="center"/>
              <w:rPr>
                <w:b/>
                <w:bCs/>
                <w:sz w:val="21"/>
                <w:szCs w:val="21"/>
              </w:rPr>
            </w:pPr>
            <w:r>
              <w:rPr>
                <w:rFonts w:hint="eastAsia"/>
                <w:b/>
                <w:bCs/>
                <w:sz w:val="21"/>
                <w:szCs w:val="21"/>
              </w:rPr>
              <w:t>99.3</w:t>
            </w:r>
          </w:p>
        </w:tc>
        <w:tc>
          <w:tcPr>
            <w:tcW w:w="1205" w:type="dxa"/>
          </w:tcPr>
          <w:p w14:paraId="6FB6311D">
            <w:pPr>
              <w:spacing w:line="240" w:lineRule="auto"/>
              <w:ind w:firstLine="0" w:firstLineChars="0"/>
              <w:jc w:val="center"/>
              <w:rPr>
                <w:b/>
                <w:bCs/>
                <w:sz w:val="21"/>
                <w:szCs w:val="21"/>
              </w:rPr>
            </w:pPr>
            <w:r>
              <w:rPr>
                <w:rFonts w:hint="eastAsia"/>
                <w:b/>
                <w:bCs/>
                <w:sz w:val="21"/>
                <w:szCs w:val="21"/>
              </w:rPr>
              <w:t>99.7</w:t>
            </w:r>
          </w:p>
        </w:tc>
      </w:tr>
      <w:tr w14:paraId="6FBE76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4AA89671">
            <w:pPr>
              <w:spacing w:line="240" w:lineRule="auto"/>
              <w:ind w:firstLine="0" w:firstLineChars="0"/>
              <w:jc w:val="center"/>
              <w:rPr>
                <w:sz w:val="21"/>
                <w:szCs w:val="21"/>
              </w:rPr>
            </w:pPr>
            <w:r>
              <w:rPr>
                <w:rFonts w:hint="eastAsia"/>
                <w:sz w:val="21"/>
                <w:szCs w:val="21"/>
              </w:rPr>
              <w:t>财务</w:t>
            </w:r>
          </w:p>
        </w:tc>
        <w:tc>
          <w:tcPr>
            <w:tcW w:w="850" w:type="dxa"/>
          </w:tcPr>
          <w:p w14:paraId="40A04804">
            <w:pPr>
              <w:spacing w:line="240" w:lineRule="auto"/>
              <w:ind w:firstLine="0" w:firstLineChars="0"/>
              <w:jc w:val="center"/>
              <w:rPr>
                <w:sz w:val="21"/>
                <w:szCs w:val="21"/>
              </w:rPr>
            </w:pPr>
            <w:r>
              <w:rPr>
                <w:rFonts w:hint="eastAsia"/>
                <w:sz w:val="21"/>
                <w:szCs w:val="21"/>
              </w:rPr>
              <w:t>95.4</w:t>
            </w:r>
          </w:p>
        </w:tc>
        <w:tc>
          <w:tcPr>
            <w:tcW w:w="1843" w:type="dxa"/>
          </w:tcPr>
          <w:p w14:paraId="5FF7888F">
            <w:pPr>
              <w:spacing w:line="240" w:lineRule="auto"/>
              <w:ind w:firstLine="0" w:firstLineChars="0"/>
              <w:jc w:val="center"/>
              <w:rPr>
                <w:sz w:val="21"/>
                <w:szCs w:val="21"/>
              </w:rPr>
            </w:pPr>
            <w:r>
              <w:rPr>
                <w:rFonts w:hint="eastAsia"/>
                <w:sz w:val="21"/>
                <w:szCs w:val="21"/>
              </w:rPr>
              <w:t>95.8</w:t>
            </w:r>
          </w:p>
        </w:tc>
        <w:tc>
          <w:tcPr>
            <w:tcW w:w="850" w:type="dxa"/>
          </w:tcPr>
          <w:p w14:paraId="363EBE40">
            <w:pPr>
              <w:spacing w:line="240" w:lineRule="auto"/>
              <w:ind w:firstLine="0" w:firstLineChars="0"/>
              <w:jc w:val="center"/>
              <w:rPr>
                <w:sz w:val="21"/>
                <w:szCs w:val="21"/>
              </w:rPr>
            </w:pPr>
            <w:r>
              <w:rPr>
                <w:rFonts w:hint="eastAsia"/>
                <w:sz w:val="21"/>
                <w:szCs w:val="21"/>
              </w:rPr>
              <w:t>96.5</w:t>
            </w:r>
          </w:p>
        </w:tc>
        <w:tc>
          <w:tcPr>
            <w:tcW w:w="1961" w:type="dxa"/>
          </w:tcPr>
          <w:p w14:paraId="20157119">
            <w:pPr>
              <w:spacing w:line="240" w:lineRule="auto"/>
              <w:ind w:firstLine="0" w:firstLineChars="0"/>
              <w:jc w:val="center"/>
              <w:rPr>
                <w:sz w:val="21"/>
                <w:szCs w:val="21"/>
              </w:rPr>
            </w:pPr>
            <w:r>
              <w:rPr>
                <w:rFonts w:hint="eastAsia"/>
                <w:sz w:val="21"/>
                <w:szCs w:val="21"/>
              </w:rPr>
              <w:t>96.2</w:t>
            </w:r>
          </w:p>
        </w:tc>
        <w:tc>
          <w:tcPr>
            <w:tcW w:w="744" w:type="dxa"/>
          </w:tcPr>
          <w:p w14:paraId="71A0895F">
            <w:pPr>
              <w:spacing w:line="240" w:lineRule="auto"/>
              <w:ind w:firstLine="0" w:firstLineChars="0"/>
              <w:jc w:val="center"/>
              <w:rPr>
                <w:b/>
                <w:bCs/>
                <w:sz w:val="21"/>
                <w:szCs w:val="21"/>
              </w:rPr>
            </w:pPr>
            <w:r>
              <w:rPr>
                <w:rFonts w:hint="eastAsia"/>
                <w:b/>
                <w:bCs/>
                <w:sz w:val="21"/>
                <w:szCs w:val="21"/>
              </w:rPr>
              <w:t>97.0</w:t>
            </w:r>
          </w:p>
        </w:tc>
        <w:tc>
          <w:tcPr>
            <w:tcW w:w="1205" w:type="dxa"/>
          </w:tcPr>
          <w:p w14:paraId="36C2F1AE">
            <w:pPr>
              <w:spacing w:line="240" w:lineRule="auto"/>
              <w:ind w:firstLine="0" w:firstLineChars="0"/>
              <w:jc w:val="center"/>
              <w:rPr>
                <w:b/>
                <w:bCs/>
                <w:sz w:val="21"/>
                <w:szCs w:val="21"/>
              </w:rPr>
            </w:pPr>
            <w:r>
              <w:rPr>
                <w:rFonts w:hint="eastAsia"/>
                <w:b/>
                <w:bCs/>
                <w:sz w:val="21"/>
                <w:szCs w:val="21"/>
              </w:rPr>
              <w:t>96.7</w:t>
            </w:r>
          </w:p>
        </w:tc>
      </w:tr>
      <w:tr w14:paraId="406B4C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bottom w:val="single" w:color="auto" w:sz="12" w:space="0"/>
            </w:tcBorders>
          </w:tcPr>
          <w:p w14:paraId="78E45BD3">
            <w:pPr>
              <w:spacing w:line="240" w:lineRule="auto"/>
              <w:ind w:firstLine="0" w:firstLineChars="0"/>
              <w:jc w:val="center"/>
              <w:rPr>
                <w:sz w:val="21"/>
                <w:szCs w:val="21"/>
              </w:rPr>
            </w:pPr>
            <w:r>
              <w:rPr>
                <w:rFonts w:hint="eastAsia"/>
                <w:sz w:val="21"/>
                <w:szCs w:val="21"/>
              </w:rPr>
              <w:t>发展</w:t>
            </w:r>
          </w:p>
        </w:tc>
        <w:tc>
          <w:tcPr>
            <w:tcW w:w="850" w:type="dxa"/>
            <w:tcBorders>
              <w:bottom w:val="single" w:color="auto" w:sz="12" w:space="0"/>
            </w:tcBorders>
          </w:tcPr>
          <w:p w14:paraId="6BA39AAC">
            <w:pPr>
              <w:spacing w:line="240" w:lineRule="auto"/>
              <w:ind w:firstLine="0" w:firstLineChars="0"/>
              <w:jc w:val="center"/>
              <w:rPr>
                <w:sz w:val="21"/>
                <w:szCs w:val="21"/>
              </w:rPr>
            </w:pPr>
            <w:r>
              <w:rPr>
                <w:rFonts w:hint="eastAsia"/>
                <w:sz w:val="21"/>
                <w:szCs w:val="21"/>
              </w:rPr>
              <w:t>96.4</w:t>
            </w:r>
          </w:p>
        </w:tc>
        <w:tc>
          <w:tcPr>
            <w:tcW w:w="1843" w:type="dxa"/>
            <w:tcBorders>
              <w:bottom w:val="single" w:color="auto" w:sz="12" w:space="0"/>
            </w:tcBorders>
          </w:tcPr>
          <w:p w14:paraId="7E719D69">
            <w:pPr>
              <w:spacing w:line="240" w:lineRule="auto"/>
              <w:ind w:firstLine="0" w:firstLineChars="0"/>
              <w:jc w:val="center"/>
              <w:rPr>
                <w:sz w:val="21"/>
                <w:szCs w:val="21"/>
              </w:rPr>
            </w:pPr>
            <w:r>
              <w:rPr>
                <w:rFonts w:hint="eastAsia"/>
                <w:sz w:val="21"/>
                <w:szCs w:val="21"/>
              </w:rPr>
              <w:t>96.4</w:t>
            </w:r>
          </w:p>
        </w:tc>
        <w:tc>
          <w:tcPr>
            <w:tcW w:w="850" w:type="dxa"/>
            <w:tcBorders>
              <w:bottom w:val="single" w:color="auto" w:sz="12" w:space="0"/>
            </w:tcBorders>
          </w:tcPr>
          <w:p w14:paraId="67B0B8C2">
            <w:pPr>
              <w:spacing w:line="240" w:lineRule="auto"/>
              <w:ind w:firstLine="0" w:firstLineChars="0"/>
              <w:jc w:val="center"/>
              <w:rPr>
                <w:sz w:val="21"/>
                <w:szCs w:val="21"/>
              </w:rPr>
            </w:pPr>
            <w:r>
              <w:rPr>
                <w:rFonts w:hint="eastAsia"/>
                <w:sz w:val="21"/>
                <w:szCs w:val="21"/>
              </w:rPr>
              <w:t>97.0</w:t>
            </w:r>
          </w:p>
        </w:tc>
        <w:tc>
          <w:tcPr>
            <w:tcW w:w="1961" w:type="dxa"/>
            <w:tcBorders>
              <w:bottom w:val="single" w:color="auto" w:sz="12" w:space="0"/>
            </w:tcBorders>
          </w:tcPr>
          <w:p w14:paraId="01ACCECF">
            <w:pPr>
              <w:spacing w:line="240" w:lineRule="auto"/>
              <w:ind w:firstLine="0" w:firstLineChars="0"/>
              <w:jc w:val="center"/>
              <w:rPr>
                <w:sz w:val="21"/>
                <w:szCs w:val="21"/>
              </w:rPr>
            </w:pPr>
            <w:r>
              <w:rPr>
                <w:rFonts w:hint="eastAsia"/>
                <w:sz w:val="21"/>
                <w:szCs w:val="21"/>
              </w:rPr>
              <w:t>96.9</w:t>
            </w:r>
          </w:p>
        </w:tc>
        <w:tc>
          <w:tcPr>
            <w:tcW w:w="744" w:type="dxa"/>
            <w:tcBorders>
              <w:bottom w:val="single" w:color="auto" w:sz="12" w:space="0"/>
            </w:tcBorders>
          </w:tcPr>
          <w:p w14:paraId="5D8696FE">
            <w:pPr>
              <w:spacing w:line="240" w:lineRule="auto"/>
              <w:ind w:firstLine="0" w:firstLineChars="0"/>
              <w:jc w:val="center"/>
              <w:rPr>
                <w:b/>
                <w:bCs/>
                <w:sz w:val="21"/>
                <w:szCs w:val="21"/>
              </w:rPr>
            </w:pPr>
            <w:r>
              <w:rPr>
                <w:rFonts w:hint="eastAsia"/>
                <w:b/>
                <w:bCs/>
                <w:sz w:val="21"/>
                <w:szCs w:val="21"/>
              </w:rPr>
              <w:t>97.5</w:t>
            </w:r>
          </w:p>
        </w:tc>
        <w:tc>
          <w:tcPr>
            <w:tcW w:w="1205" w:type="dxa"/>
            <w:tcBorders>
              <w:bottom w:val="single" w:color="auto" w:sz="12" w:space="0"/>
            </w:tcBorders>
          </w:tcPr>
          <w:p w14:paraId="0F5B662C">
            <w:pPr>
              <w:spacing w:line="240" w:lineRule="auto"/>
              <w:ind w:firstLine="0" w:firstLineChars="0"/>
              <w:jc w:val="center"/>
              <w:rPr>
                <w:b/>
                <w:bCs/>
                <w:sz w:val="21"/>
                <w:szCs w:val="21"/>
              </w:rPr>
            </w:pPr>
            <w:r>
              <w:rPr>
                <w:rFonts w:hint="eastAsia"/>
                <w:b/>
                <w:bCs/>
                <w:sz w:val="21"/>
                <w:szCs w:val="21"/>
              </w:rPr>
              <w:t>97.9</w:t>
            </w:r>
          </w:p>
        </w:tc>
      </w:tr>
    </w:tbl>
    <w:p w14:paraId="20E4C355">
      <w:pPr>
        <w:pStyle w:val="8"/>
        <w:ind w:firstLine="0" w:firstLineChars="0"/>
      </w:pPr>
      <w:r>
        <w:drawing>
          <wp:inline distT="0" distB="0" distL="0" distR="0">
            <wp:extent cx="3409950" cy="1836420"/>
            <wp:effectExtent l="0" t="0" r="0" b="0"/>
            <wp:docPr id="1333819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19540" name="图片 1"/>
                    <pic:cNvPicPr>
                      <a:picLocks noChangeAspect="1"/>
                    </pic:cNvPicPr>
                  </pic:nvPicPr>
                  <pic:blipFill>
                    <a:blip r:embed="rId70"/>
                    <a:stretch>
                      <a:fillRect/>
                    </a:stretch>
                  </pic:blipFill>
                  <pic:spPr>
                    <a:xfrm>
                      <a:off x="0" y="0"/>
                      <a:ext cx="3452693" cy="1860022"/>
                    </a:xfrm>
                    <a:prstGeom prst="rect">
                      <a:avLst/>
                    </a:prstGeom>
                  </pic:spPr>
                </pic:pic>
              </a:graphicData>
            </a:graphic>
          </wp:inline>
        </w:drawing>
      </w:r>
    </w:p>
    <w:p w14:paraId="0326481C">
      <w:pPr>
        <w:pStyle w:val="8"/>
        <w:ind w:firstLine="420"/>
      </w:pPr>
      <w:bookmarkStart w:id="78" w:name="_Toc19279645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不同编码方式效果对比折线图</w:t>
      </w:r>
      <w:bookmarkEnd w:id="78"/>
    </w:p>
    <w:p w14:paraId="6435E53B">
      <w:pPr>
        <w:pStyle w:val="8"/>
        <w:ind w:firstLine="0" w:firstLineChars="0"/>
      </w:pPr>
      <w:r>
        <w:t xml:space="preserve">Fig </w:t>
      </w:r>
      <w:r>
        <w:rPr>
          <w:rFonts w:hint="eastAsia"/>
        </w:rPr>
        <w:t>3</w:t>
      </w:r>
      <w:r>
        <w:noBreakHyphen/>
      </w:r>
      <w:r>
        <w:rPr>
          <w:rFonts w:hint="eastAsia"/>
        </w:rPr>
        <w:t xml:space="preserve">10 </w:t>
      </w:r>
      <w:r>
        <w:t>Line chart comparing the effects of various encoding methods</w:t>
      </w:r>
    </w:p>
    <w:p w14:paraId="02A7F16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各编码方式语义准确率如表3-6所示。为了直观展示各编码方式的效果对比，图3-10展示了不同编码方式的准确率效果折线图。可以看出，改进后各专业对比模型SA值均不低于基线字编码模型。</w:t>
      </w:r>
      <w:r>
        <w:rPr>
          <w:color w:val="000000" w:themeColor="text1"/>
          <w14:textFill>
            <w14:solidFill>
              <w14:schemeClr w14:val="tx1"/>
            </w14:solidFill>
          </w14:textFill>
        </w:rPr>
        <w:t>PBert</w:t>
      </w:r>
      <w:r>
        <w:rPr>
          <w:rFonts w:hint="eastAsia"/>
          <w:color w:val="000000" w:themeColor="text1"/>
          <w14:textFill>
            <w14:solidFill>
              <w14:schemeClr w14:val="tx1"/>
            </w14:solidFill>
          </w14:textFill>
        </w:rPr>
        <w:t>模型相比WBert模型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值平均提高了0</w:t>
      </w:r>
      <w:r>
        <w:rPr>
          <w:color w:val="000000" w:themeColor="text1"/>
          <w14:textFill>
            <w14:solidFill>
              <w14:schemeClr w14:val="tx1"/>
            </w14:solidFill>
          </w14:textFill>
        </w:rPr>
        <w:t>.8%</w:t>
      </w:r>
      <w:r>
        <w:rPr>
          <w:rFonts w:hint="eastAsia"/>
          <w:color w:val="000000" w:themeColor="text1"/>
          <w14:textFill>
            <w14:solidFill>
              <w14:schemeClr w14:val="tx1"/>
            </w14:solidFill>
          </w14:textFill>
        </w:rPr>
        <w:t>，较PBert-noNSWG提高了0.75%，这表明添加邻近注意力机制的词编码模型在处理复杂指标项时，可以更好的保证词语的完整性。WPFe-noSCCLoss模型较WBert模型SA值平均提高了</w:t>
      </w:r>
      <w:r>
        <w:rPr>
          <w:color w:val="000000" w:themeColor="text1"/>
          <w14:textFill>
            <w14:solidFill>
              <w14:schemeClr w14:val="tx1"/>
            </w14:solidFill>
          </w14:textFill>
        </w:rPr>
        <w:t>0.63%</w:t>
      </w:r>
      <w:r>
        <w:rPr>
          <w:rFonts w:hint="eastAsia"/>
          <w:color w:val="000000" w:themeColor="text1"/>
          <w14:textFill>
            <w14:solidFill>
              <w14:schemeClr w14:val="tx1"/>
            </w14:solidFill>
          </w14:textFill>
        </w:rPr>
        <w:t>，而且在解码层添加SCC</w:t>
      </w:r>
      <w:r>
        <w:rPr>
          <w:color w:val="000000" w:themeColor="text1"/>
          <w14:textFill>
            <w14:solidFill>
              <w14:schemeClr w14:val="tx1"/>
            </w14:solidFill>
          </w14:textFill>
        </w:rPr>
        <w:t>Loss</w:t>
      </w:r>
      <w:r>
        <w:rPr>
          <w:rFonts w:hint="eastAsia"/>
          <w:color w:val="000000" w:themeColor="text1"/>
          <w14:textFill>
            <w14:solidFill>
              <w14:schemeClr w14:val="tx1"/>
            </w14:solidFill>
          </w14:textFill>
        </w:rPr>
        <w:t>后，模型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值较WBert模型平均提高1</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这表明在不过度依赖于分词词典的情况下，通过字词信息融合引入词级别信息的方式可以更好地提高自然语言理解任务的准确率。同时，添加序列连续一致性损失能够使模型更好地识别槽边界信息，从而提高槽填充任务的识别准确率。此外，WPFd模型准确率相较于WBert提高了1.78%，较WPFe提高了0.67%。这表明在不考虑时间与资源的条件下，WPFd具有最佳效果。</w:t>
      </w:r>
    </w:p>
    <w:p w14:paraId="117C71C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为了比较PBert模型、WPFe模型、WPFd模型在原始词典（不添加未登录词）上的语义解析准确率，本文在六个专业数据集上进行了对比实验。基于原始词典的各编码方式SA值如表3-7所示。</w:t>
      </w:r>
      <w:r>
        <w:rPr>
          <w:color w:val="000000" w:themeColor="text1"/>
          <w14:textFill>
            <w14:solidFill>
              <w14:schemeClr w14:val="tx1"/>
            </w14:solidFill>
          </w14:textFill>
        </w:rPr>
        <w:t>可以观察到，在原始词典的基础上，WPFe模型相较于基线模型的SA值提高了0.82%，相较于PBert模型的SA值则提高了1.9%。WPF</w:t>
      </w:r>
      <w:r>
        <w:rPr>
          <w:rFonts w:hint="eastAsia"/>
          <w:color w:val="000000" w:themeColor="text1"/>
          <w14:textFill>
            <w14:solidFill>
              <w14:schemeClr w14:val="tx1"/>
            </w14:solidFill>
          </w14:textFill>
        </w:rPr>
        <w:t>d</w:t>
      </w:r>
      <w:r>
        <w:rPr>
          <w:color w:val="000000" w:themeColor="text1"/>
          <w14:textFill>
            <w14:solidFill>
              <w14:schemeClr w14:val="tx1"/>
            </w14:solidFill>
          </w14:textFill>
        </w:rPr>
        <w:t>模型相较于基线模型的SA值提高了</w:t>
      </w:r>
      <w:r>
        <w:rPr>
          <w:rFonts w:hint="eastAsia"/>
          <w:color w:val="000000" w:themeColor="text1"/>
          <w14:textFill>
            <w14:solidFill>
              <w14:schemeClr w14:val="tx1"/>
            </w14:solidFill>
          </w14:textFill>
        </w:rPr>
        <w:t>0.85</w:t>
      </w:r>
      <w:r>
        <w:rPr>
          <w:color w:val="000000" w:themeColor="text1"/>
          <w14:textFill>
            <w14:solidFill>
              <w14:schemeClr w14:val="tx1"/>
            </w14:solidFill>
          </w14:textFill>
        </w:rPr>
        <w:t>%，相较于PBert模型的SA值则提高了</w:t>
      </w:r>
      <w:r>
        <w:rPr>
          <w:rFonts w:hint="eastAsia"/>
          <w:color w:val="000000" w:themeColor="text1"/>
          <w14:textFill>
            <w14:solidFill>
              <w14:schemeClr w14:val="tx1"/>
            </w14:solidFill>
          </w14:textFill>
        </w:rPr>
        <w:t>1.95</w:t>
      </w:r>
      <w:r>
        <w:rPr>
          <w:color w:val="000000" w:themeColor="text1"/>
          <w14:textFill>
            <w14:solidFill>
              <w14:schemeClr w14:val="tx1"/>
            </w14:solidFill>
          </w14:textFill>
        </w:rPr>
        <w:t>%。这表明，在不进行词典修改的情况下，WPFe</w:t>
      </w:r>
      <w:r>
        <w:rPr>
          <w:rFonts w:hint="eastAsia"/>
          <w:color w:val="000000" w:themeColor="text1"/>
          <w14:textFill>
            <w14:solidFill>
              <w14:schemeClr w14:val="tx1"/>
            </w14:solidFill>
          </w14:textFill>
        </w:rPr>
        <w:t>、WPFd</w:t>
      </w:r>
      <w:r>
        <w:rPr>
          <w:color w:val="000000" w:themeColor="text1"/>
          <w14:textFill>
            <w14:solidFill>
              <w14:schemeClr w14:val="tx1"/>
            </w14:solidFill>
          </w14:textFill>
        </w:rPr>
        <w:t>模型的表现优于PBert模型。此外，进一步证明了通过向词典中添加未登录词，可以显著提高模型的语义解析准确率。</w:t>
      </w:r>
    </w:p>
    <w:p w14:paraId="6E24B6ED">
      <w:pPr>
        <w:pStyle w:val="8"/>
        <w:ind w:firstLine="420"/>
      </w:pPr>
      <w:bookmarkStart w:id="79" w:name="_Toc192796505"/>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7</w:t>
      </w:r>
      <w:r>
        <w:fldChar w:fldCharType="end"/>
      </w:r>
      <w:r>
        <w:rPr>
          <w:rFonts w:hint="eastAsia"/>
        </w:rPr>
        <w:t>基于原始词典不同编码方式语义准确率</w:t>
      </w:r>
      <w:bookmarkEnd w:id="79"/>
    </w:p>
    <w:p w14:paraId="118A9CAF">
      <w:pPr>
        <w:pStyle w:val="8"/>
        <w:ind w:firstLine="0" w:firstLineChars="0"/>
      </w:pPr>
      <w:r>
        <w:t xml:space="preserve">Table </w:t>
      </w:r>
      <w:r>
        <w:rPr>
          <w:rFonts w:hint="eastAsia"/>
        </w:rPr>
        <w:t>3</w:t>
      </w:r>
      <w:r>
        <w:noBreakHyphen/>
      </w:r>
      <w:r>
        <w:rPr>
          <w:rFonts w:hint="eastAsia"/>
        </w:rPr>
        <w:t xml:space="preserve">7 The </w:t>
      </w:r>
      <w:r>
        <w:t>SA of various encoding methods in the original dictionary</w:t>
      </w:r>
    </w:p>
    <w:tbl>
      <w:tblPr>
        <w:tblStyle w:val="27"/>
        <w:tblW w:w="85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1559"/>
        <w:gridCol w:w="1843"/>
        <w:gridCol w:w="1842"/>
        <w:gridCol w:w="1701"/>
      </w:tblGrid>
      <w:tr w14:paraId="11452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0DA99F59">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数据集</w:t>
            </w:r>
          </w:p>
        </w:tc>
        <w:tc>
          <w:tcPr>
            <w:tcW w:w="1559" w:type="dxa"/>
            <w:tcBorders>
              <w:top w:val="single" w:color="auto" w:sz="12" w:space="0"/>
              <w:bottom w:val="single" w:color="auto" w:sz="4" w:space="0"/>
            </w:tcBorders>
          </w:tcPr>
          <w:p w14:paraId="3F52CE88">
            <w:pPr>
              <w:spacing w:line="240" w:lineRule="auto"/>
              <w:ind w:firstLine="360"/>
              <w:jc w:val="center"/>
              <w:rPr>
                <w:rFonts w:ascii="Linux Libertine O" w:hAnsi="Linux Libertine O" w:cs="Linux Libertine O"/>
                <w:kern w:val="0"/>
                <w:sz w:val="18"/>
                <w:szCs w:val="18"/>
              </w:rPr>
            </w:pPr>
            <w:r>
              <w:rPr>
                <w:rFonts w:eastAsiaTheme="minorEastAsia"/>
                <w:kern w:val="0"/>
                <w:sz w:val="18"/>
                <w:szCs w:val="18"/>
              </w:rPr>
              <w:t>W</w:t>
            </w:r>
            <w:r>
              <w:rPr>
                <w:rFonts w:ascii="Linux Libertine O" w:hAnsi="Linux Libertine O" w:eastAsia="Cambria" w:cs="Linux Libertine O"/>
                <w:kern w:val="0"/>
                <w:sz w:val="18"/>
                <w:szCs w:val="18"/>
                <w:lang w:eastAsia="en-US"/>
              </w:rPr>
              <w:t>Bert</w:t>
            </w:r>
          </w:p>
        </w:tc>
        <w:tc>
          <w:tcPr>
            <w:tcW w:w="1843" w:type="dxa"/>
            <w:tcBorders>
              <w:top w:val="single" w:color="auto" w:sz="12" w:space="0"/>
              <w:bottom w:val="single" w:color="auto" w:sz="4" w:space="0"/>
            </w:tcBorders>
          </w:tcPr>
          <w:p w14:paraId="66CA0FE5">
            <w:pPr>
              <w:spacing w:line="240" w:lineRule="auto"/>
              <w:ind w:firstLine="360"/>
              <w:jc w:val="center"/>
              <w:rPr>
                <w:rFonts w:ascii="Linux Libertine O" w:hAnsi="Linux Libertine O" w:cs="Linux Libertine O"/>
                <w:kern w:val="0"/>
                <w:sz w:val="18"/>
                <w:szCs w:val="18"/>
              </w:rPr>
            </w:pPr>
            <w:r>
              <w:rPr>
                <w:rFonts w:ascii="Linux Libertine O" w:hAnsi="Linux Libertine O" w:eastAsia="Cambria" w:cs="Linux Libertine O"/>
                <w:kern w:val="0"/>
                <w:sz w:val="18"/>
                <w:szCs w:val="18"/>
                <w:lang w:eastAsia="en-US"/>
              </w:rPr>
              <w:t>PBert</w:t>
            </w:r>
          </w:p>
        </w:tc>
        <w:tc>
          <w:tcPr>
            <w:tcW w:w="1842" w:type="dxa"/>
            <w:tcBorders>
              <w:top w:val="single" w:color="auto" w:sz="12" w:space="0"/>
              <w:bottom w:val="single" w:color="auto" w:sz="4" w:space="0"/>
            </w:tcBorders>
          </w:tcPr>
          <w:p w14:paraId="70D0B1E2">
            <w:pPr>
              <w:spacing w:line="240" w:lineRule="auto"/>
              <w:ind w:firstLine="360"/>
              <w:jc w:val="center"/>
              <w:rPr>
                <w:rFonts w:ascii="Linux Libertine O" w:hAnsi="Linux Libertine O" w:cs="Linux Libertine O"/>
                <w:kern w:val="0"/>
                <w:sz w:val="18"/>
                <w:szCs w:val="18"/>
              </w:rPr>
            </w:pPr>
            <w:r>
              <w:rPr>
                <w:rFonts w:hint="eastAsia" w:ascii="Linux Libertine O" w:hAnsi="Linux Libertine O" w:eastAsia="Cambria" w:cs="Linux Libertine O"/>
                <w:kern w:val="0"/>
                <w:sz w:val="18"/>
                <w:szCs w:val="18"/>
                <w:lang w:eastAsia="en-US"/>
              </w:rPr>
              <w:t>WPF</w:t>
            </w:r>
            <w:r>
              <w:rPr>
                <w:rFonts w:hint="eastAsia" w:ascii="Linux Libertine O" w:hAnsi="Linux Libertine O" w:cs="Linux Libertine O"/>
                <w:kern w:val="0"/>
                <w:sz w:val="18"/>
                <w:szCs w:val="18"/>
              </w:rPr>
              <w:t>e</w:t>
            </w:r>
          </w:p>
        </w:tc>
        <w:tc>
          <w:tcPr>
            <w:tcW w:w="1701" w:type="dxa"/>
            <w:tcBorders>
              <w:top w:val="single" w:color="auto" w:sz="12" w:space="0"/>
              <w:bottom w:val="single" w:color="auto" w:sz="4" w:space="0"/>
            </w:tcBorders>
          </w:tcPr>
          <w:p w14:paraId="45980B60">
            <w:pPr>
              <w:spacing w:line="240" w:lineRule="auto"/>
              <w:ind w:firstLine="360"/>
              <w:jc w:val="center"/>
              <w:rPr>
                <w:rFonts w:eastAsiaTheme="minorEastAsia"/>
                <w:kern w:val="0"/>
                <w:sz w:val="18"/>
                <w:szCs w:val="18"/>
              </w:rPr>
            </w:pPr>
            <w:r>
              <w:rPr>
                <w:rFonts w:eastAsiaTheme="minorEastAsia"/>
                <w:kern w:val="0"/>
                <w:sz w:val="18"/>
                <w:szCs w:val="18"/>
              </w:rPr>
              <w:t>WPFd</w:t>
            </w:r>
          </w:p>
        </w:tc>
      </w:tr>
      <w:tr w14:paraId="19DCB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2528264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营销</w:t>
            </w:r>
          </w:p>
        </w:tc>
        <w:tc>
          <w:tcPr>
            <w:tcW w:w="1559" w:type="dxa"/>
            <w:tcBorders>
              <w:top w:val="single" w:color="auto" w:sz="4" w:space="0"/>
            </w:tcBorders>
          </w:tcPr>
          <w:p w14:paraId="1050775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kern w:val="0"/>
                <w:sz w:val="18"/>
                <w:szCs w:val="18"/>
              </w:rPr>
              <w:t>97.2</w:t>
            </w:r>
          </w:p>
        </w:tc>
        <w:tc>
          <w:tcPr>
            <w:tcW w:w="1843" w:type="dxa"/>
            <w:tcBorders>
              <w:top w:val="single" w:color="auto" w:sz="4" w:space="0"/>
            </w:tcBorders>
          </w:tcPr>
          <w:p w14:paraId="79FFE5E6">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97.1</w:t>
            </w:r>
          </w:p>
        </w:tc>
        <w:tc>
          <w:tcPr>
            <w:tcW w:w="1842" w:type="dxa"/>
            <w:tcBorders>
              <w:top w:val="single" w:color="auto" w:sz="4" w:space="0"/>
            </w:tcBorders>
          </w:tcPr>
          <w:p w14:paraId="6923B4D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701" w:type="dxa"/>
            <w:tcBorders>
              <w:top w:val="single" w:color="auto" w:sz="4" w:space="0"/>
            </w:tcBorders>
          </w:tcPr>
          <w:p w14:paraId="15BFEC53">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98.1</w:t>
            </w:r>
          </w:p>
        </w:tc>
      </w:tr>
      <w:tr w14:paraId="16431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371DF9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运营</w:t>
            </w:r>
          </w:p>
        </w:tc>
        <w:tc>
          <w:tcPr>
            <w:tcW w:w="1559" w:type="dxa"/>
          </w:tcPr>
          <w:p w14:paraId="029B880A">
            <w:pPr>
              <w:spacing w:line="240" w:lineRule="auto"/>
              <w:ind w:firstLine="360"/>
              <w:jc w:val="center"/>
              <w:rPr>
                <w:rFonts w:ascii="Linux Libertine O" w:hAnsi="Linux Libertine O" w:cs="Linux Libertine O" w:eastAsiaTheme="minorEastAsia"/>
                <w:kern w:val="0"/>
                <w:sz w:val="18"/>
                <w:szCs w:val="18"/>
              </w:rPr>
            </w:pPr>
            <w:r>
              <w:rPr>
                <w:rFonts w:ascii="Linux Libertine O" w:hAnsi="Linux Libertine O" w:eastAsia="Cambria" w:cs="Linux Libertine O"/>
                <w:kern w:val="0"/>
                <w:sz w:val="18"/>
                <w:szCs w:val="18"/>
                <w:lang w:eastAsia="en-US"/>
              </w:rPr>
              <w:t>9</w:t>
            </w:r>
            <w:r>
              <w:rPr>
                <w:rFonts w:hint="eastAsia" w:ascii="Linux Libertine O" w:hAnsi="Linux Libertine O" w:cs="Linux Libertine O" w:eastAsiaTheme="minorEastAsia"/>
                <w:kern w:val="0"/>
                <w:sz w:val="18"/>
                <w:szCs w:val="18"/>
              </w:rPr>
              <w:t>3.3</w:t>
            </w:r>
          </w:p>
        </w:tc>
        <w:tc>
          <w:tcPr>
            <w:tcW w:w="1843" w:type="dxa"/>
          </w:tcPr>
          <w:p w14:paraId="23BE957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90.6</w:t>
            </w:r>
          </w:p>
        </w:tc>
        <w:tc>
          <w:tcPr>
            <w:tcW w:w="1842" w:type="dxa"/>
          </w:tcPr>
          <w:p w14:paraId="6179BC8B">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95.1</w:t>
            </w:r>
          </w:p>
        </w:tc>
        <w:tc>
          <w:tcPr>
            <w:tcW w:w="1701" w:type="dxa"/>
          </w:tcPr>
          <w:p w14:paraId="06B2BD2F">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94.8</w:t>
            </w:r>
          </w:p>
        </w:tc>
      </w:tr>
      <w:tr w14:paraId="797B1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263F1C3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设备</w:t>
            </w:r>
          </w:p>
        </w:tc>
        <w:tc>
          <w:tcPr>
            <w:tcW w:w="1559" w:type="dxa"/>
          </w:tcPr>
          <w:p w14:paraId="5E2B185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96.7</w:t>
            </w:r>
          </w:p>
        </w:tc>
        <w:tc>
          <w:tcPr>
            <w:tcW w:w="1843" w:type="dxa"/>
          </w:tcPr>
          <w:p w14:paraId="3650B23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95.3</w:t>
            </w:r>
          </w:p>
        </w:tc>
        <w:tc>
          <w:tcPr>
            <w:tcW w:w="1842" w:type="dxa"/>
          </w:tcPr>
          <w:p w14:paraId="50D0E8AD">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97.1</w:t>
            </w:r>
          </w:p>
        </w:tc>
        <w:tc>
          <w:tcPr>
            <w:tcW w:w="1701" w:type="dxa"/>
          </w:tcPr>
          <w:p w14:paraId="185BF52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r>
      <w:tr w14:paraId="3DBAC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03310D9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运维</w:t>
            </w:r>
          </w:p>
        </w:tc>
        <w:tc>
          <w:tcPr>
            <w:tcW w:w="1559" w:type="dxa"/>
          </w:tcPr>
          <w:p w14:paraId="0BE4292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99.0</w:t>
            </w:r>
          </w:p>
        </w:tc>
        <w:tc>
          <w:tcPr>
            <w:tcW w:w="1843" w:type="dxa"/>
          </w:tcPr>
          <w:p w14:paraId="4B0BDDAB">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842" w:type="dxa"/>
          </w:tcPr>
          <w:p w14:paraId="2143B67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99.2</w:t>
            </w:r>
          </w:p>
        </w:tc>
        <w:tc>
          <w:tcPr>
            <w:tcW w:w="1701" w:type="dxa"/>
          </w:tcPr>
          <w:p w14:paraId="24F404DC">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99.3</w:t>
            </w:r>
          </w:p>
        </w:tc>
      </w:tr>
      <w:tr w14:paraId="3694A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0C94918">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财务</w:t>
            </w:r>
          </w:p>
        </w:tc>
        <w:tc>
          <w:tcPr>
            <w:tcW w:w="1559" w:type="dxa"/>
          </w:tcPr>
          <w:p w14:paraId="0505F6D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95.4</w:t>
            </w:r>
          </w:p>
        </w:tc>
        <w:tc>
          <w:tcPr>
            <w:tcW w:w="1843" w:type="dxa"/>
          </w:tcPr>
          <w:p w14:paraId="50DA3BE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96.1</w:t>
            </w:r>
          </w:p>
        </w:tc>
        <w:tc>
          <w:tcPr>
            <w:tcW w:w="1842" w:type="dxa"/>
          </w:tcPr>
          <w:p w14:paraId="5F395C3E">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96.8</w:t>
            </w:r>
          </w:p>
        </w:tc>
        <w:tc>
          <w:tcPr>
            <w:tcW w:w="1701" w:type="dxa"/>
          </w:tcPr>
          <w:p w14:paraId="6986536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96.5</w:t>
            </w:r>
          </w:p>
        </w:tc>
      </w:tr>
      <w:tr w14:paraId="0DC22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7FE589C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发展</w:t>
            </w:r>
          </w:p>
        </w:tc>
        <w:tc>
          <w:tcPr>
            <w:tcW w:w="1559" w:type="dxa"/>
            <w:tcBorders>
              <w:bottom w:val="single" w:color="auto" w:sz="12" w:space="0"/>
            </w:tcBorders>
          </w:tcPr>
          <w:p w14:paraId="23E28B54">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96.4</w:t>
            </w:r>
          </w:p>
        </w:tc>
        <w:tc>
          <w:tcPr>
            <w:tcW w:w="1843" w:type="dxa"/>
            <w:tcBorders>
              <w:bottom w:val="single" w:color="auto" w:sz="12" w:space="0"/>
            </w:tcBorders>
          </w:tcPr>
          <w:p w14:paraId="4507E3A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94.4</w:t>
            </w:r>
          </w:p>
        </w:tc>
        <w:tc>
          <w:tcPr>
            <w:tcW w:w="1842" w:type="dxa"/>
            <w:tcBorders>
              <w:bottom w:val="single" w:color="auto" w:sz="12" w:space="0"/>
            </w:tcBorders>
          </w:tcPr>
          <w:p w14:paraId="5AB5DBE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c>
          <w:tcPr>
            <w:tcW w:w="1701" w:type="dxa"/>
            <w:tcBorders>
              <w:bottom w:val="single" w:color="auto" w:sz="12" w:space="0"/>
            </w:tcBorders>
          </w:tcPr>
          <w:p w14:paraId="79B798CF">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97.4</w:t>
            </w:r>
          </w:p>
        </w:tc>
      </w:tr>
    </w:tbl>
    <w:p w14:paraId="6BD420BE">
      <w:pPr>
        <w:pStyle w:val="3"/>
      </w:pPr>
      <w:bookmarkStart w:id="80" w:name="_Toc192932509"/>
      <w:r>
        <w:rPr>
          <w:rFonts w:hint="eastAsia"/>
        </w:rPr>
        <w:t>3.6本章小结</w:t>
      </w:r>
      <w:bookmarkEnd w:id="80"/>
    </w:p>
    <w:p w14:paraId="43F9176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对面向电力领域的自然语言理解模型编码方式进行研究，提出了基于词编码的NLU模型、基于编码层字词融合的NLU模型和基于解码层字词融合的NLU模型，以提高电力领域NLU任务解析准确率，并在六大数据集上对三种不同编码方式模型进行评估。实验结果表明，编码层字词融合模型与序列连续一致性损失相结合，能够充分挖掘单个字符及其对应短语的语义信息。该模型不过度依赖分词词典，显著提升了自然语言理解任务的准确率。同时，解码层字词融合采用后处理手段，虽导致训练耗时延长，且该模型对GPU资源需求较高，但在准确率提升方面效果显著。此外，上述模型在实际应用场景中得到验证，展现出良好的适应性与鲁棒性，为NLU任务提供了有效的解决方案。</w:t>
      </w:r>
    </w:p>
    <w:p w14:paraId="1A95B5EA">
      <w:pPr>
        <w:ind w:firstLine="0" w:firstLineChars="0"/>
        <w:sectPr>
          <w:headerReference r:id="rId36" w:type="default"/>
          <w:headerReference r:id="rId37" w:type="even"/>
          <w:pgSz w:w="11906" w:h="16838"/>
          <w:pgMar w:top="1134" w:right="1588" w:bottom="1418" w:left="1588" w:header="1429" w:footer="1701" w:gutter="284"/>
          <w:cols w:space="425" w:num="1"/>
          <w:docGrid w:type="lines" w:linePitch="326" w:charSpace="0"/>
        </w:sectPr>
      </w:pPr>
    </w:p>
    <w:p w14:paraId="7C7099B6">
      <w:pPr>
        <w:pStyle w:val="2"/>
        <w:numPr>
          <w:ilvl w:val="0"/>
          <w:numId w:val="0"/>
        </w:numPr>
        <w:ind w:left="0" w:leftChars="0" w:firstLine="0" w:firstLineChars="0"/>
      </w:pPr>
      <w:r>
        <w:rPr>
          <w:rFonts w:hint="eastAsia" w:ascii="Times New Roman" w:hAnsi="Times New Roman" w:eastAsia="黑体" w:cs="Times New Roman"/>
          <w:bCs/>
          <w:kern w:val="44"/>
          <w:sz w:val="32"/>
          <w:szCs w:val="44"/>
          <w:lang w:val="en-US" w:eastAsia="zh-CN" w:bidi="ar-SA"/>
        </w:rPr>
        <w:t>第</w:t>
      </w:r>
      <w:r>
        <w:rPr>
          <w:rFonts w:hint="eastAsia" w:cs="Times New Roman"/>
          <w:bCs/>
          <w:kern w:val="44"/>
          <w:sz w:val="32"/>
          <w:szCs w:val="44"/>
          <w:lang w:val="en-US" w:eastAsia="zh-CN" w:bidi="ar-SA"/>
        </w:rPr>
        <w:t>四</w:t>
      </w:r>
      <w:r>
        <w:rPr>
          <w:rFonts w:hint="eastAsia" w:ascii="Times New Roman" w:hAnsi="Times New Roman" w:eastAsia="黑体" w:cs="Times New Roman"/>
          <w:bCs/>
          <w:kern w:val="44"/>
          <w:sz w:val="32"/>
          <w:szCs w:val="44"/>
          <w:lang w:val="en-US" w:eastAsia="zh-CN" w:bidi="ar-SA"/>
        </w:rPr>
        <w:t>章</w:t>
      </w:r>
      <w:r>
        <w:rPr>
          <w:rFonts w:hint="eastAsia"/>
        </w:rPr>
        <w:t xml:space="preserve"> </w:t>
      </w:r>
      <w:bookmarkStart w:id="81" w:name="_Toc192932510"/>
      <w:r>
        <w:rPr>
          <w:rFonts w:hint="eastAsia"/>
        </w:rPr>
        <w:t>面向未见指标项的NLU模型设计与优化</w:t>
      </w:r>
      <w:bookmarkEnd w:id="81"/>
    </w:p>
    <w:p w14:paraId="7C594DC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现有方法在处理未见指标项文本语义准确率不足的挑战，本章围绕未见指标项的NLU模型展开设计与优化。当前模型在处理大量未见指标项时，存在槽识别错误、意图与专属槽不匹配等局限性，因此，本节提出以下两阶段优化方案。第一阶段设计基于Spacy句法分析树的意图-槽联合模型。该模型在输入层引入句法结构信息，通过构建依存知识三元组，有效解决依存树结构与字级特征模型之间的冲突，增强模型对语法和语义的理解。同时，该模型设计了意图-槽联合结构，将意图识别结果融入槽填充任务，通过意图-槽匹配损失和后处理策略提升意图与槽位的一致性。第二阶段在第一阶段模型基础上，提出基于大语言模型迭代数据增强的NLU模型。该模型采用螺旋上升式多阶段训练策略，每一阶段包括大语言模型的二段式数据增强和动态适配性样本筛选，最终通过模型微调优化性能。本研究旨在通过这两阶段优化方案，解决未见指标项文本语义准确度不足的问题，提升整体NLU模型的性能表现。</w:t>
      </w:r>
    </w:p>
    <w:p w14:paraId="0FB79935">
      <w:pPr>
        <w:pStyle w:val="3"/>
      </w:pPr>
      <w:bookmarkStart w:id="82" w:name="_Toc192932511"/>
      <w:r>
        <w:rPr>
          <w:rFonts w:hint="eastAsia"/>
        </w:rPr>
        <w:t>4.1面向未见指标项的问题分析</w:t>
      </w:r>
      <w:bookmarkEnd w:id="82"/>
    </w:p>
    <w:p w14:paraId="2D99124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大量研究成果显示，现有模型在已知定义域的指标识别任务中展现出良好的预测性能，但针对低频或未见槽指标项（0-shot slot mentions）的语义解析仍存在显著局限，主要体现在以下两方面：现有模型在处理未预先设定模式的文本时，极易出现槽填充任务识别错误。当进行关键信息抽取时，模型可能无法准确识别和定位文本中的重要实体与属性。典型案例如“项目库项目有多少个”的分词识别，模型可能错误分词为{ 'org': '项',  'query': '目库项目'}，而非正确的{ 'org': '项目库',  'query': '项目'}，核心问题在于特征边界模糊导致的归因错误。另一案例“2023 年 2 月盘点结果为盘亏的计量标准器同比增加多少”中，正确结构为{'time': '2024年5月', 'fintType': '盘亏', 'indicator': '计量标准器', 'growthRate': '同比增加'}，模型可能出现槽值合并错误，将'盘亏'与'计量标准器'识别进同一槽位，影响对关键信息的准确解析。</w:t>
      </w:r>
    </w:p>
    <w:p w14:paraId="68940D83">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此外，现有模型中</w:t>
      </w:r>
      <w:r>
        <w:rPr>
          <w:rFonts w:ascii="宋体" w:hAnsi="宋体"/>
          <w:color w:val="000000" w:themeColor="text1"/>
          <w14:textFill>
            <w14:solidFill>
              <w14:schemeClr w14:val="tx1"/>
            </w14:solidFill>
          </w14:textFill>
        </w:rPr>
        <w:t>意图检测和槽位填充</w:t>
      </w:r>
      <w:r>
        <w:rPr>
          <w:rFonts w:hint="eastAsia" w:ascii="宋体" w:hAnsi="宋体"/>
          <w:color w:val="000000" w:themeColor="text1"/>
          <w14:textFill>
            <w14:solidFill>
              <w14:schemeClr w14:val="tx1"/>
            </w14:solidFill>
          </w14:textFill>
        </w:rPr>
        <w:t>的任务解耦设计加剧语义分词错误。尽管意图检测与槽填充在实现层面存在任务差异，但语义理解层面具有强耦合性。</w:t>
      </w:r>
      <w:r>
        <w:rPr>
          <w:rFonts w:ascii="宋体" w:hAnsi="宋体"/>
          <w:color w:val="000000" w:themeColor="text1"/>
          <w14:textFill>
            <w14:solidFill>
              <w14:schemeClr w14:val="tx1"/>
            </w14:solidFill>
          </w14:textFill>
        </w:rPr>
        <w:t>槽位信息往往高度依赖于用户的意图，某些特定的槽位仅会在特定意图中出现，这些槽位对准确理解用户意图至关重要，因此被称为意图专属槽位。</w:t>
      </w:r>
      <w:r>
        <w:rPr>
          <w:rFonts w:hint="eastAsia" w:ascii="宋体" w:hAnsi="宋体"/>
          <w:color w:val="000000" w:themeColor="text1"/>
          <w14:textFill>
            <w14:solidFill>
              <w14:schemeClr w14:val="tx1"/>
            </w14:solidFill>
          </w14:textFill>
        </w:rPr>
        <w:t>以数据查询为例</w:t>
      </w:r>
      <w:r>
        <w:rPr>
          <w:rFonts w:ascii="宋体" w:hAnsi="宋体"/>
          <w:color w:val="000000" w:themeColor="text1"/>
          <w14:textFill>
            <w14:solidFill>
              <w14:schemeClr w14:val="tx1"/>
            </w14:solidFill>
          </w14:textFill>
        </w:rPr>
        <w:t>，</w:t>
      </w:r>
      <w:r>
        <w:rPr>
          <w:color w:val="000000" w:themeColor="text1"/>
          <w14:textFill>
            <w14:solidFill>
              <w14:schemeClr w14:val="tx1"/>
            </w14:solidFill>
          </w14:textFill>
        </w:rPr>
        <w:t>[growthRate]</w:t>
      </w:r>
      <w:r>
        <w:rPr>
          <w:rFonts w:hint="eastAsia" w:ascii="宋体" w:hAnsi="宋体"/>
          <w:color w:val="000000" w:themeColor="text1"/>
          <w14:textFill>
            <w14:solidFill>
              <w14:schemeClr w14:val="tx1"/>
            </w14:solidFill>
          </w14:textFill>
        </w:rPr>
        <w:t>为</w:t>
      </w:r>
      <w:r>
        <w:rPr>
          <w:color w:val="000000" w:themeColor="text1"/>
          <w14:textFill>
            <w14:solidFill>
              <w14:schemeClr w14:val="tx1"/>
            </w14:solidFill>
          </w14:textFill>
        </w:rPr>
        <w:t>query_MoM</w:t>
      </w:r>
      <w:r>
        <w:rPr>
          <w:rFonts w:ascii="宋体" w:hAnsi="宋体"/>
          <w:color w:val="000000" w:themeColor="text1"/>
          <w14:textFill>
            <w14:solidFill>
              <w14:schemeClr w14:val="tx1"/>
            </w14:solidFill>
          </w14:textFill>
        </w:rPr>
        <w:t>（环比查询）和</w:t>
      </w:r>
      <w:r>
        <w:rPr>
          <w:color w:val="000000" w:themeColor="text1"/>
          <w14:textFill>
            <w14:solidFill>
              <w14:schemeClr w14:val="tx1"/>
            </w14:solidFill>
          </w14:textFill>
        </w:rPr>
        <w:t>query_YoY</w:t>
      </w:r>
      <w:r>
        <w:rPr>
          <w:rFonts w:ascii="宋体" w:hAnsi="宋体"/>
          <w:color w:val="000000" w:themeColor="text1"/>
          <w14:textFill>
            <w14:solidFill>
              <w14:schemeClr w14:val="tx1"/>
            </w14:solidFill>
          </w14:textFill>
        </w:rPr>
        <w:t>（同比查询）等意图的专属槽位。如果在其他意图中识别出</w:t>
      </w:r>
      <w:r>
        <w:rPr>
          <w:color w:val="000000" w:themeColor="text1"/>
          <w14:textFill>
            <w14:solidFill>
              <w14:schemeClr w14:val="tx1"/>
            </w14:solidFill>
          </w14:textFill>
        </w:rPr>
        <w:t>[growthRate]</w:t>
      </w:r>
      <w:r>
        <w:rPr>
          <w:rFonts w:ascii="宋体" w:hAnsi="宋体"/>
          <w:color w:val="000000" w:themeColor="text1"/>
          <w14:textFill>
            <w14:solidFill>
              <w14:schemeClr w14:val="tx1"/>
            </w14:solidFill>
          </w14:textFill>
        </w:rPr>
        <w:t>，将无法准确理解用户的查询需求，从而影响整个交互的准确性。</w:t>
      </w:r>
    </w:p>
    <w:p w14:paraId="0BDC683C">
      <w:pPr>
        <w:pStyle w:val="3"/>
      </w:pPr>
      <w:bookmarkStart w:id="83" w:name="_Toc192932512"/>
      <w:r>
        <w:rPr>
          <w:rFonts w:hint="eastAsia"/>
        </w:rPr>
        <w:t>4.2基于Spacy分析树的意图-槽联合模型</w:t>
      </w:r>
      <w:bookmarkEnd w:id="83"/>
    </w:p>
    <w:p w14:paraId="23828F6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针对上述问题，本文提出了一种基于Spacy分析树的意图-槽联合模型（Spacy Syntax Intent-Slot，SSIS）。该模型通过结合句法分析树中的中文语法结构信息，学习输入序列中的语法特征，为模型注入外部语法知识，从而推断槽标签的位置边界。同时，模型融合意图信息以指导槽填充任务，缓解意图专属槽位与意图不匹配的问题。</w:t>
      </w:r>
    </w:p>
    <w:p w14:paraId="4E449F5F">
      <w:pPr>
        <w:pStyle w:val="4"/>
        <w:rPr>
          <w:rFonts w:hint="eastAsia" w:ascii="黑体" w:hAnsi="黑体" w:eastAsia="黑体" w:cs="黑体"/>
        </w:rPr>
      </w:pPr>
      <w:bookmarkStart w:id="84" w:name="_Toc192932513"/>
      <w:r>
        <w:rPr>
          <w:rFonts w:hint="eastAsia" w:ascii="黑体" w:hAnsi="黑体" w:eastAsia="黑体" w:cs="黑体"/>
        </w:rPr>
        <w:t>4.2.1整体架构</w:t>
      </w:r>
      <w:bookmarkEnd w:id="84"/>
    </w:p>
    <w:p w14:paraId="3F85611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提升模型在未见指标项上的识别准确率，本架构采用分层优化设计，重点优化输入编码和解码环节。整体结构如图4-1所示，输入层引入依存句法特征向量，以增强语法认知；解码层构建意图约束的联合推理机制，系统性解决两大核心挑战：1）字词粒度切分偏差；2）意图-槽关联渗透误差。具体地，输入特征编码器通过融合句法依存树，建立从字级别到短语级别的异构特征表征。解码层设计了意图辅助的槽填充解码器，在传统标签转移矩阵的基础上融入意图信息，实现任务协同优化。下文4.2.2-4.</w:t>
      </w:r>
      <w:r>
        <w:rPr>
          <w:color w:val="000000" w:themeColor="text1"/>
          <w14:textFill>
            <w14:solidFill>
              <w14:schemeClr w14:val="tx1"/>
            </w14:solidFill>
          </w14:textFill>
        </w:rPr>
        <w:t>2.3</w:t>
      </w:r>
      <w:r>
        <w:rPr>
          <w:rFonts w:hint="eastAsia"/>
          <w:color w:val="000000" w:themeColor="text1"/>
          <w14:textFill>
            <w14:solidFill>
              <w14:schemeClr w14:val="tx1"/>
            </w14:solidFill>
          </w14:textFill>
        </w:rPr>
        <w:t>节将分别阐述各模块的技术实现与交互逻辑。</w:t>
      </w:r>
    </w:p>
    <w:p w14:paraId="5A9341F1">
      <w:pPr>
        <w:ind w:firstLine="0" w:firstLineChars="0"/>
        <w:rPr>
          <w:color w:val="000000" w:themeColor="text1"/>
          <w14:textFill>
            <w14:solidFill>
              <w14:schemeClr w14:val="tx1"/>
            </w14:solidFill>
          </w14:textFill>
        </w:rPr>
      </w:pPr>
    </w:p>
    <w:p w14:paraId="3A3C438E">
      <w:pPr>
        <w:pStyle w:val="8"/>
        <w:ind w:firstLine="0" w:firstLineChars="0"/>
      </w:pPr>
      <w:r>
        <w:drawing>
          <wp:inline distT="0" distB="0" distL="0" distR="0">
            <wp:extent cx="4562475" cy="3463290"/>
            <wp:effectExtent l="0" t="0" r="0" b="3810"/>
            <wp:docPr id="885352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52113" name="图片 1"/>
                    <pic:cNvPicPr>
                      <a:picLocks noChangeAspect="1"/>
                    </pic:cNvPicPr>
                  </pic:nvPicPr>
                  <pic:blipFill>
                    <a:blip r:embed="rId71"/>
                    <a:stretch>
                      <a:fillRect/>
                    </a:stretch>
                  </pic:blipFill>
                  <pic:spPr>
                    <a:xfrm>
                      <a:off x="0" y="0"/>
                      <a:ext cx="4598663" cy="3490875"/>
                    </a:xfrm>
                    <a:prstGeom prst="rect">
                      <a:avLst/>
                    </a:prstGeom>
                  </pic:spPr>
                </pic:pic>
              </a:graphicData>
            </a:graphic>
          </wp:inline>
        </w:drawing>
      </w:r>
    </w:p>
    <w:p w14:paraId="34F867A4">
      <w:pPr>
        <w:pStyle w:val="8"/>
        <w:ind w:firstLine="420"/>
      </w:pPr>
      <w:bookmarkStart w:id="85" w:name="_Toc19279645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SSIS模型结构图</w:t>
      </w:r>
      <w:bookmarkEnd w:id="85"/>
    </w:p>
    <w:p w14:paraId="38ACDC3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Structural diagram of the SSIS model</w:t>
      </w:r>
    </w:p>
    <w:p w14:paraId="5A89EBF2">
      <w:pPr>
        <w:pStyle w:val="4"/>
        <w:rPr>
          <w:rFonts w:hint="eastAsia" w:ascii="黑体" w:hAnsi="黑体" w:eastAsia="黑体" w:cs="黑体"/>
        </w:rPr>
      </w:pPr>
      <w:bookmarkStart w:id="86" w:name="_Toc192932514"/>
      <w:r>
        <w:rPr>
          <w:rFonts w:hint="eastAsia" w:ascii="黑体" w:hAnsi="黑体" w:eastAsia="黑体" w:cs="黑体"/>
        </w:rPr>
        <w:t>4.2.2输入层</w:t>
      </w:r>
      <w:bookmarkEnd w:id="86"/>
    </w:p>
    <w:p w14:paraId="3B7C4C1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输入层以字为基本单位，采用简洁高效的方法引入Spacy句法分析树，并构建依赖关系三元组，以解决中文字特征模型中引入词级依赖树结构时产生的冲突。具体实现如下：</w:t>
      </w:r>
    </w:p>
    <w:p w14:paraId="3596305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1：引入Spacy中文zh_core_web_sm模型，更新分词器的自定义领域词汇表，生成基于电力领域词典的句法分析树。Spacy是一个广泛使用的开源NLP处理库，提供词性标注、命名实体识别、依存句法分析等功能。句法分析树是其核心功能之一，通过依存句法分析构建，表示句子中词语之间的层次结构和依赖关系。</w:t>
      </w:r>
    </w:p>
    <w:p w14:paraId="0811BD7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2：针对输入层中两种不同类型的依赖关系进行建模，构建依赖知识三元组</w:t>
      </w:r>
      <m:oMath>
        <m:r>
          <m:rPr/>
          <w:rPr>
            <w:rFonts w:ascii="Cambria Math" w:hAnsi="Cambria Math"/>
            <w:color w:val="000000" w:themeColor="text1"/>
            <w14:textFill>
              <w14:solidFill>
                <w14:schemeClr w14:val="tx1"/>
              </w14:solidFill>
            </w14:textFill>
          </w:rPr>
          <m:t>&lt;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p</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&gt;</m:t>
        </m:r>
      </m:oMath>
      <w:r>
        <w:rPr>
          <w:rFonts w:hint="eastAsia"/>
          <w:color w:val="000000" w:themeColor="text1"/>
          <w14:textFill>
            <w14:solidFill>
              <w14:schemeClr w14:val="tx1"/>
            </w14:solidFill>
          </w14:textFill>
        </w:rPr>
        <w:t>，分别表示字、该字在句法分析树中的父节点及其与父节点之间的关系。汉语的依存句法分析通常在词级别进行，但基于完整词的模型易受分词错误的影响，降低槽填充等任务的准确性。为解决这一问题，本文采用基于字的模型，仅选取每个词的首字表示依赖关系，既保持字级精确度，又捕捉词级句法信息，提高分析的准确性和鲁棒性。</w:t>
      </w:r>
    </w:p>
    <w:p w14:paraId="26D2B68A">
      <w:pPr>
        <w:ind w:firstLine="480"/>
        <w:rPr>
          <w:rFonts w:ascii="宋体" w:hAnsi="宋体"/>
        </w:rPr>
      </w:pPr>
      <w:r>
        <w:rPr>
          <w:rFonts w:hint="eastAsia"/>
        </w:rPr>
        <w:t>一种是词间依赖关系（下图实线弧所示），能够捕捉词汇间的语义和语法依存关联，从而构建起完整的语义和语法脉络。</w:t>
      </w:r>
      <w:bookmarkStart w:id="87" w:name="_Hlk194179800"/>
      <w:r>
        <w:rPr>
          <w:rFonts w:hint="eastAsia"/>
        </w:rPr>
        <w:t>比如在“今年1月石家庄售电量是多少”这句话中</w:t>
      </w:r>
      <w:bookmarkEnd w:id="87"/>
      <w:r>
        <w:rPr>
          <w:rFonts w:hint="eastAsia"/>
        </w:rPr>
        <w:t>（句法分析树见下图4-2），通过依赖关系可以明确</w:t>
      </w:r>
      <w:bookmarkStart w:id="88" w:name="_Hlk194179814"/>
      <w:r>
        <w:rPr>
          <w:rFonts w:hint="eastAsia"/>
        </w:rPr>
        <w:t>词根是“是”，“1月”是词根“是”的时间性名词修饰语，以“1”字为例，构造的词间依赖关系三元组为&lt;1，是，nmod&gt;</w:t>
      </w:r>
      <w:bookmarkEnd w:id="88"/>
      <w:r>
        <w:rPr>
          <w:rFonts w:hint="eastAsia"/>
        </w:rPr>
        <w:t>。另一种是词内部依赖关系（下图虚线弧所示），主要是对词汇内部各字之间的联系进行深入建模。</w:t>
      </w:r>
      <w:bookmarkStart w:id="89" w:name="_Hlk194179876"/>
      <w:r>
        <w:rPr>
          <w:rFonts w:hint="eastAsia"/>
        </w:rPr>
        <w:t>以词语“石家庄”为例，在“石家庄”词语内部，“家”位于“石家庄”短语的中部，关系是“Middle”，因此构造的词内依赖关系三元组为&lt;家，石，M&gt;；“庄”位于“石家庄”短语的尾部，关系是“End”，因此构造三元组&lt;庄，家，E&gt;。</w:t>
      </w:r>
    </w:p>
    <w:bookmarkEnd w:id="89"/>
    <w:p w14:paraId="7CB1A6A5">
      <w:pPr>
        <w:pStyle w:val="8"/>
        <w:ind w:firstLine="0" w:firstLineChars="0"/>
      </w:pPr>
      <w:r>
        <w:drawing>
          <wp:inline distT="0" distB="0" distL="0" distR="0">
            <wp:extent cx="3048000" cy="1101090"/>
            <wp:effectExtent l="0" t="0" r="0" b="3810"/>
            <wp:docPr id="1522513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13841" name="图片 1"/>
                    <pic:cNvPicPr>
                      <a:picLocks noChangeAspect="1"/>
                    </pic:cNvPicPr>
                  </pic:nvPicPr>
                  <pic:blipFill>
                    <a:blip r:embed="rId72"/>
                    <a:stretch>
                      <a:fillRect/>
                    </a:stretch>
                  </pic:blipFill>
                  <pic:spPr>
                    <a:xfrm>
                      <a:off x="0" y="0"/>
                      <a:ext cx="3081085" cy="1113497"/>
                    </a:xfrm>
                    <a:prstGeom prst="rect">
                      <a:avLst/>
                    </a:prstGeom>
                  </pic:spPr>
                </pic:pic>
              </a:graphicData>
            </a:graphic>
          </wp:inline>
        </w:drawing>
      </w:r>
    </w:p>
    <w:p w14:paraId="4652F1F7">
      <w:pPr>
        <w:pStyle w:val="8"/>
        <w:ind w:firstLine="420"/>
      </w:pPr>
      <w:bookmarkStart w:id="90" w:name="_Toc19279645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SSIS句法分析树构造示例图</w:t>
      </w:r>
      <w:bookmarkEnd w:id="90"/>
    </w:p>
    <w:p w14:paraId="77196B77">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2</w:t>
      </w:r>
      <w:r>
        <w:fldChar w:fldCharType="end"/>
      </w:r>
      <w:r>
        <w:rPr>
          <w:rFonts w:hint="eastAsia"/>
        </w:rPr>
        <w:t xml:space="preserve"> </w:t>
      </w:r>
      <w:r>
        <w:t>Example diagram of constructing an SSIS syntactic parse tree</w:t>
      </w:r>
    </w:p>
    <w:p w14:paraId="24B1FA59">
      <w:pPr>
        <w:ind w:firstLine="480"/>
        <w:rPr>
          <w:rFonts w:ascii="宋体" w:hAnsi="宋体"/>
        </w:rPr>
      </w:pPr>
      <w:r>
        <w:rPr>
          <w:rFonts w:hint="eastAsia"/>
        </w:rPr>
        <w:t>Step 3：根据依赖关系三元组，在原始输入层中添加p</w:t>
      </w:r>
      <w:r>
        <w:t>arent</w:t>
      </w:r>
      <w:r>
        <w:rPr>
          <w:rFonts w:hint="eastAsia" w:ascii="宋体" w:hAnsi="宋体"/>
        </w:rPr>
        <w:t>嵌入层和</w:t>
      </w:r>
      <w:r>
        <w:rPr>
          <w:rFonts w:hint="eastAsia"/>
        </w:rPr>
        <w:t>r</w:t>
      </w:r>
      <w:r>
        <w:t>el</w:t>
      </w:r>
      <w:r>
        <w:rPr>
          <w:rFonts w:hint="eastAsia"/>
        </w:rPr>
        <w:t>ation</w:t>
      </w:r>
      <w:r>
        <w:rPr>
          <w:rFonts w:hint="eastAsia" w:ascii="宋体" w:hAnsi="宋体"/>
        </w:rPr>
        <w:t>嵌入层。</w:t>
      </w:r>
      <w:r>
        <w:rPr>
          <w:rFonts w:hint="eastAsia"/>
        </w:rPr>
        <w:t>在模型构建过程中，输入层不直接采用传统三层嵌入方式</w:t>
      </w:r>
      <w:r>
        <w:t>（word_embedding、seg_embedding、token_embedding）</w:t>
      </w:r>
      <w:r>
        <w:rPr>
          <w:rFonts w:hint="eastAsia"/>
        </w:rPr>
        <w:t>，而是设计一种新的映射机制，将依赖关系三元组以更适配中文字特征模型的形式融入其中。通过这种映射，在分析词汇关系时，从词汇的语义关联、语法依存等多个维度进行思考，建立基于语义和语法双重约束的词汇关系模型。</w:t>
      </w:r>
    </w:p>
    <w:p w14:paraId="5ADDE2A0">
      <w:pPr>
        <w:ind w:firstLine="480"/>
        <w:rPr>
          <w:rFonts w:ascii="宋体" w:hAnsi="宋体"/>
        </w:rPr>
      </w:pPr>
      <w:r>
        <w:rPr>
          <w:rFonts w:hint="eastAsia" w:ascii="宋体" w:hAnsi="宋体"/>
        </w:rPr>
        <w:t>基于依赖关系三元组</w:t>
      </w:r>
      <m:oMath>
        <m:r>
          <m:rPr/>
          <w:rPr>
            <w:rFonts w:ascii="Cambria Math" w:hAnsi="Cambria Math"/>
          </w:rPr>
          <m:t>&lt;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&gt;</m:t>
        </m:r>
      </m:oMath>
      <w:r>
        <w:rPr>
          <w:rFonts w:hint="eastAsia" w:ascii="宋体" w:hAnsi="宋体"/>
        </w:rPr>
        <w:t>，在嵌入层中添加</w:t>
      </w:r>
      <w:r>
        <w:t>parent</w:t>
      </w:r>
      <w:r>
        <w:rPr>
          <w:rFonts w:hint="eastAsia" w:ascii="宋体" w:hAnsi="宋体"/>
        </w:rPr>
        <w:t>嵌入层和</w:t>
      </w:r>
      <w:r>
        <w:t>relation</w:t>
      </w:r>
      <w:r>
        <w:rPr>
          <w:rFonts w:hint="eastAsia" w:ascii="宋体" w:hAnsi="宋体"/>
        </w:rPr>
        <w:t>嵌入层，将每个字的原始特征表示和父节点特征表示</w:t>
      </w:r>
      <w:r>
        <w:t>E</w:t>
      </w:r>
      <w:r>
        <w:rPr>
          <w:vertAlign w:val="subscript"/>
        </w:rPr>
        <w:t>p</w:t>
      </w:r>
      <w:r>
        <w:rPr>
          <w:rFonts w:hint="eastAsia" w:ascii="宋体" w:hAnsi="宋体"/>
        </w:rPr>
        <w:t>以及其对应的依赖关系表示</w:t>
      </w:r>
      <w:r>
        <w:t>E</w:t>
      </w:r>
      <w:r>
        <w:rPr>
          <w:rFonts w:hint="eastAsia" w:ascii="宋体" w:hAnsi="宋体"/>
          <w:vertAlign w:val="subscript"/>
        </w:rPr>
        <w:t>r</w:t>
      </w:r>
      <w:r>
        <w:rPr>
          <w:rFonts w:hint="eastAsia" w:ascii="宋体" w:hAnsi="宋体"/>
        </w:rPr>
        <w:t>进行组合,作为模型的输入，更好地捕捉槽位之间的语法关系和词语之间的层级结构，通过引入外部文法信息，提高低频指标项和未见指标项的识别准确率。</w:t>
      </w:r>
    </w:p>
    <w:p w14:paraId="0D4BFA1B">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p</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4−1</m:t>
                  </m:r>
                  <m:ctrlPr>
                    <w:rPr>
                      <w:rFonts w:ascii="Cambria Math" w:hAnsi="Cambria Math"/>
                      <w:i/>
                    </w:rPr>
                  </m:ctrlPr>
                </m:e>
              </m:d>
              <m:ctrlPr>
                <w:rPr>
                  <w:rFonts w:ascii="Cambria Math" w:hAnsi="Cambria Math"/>
                  <w:i/>
                </w:rPr>
              </m:ctrlPr>
            </m:e>
          </m:eqArr>
        </m:oMath>
      </m:oMathPara>
    </w:p>
    <w:p w14:paraId="36C69974">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r</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4−2</m:t>
                  </m:r>
                  <m:ctrlPr>
                    <w:rPr>
                      <w:rFonts w:ascii="Cambria Math" w:hAnsi="Cambria Math"/>
                      <w:i/>
                    </w:rPr>
                  </m:ctrlPr>
                </m:e>
              </m:d>
              <m:ctrlPr>
                <w:rPr>
                  <w:rFonts w:ascii="Cambria Math" w:hAnsi="Cambria Math"/>
                  <w:i/>
                </w:rPr>
              </m:ctrlPr>
            </m:e>
          </m:eqArr>
        </m:oMath>
      </m:oMathPara>
    </w:p>
    <w:p w14:paraId="35929047">
      <w:pPr>
        <w:ind w:firstLine="480"/>
        <w:rPr>
          <w:rFonts w:ascii="宋体" w:hAnsi="宋体"/>
        </w:rPr>
      </w:pPr>
      <w:r>
        <w:rPr>
          <w:rFonts w:hint="eastAsia" w:ascii="宋体" w:hAnsi="宋体"/>
        </w:rPr>
        <w:t>其中，</w:t>
      </w:r>
      <w:bookmarkStart w:id="91" w:name="_Hlk189326967"/>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w:bookmarkEnd w:id="91"/>
            <m:ctrlPr>
              <w:rPr>
                <w:rFonts w:ascii="Cambria Math" w:hAnsi="Cambria Math"/>
                <w:i/>
              </w:rPr>
            </m:ctrlPr>
          </m:sub>
        </m:sSub>
      </m:oMath>
      <w:r>
        <w:rPr>
          <w:rFonts w:hint="eastAsia" w:ascii="宋体" w:hAnsi="宋体"/>
        </w:rPr>
        <w:t>和</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分别是词</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oMath>
      <w:r>
        <w:rPr>
          <w:rFonts w:hint="eastAsia" w:ascii="宋体" w:hAnsi="宋体"/>
        </w:rPr>
        <w:t>在依赖关系三元组中的父节点和依赖关系的向量表示；</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p</m:t>
            </m:r>
            <m:ctrlPr>
              <w:rPr>
                <w:rFonts w:ascii="Cambria Math" w:hAnsi="Cambria Math"/>
                <w:i/>
              </w:rPr>
            </m:ctrlPr>
          </m:sub>
        </m:sSub>
      </m:oMath>
      <w:r>
        <w:rPr>
          <w:rFonts w:hint="eastAsia" w:ascii="宋体" w:hAnsi="宋体"/>
        </w:rPr>
        <w:t>和</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分别表示</w:t>
      </w:r>
      <w:r>
        <w:t>parent</w:t>
      </w:r>
      <w:r>
        <w:rPr>
          <w:rFonts w:hint="eastAsia" w:ascii="宋体" w:hAnsi="宋体"/>
        </w:rPr>
        <w:t>嵌入层和</w:t>
      </w:r>
      <w:r>
        <w:t>relation</w:t>
      </w:r>
      <w:r>
        <w:rPr>
          <w:rFonts w:hint="eastAsia" w:ascii="宋体" w:hAnsi="宋体"/>
        </w:rPr>
        <w:t>嵌入层。具体模型结构如</w:t>
      </w:r>
      <w:r>
        <w:rPr>
          <w:rFonts w:hint="eastAsia"/>
        </w:rPr>
        <w:t>下图4-3所示</w:t>
      </w:r>
      <w:r>
        <w:rPr>
          <w:rFonts w:hint="eastAsia" w:ascii="宋体" w:hAnsi="宋体"/>
        </w:rPr>
        <w:t>。</w:t>
      </w:r>
    </w:p>
    <w:p w14:paraId="37719A46">
      <w:pPr>
        <w:pStyle w:val="8"/>
        <w:ind w:firstLine="0" w:firstLineChars="0"/>
      </w:pPr>
      <w:r>
        <w:drawing>
          <wp:inline distT="0" distB="0" distL="0" distR="0">
            <wp:extent cx="4747895" cy="2590165"/>
            <wp:effectExtent l="0" t="0" r="0" b="635"/>
            <wp:docPr id="835420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20717" name="图片 1"/>
                    <pic:cNvPicPr>
                      <a:picLocks noChangeAspect="1"/>
                    </pic:cNvPicPr>
                  </pic:nvPicPr>
                  <pic:blipFill>
                    <a:blip r:embed="rId73"/>
                    <a:stretch>
                      <a:fillRect/>
                    </a:stretch>
                  </pic:blipFill>
                  <pic:spPr>
                    <a:xfrm>
                      <a:off x="0" y="0"/>
                      <a:ext cx="4792840" cy="2614925"/>
                    </a:xfrm>
                    <a:prstGeom prst="rect">
                      <a:avLst/>
                    </a:prstGeom>
                  </pic:spPr>
                </pic:pic>
              </a:graphicData>
            </a:graphic>
          </wp:inline>
        </w:drawing>
      </w:r>
    </w:p>
    <w:p w14:paraId="1C384048">
      <w:pPr>
        <w:pStyle w:val="8"/>
        <w:ind w:firstLine="420"/>
      </w:pPr>
      <w:bookmarkStart w:id="92" w:name="_Toc19279645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 xml:space="preserve"> SSIS嵌入层结构图</w:t>
      </w:r>
      <w:bookmarkEnd w:id="92"/>
      <w:r>
        <w:rPr>
          <w:rFonts w:hint="eastAsia"/>
        </w:rPr>
        <w:t xml:space="preserve"> </w:t>
      </w:r>
    </w:p>
    <w:p w14:paraId="3506BD42">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 xml:space="preserve">Structural </w:t>
      </w:r>
      <w:r>
        <w:rPr>
          <w:rFonts w:hint="eastAsia"/>
        </w:rPr>
        <w:t>d</w:t>
      </w:r>
      <w:r>
        <w:t xml:space="preserve">iagram of the </w:t>
      </w:r>
      <w:r>
        <w:rPr>
          <w:rFonts w:hint="eastAsia"/>
        </w:rPr>
        <w:t>e</w:t>
      </w:r>
      <w:r>
        <w:t xml:space="preserve">mbedding </w:t>
      </w:r>
      <w:r>
        <w:rPr>
          <w:rFonts w:hint="eastAsia"/>
        </w:rPr>
        <w:t>l</w:t>
      </w:r>
      <w:r>
        <w:t>ayer in SSIS</w:t>
      </w:r>
    </w:p>
    <w:p w14:paraId="5E97622B">
      <w:pPr>
        <w:pStyle w:val="4"/>
        <w:rPr>
          <w:rFonts w:hint="eastAsia" w:ascii="黑体" w:hAnsi="黑体" w:eastAsia="黑体" w:cs="黑体"/>
        </w:rPr>
      </w:pPr>
      <w:bookmarkStart w:id="93" w:name="_Toc192932515"/>
      <w:r>
        <w:rPr>
          <w:rFonts w:hint="eastAsia" w:ascii="黑体" w:hAnsi="黑体" w:eastAsia="黑体" w:cs="黑体"/>
        </w:rPr>
        <w:t>4.2.3解码层</w:t>
      </w:r>
      <w:bookmarkEnd w:id="93"/>
    </w:p>
    <w:p w14:paraId="709DF99D">
      <w:pPr>
        <w:ind w:firstLine="480"/>
      </w:pPr>
      <w:r>
        <w:rPr>
          <w:rFonts w:hint="eastAsia"/>
        </w:rPr>
        <w:t>解码层充分利用意图信息，深入考虑意图和槽位之间的相关性。通过意图信息，有效限制槽位的可取值范围，缓解专属槽位与意图不匹配的问题，显著提高槽填充任务准确性。</w:t>
      </w:r>
      <w:r>
        <w:rPr>
          <w:rFonts w:hint="eastAsia"/>
          <w:szCs w:val="22"/>
        </w:rPr>
        <w:t>具体实现方式如下。</w:t>
      </w:r>
    </w:p>
    <w:p w14:paraId="777DEEBF">
      <w:pPr>
        <w:ind w:firstLine="480"/>
      </w:pPr>
      <w:r>
        <w:t>Step1：</w:t>
      </w:r>
      <w:r>
        <w:rPr>
          <w:rFonts w:hint="eastAsia"/>
        </w:rPr>
        <w:t>转换意图分类任务为token级别的分类任务，最终结果由投票决定。原始的意图检测可以看作是一个句子级分类问题，用来确定一个句子的意图标签I。槽填充是一个序列标注任务，它映射一个输入词序列</w:t>
      </w:r>
      <m:oMath>
        <m:r>
          <m:rPr/>
          <w:rPr>
            <w:rFonts w:hint="eastAsia" w:ascii="Cambria Math" w:hAnsi="Cambria Math"/>
          </w:rPr>
          <m:t>x</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到槽序列</w:t>
      </w:r>
      <m:oMath>
        <m:r>
          <m:rPr/>
          <w:rPr>
            <w:rFonts w:hint="eastAsia" w:ascii="Cambria Math" w:hAnsi="Cambria Math"/>
          </w:rPr>
          <m:t>v</m:t>
        </m:r>
        <m:r>
          <m:rPr/>
          <w:rPr>
            <w:rFonts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。为了避免槽填充任务时引入错误意图信息时造成的级联错误，将意图分类转化为</w:t>
      </w:r>
      <w:r>
        <w:t>token</w:t>
      </w:r>
      <w:r>
        <w:rPr>
          <w:rFonts w:hint="eastAsia"/>
        </w:rPr>
        <w:t>级别的分类任务，预测每一个</w:t>
      </w:r>
      <w:r>
        <w:t>token</w:t>
      </w:r>
      <w:r>
        <w:rPr>
          <w:rFonts w:hint="eastAsia"/>
        </w:rPr>
        <w:t>对应的意图</w:t>
      </w:r>
      <m:oMath>
        <m:r>
          <m:rPr/>
          <w:rPr>
            <w:rFonts w:hint="eastAsia" w:ascii="Cambria Math" w:hAnsi="Cambria Math"/>
          </w:rPr>
          <m:t>i</m:t>
        </m:r>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，最终语句意图通过投票决定</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=argmax(</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。这种细粒度的处理方式，不仅能为槽填充提供更精准的指导，还能有效减少由于意图识别错误而导致的槽级联错误的影响。</w:t>
      </w:r>
    </w:p>
    <w:p w14:paraId="353D1930">
      <w:pPr>
        <w:ind w:firstLine="480"/>
      </w:pPr>
      <w:r>
        <w:t>Step2：</w:t>
      </w:r>
      <w:r>
        <w:rPr>
          <w:rFonts w:hint="eastAsia"/>
        </w:rPr>
        <w:t>融合意图识别结果，指导槽填充任务。在实际应用中发现，未见指标项问题的意图识别准确率通常远高于槽填充任务准确率。基于这一情况，解码层将意图状态和槽信息并连，共同作为槽填充任务的输入，利用意图信息指导槽填充任务。这种方式既能充分利用意图信息，又避免了在其他环节可能引入的干扰。将意图识别结果和最后一层t</w:t>
      </w:r>
      <w:r>
        <w:t>oken</w:t>
      </w:r>
      <w:r>
        <w:rPr>
          <w:rFonts w:hint="eastAsia"/>
        </w:rPr>
        <w:t>级输出结果进行并连操作，</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=Concat(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，得到具有意图信息的隐藏层状态，联合了意图的状态信息能更好的限制槽填充任务中专属槽的识别情况。意图-槽联合层级结构图如下图4-4所示。</w:t>
      </w:r>
    </w:p>
    <w:p w14:paraId="03FC0D66">
      <w:pPr>
        <w:pStyle w:val="8"/>
        <w:ind w:firstLine="0" w:firstLineChars="0"/>
      </w:pPr>
      <w:r>
        <w:drawing>
          <wp:inline distT="0" distB="0" distL="0" distR="0">
            <wp:extent cx="4819650" cy="2216150"/>
            <wp:effectExtent l="0" t="0" r="0" b="0"/>
            <wp:docPr id="1210992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92256" name="图片 1"/>
                    <pic:cNvPicPr>
                      <a:picLocks noChangeAspect="1"/>
                    </pic:cNvPicPr>
                  </pic:nvPicPr>
                  <pic:blipFill>
                    <a:blip r:embed="rId74"/>
                    <a:stretch>
                      <a:fillRect/>
                    </a:stretch>
                  </pic:blipFill>
                  <pic:spPr>
                    <a:xfrm>
                      <a:off x="0" y="0"/>
                      <a:ext cx="4863228" cy="2236639"/>
                    </a:xfrm>
                    <a:prstGeom prst="rect">
                      <a:avLst/>
                    </a:prstGeom>
                  </pic:spPr>
                </pic:pic>
              </a:graphicData>
            </a:graphic>
          </wp:inline>
        </w:drawing>
      </w:r>
    </w:p>
    <w:p w14:paraId="779AB60D">
      <w:pPr>
        <w:pStyle w:val="8"/>
        <w:ind w:firstLine="420"/>
      </w:pPr>
      <w:bookmarkStart w:id="94" w:name="_Toc19279645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意图-槽联合层级结构图</w:t>
      </w:r>
      <w:bookmarkEnd w:id="94"/>
    </w:p>
    <w:p w14:paraId="0547132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4</w:t>
      </w:r>
      <w:r>
        <w:fldChar w:fldCharType="end"/>
      </w:r>
      <w:r>
        <w:rPr>
          <w:rFonts w:hint="eastAsia"/>
        </w:rPr>
        <w:t xml:space="preserve"> </w:t>
      </w:r>
      <w:r>
        <w:t xml:space="preserve">Structure </w:t>
      </w:r>
      <w:r>
        <w:rPr>
          <w:rFonts w:hint="eastAsia"/>
        </w:rPr>
        <w:t>d</w:t>
      </w:r>
      <w:r>
        <w:t>iagram</w:t>
      </w:r>
      <w:r>
        <w:rPr>
          <w:rFonts w:hint="eastAsia"/>
        </w:rPr>
        <w:t xml:space="preserve"> of </w:t>
      </w:r>
      <w:r>
        <w:t xml:space="preserve">Intention </w:t>
      </w:r>
      <w:r>
        <w:rPr>
          <w:rFonts w:hint="eastAsia"/>
        </w:rPr>
        <w:t>s</w:t>
      </w:r>
      <w:r>
        <w:t xml:space="preserve">lot </w:t>
      </w:r>
      <w:r>
        <w:rPr>
          <w:rFonts w:hint="eastAsia"/>
        </w:rPr>
        <w:t>j</w:t>
      </w:r>
      <w:r>
        <w:t xml:space="preserve">oint </w:t>
      </w:r>
      <w:r>
        <w:rPr>
          <w:rFonts w:hint="eastAsia"/>
        </w:rPr>
        <w:t>h</w:t>
      </w:r>
      <w:r>
        <w:t>ierarchical</w:t>
      </w:r>
    </w:p>
    <w:p w14:paraId="12B761F8">
      <w:pPr>
        <w:ind w:firstLine="480"/>
      </w:pPr>
      <w:r>
        <w:t>Step</w:t>
      </w:r>
      <w:r>
        <w:rPr>
          <w:rFonts w:hint="eastAsia"/>
        </w:rPr>
        <w:t>3：在实际应用中，</w:t>
      </w:r>
      <w:r>
        <w:t>为确保在自然语言理解任务中模型识别的意图与槽位之间达到完全一致性，避免意图-槽不匹配的问题，采取了解码后的后处理策略</w:t>
      </w:r>
      <w:r>
        <w:rPr>
          <w:rFonts w:hint="eastAsia"/>
        </w:rPr>
        <w:t>，以</w:t>
      </w:r>
      <w:r>
        <w:t>进一步优化和校正模型的输出结果。首先，根据每个token的logits进行排序，如公式</w:t>
      </w:r>
      <w:r>
        <w:rPr>
          <w:rFonts w:hint="eastAsia"/>
        </w:rPr>
        <w:t>4-3</w:t>
      </w:r>
      <w:r>
        <w:t>所示。logits是模型输出的原始分数，代表模型对每个token属于各个类别的初步判断</w:t>
      </w:r>
      <w:r>
        <w:rPr>
          <w:rFonts w:hint="eastAsia"/>
        </w:rPr>
        <w:t>，</w:t>
      </w:r>
      <w:r>
        <w:t>通过排序，获得一个优先级列表。接着，利用排序结果，依次检查每个槽位</w:t>
      </w:r>
      <m:oMath>
        <m:sSub>
          <m:sSubPr>
            <m:ctrlPr>
              <w:rPr>
                <w:rFonts w:ascii="Cambria Math" w:hAnsi="Cambria Math"/>
                <w:i/>
                <w:vertAlign w:val="subscript"/>
              </w:rPr>
            </m:ctrlPr>
          </m:sSubPr>
          <m:e>
            <m:r>
              <m:rPr/>
              <w:rPr>
                <w:rFonts w:ascii="Cambria Math" w:hAnsi="Cambria Math"/>
                <w:vertAlign w:val="subscript"/>
              </w:rPr>
              <m:t>s</m:t>
            </m:r>
            <m:ctrlPr>
              <w:rPr>
                <w:rFonts w:ascii="Cambria Math" w:hAnsi="Cambria Math"/>
                <w:i/>
                <w:vertAlign w:val="subscript"/>
              </w:rPr>
            </m:ctrlPr>
          </m:e>
          <m:sub>
            <m:r>
              <m:rPr/>
              <w:rPr>
                <w:rFonts w:ascii="Cambria Math" w:hAnsi="Cambria Math"/>
                <w:vertAlign w:val="subscript"/>
              </w:rPr>
              <m:t>i</m:t>
            </m:r>
            <m:ctrlPr>
              <w:rPr>
                <w:rFonts w:ascii="Cambria Math" w:hAnsi="Cambria Math"/>
                <w:i/>
                <w:vertAlign w:val="subscript"/>
              </w:rPr>
            </m:ctrlPr>
          </m:sub>
        </m:sSub>
      </m:oMath>
      <w:r>
        <w:t>的识别结果</w:t>
      </w:r>
      <w:r>
        <w:rPr>
          <w:rFonts w:hint="eastAsia"/>
        </w:rPr>
        <w:t>，</w:t>
      </w:r>
      <w:r>
        <w:t>逐一判断其是否与识别出的意图相匹配</w:t>
      </w:r>
      <w:r>
        <w:rPr>
          <w:rFonts w:hint="eastAsia"/>
        </w:rPr>
        <w:t>，</w:t>
      </w:r>
      <w:r>
        <w:t>以确保其与意图的一致性。如果在匹配过程中发现了不匹配的槽位，</w:t>
      </w:r>
      <w:r>
        <w:rPr>
          <w:rFonts w:hint="eastAsia"/>
        </w:rPr>
        <w:t>则继续判别下一可能</w:t>
      </w:r>
      <w:r>
        <w:t>槽位，直到找到与意图相匹配的槽位。</w:t>
      </w:r>
    </w:p>
    <w:p w14:paraId="2036188C">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=argsort</m:t>
              </m:r>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4−3</m:t>
                  </m:r>
                  <m:ctrlPr>
                    <w:rPr>
                      <w:rFonts w:ascii="Cambria Math" w:hAnsi="Cambria Math"/>
                      <w:i/>
                    </w:rPr>
                  </m:ctrlPr>
                </m:e>
              </m:d>
              <m:ctrlPr>
                <w:rPr>
                  <w:rFonts w:ascii="Cambria Math" w:hAnsi="Cambria Math"/>
                  <w:i/>
                </w:rPr>
              </m:ctrlPr>
            </m:e>
          </m:eqArr>
        </m:oMath>
      </m:oMathPara>
    </w:p>
    <w:p w14:paraId="56588834">
      <w:pPr>
        <w:pStyle w:val="3"/>
        <w:rPr>
          <w:sz w:val="28"/>
          <w:szCs w:val="28"/>
        </w:rPr>
      </w:pPr>
      <w:bookmarkStart w:id="95" w:name="_Toc192932516"/>
      <w:r>
        <w:rPr>
          <w:rFonts w:hint="eastAsia"/>
          <w:sz w:val="28"/>
          <w:szCs w:val="28"/>
        </w:rPr>
        <w:t>4.3基于大语言模型迭代数据增强的NLU模型</w:t>
      </w:r>
      <w:bookmarkEnd w:id="95"/>
    </w:p>
    <w:p w14:paraId="7BA725F4">
      <w:pPr>
        <w:pStyle w:val="4"/>
        <w:bidi w:val="0"/>
        <w:rPr>
          <w:rFonts w:hint="eastAsia" w:ascii="黑体" w:hAnsi="黑体" w:eastAsia="黑体" w:cs="黑体"/>
        </w:rPr>
      </w:pPr>
      <w:bookmarkStart w:id="96" w:name="_Toc192932517"/>
      <w:r>
        <w:rPr>
          <w:rFonts w:hint="eastAsia" w:ascii="黑体" w:hAnsi="黑体" w:eastAsia="黑体" w:cs="黑体"/>
        </w:rPr>
        <w:t>4.3.1整体框架</w:t>
      </w:r>
      <w:bookmarkEnd w:id="96"/>
    </w:p>
    <w:p w14:paraId="732DAAC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尽管基于Spacy句法分析树的意图-槽联合模型在未见指标项解析任务取得了显著进展，但在处理用户查询的复杂语言变体时仍存在较大提升空间。现有范式受限于模板驱动的样本生成机制，导致覆盖句式单一，难以适应实际场景中句法结构的多变需求。为此，本研究提出基于大语言模型迭代数据增强的NLU模型，通过LLM的语义生成优势扩展目标模型的训练边界。</w:t>
      </w:r>
      <w:r>
        <w:rPr>
          <w:color w:val="000000" w:themeColor="text1"/>
          <w14:textFill>
            <w14:solidFill>
              <w14:schemeClr w14:val="tx1"/>
            </w14:solidFill>
          </w14:textFill>
        </w:rPr>
        <w:t>在实践中，</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可以生成大量具有丰富语义和复杂结构的句子，这些句子涵盖了各种潜在的语义关系和句法规则。将这些生成的句子作为训练数据提供给</w:t>
      </w:r>
      <w:r>
        <w:rPr>
          <w:rFonts w:hint="eastAsia"/>
          <w:color w:val="000000" w:themeColor="text1"/>
          <w14:textFill>
            <w14:solidFill>
              <w14:schemeClr w14:val="tx1"/>
            </w14:solidFill>
          </w14:textFill>
        </w:rPr>
        <w:t>基座</w:t>
      </w:r>
      <w:r>
        <w:rPr>
          <w:color w:val="000000" w:themeColor="text1"/>
          <w14:textFill>
            <w14:solidFill>
              <w14:schemeClr w14:val="tx1"/>
            </w14:solidFill>
          </w14:textFill>
        </w:rPr>
        <w:t>模型，使其在训练过程中能够学习到更多样化的语言模式和结构，从而在面对实际应用中的复杂句式时，表现出更高的识别准确率和鲁棒性。</w:t>
      </w:r>
    </w:p>
    <w:p w14:paraId="6799164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该模型采用螺旋上升式多阶段训练过程，借助大语言模型进行数据增强，进而辅助基座模型开展迭代训练，框架如下图4-5所示。每个训练阶段涵盖以下三个关键步骤。</w:t>
      </w:r>
    </w:p>
    <w:p w14:paraId="66E84C3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第一步是大语言模型的二段式数据增强。Qwen1.5 - 72B模型凭借其卓越的语言理解与生成能力，能够根据已有背景和数据，为基座模型生成句式丰富多样的训练样本。这些样本在句式和表达方式上具有较高的多样性，有助于基座模型学习更广泛的语言模式。第二步是动态适配性样本筛选。在此步骤中，大模型生成的训练样本会经过细致筛选，小模型基于自身的判断机制，挑选出它认为正确的样本。这种动态适配的筛选方式确保了进入后续训练的样本质量，减少了噪声数据的干扰。第三步是模型微调。将筛选出的高质量样本与先前阶段的训练样本整合，对前一阶段模型进行重新微调。通过不断融合新的高质量样本，基座模型能够持续优化自身参数，逐步提升性能和泛化能力。通过这种螺旋上升式的多阶段训练过程，基座模型在LLM的辅助下，实现性能的逐步提升和优化。</w:t>
      </w:r>
    </w:p>
    <w:p w14:paraId="2F726DC8">
      <w:pPr>
        <w:pStyle w:val="8"/>
        <w:ind w:firstLine="0" w:firstLineChars="0"/>
      </w:pPr>
      <w:r>
        <w:drawing>
          <wp:inline distT="0" distB="0" distL="0" distR="0">
            <wp:extent cx="5543550" cy="2480945"/>
            <wp:effectExtent l="0" t="0" r="0" b="0"/>
            <wp:docPr id="1830264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64732" name="图片 1"/>
                    <pic:cNvPicPr>
                      <a:picLocks noChangeAspect="1"/>
                    </pic:cNvPicPr>
                  </pic:nvPicPr>
                  <pic:blipFill>
                    <a:blip r:embed="rId75"/>
                    <a:stretch>
                      <a:fillRect/>
                    </a:stretch>
                  </pic:blipFill>
                  <pic:spPr>
                    <a:xfrm>
                      <a:off x="0" y="0"/>
                      <a:ext cx="5543550" cy="2480945"/>
                    </a:xfrm>
                    <a:prstGeom prst="rect">
                      <a:avLst/>
                    </a:prstGeom>
                  </pic:spPr>
                </pic:pic>
              </a:graphicData>
            </a:graphic>
          </wp:inline>
        </w:drawing>
      </w:r>
    </w:p>
    <w:p w14:paraId="53EA4D13">
      <w:pPr>
        <w:pStyle w:val="8"/>
        <w:ind w:firstLine="420"/>
      </w:pPr>
      <w:bookmarkStart w:id="97" w:name="_Toc19279645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基于大语言模型迭代数据增强的NLU模型框架</w:t>
      </w:r>
      <w:bookmarkEnd w:id="97"/>
    </w:p>
    <w:p w14:paraId="5E9BAD50">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5</w:t>
      </w:r>
      <w:r>
        <w:fldChar w:fldCharType="end"/>
      </w:r>
      <w:r>
        <w:rPr>
          <w:rFonts w:hint="eastAsia"/>
        </w:rPr>
        <w:t xml:space="preserve"> </w:t>
      </w:r>
      <w:r>
        <w:t>NLU model framework based on big language model iterative data augmentation</w:t>
      </w:r>
    </w:p>
    <w:p w14:paraId="1BF7B4B7">
      <w:pPr>
        <w:pStyle w:val="4"/>
        <w:rPr>
          <w:rFonts w:hint="eastAsia" w:ascii="黑体" w:hAnsi="黑体" w:eastAsia="黑体" w:cs="黑体"/>
        </w:rPr>
      </w:pPr>
      <w:bookmarkStart w:id="98" w:name="_Toc192932518"/>
      <w:r>
        <w:rPr>
          <w:rFonts w:hint="eastAsia" w:ascii="黑体" w:hAnsi="黑体" w:eastAsia="黑体" w:cs="黑体"/>
        </w:rPr>
        <w:t>4.3.2大语言模型二段式数据增强</w:t>
      </w:r>
      <w:bookmarkEnd w:id="98"/>
    </w:p>
    <w:p w14:paraId="123BEF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在面向大语言模型的数据增强过程中，本研究采用通义千问Qwen1.5-72B模型实施结构化数据生成策略，每个迭代阶段生成1000条数据。然而，</w:t>
      </w:r>
      <w:r>
        <w:rPr>
          <w:color w:val="000000" w:themeColor="text1"/>
          <w14:textFill>
            <w14:solidFill>
              <w14:schemeClr w14:val="tx1"/>
            </w14:solidFill>
          </w14:textFill>
        </w:rPr>
        <w:t>LLM</w:t>
      </w:r>
      <w:r>
        <w:rPr>
          <w:rFonts w:hint="eastAsia"/>
          <w:color w:val="000000" w:themeColor="text1"/>
          <w14:textFill>
            <w14:solidFill>
              <w14:schemeClr w14:val="tx1"/>
            </w14:solidFill>
          </w14:textFill>
        </w:rPr>
        <w:t>存在输出格式不稳定的问题，转化难度较大，准确率较低等问题。为平衡生成样本的多样性与格式规范性，本文建立两阶段控制机制：</w:t>
      </w:r>
    </w:p>
    <w:p w14:paraId="74647FD9">
      <w:pPr>
        <w:ind w:firstLine="480"/>
        <w:rPr>
          <w:color w:val="000000" w:themeColor="text1"/>
          <w14:textFill>
            <w14:solidFill>
              <w14:schemeClr w14:val="tx1"/>
            </w14:solidFill>
          </w14:textFill>
        </w:rPr>
      </w:pPr>
      <w:r>
        <w:rPr>
          <w:color w:val="000000" w:themeColor="text1"/>
          <w14:textFill>
            <w14:solidFill>
              <w14:schemeClr w14:val="tx1"/>
            </w14:solidFill>
          </w14:textFill>
        </w:rPr>
        <w:t>Step1</w:t>
      </w:r>
      <w:r>
        <w:rPr>
          <w:rFonts w:hint="eastAsia"/>
          <w:color w:val="000000" w:themeColor="text1"/>
          <w14:textFill>
            <w14:solidFill>
              <w14:schemeClr w14:val="tx1"/>
            </w14:solidFill>
          </w14:textFill>
        </w:rPr>
        <w:t>：在第0阶段结束后的每个训练阶段</w:t>
      </w:r>
      <m:oMath>
        <m:r>
          <m:rPr/>
          <w:rPr>
            <w:rFonts w:ascii="Cambria Math" w:hAnsi="Cambria Math"/>
            <w:color w:val="000000" w:themeColor="text1"/>
            <w14:textFill>
              <w14:solidFill>
                <w14:schemeClr w14:val="tx1"/>
              </w14:solidFill>
            </w14:textFill>
          </w:rPr>
          <m:t>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t&gt;0</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利用LLM稳定输出文本和槽位信息。为实现这一目标，设计了统一的提示模板，具体如表4-1所示，该模板为LLM的输出提供了基本的框架和指引，有效引导LLM生成符合特定要求的查询疑问句和引用槽值。接着，根据不同的意图，向模板中注入相应的知识，从而生成针对不同意图的提示语。通过这种方式，引导LLM生成符合特定意图且稳定的文本和槽位输出。</w:t>
      </w:r>
    </w:p>
    <w:p w14:paraId="7010516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首先，根据不同的意图范畴进行知识注入，明确指定意图范畴内存在两类词语：可选词语集合</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和必选词语集合</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。其中，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中的词语可以根据实际情况由LLM进行选择，而</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 xml:space="preserve"> 中的词语则必须被使用。在可选词语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中随机选择0到4个词语，并与</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结合，构成</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集合，作为LLM输出槽位结果和文本构造的依据。</w:t>
      </w:r>
    </w:p>
    <w:p w14:paraId="3176A1A4">
      <w:pPr>
        <w:pStyle w:val="8"/>
        <w:ind w:firstLine="420"/>
      </w:pPr>
      <w:bookmarkStart w:id="99" w:name="_Toc192796506"/>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生成多样化样本的提示</w:t>
      </w:r>
      <w:bookmarkEnd w:id="99"/>
    </w:p>
    <w:p w14:paraId="2F23D8CF">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1</w:t>
      </w:r>
      <w:r>
        <w:fldChar w:fldCharType="end"/>
      </w:r>
      <w:r>
        <w:t xml:space="preserve"> </w:t>
      </w:r>
      <w:r>
        <w:rPr>
          <w:rFonts w:hint="eastAsia"/>
        </w:rPr>
        <w:t>Prompts of generating diverse samples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662"/>
      </w:tblGrid>
      <w:tr w14:paraId="1F4A659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20" w:type="dxa"/>
            <w:tcBorders>
              <w:top w:val="single" w:color="auto" w:sz="12" w:space="0"/>
            </w:tcBorders>
          </w:tcPr>
          <w:p w14:paraId="0D415AF0">
            <w:pPr>
              <w:pStyle w:val="22"/>
              <w:tabs>
                <w:tab w:val="left" w:pos="495"/>
              </w:tabs>
              <w:spacing w:line="240" w:lineRule="auto"/>
              <w:ind w:firstLine="360"/>
              <w:jc w:val="center"/>
              <w:rPr>
                <w:rFonts w:cs="Times New Roman"/>
                <w:kern w:val="2"/>
                <w:sz w:val="18"/>
                <w:szCs w:val="18"/>
              </w:rPr>
            </w:pPr>
            <w:r>
              <w:rPr>
                <w:rFonts w:hint="eastAsia" w:cs="Times New Roman"/>
                <w:kern w:val="2"/>
                <w:sz w:val="18"/>
                <w:szCs w:val="18"/>
              </w:rPr>
              <w:t>生成训练样本prompt模板</w:t>
            </w:r>
          </w:p>
        </w:tc>
      </w:tr>
      <w:tr w14:paraId="00DFEDC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20" w:type="dxa"/>
            <w:tcBorders>
              <w:bottom w:val="single" w:color="auto" w:sz="12" w:space="0"/>
            </w:tcBorders>
          </w:tcPr>
          <w:p w14:paraId="0427C80B">
            <w:pPr>
              <w:pStyle w:val="22"/>
              <w:tabs>
                <w:tab w:val="left" w:pos="495"/>
              </w:tabs>
              <w:spacing w:line="240" w:lineRule="auto"/>
              <w:ind w:firstLine="360"/>
              <w:rPr>
                <w:rFonts w:ascii="Times New Roman" w:hAnsi="Times New Roman" w:cs="Times New Roman"/>
                <w:kern w:val="2"/>
                <w:sz w:val="18"/>
                <w:szCs w:val="18"/>
              </w:rPr>
            </w:pPr>
            <w:r>
              <w:rPr>
                <w:rFonts w:ascii="Times New Roman" w:hAnsi="Times New Roman" w:cs="Times New Roman"/>
                <w:kern w:val="2"/>
                <w:sz w:val="18"/>
                <w:szCs w:val="18"/>
              </w:rPr>
              <w:t>prompt =</w:t>
            </w:r>
            <w:r>
              <w:rPr>
                <w:rFonts w:hint="eastAsia" w:ascii="Times New Roman" w:hAnsi="Times New Roman" w:cs="Times New Roman"/>
                <w:kern w:val="2"/>
                <w:sz w:val="18"/>
                <w:szCs w:val="18"/>
              </w:rPr>
              <w:t>"""</w:t>
            </w:r>
          </w:p>
          <w:p w14:paraId="05320958">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w:t>
            </w: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中是可选词语</w:t>
            </w:r>
          </w:p>
          <w:p w14:paraId="6B9D230C">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required slots:{required slots}</w:t>
            </w:r>
            <w:r>
              <w:rPr>
                <w:rFonts w:hint="eastAsia" w:ascii="Times New Roman" w:hAnsi="Times New Roman" w:cs="Times New Roman"/>
                <w:kern w:val="2"/>
                <w:sz w:val="18"/>
                <w:szCs w:val="18"/>
              </w:rPr>
              <w:t>中是必选词语，</w:t>
            </w:r>
          </w:p>
          <w:p w14:paraId="065678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请在以上可选词语中，抽取0-4个词语，与必选词语一起放到一个集合</w:t>
            </w:r>
            <w:r>
              <w:rPr>
                <w:rFonts w:ascii="Times New Roman" w:hAnsi="Times New Roman" w:cs="Times New Roman"/>
                <w:kern w:val="2"/>
                <w:sz w:val="18"/>
                <w:szCs w:val="18"/>
              </w:rPr>
              <w:t>tem_slots</w:t>
            </w:r>
            <w:r>
              <w:rPr>
                <w:rFonts w:hint="eastAsia" w:ascii="Times New Roman" w:hAnsi="Times New Roman" w:cs="Times New Roman"/>
                <w:kern w:val="2"/>
                <w:sz w:val="18"/>
                <w:szCs w:val="18"/>
              </w:rPr>
              <w:t>中，例如tem_slots:{"time":"今年","org":"石家庄"}。</w:t>
            </w:r>
          </w:p>
          <w:p w14:paraId="3E55B0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接下来，利用tem_slots中的全部词语造个查询疑问句tem_text，例如：今年石家庄售电量是多少</w:t>
            </w:r>
          </w:p>
          <w:p w14:paraId="785D46F7">
            <w:pPr>
              <w:pStyle w:val="22"/>
              <w:tabs>
                <w:tab w:val="left" w:pos="495"/>
              </w:tabs>
              <w:spacing w:line="240" w:lineRule="auto"/>
              <w:ind w:firstLine="180" w:firstLineChars="100"/>
              <w:rPr>
                <w:rFonts w:ascii="Times New Roman" w:hAnsi="Times New Roman" w:cs="Times New Roman"/>
                <w:kern w:val="2"/>
                <w:sz w:val="18"/>
                <w:szCs w:val="18"/>
              </w:rPr>
            </w:pPr>
            <w:r>
              <w:rPr>
                <w:rFonts w:hint="eastAsia" w:ascii="Times New Roman" w:hAnsi="Times New Roman" w:cs="Times New Roman"/>
                <w:kern w:val="2"/>
                <w:sz w:val="18"/>
                <w:szCs w:val="18"/>
              </w:rPr>
              <w:t>最终输出格式如下:{"text":tem_text," slots":tem_slots}</w:t>
            </w:r>
          </w:p>
          <w:p w14:paraId="2D7872FC">
            <w:pPr>
              <w:pStyle w:val="22"/>
              <w:tabs>
                <w:tab w:val="left" w:pos="495"/>
              </w:tabs>
              <w:spacing w:line="240" w:lineRule="auto"/>
              <w:ind w:firstLine="360"/>
              <w:rPr>
                <w:rFonts w:ascii="Times New Roman" w:hAnsi="Times New Roman" w:cs="Times New Roman"/>
                <w:kern w:val="2"/>
                <w:sz w:val="18"/>
                <w:szCs w:val="18"/>
              </w:rPr>
            </w:pPr>
            <w:r>
              <w:rPr>
                <w:rFonts w:hint="eastAsia" w:ascii="Times New Roman" w:hAnsi="Times New Roman" w:cs="Times New Roman"/>
                <w:kern w:val="2"/>
                <w:sz w:val="18"/>
                <w:szCs w:val="18"/>
              </w:rPr>
              <w:t>"""</w:t>
            </w:r>
            <w:r>
              <w:rPr>
                <w:rFonts w:hint="eastAsia" w:ascii="Times New Roman" w:hAnsi="Times New Roman" w:cs="Times New Roman"/>
                <w:i/>
                <w:iCs/>
                <w:kern w:val="2"/>
                <w:sz w:val="18"/>
                <w:szCs w:val="18"/>
              </w:rPr>
              <w:t>.format(optional slots=optional slots,required_slots=required_slots)</w:t>
            </w:r>
          </w:p>
        </w:tc>
      </w:tr>
    </w:tbl>
    <w:p w14:paraId="6D33850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再利用</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集合中的全部词语构造查询文本</w:t>
      </w:r>
      <w:r>
        <w:rPr>
          <w:color w:val="000000" w:themeColor="text1"/>
          <w14:textFill>
            <w14:solidFill>
              <w14:schemeClr w14:val="tx1"/>
            </w14:solidFill>
          </w14:textFill>
        </w:rPr>
        <w:t>text</w:t>
      </w:r>
      <m:oMath>
        <m:r>
          <m:rPr/>
          <w:rPr>
            <w:rFonts w:hint="eastAsia"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hint="eastAsia"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。例如，若</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集合为{"time":"今年","org":"石家庄"}，即可构造出“今年石家庄售电量是多少”这样的生成文本。</w:t>
      </w:r>
    </w:p>
    <w:p w14:paraId="5E44C10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最终，按照格式输出文本及槽集合</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包含构造的文本和文本涉及的槽位。这样的规范输出格式有助于后续对LLM生成结果进行统一处理和分析。不论是用于数据标注、模型训练，还是其他自然语言处理相关任务，都能确保数据的规范性和一致性，从而提升整个自然语言处理流程的效率和准确性。</w:t>
      </w:r>
    </w:p>
    <w:p w14:paraId="1DA3FACC">
      <w:pPr>
        <w:ind w:firstLine="480"/>
        <w:rPr>
          <w:strike/>
          <w:color w:val="000000" w:themeColor="text1"/>
          <w14:textFill>
            <w14:solidFill>
              <w14:schemeClr w14:val="tx1"/>
            </w14:solidFill>
          </w14:textFill>
        </w:rPr>
      </w:pPr>
      <w:r>
        <w:rPr>
          <w:color w:val="000000" w:themeColor="text1"/>
          <w14:textFill>
            <w14:solidFill>
              <w14:schemeClr w14:val="tx1"/>
            </w14:solidFill>
          </w14:textFill>
        </w:rPr>
        <w:t>Step2：</w:t>
      </w:r>
      <w:r>
        <w:rPr>
          <w:rFonts w:hint="eastAsia"/>
          <w:color w:val="000000" w:themeColor="text1"/>
          <w14:textFill>
            <w14:solidFill>
              <w14:schemeClr w14:val="tx1"/>
            </w14:solidFill>
          </w14:textFill>
        </w:rPr>
        <w:t>在获得 LLM 稳定的输出结果后，接下来将其转化为JSON格式。JSON 格式具有良好的结构化和通用性，便于后续进行样本筛选和模型微调。根据上一步骤中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的文本和槽位内容，按照JSON格式的规范以及业务场景 Domain、意图Intent进行整理和转换。最后，利用这些转换后的JSON数据，批量生成适合小模型训练的样本</w:t>
      </w:r>
      <m:oMath>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y</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41149BDF">
      <w:pPr>
        <w:ind w:firstLine="480"/>
      </w:pPr>
      <m:oMathPara>
        <m:oMath>
          <m:eqArr>
            <m:eqArrPr>
              <m:maxDist m:val="1"/>
              <m:ctrlPr>
                <w:rPr>
                  <w:rFonts w:ascii="Cambria Math" w:hAnsi="Cambria Math"/>
                  <w:i/>
                </w:rPr>
              </m:ctrlPr>
            </m:eqArrPr>
            <m:e>
              <m:sSubSup>
                <m:sSubSupPr>
                  <m:ctrlPr>
                    <w:rPr>
                      <w:rFonts w:ascii="Cambria Math" w:hAnsi="Cambria Math"/>
                      <w:i/>
                    </w:rPr>
                  </m:ctrlPr>
                </m:sSubSupPr>
                <m:e>
                  <m:r>
                    <m:rPr/>
                    <w:rPr>
                      <w:rFonts w:hint="eastAsia" w:ascii="Cambria Math" w:hAnsi="Cambria Math"/>
                    </w:rPr>
                    <m:t>{</m:t>
                  </m:r>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r>
                <m:rPr/>
                <w:rPr>
                  <w:rFonts w:hint="eastAsia" w:ascii="Cambria Math" w:hAnsi="Cambria Math"/>
                </w:rPr>
                <m:t>{</m:t>
              </m:r>
              <m:r>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m:rPr/>
                        <w:rPr>
                          <w:rFonts w:hint="eastAsia" w:ascii="Cambria Math" w:hAnsi="Cambria Math"/>
                        </w:rPr>
                        <m:t>sample</m:t>
                      </m:r>
                      <m:ctrlPr>
                        <w:rPr>
                          <w:rFonts w:ascii="Cambria Math" w:hAnsi="Cambria Math"/>
                          <w:i/>
                        </w:rPr>
                      </m:ctrlPr>
                    </m:e>
                  </m:d>
                  <m:ctrlPr>
                    <w:rPr>
                      <w:rFonts w:ascii="Cambria Math" w:hAnsi="Cambria Math"/>
                      <w:i/>
                    </w:rPr>
                  </m:ctrlPr>
                </m:e>
                <m:sub>
                  <m:r>
                    <m:rPr/>
                    <w:rPr>
                      <w:rFonts w:hint="eastAsia"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intent:Intent</m:t>
              </m:r>
              <m:r>
                <m:rPr/>
                <w:rPr>
                  <w:rFonts w:hint="eastAsia" w:ascii="Cambria Math" w:hAnsi="Cambria Math"/>
                </w:rPr>
                <m:t>}</m:t>
              </m:r>
              <m:r>
                <m:rPr/>
                <w:rPr>
                  <w:rFonts w:ascii="Cambria Math" w:hAnsi="Cambria Math"/>
                </w:rPr>
                <m:t>#</m:t>
              </m:r>
              <m:d>
                <m:dPr>
                  <m:ctrlPr>
                    <w:rPr>
                      <w:rFonts w:ascii="Cambria Math" w:hAnsi="Cambria Math"/>
                      <w:i/>
                    </w:rPr>
                  </m:ctrlPr>
                </m:dPr>
                <m:e>
                  <m:r>
                    <m:rPr/>
                    <w:rPr>
                      <w:rFonts w:ascii="Cambria Math" w:hAnsi="Cambria Math"/>
                    </w:rPr>
                    <m:t>4−4</m:t>
                  </m:r>
                  <m:ctrlPr>
                    <w:rPr>
                      <w:rFonts w:ascii="Cambria Math" w:hAnsi="Cambria Math"/>
                      <w:i/>
                    </w:rPr>
                  </m:ctrlPr>
                </m:e>
              </m:d>
              <m:ctrlPr>
                <w:rPr>
                  <w:rFonts w:ascii="Cambria Math" w:hAnsi="Cambria Math"/>
                  <w:i/>
                </w:rPr>
              </m:ctrlPr>
            </m:e>
          </m:eqArr>
        </m:oMath>
      </m:oMathPara>
    </w:p>
    <w:p w14:paraId="6E63E95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这样的流程，不仅充分发挥了LLM强大的生成优势，还克服了其输出格式不稳定的难题。这一过程为基座模型提供了高质量、多样化的训练样本，助力基座模型在训练过程中不断提升性能。通过结构化和标准化的数据处理，基座模型能够更有效地学习和适应不同的应用场景，从而在实际应用中表现得更加出色。</w:t>
      </w:r>
    </w:p>
    <w:p w14:paraId="4D987501">
      <w:pPr>
        <w:pStyle w:val="4"/>
        <w:rPr>
          <w:rFonts w:hint="eastAsia" w:ascii="黑体" w:hAnsi="黑体" w:eastAsia="黑体" w:cs="黑体"/>
        </w:rPr>
      </w:pPr>
      <w:bookmarkStart w:id="100" w:name="_Toc192932519"/>
      <w:r>
        <w:rPr>
          <w:rFonts w:hint="eastAsia" w:ascii="黑体" w:hAnsi="黑体" w:eastAsia="黑体" w:cs="黑体"/>
        </w:rPr>
        <w:t>4.3.3动态适配性样本筛选</w:t>
      </w:r>
      <w:bookmarkEnd w:id="100"/>
    </w:p>
    <w:p w14:paraId="6CCD80E6">
      <w:pPr>
        <w:ind w:firstLine="480"/>
      </w:pPr>
      <w:r>
        <w:rPr>
          <w:rFonts w:hint="eastAsia"/>
        </w:rPr>
        <w:t>动态适配性样本筛选这一过程本质上是进行样本筛选的深化体现，其核心目的在于从大量的生成样本中精准挑选出高质量的训练数据，以提升模型的性能和泛化能力，减小噪音。</w:t>
      </w:r>
    </w:p>
    <w:p w14:paraId="2C44BB4A">
      <w:pPr>
        <w:ind w:firstLine="480"/>
      </w:pPr>
      <w:r>
        <w:rPr>
          <w:rFonts w:hint="eastAsia"/>
        </w:rPr>
        <w:t>借助前一阶段训练成熟的模型，从LLM生成的训练样本中选择模型预测结果和LLM生成结果一致的样本作为正确的训练样本。具体而言，在每个阶段，采用前一阶段训练好的模型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oMath>
      <w:r>
        <w:rPr>
          <w:rFonts w:hint="eastAsia"/>
        </w:rPr>
        <w:t>作为当前阶段的基线模型。然后，提取本阶段</w:t>
      </w:r>
      <w:r>
        <w:t>LLM</w:t>
      </w:r>
      <w:r>
        <w:rPr>
          <w:rFonts w:hint="eastAsia"/>
        </w:rPr>
        <w:t>生成的训练样本</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中的</w:t>
      </w:r>
      <w:r>
        <w:t>text</w:t>
      </w:r>
      <w:r>
        <w:rPr>
          <w:rFonts w:hint="eastAsia"/>
        </w:rPr>
        <w:t>文本</w:t>
      </w:r>
      <m:oMath>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3</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oMath>
      <w:r>
        <w:rPr>
          <w:rFonts w:hint="eastAsia"/>
        </w:rPr>
        <w:t>，并将其输入模型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进行预测，获取预测结果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，如下所示。</w:t>
      </w:r>
    </w:p>
    <w:p w14:paraId="63D1E08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m:t>
                  </m:r>
                  <m:r>
                    <m:rPr/>
                    <w:rPr>
                      <w:rFonts w:hint="eastAsia"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r>
                <m:rPr/>
                <w:rPr>
                  <w:rFonts w:ascii="Cambria Math" w:hAnsi="Cambria Math"/>
                </w:rPr>
                <m:t>(</m:t>
              </m:r>
              <m:sSub>
                <m:sSubPr>
                  <m:ctrlPr>
                    <w:rPr>
                      <w:rFonts w:ascii="Cambria Math" w:hAnsi="Cambria Math"/>
                      <w:i/>
                    </w:rPr>
                  </m:ctrlPr>
                </m:sSubPr>
                <m:e>
                  <m:r>
                    <m:rPr/>
                    <w:rPr>
                      <w:rFonts w:ascii="Cambria Math" w:hAnsi="Cambria Math"/>
                    </w:rPr>
                    <m:t>{</m:t>
                  </m:r>
                  <m:r>
                    <m:rPr/>
                    <w:rPr>
                      <w:rFonts w:hint="eastAsia"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d>
                <m:dPr>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eqArr>
        </m:oMath>
      </m:oMathPara>
    </w:p>
    <w:p w14:paraId="05A02C76">
      <w:pPr>
        <w:ind w:firstLine="480"/>
      </w:pPr>
      <w:r>
        <w:rPr>
          <w:rFonts w:hint="eastAsia"/>
        </w:rPr>
        <w:t>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的预测结果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w:t>
      </w:r>
      <w:r>
        <w:t xml:space="preserve"> LLM</w:t>
      </w:r>
      <w:r>
        <w:rPr>
          <w:rFonts w:hint="eastAsia"/>
        </w:rPr>
        <w:t xml:space="preserve"> 生成的结果</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比对一致，便暂可认定 LLM 生成的结果是准确可靠，得到适配样本集合</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w:t>
      </w:r>
    </w:p>
    <w:p w14:paraId="6CD656EC">
      <w:pPr>
        <w:ind w:firstLine="480"/>
      </w:pPr>
      <w:r>
        <w:rPr>
          <w:rFonts w:hint="eastAsia"/>
        </w:rPr>
        <w:t>通过这种动态适配性的样本筛选方式，模型能够不断从优质样本中学习，逐步提升对不同文本的处理能力，从而在自然语言处理任务中表现得更加出色。</w:t>
      </w:r>
    </w:p>
    <w:p w14:paraId="75D19471">
      <w:pPr>
        <w:pStyle w:val="4"/>
        <w:rPr>
          <w:rFonts w:hint="eastAsia" w:ascii="黑体" w:hAnsi="黑体" w:eastAsia="黑体" w:cs="黑体"/>
        </w:rPr>
      </w:pPr>
      <w:bookmarkStart w:id="101" w:name="_Toc192932520"/>
      <w:r>
        <w:rPr>
          <w:rFonts w:hint="eastAsia" w:ascii="黑体" w:hAnsi="黑体" w:eastAsia="黑体" w:cs="黑体"/>
        </w:rPr>
        <w:t>4.3.4模型微调</w:t>
      </w:r>
      <w:bookmarkEnd w:id="101"/>
    </w:p>
    <w:p w14:paraId="0438A4DF">
      <w:pPr>
        <w:ind w:firstLine="480"/>
      </w:pPr>
      <w:r>
        <w:rPr>
          <w:rFonts w:hint="eastAsia"/>
        </w:rPr>
        <w:t>将基于动态适配性样本筛选后的训练数据集</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，与前一阶段</w:t>
      </w:r>
      <w:r>
        <w:t>（</w:t>
      </w:r>
      <m:oMath>
        <m:r>
          <m:rPr/>
          <w:rPr>
            <w:rFonts w:ascii="Cambria Math" w:hAnsi="Cambria Math"/>
          </w:rPr>
          <m:t>t−</m:t>
        </m:r>
        <m:r>
          <m:rPr/>
          <w:rPr>
            <w:rFonts w:hint="eastAsia" w:ascii="Cambria Math" w:hAnsi="Cambria Math"/>
          </w:rPr>
          <m:t>1</m:t>
        </m:r>
      </m:oMath>
      <w:r>
        <w:t>）</w:t>
      </w:r>
      <w:r>
        <w:rPr>
          <w:rFonts w:hint="eastAsia"/>
        </w:rPr>
        <w:t>训练集</w:t>
      </w:r>
      <m:oMath>
        <m:r>
          <m:rPr/>
          <w:rPr>
            <w:rFonts w:ascii="Cambria Math" w:hAnsi="Cambria Math"/>
          </w:rPr>
          <m:t>{</m:t>
        </m:r>
        <m:sSup>
          <m:sSupPr>
            <m:ctrlPr>
              <w:rPr>
                <w:rFonts w:ascii="Cambria Math" w:hAnsi="Cambria Math"/>
                <w:i/>
              </w:rPr>
            </m:ctrlPr>
          </m:sSupPr>
          <m:e>
            <m:r>
              <m:rPr/>
              <w:rPr>
                <w:rFonts w:ascii="Cambria Math" w:hAnsi="Cambria Math"/>
              </w:rPr>
              <m:t>T</m:t>
            </m:r>
            <m:r>
              <m:rPr/>
              <w:rPr>
                <w:rFonts w:hint="eastAsia" w:ascii="Cambria Math" w:hAnsi="Cambria Math"/>
              </w:rPr>
              <m:t>rain</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r>
          <m:rPr/>
          <w:rPr>
            <w:rFonts w:ascii="Cambria Math" w:hAnsi="Cambria Math"/>
          </w:rPr>
          <m:t>}</m:t>
        </m:r>
      </m:oMath>
      <w:r>
        <w:rPr>
          <w:rFonts w:hint="eastAsia"/>
        </w:rPr>
        <w:t>合并，如下所示。</w:t>
      </w:r>
    </w:p>
    <w:p w14:paraId="0C19AF32">
      <w:pPr>
        <w:ind w:firstLine="480"/>
      </w:pPr>
      <m:oMathPara>
        <m:oMath>
          <m:eqArr>
            <m:eqArrPr>
              <m:maxDist m:val="1"/>
              <m:ctrlPr>
                <w:rPr>
                  <w:rFonts w:ascii="Cambria Math" w:hAnsi="Cambria Math"/>
                  <w:i/>
                </w:rPr>
              </m:ctrlPr>
            </m:eqArrPr>
            <m:e>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T</m:t>
                  </m:r>
                  <m:r>
                    <m:rPr/>
                    <w:rPr>
                      <w:rFonts w:hint="eastAsia" w:ascii="Cambria Math" w:hAnsi="Cambria Math"/>
                    </w:rPr>
                    <m: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t−1</m:t>
                  </m:r>
                  <m:ctrlPr>
                    <w:rPr>
                      <w:rFonts w:ascii="Cambria Math" w:hAnsi="Cambria Math"/>
                      <w:i/>
                    </w:rPr>
                  </m:ctrlPr>
                </m:sup>
              </m:sSubSup>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d>
                <m:dPr>
                  <m:ctrlPr>
                    <w:rPr>
                      <w:rFonts w:ascii="Cambria Math" w:hAnsi="Cambria Math"/>
                      <w:i/>
                    </w:rPr>
                  </m:ctrlPr>
                </m:dPr>
                <m:e>
                  <m:r>
                    <m:rPr/>
                    <w:rPr>
                      <w:rFonts w:ascii="Cambria Math" w:hAnsi="Cambria Math"/>
                    </w:rPr>
                    <m:t>4−6</m:t>
                  </m:r>
                  <m:ctrlPr>
                    <w:rPr>
                      <w:rFonts w:ascii="Cambria Math" w:hAnsi="Cambria Math"/>
                      <w:i/>
                    </w:rPr>
                  </m:ctrlPr>
                </m:e>
              </m:d>
              <m:ctrlPr>
                <w:rPr>
                  <w:rFonts w:ascii="Cambria Math" w:hAnsi="Cambria Math"/>
                  <w:i/>
                </w:rPr>
              </m:ctrlPr>
            </m:e>
          </m:eqArr>
        </m:oMath>
      </m:oMathPara>
    </w:p>
    <w:p w14:paraId="5062BCC6">
      <w:pPr>
        <w:ind w:firstLine="480"/>
        <w:rPr>
          <w:rFonts w:ascii="宋体" w:hAnsi="宋体"/>
        </w:rPr>
      </w:pPr>
      <w:r>
        <w:rPr>
          <w:rFonts w:hint="eastAsia"/>
        </w:rPr>
        <w:t>将</w:t>
      </w:r>
      <m:oMath>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作为全新训练数据集，重头开始微调，进行模型训练，得到第t阶段模型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ctrlPr>
              <w:rPr>
                <w:rFonts w:ascii="Cambria Math" w:hAnsi="Cambria Math"/>
                <w:i/>
              </w:rPr>
            </m:ctrlPr>
          </m:sup>
        </m:sSup>
      </m:oMath>
      <w:r>
        <w:rPr>
          <w:rFonts w:hint="eastAsia"/>
        </w:rPr>
        <w:t>，并作为</w:t>
      </w:r>
      <m:oMath>
        <m:r>
          <m:rPr/>
          <w:rPr>
            <w:rFonts w:ascii="Cambria Math" w:hAnsi="Cambria Math"/>
          </w:rPr>
          <m:t>t+1</m:t>
        </m:r>
      </m:oMath>
      <w:r>
        <w:rPr>
          <w:rFonts w:hint="eastAsia"/>
        </w:rPr>
        <w:t>阶段</w:t>
      </w:r>
      <w:r>
        <w:rPr>
          <w:rFonts w:hint="eastAsia" w:ascii="宋体" w:hAnsi="宋体"/>
        </w:rPr>
        <w:t>动态适配性样本筛选</w:t>
      </w:r>
      <w:r>
        <w:rPr>
          <w:rFonts w:hint="eastAsia"/>
        </w:rPr>
        <w:t>的基座模型使用。重复以上迭代过程。</w:t>
      </w:r>
    </w:p>
    <w:p w14:paraId="76F0C6D3">
      <w:pPr>
        <w:pStyle w:val="3"/>
      </w:pPr>
      <w:bookmarkStart w:id="102" w:name="_Toc192932521"/>
      <w:r>
        <w:rPr>
          <w:rFonts w:hint="eastAsia"/>
        </w:rPr>
        <w:t>4.4实验结果与分析</w:t>
      </w:r>
      <w:bookmarkEnd w:id="102"/>
    </w:p>
    <w:p w14:paraId="0E089720">
      <w:pPr>
        <w:pStyle w:val="4"/>
        <w:rPr>
          <w:rFonts w:hint="eastAsia" w:ascii="黑体" w:hAnsi="黑体" w:eastAsia="黑体" w:cs="黑体"/>
        </w:rPr>
      </w:pPr>
      <w:bookmarkStart w:id="103" w:name="_Toc192932522"/>
      <w:r>
        <w:rPr>
          <w:rFonts w:hint="eastAsia" w:ascii="黑体" w:hAnsi="黑体" w:eastAsia="黑体" w:cs="黑体"/>
        </w:rPr>
        <w:t>4.4.1实验环境与参数配置</w:t>
      </w:r>
      <w:bookmarkEnd w:id="103"/>
    </w:p>
    <w:p w14:paraId="00468D1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本节实验硬件环境与第三章相同，硬件环境为GPU集群服务器，在包含8个计算显卡的服务器集群上进行了对比实验。其中每个显卡为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A9A4D82">
      <w:pPr>
        <w:ind w:firstLine="480"/>
        <w:rPr>
          <w:color w:val="000000" w:themeColor="text1"/>
          <w14:textFill>
            <w14:solidFill>
              <w14:schemeClr w14:val="tx1"/>
            </w14:solidFill>
          </w14:textFill>
        </w:rPr>
      </w:pPr>
      <w:r>
        <w:rPr>
          <w:color w:val="000000" w:themeColor="text1"/>
          <w14:textFill>
            <w14:solidFill>
              <w14:schemeClr w14:val="tx1"/>
            </w14:solidFill>
          </w14:textFill>
        </w:rPr>
        <w:t>研究采用Pytorch深度学习框架构建模型，并选用了在中文文本任务中表现卓越的Chinese-BERT-wwm-ext作为基础模型。该模型的编码器由12层隐层组成，配备12个自注意力头，采用768维张量进行特征表示。为了防止过拟合，模型设置了以下超参数：训练轮次为5，批处理大小为64，学习率为1e-5，序列最大长度限制为64，失活比率设为0.1。模型参数的优化通过Adam算法实现。</w:t>
      </w:r>
    </w:p>
    <w:p w14:paraId="6ABAFFCE">
      <w:pPr>
        <w:pStyle w:val="4"/>
        <w:rPr>
          <w:rFonts w:hint="eastAsia" w:ascii="黑体" w:hAnsi="黑体" w:eastAsia="黑体" w:cs="黑体"/>
        </w:rPr>
      </w:pPr>
      <w:bookmarkStart w:id="104" w:name="_Toc192932523"/>
      <w:r>
        <w:rPr>
          <w:rFonts w:hint="eastAsia" w:ascii="黑体" w:hAnsi="黑体" w:eastAsia="黑体" w:cs="黑体"/>
        </w:rPr>
        <w:t>4.4.2数据集</w:t>
      </w:r>
      <w:bookmarkEnd w:id="104"/>
    </w:p>
    <w:p w14:paraId="31DA3A47">
      <w:pPr>
        <w:ind w:firstLine="480"/>
      </w:pPr>
      <w:r>
        <w:rPr>
          <w:rFonts w:hint="eastAsia"/>
        </w:rPr>
        <w:t>本章使用的数据集源自电力领域的实际应用场景，分为常见问题数据集和数据增强数据集，分别用于验证基于Spacy句法分析树的意图-槽联合模型和基于大语言模型迭代数据增强的自然语言理解模型。</w:t>
      </w:r>
    </w:p>
    <w:p w14:paraId="35E5ECDC">
      <w:pPr>
        <w:ind w:firstLine="480"/>
      </w:pPr>
      <w:r>
        <w:rPr>
          <w:rFonts w:hint="eastAsia"/>
        </w:rPr>
        <w:t>常见问题数据集如表4-2所示。由于未见指标项的问题不区分专业类别，因此仅在营销、运营和财务三个专业数据集上进行评估。训练集和验证集经过整理和标注后批量生成，形成大规模数据集；测试集则从实际应用场景中采集，涵盖用户查询中未见指标项及句式复杂的句子，以全面评估模型的泛化能力和鲁棒性。</w:t>
      </w:r>
    </w:p>
    <w:p w14:paraId="13952F34">
      <w:pPr>
        <w:pStyle w:val="8"/>
        <w:ind w:firstLine="420"/>
      </w:pPr>
      <w:bookmarkStart w:id="105" w:name="_Toc192796507"/>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不同专业常见问题数据集</w:t>
      </w:r>
      <w:bookmarkEnd w:id="105"/>
    </w:p>
    <w:p w14:paraId="5D408993">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w:t>
      </w:r>
      <w:r>
        <w:t>Common problem datasets for various majors</w:t>
      </w:r>
    </w:p>
    <w:tbl>
      <w:tblPr>
        <w:tblStyle w:val="27"/>
        <w:tblW w:w="0" w:type="auto"/>
        <w:tblInd w:w="-5"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2"/>
        <w:gridCol w:w="1445"/>
        <w:gridCol w:w="1444"/>
        <w:gridCol w:w="1444"/>
        <w:gridCol w:w="1443"/>
        <w:gridCol w:w="1449"/>
      </w:tblGrid>
      <w:tr w14:paraId="1A0046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top w:val="single" w:color="auto" w:sz="12" w:space="0"/>
              <w:bottom w:val="single" w:color="auto" w:sz="4" w:space="0"/>
            </w:tcBorders>
          </w:tcPr>
          <w:p w14:paraId="0FEAA24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数据集</w:t>
            </w:r>
          </w:p>
        </w:tc>
        <w:tc>
          <w:tcPr>
            <w:tcW w:w="1453" w:type="dxa"/>
            <w:tcBorders>
              <w:top w:val="single" w:color="auto" w:sz="12" w:space="0"/>
              <w:bottom w:val="single" w:color="auto" w:sz="4" w:space="0"/>
            </w:tcBorders>
          </w:tcPr>
          <w:p w14:paraId="3760110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训练集</w:t>
            </w:r>
          </w:p>
        </w:tc>
        <w:tc>
          <w:tcPr>
            <w:tcW w:w="1453" w:type="dxa"/>
            <w:tcBorders>
              <w:top w:val="single" w:color="auto" w:sz="12" w:space="0"/>
              <w:bottom w:val="single" w:color="auto" w:sz="4" w:space="0"/>
            </w:tcBorders>
          </w:tcPr>
          <w:p w14:paraId="7B7AED58">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验证集</w:t>
            </w:r>
          </w:p>
        </w:tc>
        <w:tc>
          <w:tcPr>
            <w:tcW w:w="1453" w:type="dxa"/>
            <w:tcBorders>
              <w:top w:val="single" w:color="auto" w:sz="12" w:space="0"/>
              <w:bottom w:val="single" w:color="auto" w:sz="4" w:space="0"/>
            </w:tcBorders>
          </w:tcPr>
          <w:p w14:paraId="35F0501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测试集</w:t>
            </w:r>
          </w:p>
        </w:tc>
        <w:tc>
          <w:tcPr>
            <w:tcW w:w="1454" w:type="dxa"/>
            <w:tcBorders>
              <w:top w:val="single" w:color="auto" w:sz="12" w:space="0"/>
              <w:bottom w:val="single" w:color="auto" w:sz="4" w:space="0"/>
            </w:tcBorders>
          </w:tcPr>
          <w:p w14:paraId="5F3C62D5">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意图</w:t>
            </w:r>
          </w:p>
        </w:tc>
        <w:tc>
          <w:tcPr>
            <w:tcW w:w="1459" w:type="dxa"/>
            <w:tcBorders>
              <w:top w:val="single" w:color="auto" w:sz="12" w:space="0"/>
              <w:bottom w:val="single" w:color="auto" w:sz="4" w:space="0"/>
            </w:tcBorders>
          </w:tcPr>
          <w:p w14:paraId="2AA86A3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填充槽</w:t>
            </w:r>
          </w:p>
        </w:tc>
      </w:tr>
      <w:tr w14:paraId="3215DA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top w:val="single" w:color="auto" w:sz="4" w:space="0"/>
            </w:tcBorders>
          </w:tcPr>
          <w:p w14:paraId="178A75C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营销</w:t>
            </w:r>
          </w:p>
        </w:tc>
        <w:tc>
          <w:tcPr>
            <w:tcW w:w="1453" w:type="dxa"/>
            <w:tcBorders>
              <w:top w:val="single" w:color="auto" w:sz="4" w:space="0"/>
            </w:tcBorders>
          </w:tcPr>
          <w:p w14:paraId="35D4E580">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18754</w:t>
            </w:r>
          </w:p>
        </w:tc>
        <w:tc>
          <w:tcPr>
            <w:tcW w:w="1453" w:type="dxa"/>
            <w:tcBorders>
              <w:top w:val="single" w:color="auto" w:sz="4" w:space="0"/>
            </w:tcBorders>
          </w:tcPr>
          <w:p w14:paraId="43753EA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9377</w:t>
            </w:r>
          </w:p>
        </w:tc>
        <w:tc>
          <w:tcPr>
            <w:tcW w:w="1453" w:type="dxa"/>
            <w:tcBorders>
              <w:top w:val="single" w:color="auto" w:sz="4" w:space="0"/>
            </w:tcBorders>
          </w:tcPr>
          <w:p w14:paraId="03F1A71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top w:val="single" w:color="auto" w:sz="4" w:space="0"/>
            </w:tcBorders>
          </w:tcPr>
          <w:p w14:paraId="68A42B6B">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Borders>
              <w:top w:val="single" w:color="auto" w:sz="4" w:space="0"/>
            </w:tcBorders>
          </w:tcPr>
          <w:p w14:paraId="7D2290B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26</w:t>
            </w:r>
          </w:p>
        </w:tc>
      </w:tr>
      <w:tr w14:paraId="5F32EF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Pr>
          <w:p w14:paraId="0B7C7D0F">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运营</w:t>
            </w:r>
          </w:p>
        </w:tc>
        <w:tc>
          <w:tcPr>
            <w:tcW w:w="1453" w:type="dxa"/>
          </w:tcPr>
          <w:p w14:paraId="41D65C7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18800</w:t>
            </w:r>
          </w:p>
        </w:tc>
        <w:tc>
          <w:tcPr>
            <w:tcW w:w="1453" w:type="dxa"/>
          </w:tcPr>
          <w:p w14:paraId="57A583D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9400</w:t>
            </w:r>
          </w:p>
        </w:tc>
        <w:tc>
          <w:tcPr>
            <w:tcW w:w="1453" w:type="dxa"/>
          </w:tcPr>
          <w:p w14:paraId="03C09832">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Pr>
          <w:p w14:paraId="0E9B60A7">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Pr>
          <w:p w14:paraId="79D799C4">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64</w:t>
            </w:r>
          </w:p>
        </w:tc>
      </w:tr>
      <w:tr w14:paraId="686004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bottom w:val="single" w:color="auto" w:sz="12" w:space="0"/>
            </w:tcBorders>
          </w:tcPr>
          <w:p w14:paraId="4024D38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财务</w:t>
            </w:r>
          </w:p>
        </w:tc>
        <w:tc>
          <w:tcPr>
            <w:tcW w:w="1453" w:type="dxa"/>
            <w:tcBorders>
              <w:bottom w:val="single" w:color="auto" w:sz="12" w:space="0"/>
            </w:tcBorders>
          </w:tcPr>
          <w:p w14:paraId="5FD4752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19000</w:t>
            </w:r>
          </w:p>
        </w:tc>
        <w:tc>
          <w:tcPr>
            <w:tcW w:w="1453" w:type="dxa"/>
            <w:tcBorders>
              <w:bottom w:val="single" w:color="auto" w:sz="12" w:space="0"/>
            </w:tcBorders>
          </w:tcPr>
          <w:p w14:paraId="74A03EF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9500</w:t>
            </w:r>
          </w:p>
        </w:tc>
        <w:tc>
          <w:tcPr>
            <w:tcW w:w="1453" w:type="dxa"/>
            <w:tcBorders>
              <w:bottom w:val="single" w:color="auto" w:sz="12" w:space="0"/>
            </w:tcBorders>
          </w:tcPr>
          <w:p w14:paraId="429BD6E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bottom w:val="single" w:color="auto" w:sz="12" w:space="0"/>
            </w:tcBorders>
          </w:tcPr>
          <w:p w14:paraId="6F913C9A">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4</w:t>
            </w:r>
          </w:p>
        </w:tc>
        <w:tc>
          <w:tcPr>
            <w:tcW w:w="1459" w:type="dxa"/>
            <w:tcBorders>
              <w:bottom w:val="single" w:color="auto" w:sz="12" w:space="0"/>
            </w:tcBorders>
          </w:tcPr>
          <w:p w14:paraId="31CEDF7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7</w:t>
            </w:r>
          </w:p>
        </w:tc>
      </w:tr>
    </w:tbl>
    <w:p w14:paraId="46A49F6F">
      <w:pPr>
        <w:pStyle w:val="4"/>
        <w:rPr>
          <w:rFonts w:hint="eastAsia" w:ascii="黑体" w:hAnsi="黑体" w:eastAsia="黑体" w:cs="黑体"/>
        </w:rPr>
      </w:pPr>
      <w:bookmarkStart w:id="106" w:name="_Toc192932524"/>
      <w:r>
        <w:rPr>
          <w:rFonts w:hint="eastAsia" w:ascii="黑体" w:hAnsi="黑体" w:eastAsia="黑体" w:cs="黑体"/>
        </w:rPr>
        <w:t>4.4.3评估指标</w:t>
      </w:r>
      <w:bookmarkEnd w:id="106"/>
    </w:p>
    <w:p w14:paraId="2EAADD93">
      <w:pPr>
        <w:pStyle w:val="35"/>
        <w:spacing w:line="360" w:lineRule="auto"/>
        <w:ind w:firstLine="420"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为了系统性评估本章提出的两种模型在电力领域自然语言理解任务中的性能表现，从五个关键指标进行评估：分词准确率、槽值独立率、意图准确率、意图 -槽匹配率以及语义准确率。这些指标旨在量化模型在分词、槽位填充、意图识别以及语义理解等方面的表现，从而系统性地分析模型在实际应用中的改进效果。</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oMath>
      <w:r>
        <w:rPr>
          <w:rFonts w:hint="eastAsia" w:ascii="宋体" w:hAnsi="宋体"/>
          <w:color w:val="000000" w:themeColor="text1"/>
          <w14:textFill>
            <w14:solidFill>
              <w14:schemeClr w14:val="tx1"/>
            </w14:solidFill>
          </w14:textFill>
        </w:rPr>
        <w:t>表示总测试句子数量，各指标定义及计算方法如下：</w:t>
      </w:r>
    </w:p>
    <w:p w14:paraId="643ED3E6">
      <w:pPr>
        <w:pStyle w:val="35"/>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分词准确率</w:t>
      </w:r>
      <w:r>
        <w:rPr>
          <w:color w:val="000000" w:themeColor="text1"/>
          <w14:textFill>
            <w14:solidFill>
              <w14:schemeClr w14:val="tx1"/>
            </w14:solidFill>
          </w14:textFill>
        </w:rPr>
        <w:t xml:space="preserve">（Word Segmentation </w:t>
      </w:r>
      <w:r>
        <w:rPr>
          <w:rFonts w:hint="eastAsia"/>
          <w:color w:val="000000" w:themeColor="text1"/>
          <w14:textFill>
            <w14:solidFill>
              <w14:schemeClr w14:val="tx1"/>
            </w14:solidFill>
          </w14:textFill>
        </w:rPr>
        <w:t>Correct</w:t>
      </w:r>
      <w:r>
        <w:rPr>
          <w:color w:val="000000" w:themeColor="text1"/>
          <w14:textFill>
            <w14:solidFill>
              <w14:schemeClr w14:val="tx1"/>
            </w14:solidFill>
          </w14:textFill>
        </w:rPr>
        <w:t xml:space="preserve"> Rate</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WS</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R）衡量模型</w:t>
      </w:r>
      <w:r>
        <w:rPr>
          <w:rFonts w:hint="eastAsia"/>
          <w:color w:val="000000" w:themeColor="text1"/>
          <w14:textFill>
            <w14:solidFill>
              <w14:schemeClr w14:val="tx1"/>
            </w14:solidFill>
          </w14:textFill>
        </w:rPr>
        <w:t>对于未见指标项</w:t>
      </w:r>
      <w:r>
        <w:rPr>
          <w:color w:val="000000" w:themeColor="text1"/>
          <w14:textFill>
            <w14:solidFill>
              <w14:schemeClr w14:val="tx1"/>
            </w14:solidFill>
          </w14:textFill>
        </w:rPr>
        <w:t>分词的准确性，</w:t>
      </w:r>
      <w:r>
        <w:rPr>
          <w:rFonts w:hint="eastAsia"/>
          <w:color w:val="000000" w:themeColor="text1"/>
          <w14:textFill>
            <w14:solidFill>
              <w14:schemeClr w14:val="tx1"/>
            </w14:solidFill>
          </w14:textFill>
        </w:rPr>
        <w:t>其通过统计测试集中正确完成分词的句子数量，计算可由公式4-7表示，其中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表示正确分词的句子数。</w:t>
      </w:r>
    </w:p>
    <w:p w14:paraId="230C9D55">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WSCR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4−7</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07AE1B21">
      <w:pPr>
        <w:pStyle w:val="35"/>
        <w:spacing w:line="360" w:lineRule="auto"/>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槽值独立率（Slot Value Depend Rate，SVDR）衡量在分词正确的情况下，未出现将不同槽位槽值错误识别为同一槽位的现象，计算可由公式4-8表示，其中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correct</m:t>
            </m:r>
            <m:r>
              <m:rPr>
                <m:lit/>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表示未出现槽值合并的句子数。</w:t>
      </w:r>
    </w:p>
    <w:p w14:paraId="3D33AB94">
      <w:pPr>
        <w:pStyle w:val="35"/>
        <w:spacing w:line="360" w:lineRule="auto"/>
        <w:ind w:left="2" w:firstLine="0" w:firstLineChars="0"/>
      </w:pPr>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SVDR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w:rPr>
                        <w:rFonts w:hint="eastAsia"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4−8</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w:r>
        <w:rPr>
          <w:rFonts w:hint="eastAsia"/>
        </w:rPr>
        <w:t xml:space="preserve">  </w:t>
      </w:r>
    </w:p>
    <w:p w14:paraId="3C1B0993">
      <w:pPr>
        <w:ind w:firstLine="480"/>
        <w:rPr>
          <w:color w:val="000000" w:themeColor="text1"/>
          <w14:textFill>
            <w14:solidFill>
              <w14:schemeClr w14:val="tx1"/>
            </w14:solidFill>
          </w14:textFill>
        </w:rPr>
      </w:pPr>
      <w:r>
        <w:rPr>
          <w:rFonts w:hint="eastAsia"/>
        </w:rPr>
        <w:t>意图准确率（Intent Correct Rate，ICR）评估模型在意图识别任务中的准确性，计算公式可由公式4-9表示，其中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correct</m:t>
            </m:r>
            <m:r>
              <m:rPr>
                <m:lit/>
                <m:sty m:val="p"/>
              </m:rPr>
              <w:rPr>
                <w:rFonts w:ascii="Cambria Math" w:hAnsi="Cambria Math"/>
              </w:rPr>
              <m:t>_</m:t>
            </m:r>
            <m:r>
              <m:rPr>
                <m:sty m:val="p"/>
              </m:rPr>
              <w:rPr>
                <w:rFonts w:ascii="Cambria Math" w:hAnsi="Cambria Math"/>
              </w:rPr>
              <m:t>intent</m:t>
            </m:r>
            <m:ctrlPr>
              <w:rPr>
                <w:rFonts w:ascii="Cambria Math" w:hAnsi="Cambria Math"/>
                <w:i/>
              </w:rPr>
            </m:ctrlPr>
          </m:sub>
        </m:sSub>
      </m:oMath>
      <w:r>
        <w:rPr>
          <w:rFonts w:hint="eastAsia"/>
        </w:rPr>
        <w:t>表示正确识别意图的句子数量。</w:t>
      </w:r>
    </w:p>
    <w:p w14:paraId="2A3C512B">
      <w:pPr>
        <w:pStyle w:val="35"/>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intent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C550B0D">
      <w:pPr>
        <w:ind w:firstLine="480"/>
      </w:pPr>
      <w:r>
        <w:tab/>
      </w:r>
      <w:r>
        <w:rPr>
          <w:rFonts w:hint="eastAsia"/>
        </w:rPr>
        <w:t>意图-槽匹配率（Intent-Slot Match Rate，ISMR）衡量模型在处理意图与槽位之间匹配关系时的表现，具体计算公式可由公式4-10表示，其中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intent</m:t>
            </m:r>
            <m:r>
              <m:rPr>
                <m:lit/>
                <m:sty m:val="p"/>
              </m:rPr>
              <w:rPr>
                <w:rFonts w:ascii="Cambria Math" w:hAnsi="Cambria Math"/>
              </w:rPr>
              <m:t>_</m:t>
            </m:r>
            <m:r>
              <m:rPr>
                <m:sty m:val="p"/>
              </m:rPr>
              <w:rPr>
                <w:rFonts w:ascii="Cambria Math" w:hAnsi="Cambria Math"/>
              </w:rPr>
              <m:t>slot</m:t>
            </m:r>
            <m:r>
              <m:rPr>
                <m:lit/>
                <m:sty m:val="p"/>
              </m:rPr>
              <w:rPr>
                <w:rFonts w:ascii="Cambria Math" w:hAnsi="Cambria Math"/>
              </w:rPr>
              <m:t>_</m:t>
            </m:r>
            <m:r>
              <m:rPr>
                <m:sty m:val="p"/>
              </m:rPr>
              <w:rPr>
                <w:rFonts w:ascii="Cambria Math" w:hAnsi="Cambria Math"/>
              </w:rPr>
              <m:t>match</m:t>
            </m:r>
            <m:ctrlPr>
              <w:rPr>
                <w:rFonts w:ascii="Cambria Math" w:hAnsi="Cambria Math"/>
                <w:i/>
              </w:rPr>
            </m:ctrlPr>
          </m:sub>
        </m:sSub>
      </m:oMath>
      <w:r>
        <w:rPr>
          <w:rFonts w:hint="eastAsia"/>
        </w:rPr>
        <w:t>表示识别槽位与意图完全匹配的句子数量。</w:t>
      </w:r>
    </w:p>
    <w:p w14:paraId="4A436BF0">
      <w:pPr>
        <w:pStyle w:val="35"/>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ISMR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intent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slot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match</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4−10</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7657453">
      <w:pPr>
        <w:pStyle w:val="35"/>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语义准确率（Semantic Accuracy Rate，SA）综合评估模型在理解用户查询语义时的整体表现，具体计算公式可由公式3-14表示，主要计算模型在所有任务中识别正确的句子数量与总测试集句子数量的比值。</w:t>
      </w:r>
    </w:p>
    <w:p w14:paraId="7AA642BF">
      <w:pPr>
        <w:pStyle w:val="4"/>
        <w:rPr>
          <w:rFonts w:hint="eastAsia" w:ascii="黑体" w:hAnsi="黑体" w:eastAsia="黑体" w:cs="黑体"/>
        </w:rPr>
      </w:pPr>
      <w:bookmarkStart w:id="107" w:name="_Toc192932525"/>
      <w:r>
        <w:rPr>
          <w:rFonts w:hint="eastAsia" w:ascii="黑体" w:hAnsi="黑体" w:eastAsia="黑体" w:cs="黑体"/>
        </w:rPr>
        <w:t>4.4.4实验结果与分析</w:t>
      </w:r>
      <w:bookmarkEnd w:id="107"/>
    </w:p>
    <w:p w14:paraId="4CC39E5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表4-3展示了本文提出的基于Spacy句法分析树的意图-槽联合SSIS、基线WBert、PBert、WPFe和WPFd五个自然语言理解模型在三大数据集上面向未见指标项的性能表现，详细分析如下：</w:t>
      </w:r>
    </w:p>
    <w:p w14:paraId="39F71B0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实验结果表明，在整体性能评估中，SSIS模型于营销、运营、财务数据集的关键指标均显著超越WBert基线模型。其中SA提升17.8%，WSCR提升13.3%，SVDR提升12.9%，ICR提升0.3%，ISMR提升10.9%。这验证了结合句法结构信息并通过</w:t>
      </w:r>
      <w:r>
        <w:rPr>
          <w:color w:val="000000" w:themeColor="text1"/>
          <w14:textFill>
            <w14:solidFill>
              <w14:schemeClr w14:val="tx1"/>
            </w14:solidFill>
          </w14:textFill>
        </w:rPr>
        <w:t>意图信息引导槽位识别</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未见指标项的词语划分准确性以及意图与槽位之间的匹配精度</w:t>
      </w:r>
      <w:r>
        <w:rPr>
          <w:rFonts w:hint="eastAsia"/>
          <w:color w:val="000000" w:themeColor="text1"/>
          <w14:textFill>
            <w14:solidFill>
              <w14:schemeClr w14:val="tx1"/>
            </w14:solidFill>
          </w14:textFill>
        </w:rPr>
        <w:t>有明显改善。该模型通过提升SA指标平均17.8%的绝对增幅，显著增强了对用户多样化表达的语义解析能力，为实际业务场景提供可靠的语义理解支持。</w:t>
      </w:r>
    </w:p>
    <w:p w14:paraId="707083FA">
      <w:pPr>
        <w:pStyle w:val="8"/>
        <w:ind w:firstLine="420"/>
      </w:pPr>
      <w:bookmarkStart w:id="108" w:name="_Toc19279650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不同模型在未见指标项测试集评估结果</w:t>
      </w:r>
      <w:bookmarkEnd w:id="108"/>
    </w:p>
    <w:p w14:paraId="2784143E">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3</w:t>
      </w:r>
      <w:r>
        <w:fldChar w:fldCharType="end"/>
      </w:r>
      <w:r>
        <w:rPr>
          <w:rFonts w:hint="eastAsia"/>
        </w:rPr>
        <w:t xml:space="preserve"> </w:t>
      </w:r>
      <w:r>
        <w:t>Evaluation results of each model on the test set with</w:t>
      </w:r>
      <w:r>
        <w:rPr>
          <w:rFonts w:hint="eastAsia"/>
        </w:rPr>
        <w:t xml:space="preserve"> zero-shot slot mentions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397"/>
        <w:gridCol w:w="1416"/>
        <w:gridCol w:w="1408"/>
        <w:gridCol w:w="1411"/>
        <w:gridCol w:w="1401"/>
      </w:tblGrid>
      <w:tr w14:paraId="1D57BED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11096345">
            <w:pPr>
              <w:spacing w:line="240" w:lineRule="auto"/>
              <w:ind w:firstLine="0" w:firstLineChars="0"/>
              <w:jc w:val="center"/>
              <w:rPr>
                <w:b/>
                <w:bCs/>
                <w:sz w:val="21"/>
                <w:szCs w:val="21"/>
              </w:rPr>
            </w:pPr>
            <w:r>
              <w:rPr>
                <w:rFonts w:hint="eastAsia"/>
                <w:b/>
                <w:bCs/>
                <w:sz w:val="21"/>
                <w:szCs w:val="21"/>
              </w:rPr>
              <w:t>模型</w:t>
            </w:r>
          </w:p>
        </w:tc>
        <w:tc>
          <w:tcPr>
            <w:tcW w:w="1397" w:type="dxa"/>
          </w:tcPr>
          <w:p w14:paraId="30321241">
            <w:pPr>
              <w:spacing w:line="240" w:lineRule="auto"/>
              <w:ind w:firstLine="0" w:firstLineChars="0"/>
              <w:jc w:val="center"/>
              <w:rPr>
                <w:b/>
                <w:bCs/>
                <w:sz w:val="21"/>
                <w:szCs w:val="21"/>
              </w:rPr>
            </w:pPr>
            <w:r>
              <w:rPr>
                <w:rFonts w:hint="eastAsia"/>
                <w:b/>
                <w:bCs/>
                <w:sz w:val="21"/>
                <w:szCs w:val="21"/>
              </w:rPr>
              <w:t>WBert</w:t>
            </w:r>
          </w:p>
        </w:tc>
        <w:tc>
          <w:tcPr>
            <w:tcW w:w="1416" w:type="dxa"/>
          </w:tcPr>
          <w:p w14:paraId="0BF30655">
            <w:pPr>
              <w:spacing w:line="240" w:lineRule="auto"/>
              <w:ind w:firstLine="0" w:firstLineChars="0"/>
              <w:jc w:val="center"/>
              <w:rPr>
                <w:b/>
                <w:bCs/>
                <w:sz w:val="21"/>
                <w:szCs w:val="21"/>
              </w:rPr>
            </w:pPr>
            <w:r>
              <w:rPr>
                <w:rFonts w:hint="eastAsia"/>
                <w:b/>
                <w:bCs/>
                <w:sz w:val="21"/>
                <w:szCs w:val="21"/>
              </w:rPr>
              <w:t>PBert</w:t>
            </w:r>
          </w:p>
        </w:tc>
        <w:tc>
          <w:tcPr>
            <w:tcW w:w="1408" w:type="dxa"/>
          </w:tcPr>
          <w:p w14:paraId="05469FA2">
            <w:pPr>
              <w:spacing w:line="240" w:lineRule="auto"/>
              <w:ind w:firstLine="0" w:firstLineChars="0"/>
              <w:jc w:val="center"/>
              <w:rPr>
                <w:b/>
                <w:bCs/>
                <w:sz w:val="21"/>
                <w:szCs w:val="21"/>
              </w:rPr>
            </w:pPr>
            <w:r>
              <w:rPr>
                <w:rFonts w:hint="eastAsia"/>
                <w:b/>
                <w:bCs/>
                <w:sz w:val="21"/>
                <w:szCs w:val="21"/>
              </w:rPr>
              <w:t>WPFe</w:t>
            </w:r>
          </w:p>
        </w:tc>
        <w:tc>
          <w:tcPr>
            <w:tcW w:w="1411" w:type="dxa"/>
          </w:tcPr>
          <w:p w14:paraId="0166B889">
            <w:pPr>
              <w:spacing w:line="240" w:lineRule="auto"/>
              <w:ind w:firstLine="0" w:firstLineChars="0"/>
              <w:jc w:val="center"/>
              <w:rPr>
                <w:b/>
                <w:bCs/>
                <w:sz w:val="21"/>
                <w:szCs w:val="21"/>
              </w:rPr>
            </w:pPr>
            <w:r>
              <w:rPr>
                <w:rFonts w:hint="eastAsia"/>
                <w:b/>
                <w:bCs/>
                <w:sz w:val="21"/>
                <w:szCs w:val="21"/>
              </w:rPr>
              <w:t>WPFd</w:t>
            </w:r>
          </w:p>
        </w:tc>
        <w:tc>
          <w:tcPr>
            <w:tcW w:w="1401" w:type="dxa"/>
          </w:tcPr>
          <w:p w14:paraId="5CC21976">
            <w:pPr>
              <w:spacing w:line="240" w:lineRule="auto"/>
              <w:ind w:firstLine="0" w:firstLineChars="0"/>
              <w:jc w:val="center"/>
              <w:rPr>
                <w:b/>
                <w:bCs/>
                <w:sz w:val="21"/>
                <w:szCs w:val="21"/>
              </w:rPr>
            </w:pPr>
            <w:r>
              <w:rPr>
                <w:rFonts w:hint="eastAsia"/>
                <w:b/>
                <w:bCs/>
                <w:sz w:val="21"/>
                <w:szCs w:val="21"/>
              </w:rPr>
              <w:t>SSIS</w:t>
            </w:r>
          </w:p>
        </w:tc>
      </w:tr>
      <w:tr w14:paraId="2963A0E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4A408CBA">
            <w:pPr>
              <w:spacing w:line="240" w:lineRule="auto"/>
              <w:ind w:firstLine="0" w:firstLineChars="0"/>
              <w:jc w:val="center"/>
              <w:rPr>
                <w:b/>
                <w:bCs/>
                <w:sz w:val="21"/>
                <w:szCs w:val="21"/>
              </w:rPr>
            </w:pPr>
            <w:r>
              <w:rPr>
                <w:rFonts w:hint="eastAsia"/>
                <w:b/>
                <w:bCs/>
                <w:sz w:val="21"/>
                <w:szCs w:val="21"/>
              </w:rPr>
              <w:t>营销</w:t>
            </w:r>
          </w:p>
        </w:tc>
      </w:tr>
      <w:tr w14:paraId="45E3B1C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E1F7B07">
            <w:pPr>
              <w:spacing w:line="240" w:lineRule="auto"/>
              <w:ind w:firstLine="0" w:firstLineChars="0"/>
              <w:jc w:val="center"/>
              <w:rPr>
                <w:b/>
                <w:bCs/>
                <w:sz w:val="21"/>
                <w:szCs w:val="21"/>
              </w:rPr>
            </w:pPr>
            <w:r>
              <w:rPr>
                <w:rFonts w:hint="eastAsia"/>
                <w:b/>
                <w:bCs/>
                <w:sz w:val="21"/>
                <w:szCs w:val="21"/>
              </w:rPr>
              <w:t>WSCR</w:t>
            </w:r>
          </w:p>
        </w:tc>
        <w:tc>
          <w:tcPr>
            <w:tcW w:w="1397" w:type="dxa"/>
          </w:tcPr>
          <w:p w14:paraId="48BFAA96">
            <w:pPr>
              <w:spacing w:line="240" w:lineRule="auto"/>
              <w:ind w:firstLine="0" w:firstLineChars="0"/>
              <w:jc w:val="center"/>
              <w:rPr>
                <w:sz w:val="21"/>
                <w:szCs w:val="21"/>
              </w:rPr>
            </w:pPr>
            <w:r>
              <w:rPr>
                <w:rFonts w:hint="eastAsia"/>
                <w:sz w:val="21"/>
                <w:szCs w:val="21"/>
              </w:rPr>
              <w:t>62.3</w:t>
            </w:r>
          </w:p>
        </w:tc>
        <w:tc>
          <w:tcPr>
            <w:tcW w:w="1416" w:type="dxa"/>
          </w:tcPr>
          <w:p w14:paraId="7C001DD2">
            <w:pPr>
              <w:spacing w:line="240" w:lineRule="auto"/>
              <w:ind w:firstLine="0" w:firstLineChars="0"/>
              <w:jc w:val="center"/>
              <w:rPr>
                <w:sz w:val="21"/>
                <w:szCs w:val="21"/>
              </w:rPr>
            </w:pPr>
            <w:r>
              <w:rPr>
                <w:rFonts w:hint="eastAsia"/>
                <w:sz w:val="21"/>
                <w:szCs w:val="21"/>
              </w:rPr>
              <w:t>64.7</w:t>
            </w:r>
          </w:p>
        </w:tc>
        <w:tc>
          <w:tcPr>
            <w:tcW w:w="1408" w:type="dxa"/>
          </w:tcPr>
          <w:p w14:paraId="2B84FF9F">
            <w:pPr>
              <w:spacing w:line="240" w:lineRule="auto"/>
              <w:ind w:firstLine="0" w:firstLineChars="0"/>
              <w:jc w:val="center"/>
              <w:rPr>
                <w:sz w:val="21"/>
                <w:szCs w:val="21"/>
              </w:rPr>
            </w:pPr>
            <w:r>
              <w:rPr>
                <w:rFonts w:hint="eastAsia"/>
                <w:sz w:val="21"/>
                <w:szCs w:val="21"/>
              </w:rPr>
              <w:t>70.1</w:t>
            </w:r>
          </w:p>
        </w:tc>
        <w:tc>
          <w:tcPr>
            <w:tcW w:w="1411" w:type="dxa"/>
          </w:tcPr>
          <w:p w14:paraId="284F33D4">
            <w:pPr>
              <w:spacing w:line="240" w:lineRule="auto"/>
              <w:ind w:firstLine="0" w:firstLineChars="0"/>
              <w:jc w:val="center"/>
              <w:rPr>
                <w:sz w:val="21"/>
                <w:szCs w:val="21"/>
              </w:rPr>
            </w:pPr>
            <w:r>
              <w:rPr>
                <w:rFonts w:hint="eastAsia"/>
                <w:sz w:val="21"/>
                <w:szCs w:val="21"/>
              </w:rPr>
              <w:t>74.0</w:t>
            </w:r>
          </w:p>
        </w:tc>
        <w:tc>
          <w:tcPr>
            <w:tcW w:w="1401" w:type="dxa"/>
          </w:tcPr>
          <w:p w14:paraId="01842748">
            <w:pPr>
              <w:spacing w:line="240" w:lineRule="auto"/>
              <w:ind w:firstLine="0" w:firstLineChars="0"/>
              <w:jc w:val="center"/>
              <w:rPr>
                <w:b/>
                <w:bCs/>
                <w:sz w:val="21"/>
                <w:szCs w:val="21"/>
              </w:rPr>
            </w:pPr>
            <w:r>
              <w:rPr>
                <w:rFonts w:hint="eastAsia"/>
                <w:b/>
                <w:bCs/>
                <w:color w:val="000000" w:themeColor="text1"/>
                <w:sz w:val="21"/>
                <w:szCs w:val="21"/>
                <w14:textFill>
                  <w14:solidFill>
                    <w14:schemeClr w14:val="tx1"/>
                  </w14:solidFill>
                </w14:textFill>
              </w:rPr>
              <w:t>75.2</w:t>
            </w:r>
          </w:p>
        </w:tc>
      </w:tr>
      <w:tr w14:paraId="244045F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B27D0BF">
            <w:pPr>
              <w:spacing w:line="240" w:lineRule="auto"/>
              <w:ind w:firstLine="0" w:firstLineChars="0"/>
              <w:jc w:val="center"/>
              <w:rPr>
                <w:b/>
                <w:bCs/>
                <w:sz w:val="21"/>
                <w:szCs w:val="21"/>
              </w:rPr>
            </w:pPr>
            <w:r>
              <w:rPr>
                <w:rFonts w:hint="eastAsia"/>
                <w:b/>
                <w:bCs/>
                <w:sz w:val="21"/>
                <w:szCs w:val="21"/>
              </w:rPr>
              <w:t>SVDR</w:t>
            </w:r>
          </w:p>
        </w:tc>
        <w:tc>
          <w:tcPr>
            <w:tcW w:w="1397" w:type="dxa"/>
          </w:tcPr>
          <w:p w14:paraId="51801031">
            <w:pPr>
              <w:spacing w:line="240" w:lineRule="auto"/>
              <w:ind w:firstLine="0" w:firstLineChars="0"/>
              <w:jc w:val="center"/>
              <w:rPr>
                <w:sz w:val="21"/>
                <w:szCs w:val="21"/>
              </w:rPr>
            </w:pPr>
            <w:r>
              <w:rPr>
                <w:rFonts w:hint="eastAsia"/>
                <w:sz w:val="21"/>
                <w:szCs w:val="21"/>
              </w:rPr>
              <w:t>50.5</w:t>
            </w:r>
          </w:p>
        </w:tc>
        <w:tc>
          <w:tcPr>
            <w:tcW w:w="1416" w:type="dxa"/>
          </w:tcPr>
          <w:p w14:paraId="38FA1BB7">
            <w:pPr>
              <w:spacing w:line="240" w:lineRule="auto"/>
              <w:ind w:firstLine="0" w:firstLineChars="0"/>
              <w:jc w:val="center"/>
              <w:rPr>
                <w:sz w:val="21"/>
                <w:szCs w:val="21"/>
              </w:rPr>
            </w:pPr>
            <w:r>
              <w:rPr>
                <w:rFonts w:hint="eastAsia"/>
                <w:sz w:val="21"/>
                <w:szCs w:val="21"/>
              </w:rPr>
              <w:t>53.2</w:t>
            </w:r>
          </w:p>
        </w:tc>
        <w:tc>
          <w:tcPr>
            <w:tcW w:w="1408" w:type="dxa"/>
          </w:tcPr>
          <w:p w14:paraId="6E06153E">
            <w:pPr>
              <w:spacing w:line="240" w:lineRule="auto"/>
              <w:ind w:firstLine="0" w:firstLineChars="0"/>
              <w:jc w:val="center"/>
              <w:rPr>
                <w:sz w:val="21"/>
                <w:szCs w:val="21"/>
              </w:rPr>
            </w:pPr>
            <w:r>
              <w:rPr>
                <w:rFonts w:hint="eastAsia"/>
                <w:sz w:val="21"/>
                <w:szCs w:val="21"/>
              </w:rPr>
              <w:t>60.8</w:t>
            </w:r>
          </w:p>
        </w:tc>
        <w:tc>
          <w:tcPr>
            <w:tcW w:w="1411" w:type="dxa"/>
          </w:tcPr>
          <w:p w14:paraId="7A69DC96">
            <w:pPr>
              <w:spacing w:line="240" w:lineRule="auto"/>
              <w:ind w:firstLine="0" w:firstLineChars="0"/>
              <w:jc w:val="center"/>
              <w:rPr>
                <w:sz w:val="21"/>
                <w:szCs w:val="21"/>
              </w:rPr>
            </w:pPr>
            <w:r>
              <w:rPr>
                <w:rFonts w:hint="eastAsia"/>
                <w:sz w:val="21"/>
                <w:szCs w:val="21"/>
              </w:rPr>
              <w:t>62.2</w:t>
            </w:r>
          </w:p>
        </w:tc>
        <w:tc>
          <w:tcPr>
            <w:tcW w:w="1401" w:type="dxa"/>
          </w:tcPr>
          <w:p w14:paraId="4A406A71">
            <w:pPr>
              <w:spacing w:line="240" w:lineRule="auto"/>
              <w:ind w:firstLine="0" w:firstLineChars="0"/>
              <w:jc w:val="center"/>
              <w:rPr>
                <w:b/>
                <w:bCs/>
                <w:sz w:val="21"/>
                <w:szCs w:val="21"/>
              </w:rPr>
            </w:pPr>
            <w:r>
              <w:rPr>
                <w:rFonts w:hint="eastAsia"/>
                <w:b/>
                <w:bCs/>
                <w:sz w:val="21"/>
                <w:szCs w:val="21"/>
              </w:rPr>
              <w:t>63.0</w:t>
            </w:r>
          </w:p>
        </w:tc>
      </w:tr>
      <w:tr w14:paraId="4648192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0C82709">
            <w:pPr>
              <w:spacing w:line="240" w:lineRule="auto"/>
              <w:ind w:firstLine="0" w:firstLineChars="0"/>
              <w:jc w:val="center"/>
              <w:rPr>
                <w:b/>
                <w:bCs/>
                <w:sz w:val="21"/>
                <w:szCs w:val="21"/>
              </w:rPr>
            </w:pPr>
            <w:r>
              <w:rPr>
                <w:rFonts w:hint="eastAsia"/>
                <w:b/>
                <w:bCs/>
                <w:sz w:val="21"/>
                <w:szCs w:val="21"/>
              </w:rPr>
              <w:t>ICR</w:t>
            </w:r>
          </w:p>
        </w:tc>
        <w:tc>
          <w:tcPr>
            <w:tcW w:w="1397" w:type="dxa"/>
          </w:tcPr>
          <w:p w14:paraId="298E611B">
            <w:pPr>
              <w:spacing w:line="240" w:lineRule="auto"/>
              <w:ind w:firstLine="0" w:firstLineChars="0"/>
              <w:jc w:val="center"/>
              <w:rPr>
                <w:sz w:val="21"/>
                <w:szCs w:val="21"/>
              </w:rPr>
            </w:pPr>
            <w:r>
              <w:rPr>
                <w:rFonts w:hint="eastAsia"/>
                <w:sz w:val="21"/>
                <w:szCs w:val="21"/>
              </w:rPr>
              <w:t>98.8</w:t>
            </w:r>
          </w:p>
        </w:tc>
        <w:tc>
          <w:tcPr>
            <w:tcW w:w="1416" w:type="dxa"/>
          </w:tcPr>
          <w:p w14:paraId="563024AB">
            <w:pPr>
              <w:spacing w:line="240" w:lineRule="auto"/>
              <w:ind w:firstLine="0" w:firstLineChars="0"/>
              <w:jc w:val="center"/>
              <w:rPr>
                <w:sz w:val="21"/>
                <w:szCs w:val="21"/>
              </w:rPr>
            </w:pPr>
            <w:r>
              <w:rPr>
                <w:rFonts w:hint="eastAsia"/>
                <w:sz w:val="21"/>
                <w:szCs w:val="21"/>
              </w:rPr>
              <w:t>99.0</w:t>
            </w:r>
          </w:p>
        </w:tc>
        <w:tc>
          <w:tcPr>
            <w:tcW w:w="1408" w:type="dxa"/>
          </w:tcPr>
          <w:p w14:paraId="0FFBA87D">
            <w:pPr>
              <w:spacing w:line="240" w:lineRule="auto"/>
              <w:ind w:firstLine="0" w:firstLineChars="0"/>
              <w:jc w:val="center"/>
              <w:rPr>
                <w:sz w:val="21"/>
                <w:szCs w:val="21"/>
              </w:rPr>
            </w:pPr>
            <w:r>
              <w:rPr>
                <w:rFonts w:hint="eastAsia"/>
                <w:sz w:val="21"/>
                <w:szCs w:val="21"/>
              </w:rPr>
              <w:t>99.2</w:t>
            </w:r>
          </w:p>
        </w:tc>
        <w:tc>
          <w:tcPr>
            <w:tcW w:w="1411" w:type="dxa"/>
          </w:tcPr>
          <w:p w14:paraId="447B7A42">
            <w:pPr>
              <w:spacing w:line="240" w:lineRule="auto"/>
              <w:ind w:firstLine="0" w:firstLineChars="0"/>
              <w:jc w:val="center"/>
              <w:rPr>
                <w:sz w:val="21"/>
                <w:szCs w:val="21"/>
              </w:rPr>
            </w:pPr>
            <w:r>
              <w:rPr>
                <w:rFonts w:hint="eastAsia"/>
                <w:sz w:val="21"/>
                <w:szCs w:val="21"/>
              </w:rPr>
              <w:t>98.8</w:t>
            </w:r>
          </w:p>
        </w:tc>
        <w:tc>
          <w:tcPr>
            <w:tcW w:w="1401" w:type="dxa"/>
          </w:tcPr>
          <w:p w14:paraId="500E0E51">
            <w:pPr>
              <w:spacing w:line="240" w:lineRule="auto"/>
              <w:ind w:firstLine="0" w:firstLineChars="0"/>
              <w:jc w:val="center"/>
              <w:rPr>
                <w:b/>
                <w:bCs/>
                <w:sz w:val="21"/>
                <w:szCs w:val="21"/>
              </w:rPr>
            </w:pPr>
            <w:r>
              <w:rPr>
                <w:rFonts w:hint="eastAsia"/>
                <w:b/>
                <w:bCs/>
                <w:sz w:val="21"/>
                <w:szCs w:val="21"/>
              </w:rPr>
              <w:t>99.6</w:t>
            </w:r>
          </w:p>
        </w:tc>
      </w:tr>
      <w:tr w14:paraId="0EF42AD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6FAFF28">
            <w:pPr>
              <w:spacing w:line="240" w:lineRule="auto"/>
              <w:ind w:firstLine="0" w:firstLineChars="0"/>
              <w:jc w:val="center"/>
              <w:rPr>
                <w:b/>
                <w:bCs/>
                <w:sz w:val="21"/>
                <w:szCs w:val="21"/>
              </w:rPr>
            </w:pPr>
            <w:r>
              <w:rPr>
                <w:rFonts w:hint="eastAsia"/>
                <w:b/>
                <w:bCs/>
                <w:sz w:val="21"/>
                <w:szCs w:val="21"/>
              </w:rPr>
              <w:t>ISMR</w:t>
            </w:r>
          </w:p>
        </w:tc>
        <w:tc>
          <w:tcPr>
            <w:tcW w:w="1397" w:type="dxa"/>
          </w:tcPr>
          <w:p w14:paraId="761B8EA0">
            <w:pPr>
              <w:spacing w:line="240" w:lineRule="auto"/>
              <w:ind w:firstLine="0" w:firstLineChars="0"/>
              <w:jc w:val="center"/>
              <w:rPr>
                <w:sz w:val="21"/>
                <w:szCs w:val="21"/>
              </w:rPr>
            </w:pPr>
            <w:r>
              <w:rPr>
                <w:rFonts w:hint="eastAsia"/>
                <w:sz w:val="21"/>
                <w:szCs w:val="21"/>
              </w:rPr>
              <w:t>82.2</w:t>
            </w:r>
          </w:p>
        </w:tc>
        <w:tc>
          <w:tcPr>
            <w:tcW w:w="1416" w:type="dxa"/>
          </w:tcPr>
          <w:p w14:paraId="1A3B7BF3">
            <w:pPr>
              <w:spacing w:line="240" w:lineRule="auto"/>
              <w:ind w:firstLine="0" w:firstLineChars="0"/>
              <w:jc w:val="center"/>
              <w:rPr>
                <w:sz w:val="21"/>
                <w:szCs w:val="21"/>
              </w:rPr>
            </w:pPr>
            <w:r>
              <w:rPr>
                <w:rFonts w:hint="eastAsia"/>
                <w:sz w:val="21"/>
                <w:szCs w:val="21"/>
              </w:rPr>
              <w:t>80.4</w:t>
            </w:r>
          </w:p>
        </w:tc>
        <w:tc>
          <w:tcPr>
            <w:tcW w:w="1408" w:type="dxa"/>
          </w:tcPr>
          <w:p w14:paraId="770EDB70">
            <w:pPr>
              <w:spacing w:line="240" w:lineRule="auto"/>
              <w:ind w:firstLine="0" w:firstLineChars="0"/>
              <w:jc w:val="center"/>
              <w:rPr>
                <w:sz w:val="21"/>
                <w:szCs w:val="21"/>
              </w:rPr>
            </w:pPr>
            <w:r>
              <w:rPr>
                <w:rFonts w:hint="eastAsia"/>
                <w:sz w:val="21"/>
                <w:szCs w:val="21"/>
              </w:rPr>
              <w:t>85.6</w:t>
            </w:r>
          </w:p>
        </w:tc>
        <w:tc>
          <w:tcPr>
            <w:tcW w:w="1411" w:type="dxa"/>
          </w:tcPr>
          <w:p w14:paraId="10054071">
            <w:pPr>
              <w:spacing w:line="240" w:lineRule="auto"/>
              <w:ind w:firstLine="0" w:firstLineChars="0"/>
              <w:jc w:val="center"/>
              <w:rPr>
                <w:sz w:val="21"/>
                <w:szCs w:val="21"/>
              </w:rPr>
            </w:pPr>
            <w:r>
              <w:rPr>
                <w:rFonts w:hint="eastAsia"/>
                <w:sz w:val="21"/>
                <w:szCs w:val="21"/>
              </w:rPr>
              <w:t>82.6</w:t>
            </w:r>
          </w:p>
        </w:tc>
        <w:tc>
          <w:tcPr>
            <w:tcW w:w="1401" w:type="dxa"/>
          </w:tcPr>
          <w:p w14:paraId="3485E021">
            <w:pPr>
              <w:spacing w:line="240" w:lineRule="auto"/>
              <w:ind w:firstLine="0" w:firstLineChars="0"/>
              <w:jc w:val="center"/>
              <w:rPr>
                <w:b/>
                <w:bCs/>
                <w:sz w:val="21"/>
                <w:szCs w:val="21"/>
              </w:rPr>
            </w:pPr>
            <w:r>
              <w:rPr>
                <w:rFonts w:hint="eastAsia"/>
                <w:b/>
                <w:bCs/>
                <w:sz w:val="21"/>
                <w:szCs w:val="21"/>
              </w:rPr>
              <w:t>92.2</w:t>
            </w:r>
          </w:p>
        </w:tc>
      </w:tr>
      <w:tr w14:paraId="7BB2755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81CD75E">
            <w:pPr>
              <w:spacing w:line="240" w:lineRule="auto"/>
              <w:ind w:firstLine="0" w:firstLineChars="0"/>
              <w:jc w:val="center"/>
              <w:rPr>
                <w:b/>
                <w:bCs/>
                <w:sz w:val="21"/>
                <w:szCs w:val="21"/>
              </w:rPr>
            </w:pPr>
            <w:r>
              <w:rPr>
                <w:rFonts w:hint="eastAsia"/>
                <w:b/>
                <w:bCs/>
                <w:sz w:val="21"/>
                <w:szCs w:val="21"/>
              </w:rPr>
              <w:t>SA</w:t>
            </w:r>
          </w:p>
        </w:tc>
        <w:tc>
          <w:tcPr>
            <w:tcW w:w="1397" w:type="dxa"/>
          </w:tcPr>
          <w:p w14:paraId="157F19C0">
            <w:pPr>
              <w:spacing w:line="240" w:lineRule="auto"/>
              <w:ind w:firstLine="0" w:firstLineChars="0"/>
              <w:jc w:val="center"/>
              <w:rPr>
                <w:sz w:val="21"/>
                <w:szCs w:val="21"/>
              </w:rPr>
            </w:pPr>
            <w:r>
              <w:rPr>
                <w:rFonts w:hint="eastAsia"/>
                <w:sz w:val="21"/>
                <w:szCs w:val="21"/>
              </w:rPr>
              <w:t>42.8</w:t>
            </w:r>
          </w:p>
        </w:tc>
        <w:tc>
          <w:tcPr>
            <w:tcW w:w="1416" w:type="dxa"/>
          </w:tcPr>
          <w:p w14:paraId="480BA41B">
            <w:pPr>
              <w:spacing w:line="240" w:lineRule="auto"/>
              <w:ind w:firstLine="0" w:firstLineChars="0"/>
              <w:jc w:val="center"/>
              <w:rPr>
                <w:sz w:val="21"/>
                <w:szCs w:val="21"/>
              </w:rPr>
            </w:pPr>
            <w:r>
              <w:rPr>
                <w:rFonts w:hint="eastAsia"/>
                <w:sz w:val="21"/>
                <w:szCs w:val="21"/>
              </w:rPr>
              <w:t>45.7</w:t>
            </w:r>
          </w:p>
        </w:tc>
        <w:tc>
          <w:tcPr>
            <w:tcW w:w="1408" w:type="dxa"/>
          </w:tcPr>
          <w:p w14:paraId="01A372FC">
            <w:pPr>
              <w:spacing w:line="240" w:lineRule="auto"/>
              <w:ind w:firstLine="0" w:firstLineChars="0"/>
              <w:jc w:val="center"/>
              <w:rPr>
                <w:sz w:val="21"/>
                <w:szCs w:val="21"/>
              </w:rPr>
            </w:pPr>
            <w:r>
              <w:rPr>
                <w:rFonts w:hint="eastAsia"/>
                <w:sz w:val="21"/>
                <w:szCs w:val="21"/>
              </w:rPr>
              <w:t>52.1</w:t>
            </w:r>
          </w:p>
        </w:tc>
        <w:tc>
          <w:tcPr>
            <w:tcW w:w="1411" w:type="dxa"/>
          </w:tcPr>
          <w:p w14:paraId="767ED27C">
            <w:pPr>
              <w:spacing w:line="240" w:lineRule="auto"/>
              <w:ind w:firstLine="0" w:firstLineChars="0"/>
              <w:jc w:val="center"/>
              <w:rPr>
                <w:sz w:val="21"/>
                <w:szCs w:val="21"/>
              </w:rPr>
            </w:pPr>
            <w:r>
              <w:rPr>
                <w:rFonts w:hint="eastAsia"/>
                <w:sz w:val="21"/>
                <w:szCs w:val="21"/>
              </w:rPr>
              <w:t>54.6</w:t>
            </w:r>
          </w:p>
        </w:tc>
        <w:tc>
          <w:tcPr>
            <w:tcW w:w="1401" w:type="dxa"/>
          </w:tcPr>
          <w:p w14:paraId="7A5DCDF0">
            <w:pPr>
              <w:spacing w:line="240" w:lineRule="auto"/>
              <w:ind w:firstLine="0" w:firstLineChars="0"/>
              <w:jc w:val="center"/>
              <w:rPr>
                <w:b/>
                <w:bCs/>
                <w:sz w:val="21"/>
                <w:szCs w:val="21"/>
              </w:rPr>
            </w:pPr>
            <w:r>
              <w:rPr>
                <w:rFonts w:hint="eastAsia"/>
                <w:b/>
                <w:bCs/>
                <w:sz w:val="21"/>
                <w:szCs w:val="21"/>
              </w:rPr>
              <w:t>61.0</w:t>
            </w:r>
          </w:p>
        </w:tc>
      </w:tr>
      <w:tr w14:paraId="6EAECC1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084C358B">
            <w:pPr>
              <w:spacing w:line="240" w:lineRule="auto"/>
              <w:ind w:firstLine="0" w:firstLineChars="0"/>
              <w:jc w:val="center"/>
              <w:rPr>
                <w:b/>
                <w:bCs/>
                <w:sz w:val="21"/>
                <w:szCs w:val="21"/>
              </w:rPr>
            </w:pPr>
            <w:r>
              <w:rPr>
                <w:rFonts w:hint="eastAsia"/>
                <w:b/>
                <w:bCs/>
                <w:sz w:val="21"/>
                <w:szCs w:val="21"/>
              </w:rPr>
              <w:t>运营</w:t>
            </w:r>
          </w:p>
        </w:tc>
      </w:tr>
      <w:tr w14:paraId="0C5DDF9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2D984B3">
            <w:pPr>
              <w:spacing w:line="240" w:lineRule="auto"/>
              <w:ind w:firstLine="0" w:firstLineChars="0"/>
              <w:jc w:val="center"/>
              <w:rPr>
                <w:b/>
                <w:bCs/>
                <w:sz w:val="21"/>
                <w:szCs w:val="21"/>
              </w:rPr>
            </w:pPr>
            <w:r>
              <w:rPr>
                <w:rFonts w:hint="eastAsia"/>
                <w:b/>
                <w:bCs/>
                <w:sz w:val="21"/>
                <w:szCs w:val="21"/>
              </w:rPr>
              <w:t>WSCR</w:t>
            </w:r>
          </w:p>
        </w:tc>
        <w:tc>
          <w:tcPr>
            <w:tcW w:w="1397" w:type="dxa"/>
          </w:tcPr>
          <w:p w14:paraId="2DC48CC9">
            <w:pPr>
              <w:spacing w:line="240" w:lineRule="auto"/>
              <w:ind w:firstLine="0" w:firstLineChars="0"/>
              <w:jc w:val="center"/>
              <w:rPr>
                <w:sz w:val="21"/>
                <w:szCs w:val="21"/>
              </w:rPr>
            </w:pPr>
            <w:r>
              <w:rPr>
                <w:rFonts w:hint="eastAsia"/>
                <w:sz w:val="21"/>
                <w:szCs w:val="21"/>
              </w:rPr>
              <w:t>58.0</w:t>
            </w:r>
          </w:p>
        </w:tc>
        <w:tc>
          <w:tcPr>
            <w:tcW w:w="1416" w:type="dxa"/>
          </w:tcPr>
          <w:p w14:paraId="6859D8FA">
            <w:pPr>
              <w:spacing w:line="240" w:lineRule="auto"/>
              <w:ind w:firstLine="0" w:firstLineChars="0"/>
              <w:jc w:val="center"/>
              <w:rPr>
                <w:sz w:val="21"/>
                <w:szCs w:val="21"/>
              </w:rPr>
            </w:pPr>
            <w:r>
              <w:rPr>
                <w:rFonts w:hint="eastAsia"/>
                <w:sz w:val="21"/>
                <w:szCs w:val="21"/>
              </w:rPr>
              <w:t>65.4</w:t>
            </w:r>
          </w:p>
        </w:tc>
        <w:tc>
          <w:tcPr>
            <w:tcW w:w="1408" w:type="dxa"/>
          </w:tcPr>
          <w:p w14:paraId="59E5E67B">
            <w:pPr>
              <w:spacing w:line="240" w:lineRule="auto"/>
              <w:ind w:firstLine="0" w:firstLineChars="0"/>
              <w:jc w:val="center"/>
              <w:rPr>
                <w:sz w:val="21"/>
                <w:szCs w:val="21"/>
              </w:rPr>
            </w:pPr>
            <w:r>
              <w:rPr>
                <w:rFonts w:hint="eastAsia"/>
                <w:sz w:val="21"/>
                <w:szCs w:val="21"/>
              </w:rPr>
              <w:t>67.6</w:t>
            </w:r>
          </w:p>
        </w:tc>
        <w:tc>
          <w:tcPr>
            <w:tcW w:w="1411" w:type="dxa"/>
          </w:tcPr>
          <w:p w14:paraId="63C7D998">
            <w:pPr>
              <w:spacing w:line="240" w:lineRule="auto"/>
              <w:ind w:firstLine="0" w:firstLineChars="0"/>
              <w:jc w:val="center"/>
              <w:rPr>
                <w:sz w:val="21"/>
                <w:szCs w:val="21"/>
              </w:rPr>
            </w:pPr>
            <w:r>
              <w:rPr>
                <w:rFonts w:hint="eastAsia"/>
                <w:sz w:val="21"/>
                <w:szCs w:val="21"/>
              </w:rPr>
              <w:t>70.2</w:t>
            </w:r>
          </w:p>
        </w:tc>
        <w:tc>
          <w:tcPr>
            <w:tcW w:w="1401" w:type="dxa"/>
          </w:tcPr>
          <w:p w14:paraId="04F37F0E">
            <w:pPr>
              <w:spacing w:line="240" w:lineRule="auto"/>
              <w:ind w:firstLine="0" w:firstLineChars="0"/>
              <w:jc w:val="center"/>
              <w:rPr>
                <w:b/>
                <w:bCs/>
                <w:sz w:val="21"/>
                <w:szCs w:val="21"/>
              </w:rPr>
            </w:pPr>
            <w:r>
              <w:rPr>
                <w:rFonts w:hint="eastAsia"/>
                <w:b/>
                <w:bCs/>
                <w:sz w:val="21"/>
                <w:szCs w:val="21"/>
              </w:rPr>
              <w:t>73.8</w:t>
            </w:r>
          </w:p>
        </w:tc>
      </w:tr>
      <w:tr w14:paraId="1B14378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57F489">
            <w:pPr>
              <w:spacing w:line="240" w:lineRule="auto"/>
              <w:ind w:firstLine="0" w:firstLineChars="0"/>
              <w:jc w:val="center"/>
              <w:rPr>
                <w:b/>
                <w:bCs/>
                <w:sz w:val="21"/>
                <w:szCs w:val="21"/>
              </w:rPr>
            </w:pPr>
            <w:r>
              <w:rPr>
                <w:rFonts w:hint="eastAsia"/>
                <w:b/>
                <w:bCs/>
                <w:sz w:val="21"/>
                <w:szCs w:val="21"/>
              </w:rPr>
              <w:t>SVDR</w:t>
            </w:r>
          </w:p>
        </w:tc>
        <w:tc>
          <w:tcPr>
            <w:tcW w:w="1397" w:type="dxa"/>
          </w:tcPr>
          <w:p w14:paraId="314CDA3A">
            <w:pPr>
              <w:spacing w:line="240" w:lineRule="auto"/>
              <w:ind w:firstLine="0" w:firstLineChars="0"/>
              <w:jc w:val="center"/>
              <w:rPr>
                <w:sz w:val="21"/>
                <w:szCs w:val="21"/>
              </w:rPr>
            </w:pPr>
            <w:r>
              <w:rPr>
                <w:rFonts w:hint="eastAsia"/>
                <w:sz w:val="21"/>
                <w:szCs w:val="21"/>
              </w:rPr>
              <w:t>45.9</w:t>
            </w:r>
          </w:p>
        </w:tc>
        <w:tc>
          <w:tcPr>
            <w:tcW w:w="1416" w:type="dxa"/>
          </w:tcPr>
          <w:p w14:paraId="6C5CAE39">
            <w:pPr>
              <w:spacing w:line="240" w:lineRule="auto"/>
              <w:ind w:firstLine="0" w:firstLineChars="0"/>
              <w:jc w:val="center"/>
              <w:rPr>
                <w:sz w:val="21"/>
                <w:szCs w:val="21"/>
              </w:rPr>
            </w:pPr>
            <w:r>
              <w:rPr>
                <w:rFonts w:hint="eastAsia"/>
                <w:sz w:val="21"/>
                <w:szCs w:val="21"/>
              </w:rPr>
              <w:t>50.1</w:t>
            </w:r>
          </w:p>
        </w:tc>
        <w:tc>
          <w:tcPr>
            <w:tcW w:w="1408" w:type="dxa"/>
          </w:tcPr>
          <w:p w14:paraId="3A94A1AA">
            <w:pPr>
              <w:spacing w:line="240" w:lineRule="auto"/>
              <w:ind w:firstLine="0" w:firstLineChars="0"/>
              <w:jc w:val="center"/>
              <w:rPr>
                <w:sz w:val="21"/>
                <w:szCs w:val="21"/>
              </w:rPr>
            </w:pPr>
            <w:r>
              <w:rPr>
                <w:rFonts w:hint="eastAsia"/>
                <w:sz w:val="21"/>
                <w:szCs w:val="21"/>
              </w:rPr>
              <w:t>53.4</w:t>
            </w:r>
          </w:p>
        </w:tc>
        <w:tc>
          <w:tcPr>
            <w:tcW w:w="1411" w:type="dxa"/>
          </w:tcPr>
          <w:p w14:paraId="730AD264">
            <w:pPr>
              <w:spacing w:line="240" w:lineRule="auto"/>
              <w:ind w:firstLine="0" w:firstLineChars="0"/>
              <w:jc w:val="center"/>
              <w:rPr>
                <w:sz w:val="21"/>
                <w:szCs w:val="21"/>
              </w:rPr>
            </w:pPr>
            <w:r>
              <w:rPr>
                <w:rFonts w:hint="eastAsia"/>
                <w:sz w:val="21"/>
                <w:szCs w:val="21"/>
              </w:rPr>
              <w:t>58.1</w:t>
            </w:r>
          </w:p>
        </w:tc>
        <w:tc>
          <w:tcPr>
            <w:tcW w:w="1401" w:type="dxa"/>
          </w:tcPr>
          <w:p w14:paraId="01364C27">
            <w:pPr>
              <w:spacing w:line="240" w:lineRule="auto"/>
              <w:ind w:firstLine="0" w:firstLineChars="0"/>
              <w:jc w:val="center"/>
              <w:rPr>
                <w:b/>
                <w:bCs/>
                <w:sz w:val="21"/>
                <w:szCs w:val="21"/>
              </w:rPr>
            </w:pPr>
            <w:r>
              <w:rPr>
                <w:rFonts w:hint="eastAsia"/>
                <w:b/>
                <w:bCs/>
                <w:sz w:val="21"/>
                <w:szCs w:val="21"/>
              </w:rPr>
              <w:t>61.5</w:t>
            </w:r>
          </w:p>
        </w:tc>
      </w:tr>
      <w:tr w14:paraId="2690EDD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71A31B32">
            <w:pPr>
              <w:spacing w:line="240" w:lineRule="auto"/>
              <w:ind w:firstLine="0" w:firstLineChars="0"/>
              <w:jc w:val="center"/>
              <w:rPr>
                <w:b/>
                <w:bCs/>
                <w:sz w:val="21"/>
                <w:szCs w:val="21"/>
              </w:rPr>
            </w:pPr>
            <w:r>
              <w:rPr>
                <w:rFonts w:hint="eastAsia"/>
                <w:b/>
                <w:bCs/>
                <w:sz w:val="21"/>
                <w:szCs w:val="21"/>
              </w:rPr>
              <w:t>ICR</w:t>
            </w:r>
          </w:p>
        </w:tc>
        <w:tc>
          <w:tcPr>
            <w:tcW w:w="1397" w:type="dxa"/>
          </w:tcPr>
          <w:p w14:paraId="19573AC0">
            <w:pPr>
              <w:spacing w:line="240" w:lineRule="auto"/>
              <w:ind w:firstLine="0" w:firstLineChars="0"/>
              <w:jc w:val="center"/>
              <w:rPr>
                <w:sz w:val="21"/>
                <w:szCs w:val="21"/>
              </w:rPr>
            </w:pPr>
            <w:r>
              <w:rPr>
                <w:rFonts w:hint="eastAsia"/>
                <w:sz w:val="21"/>
                <w:szCs w:val="21"/>
              </w:rPr>
              <w:t>97.9</w:t>
            </w:r>
          </w:p>
        </w:tc>
        <w:tc>
          <w:tcPr>
            <w:tcW w:w="1416" w:type="dxa"/>
          </w:tcPr>
          <w:p w14:paraId="42759112">
            <w:pPr>
              <w:spacing w:line="240" w:lineRule="auto"/>
              <w:ind w:firstLine="0" w:firstLineChars="0"/>
              <w:jc w:val="center"/>
              <w:rPr>
                <w:sz w:val="21"/>
                <w:szCs w:val="21"/>
              </w:rPr>
            </w:pPr>
            <w:r>
              <w:rPr>
                <w:rFonts w:hint="eastAsia"/>
                <w:sz w:val="21"/>
                <w:szCs w:val="21"/>
              </w:rPr>
              <w:t>97.4</w:t>
            </w:r>
          </w:p>
        </w:tc>
        <w:tc>
          <w:tcPr>
            <w:tcW w:w="1408" w:type="dxa"/>
          </w:tcPr>
          <w:p w14:paraId="334B37A8">
            <w:pPr>
              <w:spacing w:line="240" w:lineRule="auto"/>
              <w:ind w:firstLine="0" w:firstLineChars="0"/>
              <w:jc w:val="center"/>
              <w:rPr>
                <w:sz w:val="21"/>
                <w:szCs w:val="21"/>
              </w:rPr>
            </w:pPr>
            <w:r>
              <w:rPr>
                <w:rFonts w:hint="eastAsia"/>
                <w:sz w:val="21"/>
                <w:szCs w:val="21"/>
              </w:rPr>
              <w:t>97.0</w:t>
            </w:r>
          </w:p>
        </w:tc>
        <w:tc>
          <w:tcPr>
            <w:tcW w:w="1411" w:type="dxa"/>
          </w:tcPr>
          <w:p w14:paraId="67A2F2E2">
            <w:pPr>
              <w:spacing w:line="240" w:lineRule="auto"/>
              <w:ind w:firstLine="0" w:firstLineChars="0"/>
              <w:jc w:val="center"/>
              <w:rPr>
                <w:b/>
                <w:bCs/>
                <w:sz w:val="21"/>
                <w:szCs w:val="21"/>
              </w:rPr>
            </w:pPr>
            <w:r>
              <w:rPr>
                <w:rFonts w:hint="eastAsia"/>
                <w:b/>
                <w:bCs/>
                <w:sz w:val="21"/>
                <w:szCs w:val="21"/>
              </w:rPr>
              <w:t>97.9</w:t>
            </w:r>
          </w:p>
        </w:tc>
        <w:tc>
          <w:tcPr>
            <w:tcW w:w="1401" w:type="dxa"/>
          </w:tcPr>
          <w:p w14:paraId="714CB38C">
            <w:pPr>
              <w:spacing w:line="240" w:lineRule="auto"/>
              <w:ind w:firstLine="0" w:firstLineChars="0"/>
              <w:jc w:val="center"/>
              <w:rPr>
                <w:sz w:val="21"/>
                <w:szCs w:val="21"/>
              </w:rPr>
            </w:pPr>
            <w:r>
              <w:rPr>
                <w:rFonts w:hint="eastAsia"/>
                <w:sz w:val="21"/>
                <w:szCs w:val="21"/>
              </w:rPr>
              <w:t>97.8</w:t>
            </w:r>
          </w:p>
        </w:tc>
      </w:tr>
      <w:tr w14:paraId="2C04A7A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100D47B">
            <w:pPr>
              <w:spacing w:line="240" w:lineRule="auto"/>
              <w:ind w:firstLine="0" w:firstLineChars="0"/>
              <w:jc w:val="center"/>
              <w:rPr>
                <w:b/>
                <w:bCs/>
                <w:sz w:val="21"/>
                <w:szCs w:val="21"/>
              </w:rPr>
            </w:pPr>
            <w:r>
              <w:rPr>
                <w:rFonts w:hint="eastAsia"/>
                <w:b/>
                <w:bCs/>
                <w:sz w:val="21"/>
                <w:szCs w:val="21"/>
              </w:rPr>
              <w:t>ISMR</w:t>
            </w:r>
          </w:p>
        </w:tc>
        <w:tc>
          <w:tcPr>
            <w:tcW w:w="1397" w:type="dxa"/>
          </w:tcPr>
          <w:p w14:paraId="37E42CD4">
            <w:pPr>
              <w:spacing w:line="240" w:lineRule="auto"/>
              <w:ind w:firstLine="0" w:firstLineChars="0"/>
              <w:jc w:val="center"/>
              <w:rPr>
                <w:sz w:val="21"/>
                <w:szCs w:val="21"/>
              </w:rPr>
            </w:pPr>
            <w:r>
              <w:rPr>
                <w:rFonts w:hint="eastAsia"/>
                <w:sz w:val="21"/>
                <w:szCs w:val="21"/>
              </w:rPr>
              <w:t>76.5</w:t>
            </w:r>
          </w:p>
        </w:tc>
        <w:tc>
          <w:tcPr>
            <w:tcW w:w="1416" w:type="dxa"/>
          </w:tcPr>
          <w:p w14:paraId="4798990E">
            <w:pPr>
              <w:spacing w:line="240" w:lineRule="auto"/>
              <w:ind w:firstLine="0" w:firstLineChars="0"/>
              <w:jc w:val="center"/>
              <w:rPr>
                <w:sz w:val="21"/>
                <w:szCs w:val="21"/>
              </w:rPr>
            </w:pPr>
            <w:r>
              <w:rPr>
                <w:rFonts w:hint="eastAsia"/>
                <w:sz w:val="21"/>
                <w:szCs w:val="21"/>
              </w:rPr>
              <w:t>77.3</w:t>
            </w:r>
          </w:p>
        </w:tc>
        <w:tc>
          <w:tcPr>
            <w:tcW w:w="1408" w:type="dxa"/>
          </w:tcPr>
          <w:p w14:paraId="44349856">
            <w:pPr>
              <w:spacing w:line="240" w:lineRule="auto"/>
              <w:ind w:firstLine="0" w:firstLineChars="0"/>
              <w:jc w:val="center"/>
              <w:rPr>
                <w:sz w:val="21"/>
                <w:szCs w:val="21"/>
              </w:rPr>
            </w:pPr>
            <w:r>
              <w:rPr>
                <w:rFonts w:hint="eastAsia"/>
                <w:sz w:val="21"/>
                <w:szCs w:val="21"/>
              </w:rPr>
              <w:t>77.5</w:t>
            </w:r>
          </w:p>
        </w:tc>
        <w:tc>
          <w:tcPr>
            <w:tcW w:w="1411" w:type="dxa"/>
          </w:tcPr>
          <w:p w14:paraId="30C4E473">
            <w:pPr>
              <w:spacing w:line="240" w:lineRule="auto"/>
              <w:ind w:firstLine="0" w:firstLineChars="0"/>
              <w:jc w:val="center"/>
              <w:rPr>
                <w:sz w:val="21"/>
                <w:szCs w:val="21"/>
              </w:rPr>
            </w:pPr>
            <w:r>
              <w:rPr>
                <w:rFonts w:hint="eastAsia"/>
                <w:sz w:val="21"/>
                <w:szCs w:val="21"/>
              </w:rPr>
              <w:t>77.5</w:t>
            </w:r>
          </w:p>
        </w:tc>
        <w:tc>
          <w:tcPr>
            <w:tcW w:w="1401" w:type="dxa"/>
          </w:tcPr>
          <w:p w14:paraId="0C7CD504">
            <w:pPr>
              <w:spacing w:line="240" w:lineRule="auto"/>
              <w:ind w:firstLine="0" w:firstLineChars="0"/>
              <w:jc w:val="center"/>
              <w:rPr>
                <w:b/>
                <w:bCs/>
                <w:sz w:val="21"/>
                <w:szCs w:val="21"/>
              </w:rPr>
            </w:pPr>
            <w:r>
              <w:rPr>
                <w:rFonts w:hint="eastAsia"/>
                <w:b/>
                <w:bCs/>
                <w:sz w:val="21"/>
                <w:szCs w:val="21"/>
              </w:rPr>
              <w:t>88.6</w:t>
            </w:r>
          </w:p>
        </w:tc>
      </w:tr>
      <w:tr w14:paraId="5BDA267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99FDFFF">
            <w:pPr>
              <w:spacing w:line="240" w:lineRule="auto"/>
              <w:ind w:firstLine="0" w:firstLineChars="0"/>
              <w:jc w:val="center"/>
              <w:rPr>
                <w:b/>
                <w:bCs/>
                <w:sz w:val="21"/>
                <w:szCs w:val="21"/>
              </w:rPr>
            </w:pPr>
            <w:r>
              <w:rPr>
                <w:rFonts w:hint="eastAsia"/>
                <w:b/>
                <w:bCs/>
                <w:sz w:val="21"/>
                <w:szCs w:val="21"/>
              </w:rPr>
              <w:t>SA</w:t>
            </w:r>
          </w:p>
        </w:tc>
        <w:tc>
          <w:tcPr>
            <w:tcW w:w="1397" w:type="dxa"/>
          </w:tcPr>
          <w:p w14:paraId="156113EE">
            <w:pPr>
              <w:spacing w:line="240" w:lineRule="auto"/>
              <w:ind w:firstLine="0" w:firstLineChars="0"/>
              <w:jc w:val="center"/>
              <w:rPr>
                <w:sz w:val="21"/>
                <w:szCs w:val="21"/>
              </w:rPr>
            </w:pPr>
            <w:r>
              <w:rPr>
                <w:rFonts w:hint="eastAsia"/>
                <w:sz w:val="21"/>
                <w:szCs w:val="21"/>
              </w:rPr>
              <w:t>38.7</w:t>
            </w:r>
          </w:p>
        </w:tc>
        <w:tc>
          <w:tcPr>
            <w:tcW w:w="1416" w:type="dxa"/>
          </w:tcPr>
          <w:p w14:paraId="48464037">
            <w:pPr>
              <w:spacing w:line="240" w:lineRule="auto"/>
              <w:ind w:firstLine="0" w:firstLineChars="0"/>
              <w:jc w:val="center"/>
              <w:rPr>
                <w:sz w:val="21"/>
                <w:szCs w:val="21"/>
              </w:rPr>
            </w:pPr>
            <w:r>
              <w:rPr>
                <w:rFonts w:hint="eastAsia"/>
                <w:sz w:val="21"/>
                <w:szCs w:val="21"/>
              </w:rPr>
              <w:t>41.2</w:t>
            </w:r>
          </w:p>
        </w:tc>
        <w:tc>
          <w:tcPr>
            <w:tcW w:w="1408" w:type="dxa"/>
          </w:tcPr>
          <w:p w14:paraId="4A1A6502">
            <w:pPr>
              <w:spacing w:line="240" w:lineRule="auto"/>
              <w:ind w:firstLine="0" w:firstLineChars="0"/>
              <w:jc w:val="center"/>
              <w:rPr>
                <w:sz w:val="21"/>
                <w:szCs w:val="21"/>
              </w:rPr>
            </w:pPr>
            <w:r>
              <w:rPr>
                <w:rFonts w:hint="eastAsia"/>
                <w:sz w:val="21"/>
                <w:szCs w:val="21"/>
              </w:rPr>
              <w:t>48.3</w:t>
            </w:r>
          </w:p>
        </w:tc>
        <w:tc>
          <w:tcPr>
            <w:tcW w:w="1411" w:type="dxa"/>
          </w:tcPr>
          <w:p w14:paraId="71A1CE32">
            <w:pPr>
              <w:spacing w:line="240" w:lineRule="auto"/>
              <w:ind w:firstLine="0" w:firstLineChars="0"/>
              <w:jc w:val="center"/>
              <w:rPr>
                <w:sz w:val="21"/>
                <w:szCs w:val="21"/>
              </w:rPr>
            </w:pPr>
            <w:r>
              <w:rPr>
                <w:rFonts w:hint="eastAsia"/>
                <w:sz w:val="21"/>
                <w:szCs w:val="21"/>
              </w:rPr>
              <w:t>50.6</w:t>
            </w:r>
          </w:p>
        </w:tc>
        <w:tc>
          <w:tcPr>
            <w:tcW w:w="1401" w:type="dxa"/>
          </w:tcPr>
          <w:p w14:paraId="67705783">
            <w:pPr>
              <w:spacing w:line="240" w:lineRule="auto"/>
              <w:ind w:firstLine="0" w:firstLineChars="0"/>
              <w:jc w:val="center"/>
              <w:rPr>
                <w:b/>
                <w:bCs/>
                <w:sz w:val="21"/>
                <w:szCs w:val="21"/>
              </w:rPr>
            </w:pPr>
            <w:r>
              <w:rPr>
                <w:rFonts w:hint="eastAsia"/>
                <w:b/>
                <w:bCs/>
                <w:sz w:val="21"/>
                <w:szCs w:val="21"/>
              </w:rPr>
              <w:t>59.3</w:t>
            </w:r>
          </w:p>
        </w:tc>
      </w:tr>
      <w:tr w14:paraId="078DE3D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5B026FF5">
            <w:pPr>
              <w:spacing w:line="240" w:lineRule="auto"/>
              <w:ind w:firstLine="0" w:firstLineChars="0"/>
              <w:jc w:val="center"/>
              <w:rPr>
                <w:b/>
                <w:bCs/>
                <w:sz w:val="21"/>
                <w:szCs w:val="21"/>
              </w:rPr>
            </w:pPr>
            <w:r>
              <w:rPr>
                <w:rFonts w:hint="eastAsia"/>
                <w:b/>
                <w:bCs/>
                <w:sz w:val="21"/>
                <w:szCs w:val="21"/>
              </w:rPr>
              <w:t>财务</w:t>
            </w:r>
          </w:p>
        </w:tc>
      </w:tr>
      <w:tr w14:paraId="45E3862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96AA723">
            <w:pPr>
              <w:spacing w:line="240" w:lineRule="auto"/>
              <w:ind w:firstLine="0" w:firstLineChars="0"/>
              <w:jc w:val="center"/>
              <w:rPr>
                <w:b/>
                <w:bCs/>
                <w:sz w:val="21"/>
                <w:szCs w:val="21"/>
              </w:rPr>
            </w:pPr>
            <w:r>
              <w:rPr>
                <w:rFonts w:hint="eastAsia"/>
                <w:b/>
                <w:bCs/>
                <w:sz w:val="21"/>
                <w:szCs w:val="21"/>
              </w:rPr>
              <w:t>WSCR</w:t>
            </w:r>
          </w:p>
        </w:tc>
        <w:tc>
          <w:tcPr>
            <w:tcW w:w="1397" w:type="dxa"/>
          </w:tcPr>
          <w:p w14:paraId="3B9AE978">
            <w:pPr>
              <w:spacing w:line="240" w:lineRule="auto"/>
              <w:ind w:firstLine="0" w:firstLineChars="0"/>
              <w:jc w:val="center"/>
              <w:rPr>
                <w:sz w:val="21"/>
                <w:szCs w:val="21"/>
              </w:rPr>
            </w:pPr>
            <w:r>
              <w:rPr>
                <w:rFonts w:hint="eastAsia"/>
                <w:sz w:val="21"/>
                <w:szCs w:val="21"/>
              </w:rPr>
              <w:t>60.5</w:t>
            </w:r>
          </w:p>
        </w:tc>
        <w:tc>
          <w:tcPr>
            <w:tcW w:w="1416" w:type="dxa"/>
          </w:tcPr>
          <w:p w14:paraId="40FB6ED2">
            <w:pPr>
              <w:spacing w:line="240" w:lineRule="auto"/>
              <w:ind w:firstLine="0" w:firstLineChars="0"/>
              <w:jc w:val="center"/>
              <w:rPr>
                <w:sz w:val="21"/>
                <w:szCs w:val="21"/>
              </w:rPr>
            </w:pPr>
            <w:r>
              <w:rPr>
                <w:rFonts w:hint="eastAsia"/>
                <w:sz w:val="21"/>
                <w:szCs w:val="21"/>
              </w:rPr>
              <w:t>57.4</w:t>
            </w:r>
          </w:p>
        </w:tc>
        <w:tc>
          <w:tcPr>
            <w:tcW w:w="1408" w:type="dxa"/>
          </w:tcPr>
          <w:p w14:paraId="08D73A0C">
            <w:pPr>
              <w:spacing w:line="240" w:lineRule="auto"/>
              <w:ind w:firstLine="0" w:firstLineChars="0"/>
              <w:jc w:val="center"/>
              <w:rPr>
                <w:sz w:val="21"/>
                <w:szCs w:val="21"/>
              </w:rPr>
            </w:pPr>
            <w:r>
              <w:rPr>
                <w:rFonts w:hint="eastAsia"/>
                <w:sz w:val="21"/>
                <w:szCs w:val="21"/>
              </w:rPr>
              <w:t>68.4</w:t>
            </w:r>
          </w:p>
        </w:tc>
        <w:tc>
          <w:tcPr>
            <w:tcW w:w="1411" w:type="dxa"/>
          </w:tcPr>
          <w:p w14:paraId="43DA83F9">
            <w:pPr>
              <w:spacing w:line="240" w:lineRule="auto"/>
              <w:ind w:firstLine="0" w:firstLineChars="0"/>
              <w:jc w:val="center"/>
              <w:rPr>
                <w:b/>
                <w:bCs/>
                <w:sz w:val="21"/>
                <w:szCs w:val="21"/>
              </w:rPr>
            </w:pPr>
            <w:r>
              <w:rPr>
                <w:rFonts w:hint="eastAsia"/>
                <w:b/>
                <w:bCs/>
                <w:sz w:val="21"/>
                <w:szCs w:val="21"/>
              </w:rPr>
              <w:t>72.8</w:t>
            </w:r>
          </w:p>
        </w:tc>
        <w:tc>
          <w:tcPr>
            <w:tcW w:w="1401" w:type="dxa"/>
          </w:tcPr>
          <w:p w14:paraId="3105C857">
            <w:pPr>
              <w:spacing w:line="240" w:lineRule="auto"/>
              <w:ind w:firstLine="0" w:firstLineChars="0"/>
              <w:jc w:val="center"/>
              <w:rPr>
                <w:sz w:val="21"/>
                <w:szCs w:val="21"/>
              </w:rPr>
            </w:pPr>
            <w:r>
              <w:rPr>
                <w:rFonts w:hint="eastAsia"/>
                <w:sz w:val="21"/>
                <w:szCs w:val="21"/>
              </w:rPr>
              <w:t>71.9</w:t>
            </w:r>
          </w:p>
        </w:tc>
      </w:tr>
      <w:tr w14:paraId="7749D63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49D4F45">
            <w:pPr>
              <w:spacing w:line="240" w:lineRule="auto"/>
              <w:ind w:firstLine="0" w:firstLineChars="0"/>
              <w:jc w:val="center"/>
              <w:rPr>
                <w:b/>
                <w:bCs/>
                <w:sz w:val="21"/>
                <w:szCs w:val="21"/>
              </w:rPr>
            </w:pPr>
            <w:r>
              <w:rPr>
                <w:rFonts w:hint="eastAsia"/>
                <w:b/>
                <w:bCs/>
                <w:sz w:val="21"/>
                <w:szCs w:val="21"/>
              </w:rPr>
              <w:t>SVDR</w:t>
            </w:r>
          </w:p>
        </w:tc>
        <w:tc>
          <w:tcPr>
            <w:tcW w:w="1397" w:type="dxa"/>
          </w:tcPr>
          <w:p w14:paraId="61F6D525">
            <w:pPr>
              <w:spacing w:line="240" w:lineRule="auto"/>
              <w:ind w:firstLine="0" w:firstLineChars="0"/>
              <w:jc w:val="center"/>
              <w:rPr>
                <w:sz w:val="21"/>
                <w:szCs w:val="21"/>
              </w:rPr>
            </w:pPr>
            <w:r>
              <w:rPr>
                <w:rFonts w:hint="eastAsia"/>
                <w:sz w:val="21"/>
                <w:szCs w:val="21"/>
              </w:rPr>
              <w:t>49.6</w:t>
            </w:r>
          </w:p>
        </w:tc>
        <w:tc>
          <w:tcPr>
            <w:tcW w:w="1416" w:type="dxa"/>
          </w:tcPr>
          <w:p w14:paraId="555BC66E">
            <w:pPr>
              <w:spacing w:line="240" w:lineRule="auto"/>
              <w:ind w:firstLine="0" w:firstLineChars="0"/>
              <w:jc w:val="center"/>
              <w:rPr>
                <w:sz w:val="21"/>
                <w:szCs w:val="21"/>
              </w:rPr>
            </w:pPr>
            <w:r>
              <w:rPr>
                <w:rFonts w:hint="eastAsia"/>
                <w:sz w:val="21"/>
                <w:szCs w:val="21"/>
              </w:rPr>
              <w:t>48.2</w:t>
            </w:r>
          </w:p>
        </w:tc>
        <w:tc>
          <w:tcPr>
            <w:tcW w:w="1408" w:type="dxa"/>
          </w:tcPr>
          <w:p w14:paraId="3CD84992">
            <w:pPr>
              <w:spacing w:line="240" w:lineRule="auto"/>
              <w:ind w:firstLine="0" w:firstLineChars="0"/>
              <w:jc w:val="center"/>
              <w:rPr>
                <w:sz w:val="21"/>
                <w:szCs w:val="21"/>
              </w:rPr>
            </w:pPr>
            <w:r>
              <w:rPr>
                <w:rFonts w:hint="eastAsia"/>
                <w:sz w:val="21"/>
                <w:szCs w:val="21"/>
              </w:rPr>
              <w:t>57.4</w:t>
            </w:r>
          </w:p>
        </w:tc>
        <w:tc>
          <w:tcPr>
            <w:tcW w:w="1411" w:type="dxa"/>
          </w:tcPr>
          <w:p w14:paraId="508B3730">
            <w:pPr>
              <w:spacing w:line="240" w:lineRule="auto"/>
              <w:ind w:firstLine="0" w:firstLineChars="0"/>
              <w:jc w:val="center"/>
              <w:rPr>
                <w:sz w:val="21"/>
                <w:szCs w:val="21"/>
              </w:rPr>
            </w:pPr>
            <w:r>
              <w:rPr>
                <w:rFonts w:hint="eastAsia"/>
                <w:sz w:val="21"/>
                <w:szCs w:val="21"/>
              </w:rPr>
              <w:t>60.1</w:t>
            </w:r>
          </w:p>
        </w:tc>
        <w:tc>
          <w:tcPr>
            <w:tcW w:w="1401" w:type="dxa"/>
          </w:tcPr>
          <w:p w14:paraId="07D0FB6A">
            <w:pPr>
              <w:spacing w:line="240" w:lineRule="auto"/>
              <w:ind w:firstLine="0" w:firstLineChars="0"/>
              <w:jc w:val="center"/>
              <w:rPr>
                <w:b/>
                <w:bCs/>
                <w:sz w:val="21"/>
                <w:szCs w:val="21"/>
              </w:rPr>
            </w:pPr>
            <w:r>
              <w:rPr>
                <w:rFonts w:hint="eastAsia"/>
                <w:b/>
                <w:bCs/>
                <w:sz w:val="21"/>
                <w:szCs w:val="21"/>
              </w:rPr>
              <w:t>60.4</w:t>
            </w:r>
          </w:p>
        </w:tc>
      </w:tr>
      <w:tr w14:paraId="25BB80B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6ABEB79">
            <w:pPr>
              <w:spacing w:line="240" w:lineRule="auto"/>
              <w:ind w:firstLine="0" w:firstLineChars="0"/>
              <w:jc w:val="center"/>
              <w:rPr>
                <w:b/>
                <w:bCs/>
                <w:sz w:val="21"/>
                <w:szCs w:val="21"/>
              </w:rPr>
            </w:pPr>
            <w:r>
              <w:rPr>
                <w:rFonts w:hint="eastAsia"/>
                <w:b/>
                <w:bCs/>
                <w:sz w:val="21"/>
                <w:szCs w:val="21"/>
              </w:rPr>
              <w:t>ICR</w:t>
            </w:r>
          </w:p>
        </w:tc>
        <w:tc>
          <w:tcPr>
            <w:tcW w:w="1397" w:type="dxa"/>
          </w:tcPr>
          <w:p w14:paraId="6C756595">
            <w:pPr>
              <w:spacing w:line="240" w:lineRule="auto"/>
              <w:ind w:firstLine="0" w:firstLineChars="0"/>
              <w:jc w:val="center"/>
              <w:rPr>
                <w:sz w:val="21"/>
                <w:szCs w:val="21"/>
              </w:rPr>
            </w:pPr>
            <w:r>
              <w:rPr>
                <w:rFonts w:hint="eastAsia"/>
                <w:sz w:val="21"/>
                <w:szCs w:val="21"/>
              </w:rPr>
              <w:t>97.0</w:t>
            </w:r>
          </w:p>
        </w:tc>
        <w:tc>
          <w:tcPr>
            <w:tcW w:w="1416" w:type="dxa"/>
          </w:tcPr>
          <w:p w14:paraId="6EC70328">
            <w:pPr>
              <w:spacing w:line="240" w:lineRule="auto"/>
              <w:ind w:firstLine="0" w:firstLineChars="0"/>
              <w:jc w:val="center"/>
              <w:rPr>
                <w:sz w:val="21"/>
                <w:szCs w:val="21"/>
              </w:rPr>
            </w:pPr>
            <w:r>
              <w:rPr>
                <w:rFonts w:hint="eastAsia"/>
                <w:sz w:val="21"/>
                <w:szCs w:val="21"/>
              </w:rPr>
              <w:t>96.8</w:t>
            </w:r>
          </w:p>
        </w:tc>
        <w:tc>
          <w:tcPr>
            <w:tcW w:w="1408" w:type="dxa"/>
          </w:tcPr>
          <w:p w14:paraId="63D10373">
            <w:pPr>
              <w:spacing w:line="240" w:lineRule="auto"/>
              <w:ind w:firstLine="0" w:firstLineChars="0"/>
              <w:jc w:val="center"/>
              <w:rPr>
                <w:b/>
                <w:bCs/>
                <w:sz w:val="21"/>
                <w:szCs w:val="21"/>
              </w:rPr>
            </w:pPr>
            <w:r>
              <w:rPr>
                <w:rFonts w:hint="eastAsia"/>
                <w:b/>
                <w:bCs/>
                <w:sz w:val="21"/>
                <w:szCs w:val="21"/>
              </w:rPr>
              <w:t>97.5</w:t>
            </w:r>
          </w:p>
        </w:tc>
        <w:tc>
          <w:tcPr>
            <w:tcW w:w="1411" w:type="dxa"/>
          </w:tcPr>
          <w:p w14:paraId="647E3E99">
            <w:pPr>
              <w:spacing w:line="240" w:lineRule="auto"/>
              <w:ind w:firstLine="0" w:firstLineChars="0"/>
              <w:jc w:val="center"/>
              <w:rPr>
                <w:sz w:val="21"/>
                <w:szCs w:val="21"/>
              </w:rPr>
            </w:pPr>
            <w:r>
              <w:rPr>
                <w:rFonts w:hint="eastAsia"/>
                <w:sz w:val="21"/>
                <w:szCs w:val="21"/>
              </w:rPr>
              <w:t>97.0</w:t>
            </w:r>
          </w:p>
        </w:tc>
        <w:tc>
          <w:tcPr>
            <w:tcW w:w="1401" w:type="dxa"/>
          </w:tcPr>
          <w:p w14:paraId="5A345C08">
            <w:pPr>
              <w:spacing w:line="240" w:lineRule="auto"/>
              <w:ind w:firstLine="0" w:firstLineChars="0"/>
              <w:jc w:val="center"/>
              <w:rPr>
                <w:sz w:val="21"/>
                <w:szCs w:val="21"/>
              </w:rPr>
            </w:pPr>
            <w:r>
              <w:rPr>
                <w:rFonts w:hint="eastAsia"/>
                <w:sz w:val="21"/>
                <w:szCs w:val="21"/>
              </w:rPr>
              <w:t>97.2</w:t>
            </w:r>
          </w:p>
        </w:tc>
      </w:tr>
      <w:tr w14:paraId="57919FE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544BB5A">
            <w:pPr>
              <w:spacing w:line="240" w:lineRule="auto"/>
              <w:ind w:firstLine="0" w:firstLineChars="0"/>
              <w:jc w:val="center"/>
              <w:rPr>
                <w:b/>
                <w:bCs/>
                <w:sz w:val="21"/>
                <w:szCs w:val="21"/>
              </w:rPr>
            </w:pPr>
            <w:r>
              <w:rPr>
                <w:rFonts w:hint="eastAsia"/>
                <w:b/>
                <w:bCs/>
                <w:sz w:val="21"/>
                <w:szCs w:val="21"/>
              </w:rPr>
              <w:t>ISMR</w:t>
            </w:r>
          </w:p>
        </w:tc>
        <w:tc>
          <w:tcPr>
            <w:tcW w:w="1397" w:type="dxa"/>
          </w:tcPr>
          <w:p w14:paraId="58D4363F">
            <w:pPr>
              <w:spacing w:line="240" w:lineRule="auto"/>
              <w:ind w:firstLine="0" w:firstLineChars="0"/>
              <w:jc w:val="center"/>
              <w:rPr>
                <w:sz w:val="21"/>
                <w:szCs w:val="21"/>
              </w:rPr>
            </w:pPr>
            <w:r>
              <w:rPr>
                <w:rFonts w:hint="eastAsia"/>
                <w:sz w:val="21"/>
                <w:szCs w:val="21"/>
              </w:rPr>
              <w:t>80.3</w:t>
            </w:r>
          </w:p>
        </w:tc>
        <w:tc>
          <w:tcPr>
            <w:tcW w:w="1416" w:type="dxa"/>
          </w:tcPr>
          <w:p w14:paraId="603204D2">
            <w:pPr>
              <w:spacing w:line="240" w:lineRule="auto"/>
              <w:ind w:firstLine="0" w:firstLineChars="0"/>
              <w:jc w:val="center"/>
              <w:rPr>
                <w:sz w:val="21"/>
                <w:szCs w:val="21"/>
              </w:rPr>
            </w:pPr>
            <w:r>
              <w:rPr>
                <w:rFonts w:hint="eastAsia"/>
                <w:sz w:val="21"/>
                <w:szCs w:val="21"/>
              </w:rPr>
              <w:t>80.6</w:t>
            </w:r>
          </w:p>
        </w:tc>
        <w:tc>
          <w:tcPr>
            <w:tcW w:w="1408" w:type="dxa"/>
          </w:tcPr>
          <w:p w14:paraId="79EFE8BE">
            <w:pPr>
              <w:spacing w:line="240" w:lineRule="auto"/>
              <w:ind w:firstLine="0" w:firstLineChars="0"/>
              <w:jc w:val="center"/>
              <w:rPr>
                <w:sz w:val="21"/>
                <w:szCs w:val="21"/>
              </w:rPr>
            </w:pPr>
            <w:r>
              <w:rPr>
                <w:rFonts w:hint="eastAsia"/>
                <w:sz w:val="21"/>
                <w:szCs w:val="21"/>
              </w:rPr>
              <w:t>80.9</w:t>
            </w:r>
          </w:p>
        </w:tc>
        <w:tc>
          <w:tcPr>
            <w:tcW w:w="1411" w:type="dxa"/>
          </w:tcPr>
          <w:p w14:paraId="03C0B5EA">
            <w:pPr>
              <w:spacing w:line="240" w:lineRule="auto"/>
              <w:ind w:firstLine="0" w:firstLineChars="0"/>
              <w:jc w:val="center"/>
              <w:rPr>
                <w:sz w:val="21"/>
                <w:szCs w:val="21"/>
              </w:rPr>
            </w:pPr>
            <w:r>
              <w:rPr>
                <w:rFonts w:hint="eastAsia"/>
                <w:sz w:val="21"/>
                <w:szCs w:val="21"/>
              </w:rPr>
              <w:t>80.8</w:t>
            </w:r>
          </w:p>
        </w:tc>
        <w:tc>
          <w:tcPr>
            <w:tcW w:w="1401" w:type="dxa"/>
          </w:tcPr>
          <w:p w14:paraId="130F9346">
            <w:pPr>
              <w:spacing w:line="240" w:lineRule="auto"/>
              <w:ind w:firstLine="0" w:firstLineChars="0"/>
              <w:jc w:val="center"/>
              <w:rPr>
                <w:b/>
                <w:bCs/>
                <w:sz w:val="21"/>
                <w:szCs w:val="21"/>
              </w:rPr>
            </w:pPr>
            <w:r>
              <w:rPr>
                <w:rFonts w:hint="eastAsia"/>
                <w:b/>
                <w:bCs/>
                <w:sz w:val="21"/>
                <w:szCs w:val="21"/>
              </w:rPr>
              <w:t>91.1</w:t>
            </w:r>
          </w:p>
        </w:tc>
      </w:tr>
      <w:tr w14:paraId="724F823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B1031E">
            <w:pPr>
              <w:spacing w:line="240" w:lineRule="auto"/>
              <w:ind w:firstLine="0" w:firstLineChars="0"/>
              <w:jc w:val="center"/>
              <w:rPr>
                <w:b/>
                <w:bCs/>
                <w:sz w:val="21"/>
                <w:szCs w:val="21"/>
              </w:rPr>
            </w:pPr>
            <w:r>
              <w:rPr>
                <w:rFonts w:hint="eastAsia"/>
                <w:b/>
                <w:bCs/>
                <w:sz w:val="21"/>
                <w:szCs w:val="21"/>
              </w:rPr>
              <w:t>SA</w:t>
            </w:r>
          </w:p>
        </w:tc>
        <w:tc>
          <w:tcPr>
            <w:tcW w:w="1397" w:type="dxa"/>
          </w:tcPr>
          <w:p w14:paraId="09D15C56">
            <w:pPr>
              <w:spacing w:line="240" w:lineRule="auto"/>
              <w:ind w:firstLine="0" w:firstLineChars="0"/>
              <w:jc w:val="center"/>
              <w:rPr>
                <w:sz w:val="21"/>
                <w:szCs w:val="21"/>
              </w:rPr>
            </w:pPr>
            <w:r>
              <w:rPr>
                <w:rFonts w:hint="eastAsia"/>
                <w:sz w:val="21"/>
                <w:szCs w:val="21"/>
              </w:rPr>
              <w:t>43.0</w:t>
            </w:r>
          </w:p>
        </w:tc>
        <w:tc>
          <w:tcPr>
            <w:tcW w:w="1416" w:type="dxa"/>
          </w:tcPr>
          <w:p w14:paraId="3FCFF8D4">
            <w:pPr>
              <w:spacing w:line="240" w:lineRule="auto"/>
              <w:ind w:firstLine="0" w:firstLineChars="0"/>
              <w:jc w:val="center"/>
              <w:rPr>
                <w:sz w:val="21"/>
                <w:szCs w:val="21"/>
              </w:rPr>
            </w:pPr>
            <w:r>
              <w:rPr>
                <w:rFonts w:hint="eastAsia"/>
                <w:sz w:val="21"/>
                <w:szCs w:val="21"/>
              </w:rPr>
              <w:t>40.4</w:t>
            </w:r>
          </w:p>
        </w:tc>
        <w:tc>
          <w:tcPr>
            <w:tcW w:w="1408" w:type="dxa"/>
          </w:tcPr>
          <w:p w14:paraId="2889AF97">
            <w:pPr>
              <w:spacing w:line="240" w:lineRule="auto"/>
              <w:ind w:firstLine="0" w:firstLineChars="0"/>
              <w:jc w:val="center"/>
              <w:rPr>
                <w:sz w:val="21"/>
                <w:szCs w:val="21"/>
              </w:rPr>
            </w:pPr>
            <w:r>
              <w:rPr>
                <w:rFonts w:hint="eastAsia"/>
                <w:sz w:val="21"/>
                <w:szCs w:val="21"/>
              </w:rPr>
              <w:t>49.8</w:t>
            </w:r>
          </w:p>
        </w:tc>
        <w:tc>
          <w:tcPr>
            <w:tcW w:w="1411" w:type="dxa"/>
          </w:tcPr>
          <w:p w14:paraId="4521EDC6">
            <w:pPr>
              <w:spacing w:line="240" w:lineRule="auto"/>
              <w:ind w:firstLine="0" w:firstLineChars="0"/>
              <w:jc w:val="center"/>
              <w:rPr>
                <w:sz w:val="21"/>
                <w:szCs w:val="21"/>
              </w:rPr>
            </w:pPr>
            <w:r>
              <w:rPr>
                <w:rFonts w:hint="eastAsia"/>
                <w:sz w:val="21"/>
                <w:szCs w:val="21"/>
              </w:rPr>
              <w:t>53.9</w:t>
            </w:r>
          </w:p>
        </w:tc>
        <w:tc>
          <w:tcPr>
            <w:tcW w:w="1401" w:type="dxa"/>
          </w:tcPr>
          <w:p w14:paraId="41ABAE6E">
            <w:pPr>
              <w:spacing w:line="240" w:lineRule="auto"/>
              <w:ind w:firstLine="0" w:firstLineChars="0"/>
              <w:jc w:val="center"/>
              <w:rPr>
                <w:b/>
                <w:bCs/>
                <w:sz w:val="21"/>
                <w:szCs w:val="21"/>
              </w:rPr>
            </w:pPr>
            <w:r>
              <w:rPr>
                <w:rFonts w:hint="eastAsia"/>
                <w:b/>
                <w:bCs/>
                <w:sz w:val="21"/>
                <w:szCs w:val="21"/>
              </w:rPr>
              <w:t>57.8</w:t>
            </w:r>
          </w:p>
        </w:tc>
      </w:tr>
    </w:tbl>
    <w:p w14:paraId="20B74F23">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相较于编码优化类模型（PBert、WPFe、WPFd），SSIS模型在SA、WSCR、SVDR等关键指标项上均有所提高</w:t>
      </w:r>
      <w:r>
        <w:rPr>
          <w:color w:val="000000" w:themeColor="text1"/>
          <w14:textFill>
            <w14:solidFill>
              <w14:schemeClr w14:val="tx1"/>
            </w14:solidFill>
          </w14:textFill>
        </w:rPr>
        <w:t>。具体而言，与PBert模型相比，</w:t>
      </w:r>
      <w:r>
        <w:rPr>
          <w:rFonts w:hint="eastAsia"/>
          <w:color w:val="000000" w:themeColor="text1"/>
          <w14:textFill>
            <w14:solidFill>
              <w14:schemeClr w14:val="tx1"/>
            </w14:solidFill>
          </w14:textFill>
        </w:rPr>
        <w:t>SSIS模型的SA值</w:t>
      </w:r>
      <w:r>
        <w:rPr>
          <w:color w:val="000000" w:themeColor="text1"/>
          <w14:textFill>
            <w14:solidFill>
              <w14:schemeClr w14:val="tx1"/>
            </w14:solidFill>
          </w14:textFill>
        </w:rPr>
        <w:t>提升了</w:t>
      </w:r>
      <w:r>
        <w:rPr>
          <w:rFonts w:hint="eastAsia"/>
          <w:color w:val="000000" w:themeColor="text1"/>
          <w14:textFill>
            <w14:solidFill>
              <w14:schemeClr w14:val="tx1"/>
            </w14:solidFill>
          </w14:textFill>
        </w:rPr>
        <w:t>16.9</w:t>
      </w:r>
      <w:r>
        <w:rPr>
          <w:color w:val="000000" w:themeColor="text1"/>
          <w14:textFill>
            <w14:solidFill>
              <w14:schemeClr w14:val="tx1"/>
            </w14:solidFill>
          </w14:textFill>
        </w:rPr>
        <w:t>%；与WPFe模型相比，提升了</w:t>
      </w:r>
      <w:r>
        <w:rPr>
          <w:rFonts w:hint="eastAsia"/>
          <w:color w:val="000000" w:themeColor="text1"/>
          <w14:textFill>
            <w14:solidFill>
              <w14:schemeClr w14:val="tx1"/>
            </w14:solidFill>
          </w14:textFill>
        </w:rPr>
        <w:t>9.9</w:t>
      </w:r>
      <w:r>
        <w:rPr>
          <w:color w:val="000000" w:themeColor="text1"/>
          <w14:textFill>
            <w14:solidFill>
              <w14:schemeClr w14:val="tx1"/>
            </w14:solidFill>
          </w14:textFill>
        </w:rPr>
        <w:t>%；与WPFd模型相比，提升了</w:t>
      </w:r>
      <w:r>
        <w:rPr>
          <w:rFonts w:hint="eastAsia"/>
          <w:color w:val="000000" w:themeColor="text1"/>
          <w14:textFill>
            <w14:solidFill>
              <w14:schemeClr w14:val="tx1"/>
            </w14:solidFill>
          </w14:textFill>
        </w:rPr>
        <w:t>6.7</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这表明引入外部句法知识的模型架构相比纯编码方式改进方案，在未见指标项理解任务中具有更优的语义理解能力。</w:t>
      </w:r>
    </w:p>
    <w:p w14:paraId="66C7C4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与此同时</w:t>
      </w:r>
      <w:r>
        <w:rPr>
          <w:color w:val="000000" w:themeColor="text1"/>
          <w14:textFill>
            <w14:solidFill>
              <w14:schemeClr w14:val="tx1"/>
            </w14:solidFill>
          </w14:textFill>
        </w:rPr>
        <w:t>，实验结果还进一步验证，在处理未训练数据时，单纯依赖词编码的效果有限，而以字为基本单位的建模方式能够有效避免分词错误对模型性能的负面影响，从而提升整体语义理解的鲁棒性和准确性。</w:t>
      </w:r>
    </w:p>
    <w:p w14:paraId="1F307FE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此外，本实验采用“常见问题+增强数据”的复合数据集，验证基于大模型迭代数据增强的NLU模型的评估效果。</w:t>
      </w:r>
      <w:r>
        <w:rPr>
          <w:color w:val="000000" w:themeColor="text1"/>
          <w14:textFill>
            <w14:solidFill>
              <w14:schemeClr w14:val="tx1"/>
            </w14:solidFill>
          </w14:textFill>
        </w:rPr>
        <w:t>表4-</w:t>
      </w:r>
      <w:r>
        <w:rPr>
          <w:rFonts w:hint="eastAsia"/>
          <w:color w:val="000000" w:themeColor="text1"/>
          <w14:textFill>
            <w14:solidFill>
              <w14:schemeClr w14:val="tx1"/>
            </w14:solidFill>
          </w14:textFill>
        </w:rPr>
        <w:t>4</w:t>
      </w:r>
      <w:r>
        <w:rPr>
          <w:color w:val="000000" w:themeColor="text1"/>
          <w14:textFill>
            <w14:solidFill>
              <w14:schemeClr w14:val="tx1"/>
            </w14:solidFill>
          </w14:textFill>
        </w:rPr>
        <w:t>展示了模型在不同训练阶段的动态样本筛选准确率</w:t>
      </w:r>
      <w:r>
        <w:rPr>
          <w:rFonts w:hint="eastAsia"/>
          <w:color w:val="000000" w:themeColor="text1"/>
          <w14:textFill>
            <w14:solidFill>
              <w14:schemeClr w14:val="tx1"/>
            </w14:solidFill>
          </w14:textFill>
        </w:rPr>
        <w:t>，可以看到其数值从Step1的23%持续提升至Step9的52%，增幅达126%。</w:t>
      </w:r>
      <w:r>
        <w:rPr>
          <w:color w:val="000000" w:themeColor="text1"/>
          <w14:textFill>
            <w14:solidFill>
              <w14:schemeClr w14:val="tx1"/>
            </w14:solidFill>
          </w14:textFill>
        </w:rPr>
        <w:t>这一趋势表明，模型在处理多样化句式时的性能逐步提升，能够更准确地识别和筛选高质量的训练样本。</w:t>
      </w:r>
    </w:p>
    <w:p w14:paraId="69239453">
      <w:pPr>
        <w:pStyle w:val="8"/>
        <w:ind w:firstLine="420"/>
      </w:pPr>
      <w:bookmarkStart w:id="109" w:name="_Toc19279650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不同阶段动态样本筛选准确率</w:t>
      </w:r>
      <w:bookmarkEnd w:id="109"/>
    </w:p>
    <w:p w14:paraId="14FE1F87">
      <w:pPr>
        <w:pStyle w:val="8"/>
        <w:ind w:firstLine="0" w:firstLineChars="0"/>
        <w:rPr>
          <w:szCs w:val="21"/>
        </w:rPr>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4</w:t>
      </w:r>
      <w:r>
        <w:fldChar w:fldCharType="end"/>
      </w:r>
      <w:r>
        <w:rPr>
          <w:rFonts w:hint="eastAsia"/>
        </w:rPr>
        <w:t xml:space="preserve"> </w:t>
      </w:r>
      <w:r>
        <w:t>Accuracy of dynamic sam</w:t>
      </w:r>
      <w:r>
        <w:rPr>
          <w:szCs w:val="21"/>
        </w:rPr>
        <w:t>ple screening at each stage</w:t>
      </w:r>
    </w:p>
    <w:tbl>
      <w:tblPr>
        <w:tblStyle w:val="27"/>
        <w:tblW w:w="8652" w:type="dxa"/>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271"/>
        <w:gridCol w:w="851"/>
        <w:gridCol w:w="850"/>
        <w:gridCol w:w="709"/>
        <w:gridCol w:w="850"/>
        <w:gridCol w:w="851"/>
        <w:gridCol w:w="850"/>
        <w:gridCol w:w="832"/>
        <w:gridCol w:w="794"/>
        <w:gridCol w:w="794"/>
      </w:tblGrid>
      <w:tr w14:paraId="6BDC8D1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740C3CAE">
            <w:pPr>
              <w:spacing w:line="240" w:lineRule="auto"/>
              <w:ind w:firstLine="0" w:firstLineChars="0"/>
              <w:rPr>
                <w:sz w:val="21"/>
                <w:szCs w:val="21"/>
              </w:rPr>
            </w:pPr>
            <w:r>
              <w:rPr>
                <w:rFonts w:hint="eastAsia"/>
                <w:sz w:val="21"/>
                <w:szCs w:val="21"/>
              </w:rPr>
              <w:t>阶段</w:t>
            </w:r>
          </w:p>
        </w:tc>
        <w:tc>
          <w:tcPr>
            <w:tcW w:w="851" w:type="dxa"/>
          </w:tcPr>
          <w:p w14:paraId="1480D9B9">
            <w:pPr>
              <w:spacing w:line="240" w:lineRule="auto"/>
              <w:ind w:firstLine="0" w:firstLineChars="0"/>
              <w:rPr>
                <w:sz w:val="21"/>
                <w:szCs w:val="21"/>
              </w:rPr>
            </w:pPr>
            <w:r>
              <w:rPr>
                <w:rFonts w:hint="eastAsia"/>
                <w:sz w:val="21"/>
                <w:szCs w:val="21"/>
              </w:rPr>
              <w:t>Step1</w:t>
            </w:r>
          </w:p>
        </w:tc>
        <w:tc>
          <w:tcPr>
            <w:tcW w:w="850" w:type="dxa"/>
          </w:tcPr>
          <w:p w14:paraId="2E2D4116">
            <w:pPr>
              <w:spacing w:line="240" w:lineRule="auto"/>
              <w:ind w:firstLine="0" w:firstLineChars="0"/>
              <w:rPr>
                <w:sz w:val="21"/>
                <w:szCs w:val="21"/>
              </w:rPr>
            </w:pPr>
            <w:r>
              <w:rPr>
                <w:rFonts w:hint="eastAsia"/>
                <w:sz w:val="21"/>
                <w:szCs w:val="21"/>
              </w:rPr>
              <w:t>Step2</w:t>
            </w:r>
          </w:p>
        </w:tc>
        <w:tc>
          <w:tcPr>
            <w:tcW w:w="709" w:type="dxa"/>
          </w:tcPr>
          <w:p w14:paraId="1926A949">
            <w:pPr>
              <w:spacing w:line="240" w:lineRule="auto"/>
              <w:ind w:firstLine="0" w:firstLineChars="0"/>
              <w:rPr>
                <w:sz w:val="21"/>
                <w:szCs w:val="21"/>
              </w:rPr>
            </w:pPr>
            <w:r>
              <w:rPr>
                <w:rFonts w:hint="eastAsia"/>
                <w:sz w:val="21"/>
                <w:szCs w:val="21"/>
              </w:rPr>
              <w:t>Step3</w:t>
            </w:r>
          </w:p>
        </w:tc>
        <w:tc>
          <w:tcPr>
            <w:tcW w:w="850" w:type="dxa"/>
          </w:tcPr>
          <w:p w14:paraId="7B390326">
            <w:pPr>
              <w:spacing w:line="240" w:lineRule="auto"/>
              <w:ind w:firstLine="0" w:firstLineChars="0"/>
              <w:rPr>
                <w:sz w:val="21"/>
                <w:szCs w:val="21"/>
              </w:rPr>
            </w:pPr>
            <w:r>
              <w:rPr>
                <w:rFonts w:hint="eastAsia"/>
                <w:sz w:val="21"/>
                <w:szCs w:val="21"/>
              </w:rPr>
              <w:t>Step4</w:t>
            </w:r>
          </w:p>
        </w:tc>
        <w:tc>
          <w:tcPr>
            <w:tcW w:w="851" w:type="dxa"/>
          </w:tcPr>
          <w:p w14:paraId="553ABA65">
            <w:pPr>
              <w:spacing w:line="240" w:lineRule="auto"/>
              <w:ind w:firstLine="0" w:firstLineChars="0"/>
              <w:rPr>
                <w:sz w:val="21"/>
                <w:szCs w:val="21"/>
              </w:rPr>
            </w:pPr>
            <w:r>
              <w:rPr>
                <w:rFonts w:hint="eastAsia"/>
                <w:sz w:val="21"/>
                <w:szCs w:val="21"/>
              </w:rPr>
              <w:t>Step5</w:t>
            </w:r>
          </w:p>
        </w:tc>
        <w:tc>
          <w:tcPr>
            <w:tcW w:w="850" w:type="dxa"/>
          </w:tcPr>
          <w:p w14:paraId="490D9C9E">
            <w:pPr>
              <w:spacing w:line="240" w:lineRule="auto"/>
              <w:ind w:firstLine="0" w:firstLineChars="0"/>
              <w:rPr>
                <w:sz w:val="21"/>
                <w:szCs w:val="21"/>
              </w:rPr>
            </w:pPr>
            <w:r>
              <w:rPr>
                <w:rFonts w:hint="eastAsia"/>
                <w:sz w:val="21"/>
                <w:szCs w:val="21"/>
              </w:rPr>
              <w:t>Step6</w:t>
            </w:r>
          </w:p>
        </w:tc>
        <w:tc>
          <w:tcPr>
            <w:tcW w:w="832" w:type="dxa"/>
          </w:tcPr>
          <w:p w14:paraId="2A3E30C4">
            <w:pPr>
              <w:spacing w:line="240" w:lineRule="auto"/>
              <w:ind w:firstLine="0" w:firstLineChars="0"/>
              <w:rPr>
                <w:sz w:val="21"/>
                <w:szCs w:val="21"/>
              </w:rPr>
            </w:pPr>
            <w:r>
              <w:rPr>
                <w:rFonts w:hint="eastAsia"/>
                <w:sz w:val="21"/>
                <w:szCs w:val="21"/>
              </w:rPr>
              <w:t>Step7</w:t>
            </w:r>
          </w:p>
        </w:tc>
        <w:tc>
          <w:tcPr>
            <w:tcW w:w="794" w:type="dxa"/>
          </w:tcPr>
          <w:p w14:paraId="2EE1A11A">
            <w:pPr>
              <w:spacing w:line="240" w:lineRule="auto"/>
              <w:ind w:firstLine="0" w:firstLineChars="0"/>
              <w:rPr>
                <w:sz w:val="21"/>
                <w:szCs w:val="21"/>
              </w:rPr>
            </w:pPr>
            <w:r>
              <w:rPr>
                <w:rFonts w:hint="eastAsia"/>
                <w:sz w:val="21"/>
                <w:szCs w:val="21"/>
              </w:rPr>
              <w:t>Step8</w:t>
            </w:r>
          </w:p>
        </w:tc>
        <w:tc>
          <w:tcPr>
            <w:tcW w:w="794" w:type="dxa"/>
          </w:tcPr>
          <w:p w14:paraId="20EE2A61">
            <w:pPr>
              <w:spacing w:line="240" w:lineRule="auto"/>
              <w:ind w:firstLine="0" w:firstLineChars="0"/>
              <w:rPr>
                <w:sz w:val="21"/>
                <w:szCs w:val="21"/>
              </w:rPr>
            </w:pPr>
            <w:r>
              <w:rPr>
                <w:rFonts w:hint="eastAsia"/>
                <w:sz w:val="21"/>
                <w:szCs w:val="21"/>
              </w:rPr>
              <w:t>Step9</w:t>
            </w:r>
          </w:p>
        </w:tc>
      </w:tr>
      <w:tr w14:paraId="1EF7DEB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071DEB53">
            <w:pPr>
              <w:spacing w:line="240" w:lineRule="auto"/>
              <w:ind w:firstLine="0" w:firstLineChars="0"/>
              <w:rPr>
                <w:sz w:val="21"/>
                <w:szCs w:val="21"/>
              </w:rPr>
            </w:pPr>
            <w:r>
              <w:rPr>
                <w:rFonts w:hint="eastAsia"/>
                <w:sz w:val="21"/>
                <w:szCs w:val="21"/>
              </w:rPr>
              <w:t>样本筛选率</w:t>
            </w:r>
          </w:p>
        </w:tc>
        <w:tc>
          <w:tcPr>
            <w:tcW w:w="851" w:type="dxa"/>
          </w:tcPr>
          <w:p w14:paraId="21D990B7">
            <w:pPr>
              <w:spacing w:line="240" w:lineRule="auto"/>
              <w:ind w:firstLine="0" w:firstLineChars="0"/>
              <w:rPr>
                <w:sz w:val="21"/>
                <w:szCs w:val="21"/>
              </w:rPr>
            </w:pPr>
            <w:r>
              <w:rPr>
                <w:rFonts w:hint="eastAsia"/>
                <w:sz w:val="21"/>
                <w:szCs w:val="21"/>
              </w:rPr>
              <w:t>23%</w:t>
            </w:r>
          </w:p>
        </w:tc>
        <w:tc>
          <w:tcPr>
            <w:tcW w:w="850" w:type="dxa"/>
          </w:tcPr>
          <w:p w14:paraId="329193D9">
            <w:pPr>
              <w:spacing w:line="240" w:lineRule="auto"/>
              <w:ind w:firstLine="0" w:firstLineChars="0"/>
              <w:rPr>
                <w:sz w:val="21"/>
                <w:szCs w:val="21"/>
              </w:rPr>
            </w:pPr>
            <w:r>
              <w:rPr>
                <w:rFonts w:hint="eastAsia"/>
                <w:sz w:val="21"/>
                <w:szCs w:val="21"/>
              </w:rPr>
              <w:t>28%</w:t>
            </w:r>
          </w:p>
        </w:tc>
        <w:tc>
          <w:tcPr>
            <w:tcW w:w="709" w:type="dxa"/>
          </w:tcPr>
          <w:p w14:paraId="15E1BDBB">
            <w:pPr>
              <w:spacing w:line="240" w:lineRule="auto"/>
              <w:ind w:firstLine="0" w:firstLineChars="0"/>
              <w:rPr>
                <w:sz w:val="21"/>
                <w:szCs w:val="21"/>
              </w:rPr>
            </w:pPr>
            <w:r>
              <w:rPr>
                <w:rFonts w:hint="eastAsia"/>
                <w:sz w:val="21"/>
                <w:szCs w:val="21"/>
              </w:rPr>
              <w:t>30%</w:t>
            </w:r>
          </w:p>
        </w:tc>
        <w:tc>
          <w:tcPr>
            <w:tcW w:w="850" w:type="dxa"/>
          </w:tcPr>
          <w:p w14:paraId="103876DE">
            <w:pPr>
              <w:spacing w:line="240" w:lineRule="auto"/>
              <w:ind w:firstLine="0" w:firstLineChars="0"/>
              <w:rPr>
                <w:sz w:val="21"/>
                <w:szCs w:val="21"/>
              </w:rPr>
            </w:pPr>
            <w:r>
              <w:rPr>
                <w:rFonts w:hint="eastAsia"/>
                <w:sz w:val="21"/>
                <w:szCs w:val="21"/>
              </w:rPr>
              <w:t>35%</w:t>
            </w:r>
          </w:p>
        </w:tc>
        <w:tc>
          <w:tcPr>
            <w:tcW w:w="851" w:type="dxa"/>
          </w:tcPr>
          <w:p w14:paraId="6134E482">
            <w:pPr>
              <w:spacing w:line="240" w:lineRule="auto"/>
              <w:ind w:firstLine="0" w:firstLineChars="0"/>
              <w:rPr>
                <w:sz w:val="21"/>
                <w:szCs w:val="21"/>
              </w:rPr>
            </w:pPr>
            <w:r>
              <w:rPr>
                <w:rFonts w:hint="eastAsia"/>
                <w:sz w:val="21"/>
                <w:szCs w:val="21"/>
              </w:rPr>
              <w:t>32%</w:t>
            </w:r>
          </w:p>
        </w:tc>
        <w:tc>
          <w:tcPr>
            <w:tcW w:w="850" w:type="dxa"/>
          </w:tcPr>
          <w:p w14:paraId="452F4277">
            <w:pPr>
              <w:spacing w:line="240" w:lineRule="auto"/>
              <w:ind w:firstLine="0" w:firstLineChars="0"/>
              <w:rPr>
                <w:sz w:val="21"/>
                <w:szCs w:val="21"/>
              </w:rPr>
            </w:pPr>
            <w:r>
              <w:rPr>
                <w:rFonts w:hint="eastAsia"/>
                <w:sz w:val="21"/>
                <w:szCs w:val="21"/>
              </w:rPr>
              <w:t>41%</w:t>
            </w:r>
          </w:p>
        </w:tc>
        <w:tc>
          <w:tcPr>
            <w:tcW w:w="832" w:type="dxa"/>
          </w:tcPr>
          <w:p w14:paraId="4115B702">
            <w:pPr>
              <w:spacing w:line="240" w:lineRule="auto"/>
              <w:ind w:firstLine="0" w:firstLineChars="0"/>
              <w:rPr>
                <w:sz w:val="21"/>
                <w:szCs w:val="21"/>
              </w:rPr>
            </w:pPr>
            <w:r>
              <w:rPr>
                <w:rFonts w:hint="eastAsia"/>
                <w:sz w:val="21"/>
                <w:szCs w:val="21"/>
              </w:rPr>
              <w:t>46%</w:t>
            </w:r>
          </w:p>
        </w:tc>
        <w:tc>
          <w:tcPr>
            <w:tcW w:w="794" w:type="dxa"/>
          </w:tcPr>
          <w:p w14:paraId="791A9127">
            <w:pPr>
              <w:spacing w:line="240" w:lineRule="auto"/>
              <w:ind w:firstLine="0" w:firstLineChars="0"/>
              <w:rPr>
                <w:sz w:val="21"/>
                <w:szCs w:val="21"/>
              </w:rPr>
            </w:pPr>
            <w:r>
              <w:rPr>
                <w:rFonts w:hint="eastAsia"/>
                <w:sz w:val="21"/>
                <w:szCs w:val="21"/>
              </w:rPr>
              <w:t>51%</w:t>
            </w:r>
          </w:p>
        </w:tc>
        <w:tc>
          <w:tcPr>
            <w:tcW w:w="794" w:type="dxa"/>
          </w:tcPr>
          <w:p w14:paraId="0B3F85AC">
            <w:pPr>
              <w:spacing w:line="240" w:lineRule="auto"/>
              <w:ind w:firstLine="0" w:firstLineChars="0"/>
              <w:rPr>
                <w:sz w:val="21"/>
                <w:szCs w:val="21"/>
              </w:rPr>
            </w:pPr>
            <w:r>
              <w:rPr>
                <w:rFonts w:hint="eastAsia"/>
                <w:sz w:val="21"/>
                <w:szCs w:val="21"/>
              </w:rPr>
              <w:t>52%</w:t>
            </w:r>
          </w:p>
        </w:tc>
      </w:tr>
    </w:tbl>
    <w:p w14:paraId="7009828C">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实验数据表明，相较于单轮增强方案，</w:t>
      </w:r>
      <w:r>
        <w:rPr>
          <w:color w:val="000000" w:themeColor="text1"/>
          <w14:textFill>
            <w14:solidFill>
              <w14:schemeClr w14:val="tx1"/>
            </w14:solidFill>
          </w14:textFill>
        </w:rPr>
        <w:t>迭代增强通过多个循环逐步生成和增加数据，每一轮的数据</w:t>
      </w:r>
      <w:r>
        <w:rPr>
          <w:rFonts w:hint="eastAsia"/>
          <w:color w:val="000000" w:themeColor="text1"/>
          <w14:textFill>
            <w14:solidFill>
              <w14:schemeClr w14:val="tx1"/>
            </w14:solidFill>
          </w14:textFill>
        </w:rPr>
        <w:t>筛选</w:t>
      </w:r>
      <w:r>
        <w:rPr>
          <w:color w:val="000000" w:themeColor="text1"/>
          <w14:textFill>
            <w14:solidFill>
              <w14:schemeClr w14:val="tx1"/>
            </w14:solidFill>
          </w14:textFill>
        </w:rPr>
        <w:t>基于前一轮模型的学习结果进行优化和调整</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在每一轮训练中逐步适应</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新生成的数据，这种逐步学习的过程能够帮助模型更有效地调整参数和权重</w:t>
      </w:r>
      <w:r>
        <w:rPr>
          <w:rFonts w:hint="eastAsia"/>
          <w:color w:val="000000" w:themeColor="text1"/>
          <w14:textFill>
            <w14:solidFill>
              <w14:schemeClr w14:val="tx1"/>
            </w14:solidFill>
          </w14:textFill>
        </w:rPr>
        <w:t>，并且随着</w:t>
      </w:r>
      <w:r>
        <w:rPr>
          <w:color w:val="000000" w:themeColor="text1"/>
          <w14:textFill>
            <w14:solidFill>
              <w14:schemeClr w14:val="tx1"/>
            </w14:solidFill>
          </w14:textFill>
        </w:rPr>
        <w:t>模型的</w:t>
      </w:r>
      <w:r>
        <w:rPr>
          <w:rFonts w:hint="eastAsia"/>
          <w:color w:val="000000" w:themeColor="text1"/>
          <w14:textFill>
            <w14:solidFill>
              <w14:schemeClr w14:val="tx1"/>
            </w14:solidFill>
          </w14:textFill>
        </w:rPr>
        <w:t>迭代，LLM</w:t>
      </w:r>
      <w:r>
        <w:rPr>
          <w:color w:val="000000" w:themeColor="text1"/>
          <w14:textFill>
            <w14:solidFill>
              <w14:schemeClr w14:val="tx1"/>
            </w14:solidFill>
          </w14:textFill>
        </w:rPr>
        <w:t>每一轮生成数据</w:t>
      </w:r>
      <w:r>
        <w:rPr>
          <w:rFonts w:hint="eastAsia"/>
          <w:color w:val="000000" w:themeColor="text1"/>
          <w14:textFill>
            <w14:solidFill>
              <w14:schemeClr w14:val="tx1"/>
            </w14:solidFill>
          </w14:textFill>
        </w:rPr>
        <w:t>的判别准确率</w:t>
      </w:r>
      <w:r>
        <w:rPr>
          <w:color w:val="000000" w:themeColor="text1"/>
          <w14:textFill>
            <w14:solidFill>
              <w14:schemeClr w14:val="tx1"/>
            </w14:solidFill>
          </w14:textFill>
        </w:rPr>
        <w:t>可以</w:t>
      </w:r>
      <w:r>
        <w:rPr>
          <w:rFonts w:hint="eastAsia"/>
          <w:color w:val="000000" w:themeColor="text1"/>
          <w14:textFill>
            <w14:solidFill>
              <w14:schemeClr w14:val="tx1"/>
            </w14:solidFill>
          </w14:textFill>
        </w:rPr>
        <w:t>逐步提高，验证了反馈式增强的有效性。</w:t>
      </w:r>
    </w:p>
    <w:p w14:paraId="0B61B929">
      <w:pPr>
        <w:ind w:firstLine="480"/>
      </w:pPr>
      <w:r>
        <w:rPr>
          <w:rFonts w:hint="eastAsia"/>
        </w:rPr>
        <w:t>下表4-5展示了各阶段的基于大语言模型迭代数据增强的NLU模型和SSIS模型在三大数据集的性能表现。</w:t>
      </w:r>
    </w:p>
    <w:p w14:paraId="3F0917EF">
      <w:pPr>
        <w:pStyle w:val="8"/>
        <w:ind w:firstLine="420"/>
      </w:pPr>
      <w:bookmarkStart w:id="110" w:name="_Toc19279651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不同阶段数据增强模型和SSIS评估结果</w:t>
      </w:r>
      <w:bookmarkEnd w:id="110"/>
    </w:p>
    <w:p w14:paraId="5AE814F3">
      <w:pPr>
        <w:pStyle w:val="8"/>
        <w:ind w:firstLine="0" w:firstLineChars="0"/>
        <w:rPr>
          <w:szCs w:val="21"/>
        </w:rPr>
      </w:pPr>
      <w:r>
        <w:t xml:space="preserve">Table </w:t>
      </w:r>
      <w:r>
        <w:rPr>
          <w:rFonts w:hint="eastAsia"/>
        </w:rPr>
        <w:t>4</w:t>
      </w:r>
      <w:r>
        <w:noBreakHyphen/>
      </w:r>
      <w:r>
        <w:fldChar w:fldCharType="begin"/>
      </w:r>
      <w:r>
        <w:instrText xml:space="preserve"> SEQ Table \* ARABIC \s 1 </w:instrText>
      </w:r>
      <w:r>
        <w:fldChar w:fldCharType="separate"/>
      </w:r>
      <w:r>
        <w:t>5</w:t>
      </w:r>
      <w:r>
        <w:fldChar w:fldCharType="end"/>
      </w:r>
      <w:r>
        <w:rPr>
          <w:rFonts w:hint="eastAsia"/>
        </w:rPr>
        <w:t xml:space="preserve"> </w:t>
      </w:r>
      <w:r>
        <w:t>Data augmentation</w:t>
      </w:r>
      <w:r>
        <w:rPr>
          <w:szCs w:val="21"/>
        </w:rPr>
        <w:t xml:space="preserve"> models and SSIS evaluation results for each stage</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65"/>
        <w:gridCol w:w="787"/>
        <w:gridCol w:w="765"/>
        <w:gridCol w:w="831"/>
        <w:gridCol w:w="765"/>
        <w:gridCol w:w="760"/>
        <w:gridCol w:w="760"/>
        <w:gridCol w:w="813"/>
        <w:gridCol w:w="761"/>
        <w:gridCol w:w="760"/>
        <w:gridCol w:w="695"/>
      </w:tblGrid>
      <w:tr w14:paraId="0B695F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12" w:space="0"/>
              <w:bottom w:val="single" w:color="auto" w:sz="4" w:space="0"/>
            </w:tcBorders>
          </w:tcPr>
          <w:p w14:paraId="1478820D">
            <w:pPr>
              <w:spacing w:line="240" w:lineRule="auto"/>
              <w:ind w:firstLine="0" w:firstLineChars="0"/>
              <w:rPr>
                <w:sz w:val="21"/>
                <w:szCs w:val="21"/>
              </w:rPr>
            </w:pPr>
          </w:p>
        </w:tc>
        <w:tc>
          <w:tcPr>
            <w:tcW w:w="791" w:type="dxa"/>
            <w:tcBorders>
              <w:top w:val="single" w:color="auto" w:sz="12" w:space="0"/>
              <w:bottom w:val="single" w:color="auto" w:sz="4" w:space="0"/>
            </w:tcBorders>
          </w:tcPr>
          <w:p w14:paraId="6E21E30B">
            <w:pPr>
              <w:spacing w:line="240" w:lineRule="auto"/>
              <w:ind w:firstLine="0" w:firstLineChars="0"/>
              <w:rPr>
                <w:sz w:val="21"/>
                <w:szCs w:val="21"/>
              </w:rPr>
            </w:pPr>
            <w:r>
              <w:rPr>
                <w:rFonts w:hint="eastAsia"/>
                <w:sz w:val="21"/>
                <w:szCs w:val="21"/>
              </w:rPr>
              <w:t>Step1</w:t>
            </w:r>
          </w:p>
        </w:tc>
        <w:tc>
          <w:tcPr>
            <w:tcW w:w="768" w:type="dxa"/>
            <w:tcBorders>
              <w:top w:val="single" w:color="auto" w:sz="12" w:space="0"/>
              <w:bottom w:val="single" w:color="auto" w:sz="4" w:space="0"/>
            </w:tcBorders>
          </w:tcPr>
          <w:p w14:paraId="25101149">
            <w:pPr>
              <w:spacing w:line="240" w:lineRule="auto"/>
              <w:ind w:firstLine="0" w:firstLineChars="0"/>
              <w:rPr>
                <w:sz w:val="21"/>
                <w:szCs w:val="21"/>
              </w:rPr>
            </w:pPr>
            <w:r>
              <w:rPr>
                <w:rFonts w:hint="eastAsia"/>
                <w:sz w:val="21"/>
                <w:szCs w:val="21"/>
              </w:rPr>
              <w:t>Step2</w:t>
            </w:r>
          </w:p>
        </w:tc>
        <w:tc>
          <w:tcPr>
            <w:tcW w:w="837" w:type="dxa"/>
            <w:tcBorders>
              <w:top w:val="single" w:color="auto" w:sz="12" w:space="0"/>
              <w:bottom w:val="single" w:color="auto" w:sz="4" w:space="0"/>
            </w:tcBorders>
          </w:tcPr>
          <w:p w14:paraId="7473F3C2">
            <w:pPr>
              <w:spacing w:line="240" w:lineRule="auto"/>
              <w:ind w:firstLine="0" w:firstLineChars="0"/>
              <w:rPr>
                <w:sz w:val="21"/>
                <w:szCs w:val="21"/>
              </w:rPr>
            </w:pPr>
            <w:r>
              <w:rPr>
                <w:rFonts w:hint="eastAsia"/>
                <w:sz w:val="21"/>
                <w:szCs w:val="21"/>
              </w:rPr>
              <w:t>Step3</w:t>
            </w:r>
          </w:p>
        </w:tc>
        <w:tc>
          <w:tcPr>
            <w:tcW w:w="768" w:type="dxa"/>
            <w:tcBorders>
              <w:top w:val="single" w:color="auto" w:sz="12" w:space="0"/>
              <w:bottom w:val="single" w:color="auto" w:sz="4" w:space="0"/>
            </w:tcBorders>
          </w:tcPr>
          <w:p w14:paraId="1F5B5C4E">
            <w:pPr>
              <w:spacing w:line="240" w:lineRule="auto"/>
              <w:ind w:firstLine="0" w:firstLineChars="0"/>
              <w:rPr>
                <w:sz w:val="21"/>
                <w:szCs w:val="21"/>
              </w:rPr>
            </w:pPr>
            <w:r>
              <w:rPr>
                <w:rFonts w:hint="eastAsia"/>
                <w:sz w:val="21"/>
                <w:szCs w:val="21"/>
              </w:rPr>
              <w:t>Step4</w:t>
            </w:r>
          </w:p>
        </w:tc>
        <w:tc>
          <w:tcPr>
            <w:tcW w:w="763" w:type="dxa"/>
            <w:tcBorders>
              <w:top w:val="single" w:color="auto" w:sz="12" w:space="0"/>
              <w:bottom w:val="single" w:color="auto" w:sz="4" w:space="0"/>
            </w:tcBorders>
          </w:tcPr>
          <w:p w14:paraId="0EF0D582">
            <w:pPr>
              <w:spacing w:line="240" w:lineRule="auto"/>
              <w:ind w:firstLine="0" w:firstLineChars="0"/>
              <w:rPr>
                <w:sz w:val="21"/>
                <w:szCs w:val="21"/>
              </w:rPr>
            </w:pPr>
            <w:r>
              <w:rPr>
                <w:rFonts w:hint="eastAsia"/>
                <w:sz w:val="21"/>
                <w:szCs w:val="21"/>
              </w:rPr>
              <w:t>Step5</w:t>
            </w:r>
          </w:p>
        </w:tc>
        <w:tc>
          <w:tcPr>
            <w:tcW w:w="763" w:type="dxa"/>
            <w:tcBorders>
              <w:top w:val="single" w:color="auto" w:sz="12" w:space="0"/>
              <w:bottom w:val="single" w:color="auto" w:sz="4" w:space="0"/>
            </w:tcBorders>
          </w:tcPr>
          <w:p w14:paraId="483BA668">
            <w:pPr>
              <w:spacing w:line="240" w:lineRule="auto"/>
              <w:ind w:firstLine="0" w:firstLineChars="0"/>
              <w:rPr>
                <w:sz w:val="21"/>
                <w:szCs w:val="21"/>
              </w:rPr>
            </w:pPr>
            <w:r>
              <w:rPr>
                <w:rFonts w:hint="eastAsia"/>
                <w:sz w:val="21"/>
                <w:szCs w:val="21"/>
              </w:rPr>
              <w:t>Step6</w:t>
            </w:r>
          </w:p>
        </w:tc>
        <w:tc>
          <w:tcPr>
            <w:tcW w:w="818" w:type="dxa"/>
            <w:tcBorders>
              <w:top w:val="single" w:color="auto" w:sz="12" w:space="0"/>
              <w:bottom w:val="single" w:color="auto" w:sz="4" w:space="0"/>
            </w:tcBorders>
          </w:tcPr>
          <w:p w14:paraId="336BB6E1">
            <w:pPr>
              <w:spacing w:line="240" w:lineRule="auto"/>
              <w:ind w:firstLine="0" w:firstLineChars="0"/>
              <w:rPr>
                <w:sz w:val="21"/>
                <w:szCs w:val="21"/>
              </w:rPr>
            </w:pPr>
            <w:r>
              <w:rPr>
                <w:rFonts w:hint="eastAsia"/>
                <w:sz w:val="21"/>
                <w:szCs w:val="21"/>
              </w:rPr>
              <w:t>Step7</w:t>
            </w:r>
          </w:p>
        </w:tc>
        <w:tc>
          <w:tcPr>
            <w:tcW w:w="764" w:type="dxa"/>
            <w:tcBorders>
              <w:top w:val="single" w:color="auto" w:sz="12" w:space="0"/>
              <w:bottom w:val="single" w:color="auto" w:sz="4" w:space="0"/>
            </w:tcBorders>
          </w:tcPr>
          <w:p w14:paraId="46539A13">
            <w:pPr>
              <w:spacing w:line="240" w:lineRule="auto"/>
              <w:ind w:firstLine="0" w:firstLineChars="0"/>
              <w:rPr>
                <w:sz w:val="21"/>
                <w:szCs w:val="21"/>
              </w:rPr>
            </w:pPr>
            <w:r>
              <w:rPr>
                <w:rFonts w:hint="eastAsia"/>
                <w:sz w:val="21"/>
                <w:szCs w:val="21"/>
              </w:rPr>
              <w:t>Step8</w:t>
            </w:r>
          </w:p>
        </w:tc>
        <w:tc>
          <w:tcPr>
            <w:tcW w:w="763" w:type="dxa"/>
            <w:tcBorders>
              <w:top w:val="single" w:color="auto" w:sz="12" w:space="0"/>
              <w:bottom w:val="single" w:color="auto" w:sz="4" w:space="0"/>
            </w:tcBorders>
          </w:tcPr>
          <w:p w14:paraId="104A978F">
            <w:pPr>
              <w:spacing w:line="240" w:lineRule="auto"/>
              <w:ind w:firstLine="0" w:firstLineChars="0"/>
              <w:rPr>
                <w:sz w:val="21"/>
                <w:szCs w:val="21"/>
              </w:rPr>
            </w:pPr>
            <w:r>
              <w:rPr>
                <w:rFonts w:hint="eastAsia"/>
                <w:sz w:val="21"/>
                <w:szCs w:val="21"/>
              </w:rPr>
              <w:t>Step9</w:t>
            </w:r>
          </w:p>
        </w:tc>
        <w:tc>
          <w:tcPr>
            <w:tcW w:w="697" w:type="dxa"/>
            <w:tcBorders>
              <w:top w:val="single" w:color="auto" w:sz="12" w:space="0"/>
              <w:bottom w:val="single" w:color="auto" w:sz="4" w:space="0"/>
            </w:tcBorders>
          </w:tcPr>
          <w:p w14:paraId="18A4F576">
            <w:pPr>
              <w:spacing w:line="240" w:lineRule="auto"/>
              <w:ind w:firstLine="0" w:firstLineChars="0"/>
              <w:rPr>
                <w:sz w:val="21"/>
                <w:szCs w:val="21"/>
              </w:rPr>
            </w:pPr>
            <w:r>
              <w:rPr>
                <w:rFonts w:hint="eastAsia"/>
                <w:sz w:val="21"/>
                <w:szCs w:val="21"/>
              </w:rPr>
              <w:t>SSIS</w:t>
            </w:r>
          </w:p>
        </w:tc>
      </w:tr>
      <w:tr w14:paraId="5F2C016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4" w:space="0"/>
            </w:tcBorders>
          </w:tcPr>
          <w:p w14:paraId="6479BF9F">
            <w:pPr>
              <w:spacing w:line="240" w:lineRule="auto"/>
              <w:ind w:firstLine="0" w:firstLineChars="0"/>
              <w:rPr>
                <w:sz w:val="21"/>
                <w:szCs w:val="21"/>
              </w:rPr>
            </w:pPr>
            <w:r>
              <w:rPr>
                <w:rFonts w:hint="eastAsia"/>
                <w:sz w:val="21"/>
                <w:szCs w:val="21"/>
              </w:rPr>
              <w:t>营销</w:t>
            </w:r>
          </w:p>
        </w:tc>
        <w:tc>
          <w:tcPr>
            <w:tcW w:w="791" w:type="dxa"/>
            <w:tcBorders>
              <w:top w:val="single" w:color="auto" w:sz="4" w:space="0"/>
            </w:tcBorders>
          </w:tcPr>
          <w:p w14:paraId="2DB92EE0">
            <w:pPr>
              <w:spacing w:line="240" w:lineRule="auto"/>
              <w:ind w:firstLine="0" w:firstLineChars="0"/>
              <w:rPr>
                <w:sz w:val="21"/>
                <w:szCs w:val="21"/>
              </w:rPr>
            </w:pPr>
            <w:r>
              <w:rPr>
                <w:rFonts w:hint="eastAsia"/>
                <w:sz w:val="21"/>
                <w:szCs w:val="21"/>
              </w:rPr>
              <w:t>60.8</w:t>
            </w:r>
          </w:p>
        </w:tc>
        <w:tc>
          <w:tcPr>
            <w:tcW w:w="768" w:type="dxa"/>
            <w:tcBorders>
              <w:top w:val="single" w:color="auto" w:sz="4" w:space="0"/>
            </w:tcBorders>
          </w:tcPr>
          <w:p w14:paraId="3448015F">
            <w:pPr>
              <w:spacing w:line="240" w:lineRule="auto"/>
              <w:ind w:firstLine="0" w:firstLineChars="0"/>
              <w:rPr>
                <w:sz w:val="21"/>
                <w:szCs w:val="21"/>
              </w:rPr>
            </w:pPr>
            <w:r>
              <w:rPr>
                <w:rFonts w:hint="eastAsia"/>
                <w:sz w:val="21"/>
                <w:szCs w:val="21"/>
              </w:rPr>
              <w:t>61.5</w:t>
            </w:r>
          </w:p>
        </w:tc>
        <w:tc>
          <w:tcPr>
            <w:tcW w:w="837" w:type="dxa"/>
            <w:tcBorders>
              <w:top w:val="single" w:color="auto" w:sz="4" w:space="0"/>
            </w:tcBorders>
          </w:tcPr>
          <w:p w14:paraId="4969639E">
            <w:pPr>
              <w:spacing w:line="240" w:lineRule="auto"/>
              <w:ind w:firstLine="0" w:firstLineChars="0"/>
              <w:rPr>
                <w:sz w:val="21"/>
                <w:szCs w:val="21"/>
              </w:rPr>
            </w:pPr>
            <w:r>
              <w:rPr>
                <w:rFonts w:hint="eastAsia"/>
                <w:sz w:val="21"/>
                <w:szCs w:val="21"/>
              </w:rPr>
              <w:t>63.6</w:t>
            </w:r>
          </w:p>
        </w:tc>
        <w:tc>
          <w:tcPr>
            <w:tcW w:w="768" w:type="dxa"/>
            <w:tcBorders>
              <w:top w:val="single" w:color="auto" w:sz="4" w:space="0"/>
            </w:tcBorders>
          </w:tcPr>
          <w:p w14:paraId="6B1F7086">
            <w:pPr>
              <w:spacing w:line="240" w:lineRule="auto"/>
              <w:ind w:firstLine="0" w:firstLineChars="0"/>
              <w:rPr>
                <w:sz w:val="21"/>
                <w:szCs w:val="21"/>
              </w:rPr>
            </w:pPr>
            <w:r>
              <w:rPr>
                <w:rFonts w:hint="eastAsia"/>
                <w:sz w:val="21"/>
                <w:szCs w:val="21"/>
              </w:rPr>
              <w:t>64.6</w:t>
            </w:r>
          </w:p>
        </w:tc>
        <w:tc>
          <w:tcPr>
            <w:tcW w:w="763" w:type="dxa"/>
            <w:tcBorders>
              <w:top w:val="single" w:color="auto" w:sz="4" w:space="0"/>
            </w:tcBorders>
          </w:tcPr>
          <w:p w14:paraId="302CB380">
            <w:pPr>
              <w:spacing w:line="240" w:lineRule="auto"/>
              <w:ind w:firstLine="0" w:firstLineChars="0"/>
              <w:rPr>
                <w:sz w:val="21"/>
                <w:szCs w:val="21"/>
              </w:rPr>
            </w:pPr>
            <w:r>
              <w:rPr>
                <w:rFonts w:hint="eastAsia"/>
                <w:sz w:val="21"/>
                <w:szCs w:val="21"/>
              </w:rPr>
              <w:t>66.3</w:t>
            </w:r>
          </w:p>
        </w:tc>
        <w:tc>
          <w:tcPr>
            <w:tcW w:w="763" w:type="dxa"/>
            <w:tcBorders>
              <w:top w:val="single" w:color="auto" w:sz="4" w:space="0"/>
            </w:tcBorders>
          </w:tcPr>
          <w:p w14:paraId="3DEF01DA">
            <w:pPr>
              <w:spacing w:line="240" w:lineRule="auto"/>
              <w:ind w:firstLine="0" w:firstLineChars="0"/>
              <w:rPr>
                <w:sz w:val="21"/>
                <w:szCs w:val="21"/>
              </w:rPr>
            </w:pPr>
            <w:r>
              <w:rPr>
                <w:rFonts w:hint="eastAsia"/>
                <w:sz w:val="21"/>
                <w:szCs w:val="21"/>
              </w:rPr>
              <w:t>68.1</w:t>
            </w:r>
          </w:p>
        </w:tc>
        <w:tc>
          <w:tcPr>
            <w:tcW w:w="818" w:type="dxa"/>
            <w:tcBorders>
              <w:top w:val="single" w:color="auto" w:sz="4" w:space="0"/>
            </w:tcBorders>
          </w:tcPr>
          <w:p w14:paraId="1526E58F">
            <w:pPr>
              <w:spacing w:line="240" w:lineRule="auto"/>
              <w:ind w:firstLine="0" w:firstLineChars="0"/>
              <w:rPr>
                <w:sz w:val="21"/>
                <w:szCs w:val="21"/>
              </w:rPr>
            </w:pPr>
            <w:r>
              <w:rPr>
                <w:rFonts w:hint="eastAsia"/>
                <w:sz w:val="21"/>
                <w:szCs w:val="21"/>
              </w:rPr>
              <w:t>69.2</w:t>
            </w:r>
          </w:p>
        </w:tc>
        <w:tc>
          <w:tcPr>
            <w:tcW w:w="764" w:type="dxa"/>
            <w:tcBorders>
              <w:top w:val="single" w:color="auto" w:sz="4" w:space="0"/>
            </w:tcBorders>
          </w:tcPr>
          <w:p w14:paraId="10415EDE">
            <w:pPr>
              <w:spacing w:line="240" w:lineRule="auto"/>
              <w:ind w:firstLine="0" w:firstLineChars="0"/>
              <w:rPr>
                <w:sz w:val="21"/>
                <w:szCs w:val="21"/>
              </w:rPr>
            </w:pPr>
            <w:r>
              <w:rPr>
                <w:rFonts w:hint="eastAsia"/>
                <w:sz w:val="21"/>
                <w:szCs w:val="21"/>
              </w:rPr>
              <w:t>70.8</w:t>
            </w:r>
          </w:p>
        </w:tc>
        <w:tc>
          <w:tcPr>
            <w:tcW w:w="763" w:type="dxa"/>
            <w:tcBorders>
              <w:top w:val="single" w:color="auto" w:sz="4" w:space="0"/>
            </w:tcBorders>
          </w:tcPr>
          <w:p w14:paraId="36E11BCD">
            <w:pPr>
              <w:spacing w:line="240" w:lineRule="auto"/>
              <w:ind w:firstLine="0" w:firstLineChars="0"/>
              <w:rPr>
                <w:b/>
                <w:bCs/>
                <w:sz w:val="21"/>
                <w:szCs w:val="21"/>
              </w:rPr>
            </w:pPr>
            <w:r>
              <w:rPr>
                <w:rFonts w:hint="eastAsia"/>
                <w:b/>
                <w:bCs/>
                <w:sz w:val="21"/>
                <w:szCs w:val="21"/>
              </w:rPr>
              <w:t>70.5</w:t>
            </w:r>
          </w:p>
        </w:tc>
        <w:tc>
          <w:tcPr>
            <w:tcW w:w="697" w:type="dxa"/>
            <w:tcBorders>
              <w:top w:val="single" w:color="auto" w:sz="4" w:space="0"/>
            </w:tcBorders>
          </w:tcPr>
          <w:p w14:paraId="74F4674E">
            <w:pPr>
              <w:spacing w:line="240" w:lineRule="auto"/>
              <w:ind w:firstLine="0" w:firstLineChars="0"/>
              <w:rPr>
                <w:sz w:val="21"/>
                <w:szCs w:val="21"/>
              </w:rPr>
            </w:pPr>
            <w:r>
              <w:rPr>
                <w:rFonts w:hint="eastAsia"/>
                <w:sz w:val="21"/>
                <w:szCs w:val="21"/>
              </w:rPr>
              <w:t>61.0</w:t>
            </w:r>
          </w:p>
        </w:tc>
      </w:tr>
      <w:tr w14:paraId="1D3169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Pr>
          <w:p w14:paraId="363E1C17">
            <w:pPr>
              <w:spacing w:line="240" w:lineRule="auto"/>
              <w:ind w:firstLine="0" w:firstLineChars="0"/>
              <w:rPr>
                <w:sz w:val="21"/>
                <w:szCs w:val="21"/>
              </w:rPr>
            </w:pPr>
            <w:r>
              <w:rPr>
                <w:rFonts w:hint="eastAsia"/>
                <w:sz w:val="21"/>
                <w:szCs w:val="21"/>
              </w:rPr>
              <w:t>运营</w:t>
            </w:r>
          </w:p>
        </w:tc>
        <w:tc>
          <w:tcPr>
            <w:tcW w:w="791" w:type="dxa"/>
          </w:tcPr>
          <w:p w14:paraId="07C87221">
            <w:pPr>
              <w:spacing w:line="240" w:lineRule="auto"/>
              <w:ind w:firstLine="0" w:firstLineChars="0"/>
              <w:rPr>
                <w:sz w:val="21"/>
                <w:szCs w:val="21"/>
              </w:rPr>
            </w:pPr>
            <w:r>
              <w:rPr>
                <w:rFonts w:hint="eastAsia"/>
                <w:sz w:val="21"/>
                <w:szCs w:val="21"/>
              </w:rPr>
              <w:t>59.7</w:t>
            </w:r>
          </w:p>
        </w:tc>
        <w:tc>
          <w:tcPr>
            <w:tcW w:w="768" w:type="dxa"/>
          </w:tcPr>
          <w:p w14:paraId="2FCF1250">
            <w:pPr>
              <w:spacing w:line="240" w:lineRule="auto"/>
              <w:ind w:firstLine="0" w:firstLineChars="0"/>
              <w:rPr>
                <w:sz w:val="21"/>
                <w:szCs w:val="21"/>
              </w:rPr>
            </w:pPr>
            <w:r>
              <w:rPr>
                <w:rFonts w:hint="eastAsia"/>
                <w:sz w:val="21"/>
                <w:szCs w:val="21"/>
              </w:rPr>
              <w:t>60.2</w:t>
            </w:r>
          </w:p>
        </w:tc>
        <w:tc>
          <w:tcPr>
            <w:tcW w:w="837" w:type="dxa"/>
          </w:tcPr>
          <w:p w14:paraId="35FE54FD">
            <w:pPr>
              <w:spacing w:line="240" w:lineRule="auto"/>
              <w:ind w:firstLine="0" w:firstLineChars="0"/>
              <w:rPr>
                <w:sz w:val="21"/>
                <w:szCs w:val="21"/>
              </w:rPr>
            </w:pPr>
            <w:r>
              <w:rPr>
                <w:rFonts w:hint="eastAsia"/>
                <w:sz w:val="21"/>
                <w:szCs w:val="21"/>
              </w:rPr>
              <w:t>60.8</w:t>
            </w:r>
          </w:p>
        </w:tc>
        <w:tc>
          <w:tcPr>
            <w:tcW w:w="768" w:type="dxa"/>
          </w:tcPr>
          <w:p w14:paraId="790F4426">
            <w:pPr>
              <w:spacing w:line="240" w:lineRule="auto"/>
              <w:ind w:firstLine="0" w:firstLineChars="0"/>
              <w:rPr>
                <w:sz w:val="21"/>
                <w:szCs w:val="21"/>
              </w:rPr>
            </w:pPr>
            <w:r>
              <w:rPr>
                <w:rFonts w:hint="eastAsia"/>
                <w:sz w:val="21"/>
                <w:szCs w:val="21"/>
              </w:rPr>
              <w:t>62.9</w:t>
            </w:r>
          </w:p>
        </w:tc>
        <w:tc>
          <w:tcPr>
            <w:tcW w:w="763" w:type="dxa"/>
          </w:tcPr>
          <w:p w14:paraId="59B668A1">
            <w:pPr>
              <w:spacing w:line="240" w:lineRule="auto"/>
              <w:ind w:firstLine="0" w:firstLineChars="0"/>
              <w:rPr>
                <w:sz w:val="21"/>
                <w:szCs w:val="21"/>
              </w:rPr>
            </w:pPr>
            <w:r>
              <w:rPr>
                <w:rFonts w:hint="eastAsia"/>
                <w:sz w:val="21"/>
                <w:szCs w:val="21"/>
              </w:rPr>
              <w:t>62.4</w:t>
            </w:r>
          </w:p>
        </w:tc>
        <w:tc>
          <w:tcPr>
            <w:tcW w:w="763" w:type="dxa"/>
          </w:tcPr>
          <w:p w14:paraId="45D8C806">
            <w:pPr>
              <w:spacing w:line="240" w:lineRule="auto"/>
              <w:ind w:firstLine="0" w:firstLineChars="0"/>
              <w:rPr>
                <w:sz w:val="21"/>
                <w:szCs w:val="21"/>
              </w:rPr>
            </w:pPr>
            <w:r>
              <w:rPr>
                <w:rFonts w:hint="eastAsia"/>
                <w:sz w:val="21"/>
                <w:szCs w:val="21"/>
              </w:rPr>
              <w:t>63.9</w:t>
            </w:r>
          </w:p>
        </w:tc>
        <w:tc>
          <w:tcPr>
            <w:tcW w:w="818" w:type="dxa"/>
          </w:tcPr>
          <w:p w14:paraId="287E585C">
            <w:pPr>
              <w:spacing w:line="240" w:lineRule="auto"/>
              <w:ind w:firstLine="0" w:firstLineChars="0"/>
              <w:rPr>
                <w:sz w:val="21"/>
                <w:szCs w:val="21"/>
              </w:rPr>
            </w:pPr>
            <w:r>
              <w:rPr>
                <w:rFonts w:hint="eastAsia"/>
                <w:sz w:val="21"/>
                <w:szCs w:val="21"/>
              </w:rPr>
              <w:t>65.7</w:t>
            </w:r>
          </w:p>
        </w:tc>
        <w:tc>
          <w:tcPr>
            <w:tcW w:w="764" w:type="dxa"/>
          </w:tcPr>
          <w:p w14:paraId="12109485">
            <w:pPr>
              <w:spacing w:line="240" w:lineRule="auto"/>
              <w:ind w:firstLine="0" w:firstLineChars="0"/>
              <w:rPr>
                <w:sz w:val="21"/>
                <w:szCs w:val="21"/>
              </w:rPr>
            </w:pPr>
            <w:r>
              <w:rPr>
                <w:rFonts w:hint="eastAsia"/>
                <w:sz w:val="21"/>
                <w:szCs w:val="21"/>
              </w:rPr>
              <w:t>66.4</w:t>
            </w:r>
          </w:p>
        </w:tc>
        <w:tc>
          <w:tcPr>
            <w:tcW w:w="763" w:type="dxa"/>
          </w:tcPr>
          <w:p w14:paraId="211E76A7">
            <w:pPr>
              <w:spacing w:line="240" w:lineRule="auto"/>
              <w:ind w:firstLine="0" w:firstLineChars="0"/>
              <w:rPr>
                <w:b/>
                <w:bCs/>
                <w:sz w:val="21"/>
                <w:szCs w:val="21"/>
              </w:rPr>
            </w:pPr>
            <w:r>
              <w:rPr>
                <w:rFonts w:hint="eastAsia"/>
                <w:b/>
                <w:bCs/>
                <w:sz w:val="21"/>
                <w:szCs w:val="21"/>
              </w:rPr>
              <w:t>66.9</w:t>
            </w:r>
          </w:p>
        </w:tc>
        <w:tc>
          <w:tcPr>
            <w:tcW w:w="697" w:type="dxa"/>
          </w:tcPr>
          <w:p w14:paraId="28BAB152">
            <w:pPr>
              <w:spacing w:line="240" w:lineRule="auto"/>
              <w:ind w:firstLine="0" w:firstLineChars="0"/>
              <w:rPr>
                <w:sz w:val="21"/>
                <w:szCs w:val="21"/>
              </w:rPr>
            </w:pPr>
            <w:r>
              <w:rPr>
                <w:rFonts w:hint="eastAsia"/>
                <w:sz w:val="21"/>
                <w:szCs w:val="21"/>
              </w:rPr>
              <w:t>59.3</w:t>
            </w:r>
          </w:p>
        </w:tc>
      </w:tr>
      <w:tr w14:paraId="37DB62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bottom w:val="single" w:color="auto" w:sz="12" w:space="0"/>
            </w:tcBorders>
          </w:tcPr>
          <w:p w14:paraId="0BAF4E31">
            <w:pPr>
              <w:spacing w:line="240" w:lineRule="auto"/>
              <w:ind w:firstLine="0" w:firstLineChars="0"/>
              <w:rPr>
                <w:sz w:val="21"/>
                <w:szCs w:val="21"/>
              </w:rPr>
            </w:pPr>
            <w:r>
              <w:rPr>
                <w:rFonts w:hint="eastAsia"/>
                <w:sz w:val="21"/>
                <w:szCs w:val="21"/>
              </w:rPr>
              <w:t>财务</w:t>
            </w:r>
          </w:p>
        </w:tc>
        <w:tc>
          <w:tcPr>
            <w:tcW w:w="791" w:type="dxa"/>
            <w:tcBorders>
              <w:bottom w:val="single" w:color="auto" w:sz="12" w:space="0"/>
            </w:tcBorders>
          </w:tcPr>
          <w:p w14:paraId="5F576073">
            <w:pPr>
              <w:spacing w:line="240" w:lineRule="auto"/>
              <w:ind w:firstLine="0" w:firstLineChars="0"/>
              <w:rPr>
                <w:sz w:val="21"/>
                <w:szCs w:val="21"/>
              </w:rPr>
            </w:pPr>
            <w:r>
              <w:rPr>
                <w:rFonts w:hint="eastAsia"/>
                <w:sz w:val="21"/>
                <w:szCs w:val="21"/>
              </w:rPr>
              <w:t>58.4</w:t>
            </w:r>
          </w:p>
        </w:tc>
        <w:tc>
          <w:tcPr>
            <w:tcW w:w="768" w:type="dxa"/>
            <w:tcBorders>
              <w:bottom w:val="single" w:color="auto" w:sz="12" w:space="0"/>
            </w:tcBorders>
          </w:tcPr>
          <w:p w14:paraId="361C13E3">
            <w:pPr>
              <w:spacing w:line="240" w:lineRule="auto"/>
              <w:ind w:firstLine="0" w:firstLineChars="0"/>
              <w:rPr>
                <w:sz w:val="21"/>
                <w:szCs w:val="21"/>
              </w:rPr>
            </w:pPr>
            <w:r>
              <w:rPr>
                <w:rFonts w:hint="eastAsia"/>
                <w:sz w:val="21"/>
                <w:szCs w:val="21"/>
              </w:rPr>
              <w:t>57.9</w:t>
            </w:r>
          </w:p>
        </w:tc>
        <w:tc>
          <w:tcPr>
            <w:tcW w:w="837" w:type="dxa"/>
            <w:tcBorders>
              <w:bottom w:val="single" w:color="auto" w:sz="12" w:space="0"/>
            </w:tcBorders>
          </w:tcPr>
          <w:p w14:paraId="6E33CBD2">
            <w:pPr>
              <w:spacing w:line="240" w:lineRule="auto"/>
              <w:ind w:firstLine="0" w:firstLineChars="0"/>
              <w:rPr>
                <w:sz w:val="21"/>
                <w:szCs w:val="21"/>
              </w:rPr>
            </w:pPr>
            <w:r>
              <w:rPr>
                <w:rFonts w:hint="eastAsia"/>
                <w:sz w:val="21"/>
                <w:szCs w:val="21"/>
              </w:rPr>
              <w:t>59.5</w:t>
            </w:r>
          </w:p>
        </w:tc>
        <w:tc>
          <w:tcPr>
            <w:tcW w:w="768" w:type="dxa"/>
            <w:tcBorders>
              <w:bottom w:val="single" w:color="auto" w:sz="12" w:space="0"/>
            </w:tcBorders>
          </w:tcPr>
          <w:p w14:paraId="541F27C1">
            <w:pPr>
              <w:spacing w:line="240" w:lineRule="auto"/>
              <w:ind w:firstLine="0" w:firstLineChars="0"/>
              <w:rPr>
                <w:sz w:val="21"/>
                <w:szCs w:val="21"/>
              </w:rPr>
            </w:pPr>
            <w:r>
              <w:rPr>
                <w:rFonts w:hint="eastAsia"/>
                <w:sz w:val="21"/>
                <w:szCs w:val="21"/>
              </w:rPr>
              <w:t>60.0</w:t>
            </w:r>
          </w:p>
        </w:tc>
        <w:tc>
          <w:tcPr>
            <w:tcW w:w="763" w:type="dxa"/>
            <w:tcBorders>
              <w:bottom w:val="single" w:color="auto" w:sz="12" w:space="0"/>
            </w:tcBorders>
          </w:tcPr>
          <w:p w14:paraId="4A4509AE">
            <w:pPr>
              <w:spacing w:line="240" w:lineRule="auto"/>
              <w:ind w:firstLine="0" w:firstLineChars="0"/>
              <w:rPr>
                <w:sz w:val="21"/>
                <w:szCs w:val="21"/>
              </w:rPr>
            </w:pPr>
            <w:r>
              <w:rPr>
                <w:rFonts w:hint="eastAsia"/>
                <w:sz w:val="21"/>
                <w:szCs w:val="21"/>
              </w:rPr>
              <w:t>60.3</w:t>
            </w:r>
          </w:p>
        </w:tc>
        <w:tc>
          <w:tcPr>
            <w:tcW w:w="763" w:type="dxa"/>
            <w:tcBorders>
              <w:bottom w:val="single" w:color="auto" w:sz="12" w:space="0"/>
            </w:tcBorders>
          </w:tcPr>
          <w:p w14:paraId="559127A2">
            <w:pPr>
              <w:spacing w:line="240" w:lineRule="auto"/>
              <w:ind w:firstLine="0" w:firstLineChars="0"/>
              <w:rPr>
                <w:sz w:val="21"/>
                <w:szCs w:val="21"/>
              </w:rPr>
            </w:pPr>
            <w:r>
              <w:rPr>
                <w:rFonts w:hint="eastAsia"/>
                <w:sz w:val="21"/>
                <w:szCs w:val="21"/>
              </w:rPr>
              <w:t>61.5</w:t>
            </w:r>
          </w:p>
        </w:tc>
        <w:tc>
          <w:tcPr>
            <w:tcW w:w="818" w:type="dxa"/>
            <w:tcBorders>
              <w:bottom w:val="single" w:color="auto" w:sz="12" w:space="0"/>
            </w:tcBorders>
          </w:tcPr>
          <w:p w14:paraId="3CAA605F">
            <w:pPr>
              <w:spacing w:line="240" w:lineRule="auto"/>
              <w:ind w:firstLine="0" w:firstLineChars="0"/>
              <w:rPr>
                <w:sz w:val="21"/>
                <w:szCs w:val="21"/>
              </w:rPr>
            </w:pPr>
            <w:r>
              <w:rPr>
                <w:rFonts w:hint="eastAsia"/>
                <w:sz w:val="21"/>
                <w:szCs w:val="21"/>
              </w:rPr>
              <w:t>62.3</w:t>
            </w:r>
          </w:p>
        </w:tc>
        <w:tc>
          <w:tcPr>
            <w:tcW w:w="764" w:type="dxa"/>
            <w:tcBorders>
              <w:bottom w:val="single" w:color="auto" w:sz="12" w:space="0"/>
            </w:tcBorders>
          </w:tcPr>
          <w:p w14:paraId="6F3FF347">
            <w:pPr>
              <w:spacing w:line="240" w:lineRule="auto"/>
              <w:ind w:firstLine="0" w:firstLineChars="0"/>
              <w:rPr>
                <w:sz w:val="21"/>
                <w:szCs w:val="21"/>
              </w:rPr>
            </w:pPr>
            <w:r>
              <w:rPr>
                <w:rFonts w:hint="eastAsia"/>
                <w:sz w:val="21"/>
                <w:szCs w:val="21"/>
              </w:rPr>
              <w:t>62.7</w:t>
            </w:r>
          </w:p>
        </w:tc>
        <w:tc>
          <w:tcPr>
            <w:tcW w:w="763" w:type="dxa"/>
            <w:tcBorders>
              <w:bottom w:val="single" w:color="auto" w:sz="12" w:space="0"/>
            </w:tcBorders>
          </w:tcPr>
          <w:p w14:paraId="0364D1AC">
            <w:pPr>
              <w:spacing w:line="240" w:lineRule="auto"/>
              <w:ind w:firstLine="0" w:firstLineChars="0"/>
              <w:rPr>
                <w:b/>
                <w:bCs/>
                <w:sz w:val="21"/>
                <w:szCs w:val="21"/>
              </w:rPr>
            </w:pPr>
            <w:r>
              <w:rPr>
                <w:rFonts w:hint="eastAsia"/>
                <w:b/>
                <w:bCs/>
                <w:sz w:val="21"/>
                <w:szCs w:val="21"/>
              </w:rPr>
              <w:t>63.1</w:t>
            </w:r>
          </w:p>
        </w:tc>
        <w:tc>
          <w:tcPr>
            <w:tcW w:w="697" w:type="dxa"/>
            <w:tcBorders>
              <w:bottom w:val="single" w:color="auto" w:sz="12" w:space="0"/>
            </w:tcBorders>
          </w:tcPr>
          <w:p w14:paraId="4DCC7618">
            <w:pPr>
              <w:spacing w:line="240" w:lineRule="auto"/>
              <w:ind w:firstLine="0" w:firstLineChars="0"/>
              <w:rPr>
                <w:sz w:val="21"/>
                <w:szCs w:val="21"/>
              </w:rPr>
            </w:pPr>
            <w:r>
              <w:rPr>
                <w:rFonts w:hint="eastAsia"/>
                <w:sz w:val="21"/>
                <w:szCs w:val="21"/>
              </w:rPr>
              <w:t>57.8</w:t>
            </w:r>
          </w:p>
        </w:tc>
      </w:tr>
    </w:tbl>
    <w:p w14:paraId="766E8FEF">
      <w:pPr>
        <w:ind w:firstLine="480"/>
      </w:pPr>
      <w:r>
        <w:tab/>
      </w:r>
      <w:r>
        <w:t>从上表可以看出，基于大语言模型迭代数据增强的NLU模型在经过10轮迭代训练后，其性能相较于SSIS模型有显著提升</w:t>
      </w:r>
      <w:r>
        <w:rPr>
          <w:rFonts w:hint="eastAsia"/>
        </w:rPr>
        <w:t>，平均涨幅7%</w:t>
      </w:r>
      <w:r>
        <w:t>。通过观测每一阶段的语义准确率增长趋势，可以发现SA值呈现出逐步上升的态势，这与迭代训练的特征相符。具体而言，SA值在前几轮迭代中稳步提升，并在第9至第10轮后逐渐趋于稳定。这一结果表明，迭代数据增强策略能够有效提升模型对多样化句式和未见指标项的理解能力，同时验证了模型在训练过程中的收敛性和稳定性。</w:t>
      </w:r>
    </w:p>
    <w:p w14:paraId="0A94B75E">
      <w:pPr>
        <w:pStyle w:val="3"/>
      </w:pPr>
      <w:bookmarkStart w:id="111" w:name="_Toc192932526"/>
      <w:r>
        <w:rPr>
          <w:rFonts w:hint="eastAsia"/>
        </w:rPr>
        <w:t>4.5本章总结</w:t>
      </w:r>
      <w:bookmarkEnd w:id="111"/>
    </w:p>
    <w:p w14:paraId="514C0DB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聚焦于面向未见指标项的NLU模型设计与优化。针对现有模型在处理未见槽指标项和复杂句式时的局限性，如槽填充任务识别错误以及意图与专属槽不匹配等问题，首先设计了基于Spacy句法分析树的意图-槽联合模型。该模型在输入层引入句法结构信息，通过构建依赖知识三元组解决依赖树结构与字级特征模型的冲突；在解码层利用意图分类结果指导槽填充任务，显著提升了意图与槽位识别的一致性。其次，提出了基于大语言模型迭代数据增强的NLU模型。该模型采用螺旋上升式多阶段训练策略，包括大语言模型的二段式数据增强、动态适配性样本筛选和模型微调。通过解决大模型输出格式不一致的问题，筛选高质量样本，并逐步优化小模型性能，显著提升了模型对未见指标项和复杂句式的处理能力。最后通过实验验证，本章提出的模型在语义准确率、分词准确率、槽值独立率以及意图-槽匹配率等关键指标上均显著优于基线模型和对比模型。尤其在未见指标项和复杂句式任务中，基于大语言模型迭代数据增强的NLU模型在10轮迭代训练后，语义准确率较SSIS模型提升了16.9%，并在第9至第10轮后趋于稳定，充分验证了模型的有效性。</w:t>
      </w:r>
    </w:p>
    <w:p w14:paraId="4F5C88B7">
      <w:pPr>
        <w:pStyle w:val="35"/>
        <w:spacing w:line="360" w:lineRule="auto"/>
        <w:ind w:firstLine="0" w:firstLineChars="0"/>
        <w:sectPr>
          <w:headerReference r:id="rId38" w:type="default"/>
          <w:headerReference r:id="rId39" w:type="even"/>
          <w:pgSz w:w="11906" w:h="16838"/>
          <w:pgMar w:top="1134" w:right="1588" w:bottom="1418" w:left="1588" w:header="1417" w:footer="1701" w:gutter="284"/>
          <w:cols w:space="425" w:num="1"/>
          <w:docGrid w:type="lines" w:linePitch="326" w:charSpace="0"/>
        </w:sectPr>
      </w:pPr>
    </w:p>
    <w:p w14:paraId="5FDE9D19">
      <w:pPr>
        <w:pStyle w:val="2"/>
        <w:numPr>
          <w:ilvl w:val="0"/>
          <w:numId w:val="0"/>
        </w:numPr>
        <w:ind w:left="0" w:leftChars="0" w:firstLine="0" w:firstLineChars="0"/>
      </w:pPr>
      <w:r>
        <w:rPr>
          <w:rFonts w:hint="eastAsia" w:ascii="Times New Roman" w:hAnsi="Times New Roman" w:eastAsia="黑体" w:cs="Times New Roman"/>
          <w:bCs/>
          <w:kern w:val="44"/>
          <w:sz w:val="32"/>
          <w:szCs w:val="44"/>
          <w:lang w:val="en-US" w:eastAsia="zh-CN" w:bidi="ar-SA"/>
        </w:rPr>
        <w:t>第</w:t>
      </w:r>
      <w:r>
        <w:rPr>
          <w:rFonts w:hint="eastAsia" w:cs="Times New Roman"/>
          <w:bCs/>
          <w:kern w:val="44"/>
          <w:sz w:val="32"/>
          <w:szCs w:val="44"/>
          <w:lang w:val="en-US" w:eastAsia="zh-CN" w:bidi="ar-SA"/>
        </w:rPr>
        <w:t>五</w:t>
      </w:r>
      <w:r>
        <w:rPr>
          <w:rFonts w:hint="eastAsia" w:ascii="Times New Roman" w:hAnsi="Times New Roman" w:eastAsia="黑体" w:cs="Times New Roman"/>
          <w:bCs/>
          <w:kern w:val="44"/>
          <w:sz w:val="32"/>
          <w:szCs w:val="44"/>
          <w:lang w:val="en-US" w:eastAsia="zh-CN" w:bidi="ar-SA"/>
        </w:rPr>
        <w:t>章</w:t>
      </w:r>
      <w:r>
        <w:rPr>
          <w:rFonts w:hint="eastAsia"/>
        </w:rPr>
        <w:t xml:space="preserve"> </w:t>
      </w:r>
      <w:bookmarkStart w:id="112" w:name="_Toc192932527"/>
      <w:r>
        <w:rPr>
          <w:rFonts w:hint="eastAsia"/>
        </w:rPr>
        <w:t>NLU模型智能管理系统</w:t>
      </w:r>
      <w:bookmarkEnd w:id="112"/>
    </w:p>
    <w:p w14:paraId="7A3DBF71">
      <w:pPr>
        <w:ind w:firstLine="480"/>
        <w:rPr>
          <w:color w:val="000000" w:themeColor="text1"/>
          <w14:textFill>
            <w14:solidFill>
              <w14:schemeClr w14:val="tx1"/>
            </w14:solidFill>
          </w14:textFill>
        </w:rPr>
      </w:pPr>
      <w:r>
        <w:rPr>
          <w:color w:val="000000" w:themeColor="text1"/>
          <w14:textFill>
            <w14:solidFill>
              <w14:schemeClr w14:val="tx1"/>
            </w14:solidFill>
          </w14:textFill>
        </w:rPr>
        <w:t>本章致力于</w:t>
      </w:r>
      <w:r>
        <w:rPr>
          <w:rFonts w:hint="eastAsia"/>
          <w:color w:val="000000" w:themeColor="text1"/>
          <w14:textFill>
            <w14:solidFill>
              <w14:schemeClr w14:val="tx1"/>
            </w14:solidFill>
          </w14:textFill>
        </w:rPr>
        <w:t>实现一</w:t>
      </w:r>
      <w:r>
        <w:rPr>
          <w:color w:val="000000" w:themeColor="text1"/>
          <w14:textFill>
            <w14:solidFill>
              <w14:schemeClr w14:val="tx1"/>
            </w14:solidFill>
          </w14:textFill>
        </w:rPr>
        <w:t>个可持续迭代的自动化语义解析系统</w:t>
      </w:r>
      <w:r>
        <w:rPr>
          <w:rFonts w:hint="eastAsia"/>
          <w:color w:val="000000" w:themeColor="text1"/>
          <w14:textFill>
            <w14:solidFill>
              <w14:schemeClr w14:val="tx1"/>
            </w14:solidFill>
          </w14:textFill>
        </w:rPr>
        <w:t>，同时集成基于编码方式优化的NLU模型（WPFe）优化策略</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构建了覆盖样本生成、模型训练和模型管理的全流程系统，</w:t>
      </w:r>
      <w:r>
        <w:rPr>
          <w:color w:val="000000" w:themeColor="text1"/>
          <w14:textFill>
            <w14:solidFill>
              <w14:schemeClr w14:val="tx1"/>
            </w14:solidFill>
          </w14:textFill>
        </w:rPr>
        <w:t>以适应实际应用场景</w:t>
      </w:r>
      <w:r>
        <w:rPr>
          <w:rFonts w:hint="eastAsia"/>
          <w:color w:val="000000" w:themeColor="text1"/>
          <w14:textFill>
            <w14:solidFill>
              <w14:schemeClr w14:val="tx1"/>
            </w14:solidFill>
          </w14:textFill>
        </w:rPr>
        <w:t>下</w:t>
      </w:r>
      <w:r>
        <w:rPr>
          <w:color w:val="000000" w:themeColor="text1"/>
          <w14:textFill>
            <w14:solidFill>
              <w14:schemeClr w14:val="tx1"/>
            </w14:solidFill>
          </w14:textFill>
        </w:rPr>
        <w:t>快速迭代的需求。</w:t>
      </w:r>
      <w:r>
        <w:rPr>
          <w:rFonts w:hint="eastAsia"/>
          <w:color w:val="000000" w:themeColor="text1"/>
          <w14:textFill>
            <w14:solidFill>
              <w14:schemeClr w14:val="tx1"/>
            </w14:solidFill>
          </w14:textFill>
        </w:rPr>
        <w:t>从而在</w:t>
      </w:r>
      <w:r>
        <w:rPr>
          <w:color w:val="000000" w:themeColor="text1"/>
          <w14:textFill>
            <w14:solidFill>
              <w14:schemeClr w14:val="tx1"/>
            </w14:solidFill>
          </w14:textFill>
        </w:rPr>
        <w:t>不断收集和分析用户反馈</w:t>
      </w:r>
      <w:r>
        <w:rPr>
          <w:rFonts w:hint="eastAsia"/>
          <w:color w:val="000000" w:themeColor="text1"/>
          <w14:textFill>
            <w14:solidFill>
              <w14:schemeClr w14:val="tx1"/>
            </w14:solidFill>
          </w14:textFill>
        </w:rPr>
        <w:t>的过程中</w:t>
      </w:r>
      <w:r>
        <w:rPr>
          <w:color w:val="000000" w:themeColor="text1"/>
          <w14:textFill>
            <w14:solidFill>
              <w14:schemeClr w14:val="tx1"/>
            </w14:solidFill>
          </w14:textFill>
        </w:rPr>
        <w:t>，逐步提升语义解析的精准度。</w:t>
      </w:r>
    </w:p>
    <w:p w14:paraId="2DE63974">
      <w:pPr>
        <w:pStyle w:val="3"/>
      </w:pPr>
      <w:bookmarkStart w:id="113" w:name="_Toc192932528"/>
      <w:bookmarkStart w:id="114" w:name="_Toc190176094"/>
      <w:r>
        <w:rPr>
          <w:rFonts w:hint="eastAsia"/>
        </w:rPr>
        <w:t>5.1总体设计</w:t>
      </w:r>
      <w:bookmarkEnd w:id="113"/>
      <w:bookmarkEnd w:id="114"/>
    </w:p>
    <w:p w14:paraId="7436E417">
      <w:pPr>
        <w:pStyle w:val="4"/>
        <w:rPr>
          <w:rFonts w:hint="eastAsia" w:ascii="黑体" w:hAnsi="黑体" w:eastAsia="黑体" w:cs="黑体"/>
        </w:rPr>
      </w:pPr>
      <w:bookmarkStart w:id="115" w:name="_Toc190176095"/>
      <w:bookmarkStart w:id="116" w:name="_Toc192932529"/>
      <w:r>
        <w:rPr>
          <w:rFonts w:hint="eastAsia" w:ascii="黑体" w:hAnsi="黑体" w:eastAsia="黑体" w:cs="黑体"/>
        </w:rPr>
        <w:t>5.1.1设计目标</w:t>
      </w:r>
      <w:bookmarkEnd w:id="115"/>
      <w:bookmarkEnd w:id="116"/>
    </w:p>
    <w:p w14:paraId="78D93519">
      <w:pPr>
        <w:ind w:firstLine="480"/>
      </w:pPr>
      <w:r>
        <w:rPr>
          <w:rFonts w:hint="eastAsia"/>
          <w:color w:val="000000" w:themeColor="text1"/>
          <w14:textFill>
            <w14:solidFill>
              <w14:schemeClr w14:val="tx1"/>
            </w14:solidFill>
          </w14:textFill>
        </w:rPr>
        <w:t>作为自然语言理解系统的核心组件，语义解析模型的性能对智能应用的用户体验具有决定性影响。本系统旨在通过系统化、科学化的运维管理手段，实现模型的持续优化与迭代，进而提升模型的语义解析准确率与迭代效率。为了实现该目标，该系统需要实现的功能结构如下图5-1所示，主要包括Bad-Case管理、模型训练和模型版本管理三个核心模块。</w:t>
      </w:r>
      <w:r>
        <w:rPr>
          <w:rFonts w:hint="eastAsia"/>
        </w:rPr>
        <w:t>具体设计目标如下：</w:t>
      </w:r>
    </w:p>
    <w:p w14:paraId="3FD6EBC1">
      <w:pPr>
        <w:pStyle w:val="8"/>
        <w:ind w:firstLine="0" w:firstLineChars="0"/>
      </w:pPr>
      <w:r>
        <w:drawing>
          <wp:inline distT="0" distB="0" distL="0" distR="0">
            <wp:extent cx="3933825" cy="2112010"/>
            <wp:effectExtent l="0" t="0" r="0" b="2540"/>
            <wp:docPr id="172443708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37087" name="图片 1" descr="图示&#10;&#10;AI 生成的内容可能不正确。"/>
                    <pic:cNvPicPr>
                      <a:picLocks noChangeAspect="1"/>
                    </pic:cNvPicPr>
                  </pic:nvPicPr>
                  <pic:blipFill>
                    <a:blip r:embed="rId76"/>
                    <a:stretch>
                      <a:fillRect/>
                    </a:stretch>
                  </pic:blipFill>
                  <pic:spPr>
                    <a:xfrm>
                      <a:off x="0" y="0"/>
                      <a:ext cx="3959639" cy="2126323"/>
                    </a:xfrm>
                    <a:prstGeom prst="rect">
                      <a:avLst/>
                    </a:prstGeom>
                  </pic:spPr>
                </pic:pic>
              </a:graphicData>
            </a:graphic>
          </wp:inline>
        </w:drawing>
      </w:r>
    </w:p>
    <w:p w14:paraId="331F25B4">
      <w:pPr>
        <w:pStyle w:val="8"/>
        <w:ind w:firstLine="420"/>
      </w:pPr>
      <w:bookmarkStart w:id="117" w:name="_Toc19279646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NLU模型智能管理系统功能结构图</w:t>
      </w:r>
      <w:bookmarkEnd w:id="117"/>
    </w:p>
    <w:p w14:paraId="4CF63505">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w:t>
      </w:r>
      <w:r>
        <w:fldChar w:fldCharType="end"/>
      </w:r>
      <w:r>
        <w:rPr>
          <w:rFonts w:hint="eastAsia"/>
        </w:rPr>
        <w:t xml:space="preserve"> </w:t>
      </w:r>
      <w:r>
        <w:t xml:space="preserve">Functional </w:t>
      </w:r>
      <w:r>
        <w:rPr>
          <w:rFonts w:hint="eastAsia"/>
        </w:rPr>
        <w:t>s</w:t>
      </w:r>
      <w:r>
        <w:t xml:space="preserve">tructure </w:t>
      </w:r>
      <w:r>
        <w:rPr>
          <w:rFonts w:hint="eastAsia"/>
        </w:rPr>
        <w:t>d</w:t>
      </w:r>
      <w:r>
        <w:t xml:space="preserve">iagram of NLU </w:t>
      </w:r>
      <w:r>
        <w:rPr>
          <w:rFonts w:hint="eastAsia"/>
        </w:rPr>
        <w:t>m</w:t>
      </w:r>
      <w:r>
        <w:t>odel intelligent management system</w:t>
      </w:r>
    </w:p>
    <w:p w14:paraId="30BEB665">
      <w:pPr>
        <w:pStyle w:val="42"/>
        <w:widowControl/>
        <w:numPr>
          <w:ilvl w:val="0"/>
          <w:numId w:val="3"/>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color w:val="000000" w:themeColor="text1"/>
          <w:szCs w:val="24"/>
          <w14:textFill>
            <w14:solidFill>
              <w14:schemeClr w14:val="tx1"/>
            </w14:solidFill>
          </w14:textFill>
        </w:rPr>
        <w:t>Bad-Cas</w:t>
      </w:r>
      <w:r>
        <w:rPr>
          <w:rFonts w:hint="eastAsia" w:cs="Times New Roman"/>
          <w:szCs w:val="24"/>
        </w:rPr>
        <w:t>e收集与数据管理。系统通过批量导入的方式，将定期收集到的用户查询语句中语义解析错误的案例，添加到问题模板和测试样本中，实现自动化案例录入，</w:t>
      </w:r>
      <w:r>
        <w:rPr>
          <w:rFonts w:hint="eastAsia" w:cs="Times New Roman"/>
          <w:color w:val="000000" w:themeColor="text1"/>
          <w:szCs w:val="24"/>
          <w14:textFill>
            <w14:solidFill>
              <w14:schemeClr w14:val="tx1"/>
            </w14:solidFill>
          </w14:textFill>
        </w:rPr>
        <w:t>克服传统人工整理的低效瓶颈。</w:t>
      </w:r>
      <w:r>
        <w:rPr>
          <w:rFonts w:cs="Times New Roman"/>
          <w:color w:val="000000" w:themeColor="text1"/>
          <w:szCs w:val="24"/>
          <w14:textFill>
            <w14:solidFill>
              <w14:schemeClr w14:val="tx1"/>
            </w14:solidFill>
          </w14:textFill>
        </w:rPr>
        <w:t>本模块</w:t>
      </w:r>
      <w:r>
        <w:rPr>
          <w:rFonts w:hint="eastAsia" w:cs="Times New Roman"/>
          <w:color w:val="000000" w:themeColor="text1"/>
          <w:szCs w:val="24"/>
          <w14:textFill>
            <w14:solidFill>
              <w14:schemeClr w14:val="tx1"/>
            </w14:solidFill>
          </w14:textFill>
        </w:rPr>
        <w:t>能</w:t>
      </w:r>
      <w:r>
        <w:rPr>
          <w:rFonts w:cs="Times New Roman"/>
          <w:color w:val="000000" w:themeColor="text1"/>
          <w:szCs w:val="24"/>
          <w14:textFill>
            <w14:solidFill>
              <w14:schemeClr w14:val="tx1"/>
            </w14:solidFill>
          </w14:textFill>
        </w:rPr>
        <w:t>通过构建增量式</w:t>
      </w:r>
      <w:r>
        <w:rPr>
          <w:rFonts w:hint="eastAsia" w:cs="Times New Roman"/>
          <w:color w:val="000000" w:themeColor="text1"/>
          <w:szCs w:val="24"/>
          <w14:textFill>
            <w14:solidFill>
              <w14:schemeClr w14:val="tx1"/>
            </w14:solidFill>
          </w14:textFill>
        </w:rPr>
        <w:t>问题模版仓库</w:t>
      </w:r>
      <w:r>
        <w:rPr>
          <w:rFonts w:cs="Times New Roman"/>
          <w:color w:val="000000" w:themeColor="text1"/>
          <w:szCs w:val="24"/>
          <w14:textFill>
            <w14:solidFill>
              <w14:schemeClr w14:val="tx1"/>
            </w14:solidFill>
          </w14:textFill>
        </w:rPr>
        <w:t>，将筛选后的异常案例与</w:t>
      </w:r>
      <w:r>
        <w:rPr>
          <w:rFonts w:hint="eastAsia" w:cs="Times New Roman"/>
          <w:color w:val="000000" w:themeColor="text1"/>
          <w:szCs w:val="24"/>
          <w14:textFill>
            <w14:solidFill>
              <w14:schemeClr w14:val="tx1"/>
            </w14:solidFill>
          </w14:textFill>
        </w:rPr>
        <w:t>原始</w:t>
      </w:r>
      <w:r>
        <w:rPr>
          <w:rFonts w:cs="Times New Roman"/>
          <w:color w:val="000000" w:themeColor="text1"/>
          <w:szCs w:val="24"/>
          <w14:textFill>
            <w14:solidFill>
              <w14:schemeClr w14:val="tx1"/>
            </w14:solidFill>
          </w14:textFill>
        </w:rPr>
        <w:t>训练集进行动态融合，形成覆盖典型错误模式的多维训练</w:t>
      </w:r>
      <w:r>
        <w:rPr>
          <w:rFonts w:hint="eastAsia" w:cs="Times New Roman"/>
          <w:color w:val="000000" w:themeColor="text1"/>
          <w:szCs w:val="24"/>
          <w14:textFill>
            <w14:solidFill>
              <w14:schemeClr w14:val="tx1"/>
            </w14:solidFill>
          </w14:textFill>
        </w:rPr>
        <w:t>样本</w:t>
      </w:r>
      <w:r>
        <w:rPr>
          <w:rFonts w:cs="Times New Roman"/>
          <w:color w:val="000000" w:themeColor="text1"/>
          <w:szCs w:val="24"/>
          <w14:textFill>
            <w14:solidFill>
              <w14:schemeClr w14:val="tx1"/>
            </w14:solidFill>
          </w14:textFill>
        </w:rPr>
        <w:t>。该机制通过持续丰富模型的语义表征空间，显著增强其对语言表达多样性及上下文依赖关系的泛化能力。</w:t>
      </w:r>
    </w:p>
    <w:p w14:paraId="1F680F98">
      <w:pPr>
        <w:pStyle w:val="42"/>
        <w:widowControl/>
        <w:numPr>
          <w:ilvl w:val="0"/>
          <w:numId w:val="3"/>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自动化模型训练。</w:t>
      </w:r>
      <w:r>
        <w:rPr>
          <w:rFonts w:hint="eastAsia" w:cs="Times New Roman"/>
          <w:color w:val="000000" w:themeColor="text1"/>
          <w:szCs w:val="24"/>
          <w14:textFill>
            <w14:solidFill>
              <w14:schemeClr w14:val="tx1"/>
            </w14:solidFill>
          </w14:textFill>
        </w:rPr>
        <w:t>基于更新后样本进行迭代训练流程，训练完成后对训练数据集、测试数据集、生成模型及性能评估结果进行存储。该模块旨在基于WPFe模型，构建包含样本自动生成、模型自主训练一体化流程，通过提升迭代效率为后续模型版本比对、参数溯源及性能分析提供坚实数据基础。</w:t>
      </w:r>
    </w:p>
    <w:p w14:paraId="762AF7F5">
      <w:pPr>
        <w:pStyle w:val="42"/>
        <w:widowControl/>
        <w:numPr>
          <w:ilvl w:val="0"/>
          <w:numId w:val="3"/>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模型版本管理与性能追踪。</w:t>
      </w:r>
      <w:r>
        <w:rPr>
          <w:rFonts w:hint="eastAsia" w:cs="Times New Roman"/>
          <w:color w:val="000000" w:themeColor="text1"/>
          <w:szCs w:val="24"/>
          <w14:textFill>
            <w14:solidFill>
              <w14:schemeClr w14:val="tx1"/>
            </w14:solidFill>
          </w14:textFill>
        </w:rPr>
        <w:t>通过建立完善的模型版本管理模块，完整记录模型迭代过程的核心信息，系统化留存不同训练阶段数据集、参数配置及模型文件，确保模型训练过程的可追溯性与稳定性。通过对比不同版本在训练参数优化、数据集调整前后的性能差异，为模型优化提供客观依据。在持续迭代的过程中，针对特定场景需求可灵活调用历史版本模型，精确评估改进策略的有效性，支持模型的持续优化。</w:t>
      </w:r>
    </w:p>
    <w:p w14:paraId="6977659E">
      <w:pPr>
        <w:pStyle w:val="4"/>
        <w:rPr>
          <w:rFonts w:hint="eastAsia" w:ascii="黑体" w:hAnsi="黑体" w:eastAsia="黑体" w:cs="黑体"/>
        </w:rPr>
      </w:pPr>
      <w:bookmarkStart w:id="118" w:name="_Toc192932530"/>
      <w:bookmarkStart w:id="119" w:name="_Toc190176096"/>
      <w:r>
        <w:rPr>
          <w:rFonts w:hint="eastAsia" w:ascii="黑体" w:hAnsi="黑体" w:eastAsia="黑体" w:cs="黑体"/>
        </w:rPr>
        <w:t>5.1.2总体架构</w:t>
      </w:r>
      <w:bookmarkEnd w:id="118"/>
      <w:bookmarkEnd w:id="119"/>
    </w:p>
    <w:p w14:paraId="248242BB">
      <w:pPr>
        <w:ind w:firstLine="480"/>
        <w:rPr>
          <w:color w:val="FF0000"/>
        </w:rPr>
      </w:pPr>
      <w:r>
        <w:rPr>
          <w:rFonts w:hint="eastAsia"/>
          <w:color w:val="000000" w:themeColor="text1"/>
          <w14:textFill>
            <w14:solidFill>
              <w14:schemeClr w14:val="tx1"/>
            </w14:solidFill>
          </w14:textFill>
        </w:rPr>
        <w:t>针对上述设计目标，本文设计并实现了一套面向电力指标问答的NLU模型智能管理系统，通过模块化架构整合模型训练与管理功能，具备可扩展性强、鲁棒性高等特性。如图5-2所示，本系统采用四层架构设计：</w:t>
      </w:r>
    </w:p>
    <w:p w14:paraId="3446BBB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接入层提供直观可视化的用户操作界面，负责发起用户对问题模板、测试样本和模型的管理请求，并将操作指令转发至视图层进行逻辑处理。</w:t>
      </w:r>
    </w:p>
    <w:p w14:paraId="189CA6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视图层基于领域驱动设计实现业务逻辑解耦，包含动态渲染模块及问题模板、测试样本和模型管理模块。渲染模块负责处理接入层调用的问题模块、测试样本和模型版本的展示操作。问题模版交互模块负责处理接入层维护模板语句的基本操作。测试样本交互模块负责处理接入层维护测试语句的基本操作。模型管理模块负责处理接入层实现模型训练和模型版本信息的维护操作。</w:t>
      </w:r>
    </w:p>
    <w:p w14:paraId="4CAAD92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平台层作为核心处理层，集成自动化问题模板和测试样本操作编排逻辑、训练流水线与模型版本控制机制。问题模板、测试样本模块集成了数据校验、数据筛选及数据存储等逻辑操作。模型训练模块集成了本文WPFe模型，主要过程包括样本生成、配置文件创建、模型训练及评估。模型版本管理模块集成配置文件及评估结果预览、下载、删除等逻辑操作。</w:t>
      </w:r>
    </w:p>
    <w:p w14:paraId="515A8B28">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基建层主要提供了该智能管理系统所依赖的基础设施和通用存储。为了实现高效且可靠的各版本模型的数据集、配置文件、测试结果数据及模型文件，本系统设计了分布式对象存储Cpeh和Linux文件系统相结合的存储方式。具体来说，系统设计了利用 Linux文件系统进行初步存储管理，借助其高效的文件读写性能，实现对大量文件的快速存取。同时，系统通过scheduler组件定期将这些文件系统中的数据上传到分布式对象存储Ceph。Ceph不仅提供了分布式存储的高可用性和可扩展性，还保障了数据的安全性和持久性。</w:t>
      </w:r>
    </w:p>
    <w:p w14:paraId="19996862">
      <w:pPr>
        <w:pStyle w:val="8"/>
        <w:ind w:firstLine="0" w:firstLineChars="0"/>
      </w:pPr>
      <w:r>
        <w:drawing>
          <wp:inline distT="0" distB="0" distL="0" distR="0">
            <wp:extent cx="4938395" cy="2911475"/>
            <wp:effectExtent l="0" t="0" r="0" b="3175"/>
            <wp:docPr id="151825310" name="图片 1"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5310" name="图片 1" descr="图形用户界面, 图示&#10;&#10;AI 生成的内容可能不正确。"/>
                    <pic:cNvPicPr>
                      <a:picLocks noChangeAspect="1"/>
                    </pic:cNvPicPr>
                  </pic:nvPicPr>
                  <pic:blipFill>
                    <a:blip r:embed="rId77"/>
                    <a:stretch>
                      <a:fillRect/>
                    </a:stretch>
                  </pic:blipFill>
                  <pic:spPr>
                    <a:xfrm>
                      <a:off x="0" y="0"/>
                      <a:ext cx="5010820" cy="2954521"/>
                    </a:xfrm>
                    <a:prstGeom prst="rect">
                      <a:avLst/>
                    </a:prstGeom>
                  </pic:spPr>
                </pic:pic>
              </a:graphicData>
            </a:graphic>
          </wp:inline>
        </w:drawing>
      </w:r>
    </w:p>
    <w:p w14:paraId="2D462BD4">
      <w:pPr>
        <w:pStyle w:val="8"/>
        <w:ind w:firstLine="420"/>
      </w:pPr>
      <w:bookmarkStart w:id="120" w:name="_Toc19279646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NLU模型智能管理系统总体架构图</w:t>
      </w:r>
      <w:bookmarkEnd w:id="120"/>
    </w:p>
    <w:p w14:paraId="780C2EA4">
      <w:pPr>
        <w:pStyle w:val="8"/>
        <w:ind w:firstLine="0" w:firstLineChars="0"/>
      </w:pPr>
      <w:r>
        <w:t xml:space="preserve">Fig </w:t>
      </w:r>
      <w:r>
        <w:fldChar w:fldCharType="begin"/>
      </w:r>
      <w:r>
        <w:instrText xml:space="preserve"> STYLEREF 1 \s </w:instrText>
      </w:r>
      <w:r>
        <w:fldChar w:fldCharType="separate"/>
      </w:r>
      <w:r>
        <w:t>5</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Overall architecture diagram of NLU model intelligent management system</w:t>
      </w:r>
    </w:p>
    <w:p w14:paraId="0666467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关键环境配置与存储如表5-1所示。后端逻辑开发采用Python3编程语言实现，基于Django框架构建服务架构，通过内置ORM组件实现与MySQL数据库的高效数据交互，有效简化数据库操作流程。前端界面采用JavaScript语言结合Bootstrap框架进行响应式开发，确保界面组件风格统一且适配多终端显示。模型训练体系基于PyTorch深度学习框架构建，支持从模型训练到部署的全流程实现，训练完成的模型文件通过Linux文件系统实现本地化存储，并依托Ceph分布式对象存储系统进行版本化管理。</w:t>
      </w:r>
    </w:p>
    <w:p w14:paraId="1CAAD519">
      <w:pPr>
        <w:pStyle w:val="8"/>
        <w:ind w:firstLine="420"/>
      </w:pPr>
      <w:bookmarkStart w:id="121" w:name="_Toc19279651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不同模块基本信息表</w:t>
      </w:r>
      <w:bookmarkEnd w:id="121"/>
    </w:p>
    <w:p w14:paraId="60BDCF96">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1</w:t>
      </w:r>
      <w:r>
        <w:fldChar w:fldCharType="end"/>
      </w:r>
      <w:r>
        <w:rPr>
          <w:rFonts w:hint="eastAsia"/>
        </w:rPr>
        <w:t xml:space="preserve"> Basic information sheet for each module</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6"/>
        <w:gridCol w:w="1974"/>
        <w:gridCol w:w="2675"/>
        <w:gridCol w:w="2467"/>
      </w:tblGrid>
      <w:tr w14:paraId="717BFA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6CD18D79">
            <w:pPr>
              <w:pStyle w:val="35"/>
              <w:spacing w:line="240" w:lineRule="auto"/>
              <w:ind w:firstLine="0" w:firstLineChars="0"/>
              <w:rPr>
                <w:sz w:val="21"/>
                <w:szCs w:val="21"/>
              </w:rPr>
            </w:pPr>
            <w:r>
              <w:rPr>
                <w:rFonts w:hint="eastAsia"/>
                <w:sz w:val="21"/>
                <w:szCs w:val="21"/>
              </w:rPr>
              <w:t>模块</w:t>
            </w:r>
          </w:p>
        </w:tc>
        <w:tc>
          <w:tcPr>
            <w:tcW w:w="1984" w:type="dxa"/>
            <w:tcBorders>
              <w:top w:val="single" w:color="auto" w:sz="12" w:space="0"/>
              <w:bottom w:val="single" w:color="auto" w:sz="4" w:space="0"/>
            </w:tcBorders>
          </w:tcPr>
          <w:p w14:paraId="3E2D4EF2">
            <w:pPr>
              <w:pStyle w:val="35"/>
              <w:spacing w:line="240" w:lineRule="auto"/>
              <w:ind w:firstLine="0" w:firstLineChars="0"/>
              <w:rPr>
                <w:sz w:val="21"/>
                <w:szCs w:val="21"/>
              </w:rPr>
            </w:pPr>
            <w:r>
              <w:rPr>
                <w:rFonts w:hint="eastAsia"/>
                <w:sz w:val="21"/>
                <w:szCs w:val="21"/>
              </w:rPr>
              <w:t>开发语言</w:t>
            </w:r>
          </w:p>
        </w:tc>
        <w:tc>
          <w:tcPr>
            <w:tcW w:w="2693" w:type="dxa"/>
            <w:tcBorders>
              <w:top w:val="single" w:color="auto" w:sz="12" w:space="0"/>
              <w:bottom w:val="single" w:color="auto" w:sz="4" w:space="0"/>
            </w:tcBorders>
          </w:tcPr>
          <w:p w14:paraId="6B3A7AA5">
            <w:pPr>
              <w:pStyle w:val="35"/>
              <w:spacing w:line="240" w:lineRule="auto"/>
              <w:ind w:firstLine="0" w:firstLineChars="0"/>
              <w:rPr>
                <w:sz w:val="21"/>
                <w:szCs w:val="21"/>
              </w:rPr>
            </w:pPr>
            <w:r>
              <w:rPr>
                <w:rFonts w:hint="eastAsia"/>
                <w:sz w:val="21"/>
                <w:szCs w:val="21"/>
              </w:rPr>
              <w:t>辅助框架</w:t>
            </w:r>
          </w:p>
        </w:tc>
        <w:tc>
          <w:tcPr>
            <w:tcW w:w="2483" w:type="dxa"/>
            <w:tcBorders>
              <w:top w:val="single" w:color="auto" w:sz="12" w:space="0"/>
              <w:bottom w:val="single" w:color="auto" w:sz="4" w:space="0"/>
            </w:tcBorders>
          </w:tcPr>
          <w:p w14:paraId="3D7FF8E3">
            <w:pPr>
              <w:pStyle w:val="35"/>
              <w:spacing w:line="240" w:lineRule="auto"/>
              <w:ind w:firstLine="0" w:firstLineChars="0"/>
              <w:rPr>
                <w:sz w:val="21"/>
                <w:szCs w:val="21"/>
              </w:rPr>
            </w:pPr>
            <w:r>
              <w:rPr>
                <w:rFonts w:hint="eastAsia"/>
                <w:sz w:val="21"/>
                <w:szCs w:val="21"/>
              </w:rPr>
              <w:t>数据存储</w:t>
            </w:r>
          </w:p>
        </w:tc>
      </w:tr>
      <w:tr w14:paraId="729677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3C401906">
            <w:pPr>
              <w:pStyle w:val="35"/>
              <w:spacing w:line="240" w:lineRule="auto"/>
              <w:ind w:firstLine="0" w:firstLineChars="0"/>
              <w:rPr>
                <w:sz w:val="21"/>
                <w:szCs w:val="21"/>
              </w:rPr>
            </w:pPr>
            <w:r>
              <w:rPr>
                <w:rFonts w:hint="eastAsia"/>
                <w:sz w:val="21"/>
                <w:szCs w:val="21"/>
              </w:rPr>
              <w:t>问题模板管理</w:t>
            </w:r>
          </w:p>
        </w:tc>
        <w:tc>
          <w:tcPr>
            <w:tcW w:w="1984" w:type="dxa"/>
            <w:tcBorders>
              <w:top w:val="single" w:color="auto" w:sz="4" w:space="0"/>
            </w:tcBorders>
          </w:tcPr>
          <w:p w14:paraId="020CDC37">
            <w:pPr>
              <w:pStyle w:val="35"/>
              <w:spacing w:line="240" w:lineRule="auto"/>
              <w:ind w:firstLine="0" w:firstLineChars="0"/>
              <w:rPr>
                <w:sz w:val="21"/>
                <w:szCs w:val="21"/>
              </w:rPr>
            </w:pPr>
            <w:r>
              <w:rPr>
                <w:rFonts w:hint="eastAsia"/>
                <w:sz w:val="21"/>
                <w:szCs w:val="21"/>
              </w:rPr>
              <w:t>Python3、JavaScript</w:t>
            </w:r>
          </w:p>
        </w:tc>
        <w:tc>
          <w:tcPr>
            <w:tcW w:w="2693" w:type="dxa"/>
            <w:tcBorders>
              <w:top w:val="single" w:color="auto" w:sz="4" w:space="0"/>
            </w:tcBorders>
          </w:tcPr>
          <w:p w14:paraId="4268E613">
            <w:pPr>
              <w:pStyle w:val="35"/>
              <w:spacing w:line="240" w:lineRule="auto"/>
              <w:ind w:firstLine="0" w:firstLineChars="0"/>
              <w:rPr>
                <w:sz w:val="21"/>
                <w:szCs w:val="21"/>
              </w:rPr>
            </w:pPr>
            <w:r>
              <w:rPr>
                <w:rFonts w:hint="eastAsia"/>
                <w:sz w:val="21"/>
                <w:szCs w:val="21"/>
              </w:rPr>
              <w:t>Django、BootStrap</w:t>
            </w:r>
          </w:p>
        </w:tc>
        <w:tc>
          <w:tcPr>
            <w:tcW w:w="2483" w:type="dxa"/>
            <w:tcBorders>
              <w:top w:val="single" w:color="auto" w:sz="4" w:space="0"/>
            </w:tcBorders>
          </w:tcPr>
          <w:p w14:paraId="4D4F344E">
            <w:pPr>
              <w:pStyle w:val="35"/>
              <w:spacing w:line="240" w:lineRule="auto"/>
              <w:ind w:firstLine="0" w:firstLineChars="0"/>
              <w:rPr>
                <w:sz w:val="21"/>
                <w:szCs w:val="21"/>
              </w:rPr>
            </w:pPr>
            <w:r>
              <w:rPr>
                <w:rFonts w:hint="eastAsia"/>
                <w:sz w:val="21"/>
                <w:szCs w:val="21"/>
              </w:rPr>
              <w:t>MySQL</w:t>
            </w:r>
          </w:p>
        </w:tc>
      </w:tr>
      <w:tr w14:paraId="2B0E5D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11667681">
            <w:pPr>
              <w:pStyle w:val="35"/>
              <w:spacing w:line="240" w:lineRule="auto"/>
              <w:ind w:firstLine="0" w:firstLineChars="0"/>
              <w:rPr>
                <w:sz w:val="21"/>
                <w:szCs w:val="21"/>
              </w:rPr>
            </w:pPr>
            <w:r>
              <w:rPr>
                <w:rFonts w:hint="eastAsia"/>
                <w:sz w:val="21"/>
                <w:szCs w:val="21"/>
              </w:rPr>
              <w:t>测试样本管理</w:t>
            </w:r>
          </w:p>
        </w:tc>
        <w:tc>
          <w:tcPr>
            <w:tcW w:w="1984" w:type="dxa"/>
          </w:tcPr>
          <w:p w14:paraId="22DCEA16">
            <w:pPr>
              <w:pStyle w:val="35"/>
              <w:spacing w:line="240" w:lineRule="auto"/>
              <w:ind w:firstLine="0" w:firstLineChars="0"/>
              <w:rPr>
                <w:sz w:val="21"/>
                <w:szCs w:val="21"/>
              </w:rPr>
            </w:pPr>
            <w:r>
              <w:rPr>
                <w:rFonts w:hint="eastAsia"/>
                <w:sz w:val="21"/>
                <w:szCs w:val="21"/>
              </w:rPr>
              <w:t>Python3、JavaScript</w:t>
            </w:r>
          </w:p>
        </w:tc>
        <w:tc>
          <w:tcPr>
            <w:tcW w:w="2693" w:type="dxa"/>
          </w:tcPr>
          <w:p w14:paraId="100D22D0">
            <w:pPr>
              <w:pStyle w:val="35"/>
              <w:spacing w:line="240" w:lineRule="auto"/>
              <w:ind w:firstLine="0" w:firstLineChars="0"/>
              <w:rPr>
                <w:sz w:val="21"/>
                <w:szCs w:val="21"/>
              </w:rPr>
            </w:pPr>
            <w:r>
              <w:rPr>
                <w:rFonts w:hint="eastAsia"/>
                <w:sz w:val="21"/>
                <w:szCs w:val="21"/>
              </w:rPr>
              <w:t>Django、BootStrap</w:t>
            </w:r>
          </w:p>
        </w:tc>
        <w:tc>
          <w:tcPr>
            <w:tcW w:w="2483" w:type="dxa"/>
          </w:tcPr>
          <w:p w14:paraId="62FD50B7">
            <w:pPr>
              <w:pStyle w:val="35"/>
              <w:spacing w:line="240" w:lineRule="auto"/>
              <w:ind w:firstLine="0" w:firstLineChars="0"/>
              <w:rPr>
                <w:sz w:val="21"/>
                <w:szCs w:val="21"/>
              </w:rPr>
            </w:pPr>
            <w:r>
              <w:rPr>
                <w:rFonts w:hint="eastAsia"/>
                <w:sz w:val="21"/>
                <w:szCs w:val="21"/>
              </w:rPr>
              <w:t>MySQL</w:t>
            </w:r>
          </w:p>
        </w:tc>
      </w:tr>
      <w:tr w14:paraId="1CB4EB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61236D2C">
            <w:pPr>
              <w:pStyle w:val="35"/>
              <w:spacing w:line="240" w:lineRule="auto"/>
              <w:ind w:firstLine="0" w:firstLineChars="0"/>
              <w:rPr>
                <w:sz w:val="21"/>
                <w:szCs w:val="21"/>
              </w:rPr>
            </w:pPr>
            <w:r>
              <w:rPr>
                <w:rFonts w:hint="eastAsia"/>
                <w:sz w:val="21"/>
                <w:szCs w:val="21"/>
              </w:rPr>
              <w:t>模型训练</w:t>
            </w:r>
          </w:p>
        </w:tc>
        <w:tc>
          <w:tcPr>
            <w:tcW w:w="1984" w:type="dxa"/>
            <w:tcBorders>
              <w:bottom w:val="single" w:color="auto" w:sz="12" w:space="0"/>
            </w:tcBorders>
          </w:tcPr>
          <w:p w14:paraId="272028DF">
            <w:pPr>
              <w:pStyle w:val="35"/>
              <w:spacing w:line="240" w:lineRule="auto"/>
              <w:ind w:firstLine="0" w:firstLineChars="0"/>
              <w:rPr>
                <w:sz w:val="21"/>
                <w:szCs w:val="21"/>
              </w:rPr>
            </w:pPr>
            <w:r>
              <w:rPr>
                <w:rFonts w:hint="eastAsia"/>
                <w:sz w:val="21"/>
                <w:szCs w:val="21"/>
              </w:rPr>
              <w:t>Python3、JavaScript</w:t>
            </w:r>
          </w:p>
        </w:tc>
        <w:tc>
          <w:tcPr>
            <w:tcW w:w="2693" w:type="dxa"/>
            <w:tcBorders>
              <w:bottom w:val="single" w:color="auto" w:sz="12" w:space="0"/>
            </w:tcBorders>
          </w:tcPr>
          <w:p w14:paraId="17CCBE78">
            <w:pPr>
              <w:pStyle w:val="35"/>
              <w:spacing w:line="240" w:lineRule="auto"/>
              <w:ind w:firstLine="0" w:firstLineChars="0"/>
              <w:rPr>
                <w:sz w:val="21"/>
                <w:szCs w:val="21"/>
              </w:rPr>
            </w:pPr>
            <w:r>
              <w:rPr>
                <w:rFonts w:hint="eastAsia"/>
                <w:sz w:val="21"/>
                <w:szCs w:val="21"/>
              </w:rPr>
              <w:t>PyTorch、Django、BootStrap</w:t>
            </w:r>
          </w:p>
        </w:tc>
        <w:tc>
          <w:tcPr>
            <w:tcW w:w="2483" w:type="dxa"/>
            <w:tcBorders>
              <w:bottom w:val="single" w:color="auto" w:sz="12" w:space="0"/>
            </w:tcBorders>
          </w:tcPr>
          <w:p w14:paraId="24B3B1B3">
            <w:pPr>
              <w:pStyle w:val="35"/>
              <w:spacing w:line="240" w:lineRule="auto"/>
              <w:ind w:firstLine="0" w:firstLineChars="0"/>
              <w:rPr>
                <w:sz w:val="21"/>
                <w:szCs w:val="21"/>
              </w:rPr>
            </w:pPr>
            <w:r>
              <w:rPr>
                <w:rFonts w:hint="eastAsia"/>
                <w:sz w:val="21"/>
                <w:szCs w:val="21"/>
              </w:rPr>
              <w:t>MySQL、Linux、Ceph</w:t>
            </w:r>
          </w:p>
        </w:tc>
      </w:tr>
    </w:tbl>
    <w:p w14:paraId="63A964ED">
      <w:pPr>
        <w:pStyle w:val="3"/>
      </w:pPr>
      <w:bookmarkStart w:id="122" w:name="_Toc190176097"/>
      <w:bookmarkStart w:id="123" w:name="_Toc192932531"/>
      <w:r>
        <w:rPr>
          <w:rFonts w:hint="eastAsia"/>
        </w:rPr>
        <w:t>5.2问题模板管理</w:t>
      </w:r>
      <w:bookmarkEnd w:id="122"/>
      <w:bookmarkEnd w:id="123"/>
    </w:p>
    <w:p w14:paraId="0ACD3059">
      <w:pPr>
        <w:ind w:firstLine="480"/>
        <w:rPr>
          <w:rFonts w:ascii="宋体" w:hAnsi="宋体"/>
          <w:color w:val="000000" w:themeColor="text1"/>
          <w14:textFill>
            <w14:solidFill>
              <w14:schemeClr w14:val="tx1"/>
            </w14:solidFill>
          </w14:textFill>
        </w:rPr>
      </w:pPr>
      <w:r>
        <w:rPr>
          <w:rFonts w:hint="eastAsia"/>
          <w:color w:val="000000" w:themeColor="text1"/>
          <w14:textFill>
            <w14:solidFill>
              <w14:schemeClr w14:val="tx1"/>
            </w14:solidFill>
          </w14:textFill>
        </w:rPr>
        <w:t>问题模板管理模块作为系统的核心功能单元，致力于实现问题模板的高效组织与维护。该模块集成新增、导入、修改等核心功能，各功能相互配合，确保模板库的准确性、有序性和管理效能。</w:t>
      </w:r>
    </w:p>
    <w:p w14:paraId="7CC46FD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系统采用Django ORM框架实现业务逻辑与数据层的解耦，基于py2sql建立数据库连接，所有模板全部存储在</w:t>
      </w:r>
      <w:r>
        <w:rPr>
          <w:color w:val="000000" w:themeColor="text1"/>
          <w14:textFill>
            <w14:solidFill>
              <w14:schemeClr w14:val="tx1"/>
            </w14:solidFill>
          </w14:textFill>
        </w:rPr>
        <w:t>MySQL</w:t>
      </w:r>
      <w:r>
        <w:rPr>
          <w:rFonts w:hint="eastAsia"/>
          <w:color w:val="000000" w:themeColor="text1"/>
          <w14:textFill>
            <w14:solidFill>
              <w14:schemeClr w14:val="tx1"/>
            </w14:solidFill>
          </w14:textFill>
        </w:rPr>
        <w:t>数据库中</w:t>
      </w:r>
      <w:r>
        <w:rPr>
          <w:color w:val="000000" w:themeColor="text1"/>
          <w14:textFill>
            <w14:solidFill>
              <w14:schemeClr w14:val="tx1"/>
            </w14:solidFill>
          </w14:textFill>
        </w:rPr>
        <w:t>question_sample</w:t>
      </w:r>
      <w:r>
        <w:rPr>
          <w:rFonts w:hint="eastAsia"/>
          <w:color w:val="000000" w:themeColor="text1"/>
          <w14:textFill>
            <w14:solidFill>
              <w14:schemeClr w14:val="tx1"/>
            </w14:solidFill>
          </w14:textFill>
        </w:rPr>
        <w:t>s表中，主要涉及字段如下表5-2所示。</w:t>
      </w:r>
    </w:p>
    <w:p w14:paraId="17037D13">
      <w:pPr>
        <w:pStyle w:val="8"/>
        <w:ind w:firstLine="420"/>
      </w:pPr>
      <w:bookmarkStart w:id="124" w:name="_Toc19279651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问题模板管理模块数据存储表</w:t>
      </w:r>
      <w:bookmarkEnd w:id="124"/>
    </w:p>
    <w:p w14:paraId="7BE20004">
      <w:pPr>
        <w:pStyle w:val="8"/>
        <w:ind w:firstLine="0" w:firstLineChars="0"/>
      </w:pPr>
      <w:r>
        <w:t xml:space="preserve">Table </w:t>
      </w:r>
      <w:r>
        <w:fldChar w:fldCharType="begin"/>
      </w:r>
      <w:r>
        <w:instrText xml:space="preserve"> STYLEREF 1 \s </w:instrText>
      </w:r>
      <w:r>
        <w:fldChar w:fldCharType="separate"/>
      </w:r>
      <w:r>
        <w:rPr>
          <w:cs/>
        </w:rPr>
        <w:t>‎</w:t>
      </w:r>
      <w:r>
        <w:t>5</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Data storage fields of problem template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43"/>
        <w:gridCol w:w="1966"/>
        <w:gridCol w:w="2061"/>
        <w:gridCol w:w="1992"/>
      </w:tblGrid>
      <w:tr w14:paraId="0F6678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12" w:space="0"/>
              <w:bottom w:val="single" w:color="auto" w:sz="4" w:space="0"/>
            </w:tcBorders>
          </w:tcPr>
          <w:p w14:paraId="2827898C">
            <w:pPr>
              <w:pStyle w:val="35"/>
              <w:spacing w:line="240" w:lineRule="auto"/>
              <w:ind w:firstLine="0" w:firstLineChars="0"/>
              <w:rPr>
                <w:sz w:val="21"/>
                <w:szCs w:val="21"/>
              </w:rPr>
            </w:pPr>
            <w:r>
              <w:rPr>
                <w:rFonts w:hint="eastAsia"/>
                <w:sz w:val="21"/>
                <w:szCs w:val="21"/>
              </w:rPr>
              <w:t>字段名</w:t>
            </w:r>
          </w:p>
        </w:tc>
        <w:tc>
          <w:tcPr>
            <w:tcW w:w="2172" w:type="dxa"/>
            <w:tcBorders>
              <w:top w:val="single" w:color="auto" w:sz="12" w:space="0"/>
              <w:bottom w:val="single" w:color="auto" w:sz="4" w:space="0"/>
            </w:tcBorders>
          </w:tcPr>
          <w:p w14:paraId="0FD48F83">
            <w:pPr>
              <w:pStyle w:val="35"/>
              <w:spacing w:line="240" w:lineRule="auto"/>
              <w:ind w:firstLine="0" w:firstLineChars="0"/>
              <w:rPr>
                <w:sz w:val="21"/>
                <w:szCs w:val="21"/>
              </w:rPr>
            </w:pPr>
            <w:r>
              <w:rPr>
                <w:rFonts w:hint="eastAsia"/>
                <w:sz w:val="21"/>
                <w:szCs w:val="21"/>
              </w:rPr>
              <w:t>字段含义</w:t>
            </w:r>
          </w:p>
        </w:tc>
        <w:tc>
          <w:tcPr>
            <w:tcW w:w="2174" w:type="dxa"/>
            <w:tcBorders>
              <w:top w:val="single" w:color="auto" w:sz="12" w:space="0"/>
              <w:bottom w:val="single" w:color="auto" w:sz="4" w:space="0"/>
            </w:tcBorders>
          </w:tcPr>
          <w:p w14:paraId="68924B49">
            <w:pPr>
              <w:pStyle w:val="35"/>
              <w:spacing w:line="240" w:lineRule="auto"/>
              <w:ind w:firstLine="0" w:firstLineChars="0"/>
              <w:rPr>
                <w:sz w:val="21"/>
                <w:szCs w:val="21"/>
              </w:rPr>
            </w:pPr>
            <w:r>
              <w:rPr>
                <w:rFonts w:hint="eastAsia"/>
                <w:sz w:val="21"/>
                <w:szCs w:val="21"/>
              </w:rPr>
              <w:t>类型</w:t>
            </w:r>
          </w:p>
        </w:tc>
        <w:tc>
          <w:tcPr>
            <w:tcW w:w="2173" w:type="dxa"/>
            <w:tcBorders>
              <w:top w:val="single" w:color="auto" w:sz="12" w:space="0"/>
              <w:bottom w:val="single" w:color="auto" w:sz="4" w:space="0"/>
            </w:tcBorders>
          </w:tcPr>
          <w:p w14:paraId="4F5F2049">
            <w:pPr>
              <w:pStyle w:val="35"/>
              <w:spacing w:line="240" w:lineRule="auto"/>
              <w:ind w:firstLine="0" w:firstLineChars="0"/>
              <w:rPr>
                <w:sz w:val="21"/>
                <w:szCs w:val="21"/>
              </w:rPr>
            </w:pPr>
            <w:r>
              <w:rPr>
                <w:rFonts w:hint="eastAsia"/>
                <w:sz w:val="21"/>
                <w:szCs w:val="21"/>
              </w:rPr>
              <w:t>长度</w:t>
            </w:r>
          </w:p>
        </w:tc>
      </w:tr>
      <w:tr w14:paraId="6F4F61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4" w:space="0"/>
            </w:tcBorders>
          </w:tcPr>
          <w:p w14:paraId="692A64A6">
            <w:pPr>
              <w:pStyle w:val="35"/>
              <w:spacing w:line="240" w:lineRule="auto"/>
              <w:ind w:firstLine="0" w:firstLineChars="0"/>
              <w:rPr>
                <w:sz w:val="21"/>
                <w:szCs w:val="21"/>
              </w:rPr>
            </w:pPr>
            <w:r>
              <w:rPr>
                <w:sz w:val="21"/>
                <w:szCs w:val="21"/>
              </w:rPr>
              <w:t>QUESTION_SAMPLES_ID</w:t>
            </w:r>
          </w:p>
        </w:tc>
        <w:tc>
          <w:tcPr>
            <w:tcW w:w="2172" w:type="dxa"/>
            <w:tcBorders>
              <w:top w:val="single" w:color="auto" w:sz="4" w:space="0"/>
            </w:tcBorders>
          </w:tcPr>
          <w:p w14:paraId="1A642872">
            <w:pPr>
              <w:pStyle w:val="35"/>
              <w:spacing w:line="240" w:lineRule="auto"/>
              <w:ind w:firstLine="0" w:firstLineChars="0"/>
              <w:rPr>
                <w:rFonts w:ascii="宋体" w:hAnsi="宋体"/>
                <w:sz w:val="21"/>
                <w:szCs w:val="21"/>
              </w:rPr>
            </w:pPr>
            <w:r>
              <w:rPr>
                <w:rFonts w:hint="eastAsia" w:ascii="宋体" w:hAnsi="宋体"/>
                <w:sz w:val="21"/>
                <w:szCs w:val="21"/>
              </w:rPr>
              <w:t>唯一ID</w:t>
            </w:r>
          </w:p>
        </w:tc>
        <w:tc>
          <w:tcPr>
            <w:tcW w:w="2174" w:type="dxa"/>
            <w:tcBorders>
              <w:top w:val="single" w:color="auto" w:sz="4" w:space="0"/>
            </w:tcBorders>
          </w:tcPr>
          <w:p w14:paraId="0F7065B9">
            <w:pPr>
              <w:pStyle w:val="35"/>
              <w:spacing w:line="240" w:lineRule="auto"/>
              <w:ind w:firstLine="0" w:firstLineChars="0"/>
              <w:rPr>
                <w:sz w:val="21"/>
                <w:szCs w:val="21"/>
              </w:rPr>
            </w:pPr>
            <w:r>
              <w:rPr>
                <w:sz w:val="21"/>
                <w:szCs w:val="21"/>
              </w:rPr>
              <w:t>I</w:t>
            </w:r>
            <w:r>
              <w:rPr>
                <w:rFonts w:hint="eastAsia"/>
                <w:sz w:val="21"/>
                <w:szCs w:val="21"/>
              </w:rPr>
              <w:t>NT</w:t>
            </w:r>
          </w:p>
        </w:tc>
        <w:tc>
          <w:tcPr>
            <w:tcW w:w="2173" w:type="dxa"/>
            <w:tcBorders>
              <w:top w:val="single" w:color="auto" w:sz="4" w:space="0"/>
            </w:tcBorders>
          </w:tcPr>
          <w:p w14:paraId="65FB288C">
            <w:pPr>
              <w:pStyle w:val="35"/>
              <w:spacing w:line="240" w:lineRule="auto"/>
              <w:ind w:firstLine="0" w:firstLineChars="0"/>
              <w:rPr>
                <w:rFonts w:ascii="宋体" w:hAnsi="宋体"/>
                <w:sz w:val="21"/>
                <w:szCs w:val="21"/>
              </w:rPr>
            </w:pPr>
            <w:r>
              <w:rPr>
                <w:rFonts w:hint="eastAsia" w:ascii="宋体" w:hAnsi="宋体"/>
                <w:sz w:val="21"/>
                <w:szCs w:val="21"/>
              </w:rPr>
              <w:t>-</w:t>
            </w:r>
          </w:p>
        </w:tc>
      </w:tr>
      <w:tr w14:paraId="4022F4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535C086C">
            <w:pPr>
              <w:pStyle w:val="35"/>
              <w:spacing w:line="240" w:lineRule="auto"/>
              <w:ind w:firstLine="0" w:firstLineChars="0"/>
              <w:rPr>
                <w:sz w:val="21"/>
                <w:szCs w:val="21"/>
              </w:rPr>
            </w:pPr>
            <w:r>
              <w:rPr>
                <w:sz w:val="21"/>
                <w:szCs w:val="21"/>
              </w:rPr>
              <w:t>FIELD</w:t>
            </w:r>
          </w:p>
        </w:tc>
        <w:tc>
          <w:tcPr>
            <w:tcW w:w="2172" w:type="dxa"/>
          </w:tcPr>
          <w:p w14:paraId="0CBBF56C">
            <w:pPr>
              <w:pStyle w:val="35"/>
              <w:spacing w:line="240" w:lineRule="auto"/>
              <w:ind w:firstLine="0" w:firstLineChars="0"/>
              <w:rPr>
                <w:rFonts w:ascii="宋体" w:hAnsi="宋体"/>
                <w:sz w:val="21"/>
                <w:szCs w:val="21"/>
              </w:rPr>
            </w:pPr>
            <w:r>
              <w:rPr>
                <w:rFonts w:hint="eastAsia" w:ascii="宋体" w:hAnsi="宋体"/>
                <w:sz w:val="21"/>
                <w:szCs w:val="21"/>
              </w:rPr>
              <w:t>专业</w:t>
            </w:r>
          </w:p>
        </w:tc>
        <w:tc>
          <w:tcPr>
            <w:tcW w:w="2174" w:type="dxa"/>
          </w:tcPr>
          <w:p w14:paraId="21C2F013">
            <w:pPr>
              <w:pStyle w:val="35"/>
              <w:spacing w:line="240" w:lineRule="auto"/>
              <w:ind w:firstLine="0" w:firstLineChars="0"/>
              <w:rPr>
                <w:sz w:val="21"/>
                <w:szCs w:val="21"/>
              </w:rPr>
            </w:pPr>
            <w:r>
              <w:rPr>
                <w:sz w:val="21"/>
                <w:szCs w:val="21"/>
              </w:rPr>
              <w:t>VARCHAR</w:t>
            </w:r>
          </w:p>
        </w:tc>
        <w:tc>
          <w:tcPr>
            <w:tcW w:w="2173" w:type="dxa"/>
          </w:tcPr>
          <w:p w14:paraId="4E80D973">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254C79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18138F9D">
            <w:pPr>
              <w:pStyle w:val="35"/>
              <w:spacing w:line="240" w:lineRule="auto"/>
              <w:ind w:firstLine="0" w:firstLineChars="0"/>
              <w:rPr>
                <w:sz w:val="21"/>
                <w:szCs w:val="21"/>
              </w:rPr>
            </w:pPr>
            <w:r>
              <w:rPr>
                <w:sz w:val="21"/>
                <w:szCs w:val="21"/>
              </w:rPr>
              <w:t>DOMAIN</w:t>
            </w:r>
          </w:p>
        </w:tc>
        <w:tc>
          <w:tcPr>
            <w:tcW w:w="2172" w:type="dxa"/>
          </w:tcPr>
          <w:p w14:paraId="4179402B">
            <w:pPr>
              <w:pStyle w:val="35"/>
              <w:spacing w:line="240" w:lineRule="auto"/>
              <w:ind w:firstLine="0" w:firstLineChars="0"/>
              <w:rPr>
                <w:rFonts w:ascii="宋体" w:hAnsi="宋体"/>
                <w:sz w:val="21"/>
                <w:szCs w:val="21"/>
              </w:rPr>
            </w:pPr>
            <w:r>
              <w:rPr>
                <w:rFonts w:hint="eastAsia" w:ascii="宋体" w:hAnsi="宋体"/>
                <w:sz w:val="21"/>
                <w:szCs w:val="21"/>
              </w:rPr>
              <w:t>业务场景</w:t>
            </w:r>
          </w:p>
        </w:tc>
        <w:tc>
          <w:tcPr>
            <w:tcW w:w="2174" w:type="dxa"/>
          </w:tcPr>
          <w:p w14:paraId="639F8C0F">
            <w:pPr>
              <w:pStyle w:val="35"/>
              <w:spacing w:line="240" w:lineRule="auto"/>
              <w:ind w:firstLine="0" w:firstLineChars="0"/>
              <w:rPr>
                <w:sz w:val="21"/>
                <w:szCs w:val="21"/>
              </w:rPr>
            </w:pPr>
            <w:r>
              <w:rPr>
                <w:sz w:val="21"/>
                <w:szCs w:val="21"/>
              </w:rPr>
              <w:t>VARCHAR</w:t>
            </w:r>
          </w:p>
        </w:tc>
        <w:tc>
          <w:tcPr>
            <w:tcW w:w="2173" w:type="dxa"/>
          </w:tcPr>
          <w:p w14:paraId="7ACCFE80">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45A0B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1E3A69B">
            <w:pPr>
              <w:pStyle w:val="35"/>
              <w:spacing w:line="240" w:lineRule="auto"/>
              <w:ind w:firstLine="0" w:firstLineChars="0"/>
              <w:rPr>
                <w:sz w:val="21"/>
                <w:szCs w:val="21"/>
              </w:rPr>
            </w:pPr>
            <w:r>
              <w:rPr>
                <w:sz w:val="21"/>
                <w:szCs w:val="21"/>
              </w:rPr>
              <w:t>INTENT</w:t>
            </w:r>
          </w:p>
        </w:tc>
        <w:tc>
          <w:tcPr>
            <w:tcW w:w="2172" w:type="dxa"/>
          </w:tcPr>
          <w:p w14:paraId="157B3EDC">
            <w:pPr>
              <w:pStyle w:val="35"/>
              <w:spacing w:line="240" w:lineRule="auto"/>
              <w:ind w:firstLine="0" w:firstLineChars="0"/>
              <w:rPr>
                <w:rFonts w:ascii="宋体" w:hAnsi="宋体"/>
                <w:sz w:val="21"/>
                <w:szCs w:val="21"/>
              </w:rPr>
            </w:pPr>
            <w:r>
              <w:rPr>
                <w:rFonts w:hint="eastAsia" w:ascii="宋体" w:hAnsi="宋体"/>
                <w:sz w:val="21"/>
                <w:szCs w:val="21"/>
              </w:rPr>
              <w:t>意图</w:t>
            </w:r>
          </w:p>
        </w:tc>
        <w:tc>
          <w:tcPr>
            <w:tcW w:w="2174" w:type="dxa"/>
          </w:tcPr>
          <w:p w14:paraId="34273A64">
            <w:pPr>
              <w:pStyle w:val="35"/>
              <w:spacing w:line="240" w:lineRule="auto"/>
              <w:ind w:firstLine="0" w:firstLineChars="0"/>
              <w:rPr>
                <w:sz w:val="21"/>
                <w:szCs w:val="21"/>
              </w:rPr>
            </w:pPr>
            <w:r>
              <w:rPr>
                <w:sz w:val="21"/>
                <w:szCs w:val="21"/>
              </w:rPr>
              <w:t>VARCHAR</w:t>
            </w:r>
          </w:p>
        </w:tc>
        <w:tc>
          <w:tcPr>
            <w:tcW w:w="2173" w:type="dxa"/>
          </w:tcPr>
          <w:p w14:paraId="5FF7EF35">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0BA412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42D1775C">
            <w:pPr>
              <w:pStyle w:val="35"/>
              <w:spacing w:line="240" w:lineRule="auto"/>
              <w:ind w:firstLine="0" w:firstLineChars="0"/>
              <w:rPr>
                <w:sz w:val="21"/>
                <w:szCs w:val="21"/>
              </w:rPr>
            </w:pPr>
            <w:r>
              <w:rPr>
                <w:sz w:val="21"/>
                <w:szCs w:val="21"/>
              </w:rPr>
              <w:t>SENTENCE_EXPANSION</w:t>
            </w:r>
          </w:p>
        </w:tc>
        <w:tc>
          <w:tcPr>
            <w:tcW w:w="2172" w:type="dxa"/>
          </w:tcPr>
          <w:p w14:paraId="78DCCF7F">
            <w:pPr>
              <w:pStyle w:val="35"/>
              <w:spacing w:line="240" w:lineRule="auto"/>
              <w:ind w:firstLine="0" w:firstLineChars="0"/>
              <w:rPr>
                <w:rFonts w:ascii="宋体" w:hAnsi="宋体"/>
                <w:sz w:val="21"/>
                <w:szCs w:val="21"/>
              </w:rPr>
            </w:pPr>
            <w:r>
              <w:rPr>
                <w:rFonts w:hint="eastAsia" w:ascii="宋体" w:hAnsi="宋体"/>
                <w:sz w:val="21"/>
                <w:szCs w:val="21"/>
              </w:rPr>
              <w:t>扩充句</w:t>
            </w:r>
          </w:p>
        </w:tc>
        <w:tc>
          <w:tcPr>
            <w:tcW w:w="2174" w:type="dxa"/>
          </w:tcPr>
          <w:p w14:paraId="4A113B7D">
            <w:pPr>
              <w:pStyle w:val="35"/>
              <w:spacing w:line="240" w:lineRule="auto"/>
              <w:ind w:firstLine="0" w:firstLineChars="0"/>
              <w:rPr>
                <w:sz w:val="21"/>
                <w:szCs w:val="21"/>
              </w:rPr>
            </w:pPr>
            <w:r>
              <w:rPr>
                <w:sz w:val="21"/>
                <w:szCs w:val="21"/>
              </w:rPr>
              <w:t>VARCHAR</w:t>
            </w:r>
          </w:p>
        </w:tc>
        <w:tc>
          <w:tcPr>
            <w:tcW w:w="2173" w:type="dxa"/>
          </w:tcPr>
          <w:p w14:paraId="12240A19">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6A5DFE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0736699">
            <w:pPr>
              <w:pStyle w:val="35"/>
              <w:spacing w:line="240" w:lineRule="auto"/>
              <w:ind w:firstLine="0" w:firstLineChars="0"/>
              <w:rPr>
                <w:sz w:val="21"/>
                <w:szCs w:val="21"/>
              </w:rPr>
            </w:pPr>
            <w:r>
              <w:rPr>
                <w:sz w:val="21"/>
                <w:szCs w:val="21"/>
              </w:rPr>
              <w:t>QUESTION_SAMPLES</w:t>
            </w:r>
          </w:p>
        </w:tc>
        <w:tc>
          <w:tcPr>
            <w:tcW w:w="2172" w:type="dxa"/>
          </w:tcPr>
          <w:p w14:paraId="5633C0AA">
            <w:pPr>
              <w:pStyle w:val="35"/>
              <w:spacing w:line="240" w:lineRule="auto"/>
              <w:ind w:firstLine="0" w:firstLineChars="0"/>
              <w:rPr>
                <w:rFonts w:ascii="宋体" w:hAnsi="宋体"/>
                <w:sz w:val="21"/>
                <w:szCs w:val="21"/>
              </w:rPr>
            </w:pPr>
            <w:r>
              <w:rPr>
                <w:rFonts w:hint="eastAsia" w:ascii="宋体" w:hAnsi="宋体"/>
                <w:sz w:val="21"/>
                <w:szCs w:val="21"/>
              </w:rPr>
              <w:t>问题模板</w:t>
            </w:r>
          </w:p>
        </w:tc>
        <w:tc>
          <w:tcPr>
            <w:tcW w:w="2174" w:type="dxa"/>
          </w:tcPr>
          <w:p w14:paraId="1A7325BB">
            <w:pPr>
              <w:pStyle w:val="35"/>
              <w:spacing w:line="240" w:lineRule="auto"/>
              <w:ind w:firstLine="0" w:firstLineChars="0"/>
              <w:rPr>
                <w:sz w:val="21"/>
                <w:szCs w:val="21"/>
              </w:rPr>
            </w:pPr>
            <w:r>
              <w:rPr>
                <w:sz w:val="21"/>
                <w:szCs w:val="21"/>
              </w:rPr>
              <w:t>VARCHAR</w:t>
            </w:r>
          </w:p>
        </w:tc>
        <w:tc>
          <w:tcPr>
            <w:tcW w:w="2173" w:type="dxa"/>
          </w:tcPr>
          <w:p w14:paraId="4E7B46F5">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4ABE77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2FAF6A9">
            <w:pPr>
              <w:pStyle w:val="35"/>
              <w:spacing w:line="240" w:lineRule="auto"/>
              <w:ind w:firstLine="0" w:firstLineChars="0"/>
              <w:rPr>
                <w:sz w:val="21"/>
                <w:szCs w:val="21"/>
              </w:rPr>
            </w:pPr>
            <w:r>
              <w:rPr>
                <w:sz w:val="21"/>
                <w:szCs w:val="21"/>
              </w:rPr>
              <w:t>TEMPLATE</w:t>
            </w:r>
          </w:p>
        </w:tc>
        <w:tc>
          <w:tcPr>
            <w:tcW w:w="2172" w:type="dxa"/>
          </w:tcPr>
          <w:p w14:paraId="60D574E7">
            <w:pPr>
              <w:pStyle w:val="35"/>
              <w:spacing w:line="240" w:lineRule="auto"/>
              <w:ind w:firstLine="0" w:firstLineChars="0"/>
              <w:rPr>
                <w:rFonts w:ascii="宋体" w:hAnsi="宋体"/>
                <w:sz w:val="21"/>
                <w:szCs w:val="21"/>
              </w:rPr>
            </w:pPr>
            <w:r>
              <w:rPr>
                <w:rFonts w:hint="eastAsia" w:ascii="宋体" w:hAnsi="宋体"/>
                <w:sz w:val="21"/>
                <w:szCs w:val="21"/>
              </w:rPr>
              <w:t>模板标识</w:t>
            </w:r>
          </w:p>
        </w:tc>
        <w:tc>
          <w:tcPr>
            <w:tcW w:w="2174" w:type="dxa"/>
          </w:tcPr>
          <w:p w14:paraId="77F2B501">
            <w:pPr>
              <w:pStyle w:val="35"/>
              <w:spacing w:line="240" w:lineRule="auto"/>
              <w:ind w:firstLine="0" w:firstLineChars="0"/>
              <w:rPr>
                <w:sz w:val="21"/>
                <w:szCs w:val="21"/>
              </w:rPr>
            </w:pPr>
            <w:r>
              <w:rPr>
                <w:sz w:val="21"/>
                <w:szCs w:val="21"/>
              </w:rPr>
              <w:t>VARCHAR</w:t>
            </w:r>
          </w:p>
        </w:tc>
        <w:tc>
          <w:tcPr>
            <w:tcW w:w="2173" w:type="dxa"/>
          </w:tcPr>
          <w:p w14:paraId="3516E791">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19F0B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7F84A99">
            <w:pPr>
              <w:pStyle w:val="35"/>
              <w:spacing w:line="240" w:lineRule="auto"/>
              <w:ind w:firstLine="0" w:firstLineChars="0"/>
              <w:rPr>
                <w:sz w:val="21"/>
                <w:szCs w:val="21"/>
              </w:rPr>
            </w:pPr>
            <w:r>
              <w:rPr>
                <w:sz w:val="21"/>
                <w:szCs w:val="21"/>
              </w:rPr>
              <w:t>SAMPLE_NUMBER</w:t>
            </w:r>
          </w:p>
        </w:tc>
        <w:tc>
          <w:tcPr>
            <w:tcW w:w="2172" w:type="dxa"/>
          </w:tcPr>
          <w:p w14:paraId="5B527352">
            <w:pPr>
              <w:pStyle w:val="35"/>
              <w:spacing w:line="240" w:lineRule="auto"/>
              <w:ind w:firstLine="0" w:firstLineChars="0"/>
              <w:rPr>
                <w:rFonts w:ascii="宋体" w:hAnsi="宋体"/>
                <w:sz w:val="21"/>
                <w:szCs w:val="21"/>
              </w:rPr>
            </w:pPr>
            <w:r>
              <w:rPr>
                <w:rFonts w:hint="eastAsia" w:ascii="宋体" w:hAnsi="宋体"/>
                <w:sz w:val="21"/>
                <w:szCs w:val="21"/>
              </w:rPr>
              <w:t>样本数量</w:t>
            </w:r>
          </w:p>
        </w:tc>
        <w:tc>
          <w:tcPr>
            <w:tcW w:w="2174" w:type="dxa"/>
          </w:tcPr>
          <w:p w14:paraId="051F0349">
            <w:pPr>
              <w:pStyle w:val="35"/>
              <w:spacing w:line="240" w:lineRule="auto"/>
              <w:ind w:firstLine="0" w:firstLineChars="0"/>
              <w:rPr>
                <w:sz w:val="21"/>
                <w:szCs w:val="21"/>
              </w:rPr>
            </w:pPr>
            <w:r>
              <w:rPr>
                <w:sz w:val="21"/>
                <w:szCs w:val="21"/>
              </w:rPr>
              <w:t>I</w:t>
            </w:r>
            <w:r>
              <w:rPr>
                <w:rFonts w:hint="eastAsia"/>
                <w:sz w:val="21"/>
                <w:szCs w:val="21"/>
              </w:rPr>
              <w:t>NT</w:t>
            </w:r>
          </w:p>
        </w:tc>
        <w:tc>
          <w:tcPr>
            <w:tcW w:w="2173" w:type="dxa"/>
          </w:tcPr>
          <w:p w14:paraId="11CDA99D">
            <w:pPr>
              <w:pStyle w:val="35"/>
              <w:spacing w:line="240" w:lineRule="auto"/>
              <w:ind w:firstLine="0" w:firstLineChars="0"/>
              <w:rPr>
                <w:rFonts w:ascii="宋体" w:hAnsi="宋体"/>
                <w:sz w:val="21"/>
                <w:szCs w:val="21"/>
              </w:rPr>
            </w:pPr>
            <w:r>
              <w:rPr>
                <w:rFonts w:hint="eastAsia" w:ascii="宋体" w:hAnsi="宋体"/>
                <w:sz w:val="21"/>
                <w:szCs w:val="21"/>
              </w:rPr>
              <w:t>-</w:t>
            </w:r>
          </w:p>
        </w:tc>
      </w:tr>
      <w:tr w14:paraId="608665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bottom w:val="single" w:color="auto" w:sz="12" w:space="0"/>
            </w:tcBorders>
          </w:tcPr>
          <w:p w14:paraId="42DBAB74">
            <w:pPr>
              <w:pStyle w:val="35"/>
              <w:spacing w:line="240" w:lineRule="auto"/>
              <w:ind w:firstLine="0" w:firstLineChars="0"/>
              <w:rPr>
                <w:sz w:val="21"/>
                <w:szCs w:val="21"/>
              </w:rPr>
            </w:pPr>
            <w:r>
              <w:rPr>
                <w:sz w:val="21"/>
                <w:szCs w:val="21"/>
              </w:rPr>
              <w:t>REPLACE_VALUE</w:t>
            </w:r>
          </w:p>
        </w:tc>
        <w:tc>
          <w:tcPr>
            <w:tcW w:w="2172" w:type="dxa"/>
            <w:tcBorders>
              <w:bottom w:val="single" w:color="auto" w:sz="12" w:space="0"/>
            </w:tcBorders>
          </w:tcPr>
          <w:p w14:paraId="004D6B8B">
            <w:pPr>
              <w:pStyle w:val="35"/>
              <w:spacing w:line="240" w:lineRule="auto"/>
              <w:ind w:firstLine="0" w:firstLineChars="0"/>
              <w:rPr>
                <w:rFonts w:ascii="宋体" w:hAnsi="宋体"/>
                <w:sz w:val="21"/>
                <w:szCs w:val="21"/>
              </w:rPr>
            </w:pPr>
            <w:r>
              <w:rPr>
                <w:rFonts w:hint="eastAsia" w:ascii="宋体" w:hAnsi="宋体"/>
                <w:sz w:val="21"/>
                <w:szCs w:val="21"/>
              </w:rPr>
              <w:t>可替换值</w:t>
            </w:r>
          </w:p>
        </w:tc>
        <w:tc>
          <w:tcPr>
            <w:tcW w:w="2174" w:type="dxa"/>
            <w:tcBorders>
              <w:bottom w:val="single" w:color="auto" w:sz="12" w:space="0"/>
            </w:tcBorders>
          </w:tcPr>
          <w:p w14:paraId="35236447">
            <w:pPr>
              <w:pStyle w:val="35"/>
              <w:spacing w:line="240" w:lineRule="auto"/>
              <w:ind w:firstLine="0" w:firstLineChars="0"/>
              <w:rPr>
                <w:sz w:val="21"/>
                <w:szCs w:val="21"/>
              </w:rPr>
            </w:pPr>
            <w:r>
              <w:rPr>
                <w:sz w:val="21"/>
                <w:szCs w:val="21"/>
              </w:rPr>
              <w:t>VARCHAR</w:t>
            </w:r>
          </w:p>
        </w:tc>
        <w:tc>
          <w:tcPr>
            <w:tcW w:w="2173" w:type="dxa"/>
            <w:tcBorders>
              <w:bottom w:val="single" w:color="auto" w:sz="12" w:space="0"/>
            </w:tcBorders>
          </w:tcPr>
          <w:p w14:paraId="29CAB4CA">
            <w:pPr>
              <w:pStyle w:val="35"/>
              <w:spacing w:line="240" w:lineRule="auto"/>
              <w:ind w:firstLine="0" w:firstLineChars="0"/>
              <w:rPr>
                <w:rFonts w:ascii="宋体" w:hAnsi="宋体"/>
                <w:sz w:val="21"/>
                <w:szCs w:val="21"/>
              </w:rPr>
            </w:pPr>
            <w:r>
              <w:rPr>
                <w:rFonts w:hint="eastAsia" w:ascii="宋体" w:hAnsi="宋体"/>
                <w:sz w:val="21"/>
                <w:szCs w:val="21"/>
              </w:rPr>
              <w:t>1000</w:t>
            </w:r>
          </w:p>
        </w:tc>
      </w:tr>
    </w:tbl>
    <w:p w14:paraId="1EF86656">
      <w:pPr>
        <w:pStyle w:val="4"/>
        <w:rPr>
          <w:rFonts w:hint="eastAsia" w:ascii="黑体" w:hAnsi="黑体" w:eastAsia="黑体" w:cs="黑体"/>
        </w:rPr>
      </w:pPr>
      <w:bookmarkStart w:id="125" w:name="_Toc192932532"/>
      <w:bookmarkStart w:id="126" w:name="_Toc190176098"/>
      <w:r>
        <w:rPr>
          <w:rFonts w:hint="eastAsia" w:ascii="黑体" w:hAnsi="黑体" w:eastAsia="黑体" w:cs="黑体"/>
        </w:rPr>
        <w:t>5.2.1优化样本标注规则模块</w:t>
      </w:r>
      <w:bookmarkEnd w:id="125"/>
      <w:bookmarkEnd w:id="126"/>
    </w:p>
    <w:p w14:paraId="3A7AB0B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通过优化样本标注规则提升训练样本质量。针对标注过程中存在的标准不一致问题，建立统一的语义标注规范，有效提升标注结果的可靠性与可复用性。在特定业务场景下，当相同文本内容映射至不同语义槽位时，会引发模型训练过程中的特征混淆问题，显著降低模型性能。因此，依据模型的识别效果，深入分析错误成因，并针对性地修改样本标注规则。</w:t>
      </w:r>
    </w:p>
    <w:p w14:paraId="0FD9E3D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例如[line]槽的槽值一般由电压等级和线路名称构成，其中电压等级已被定义为[voltType]槽，因此在定义[line]标注规则时，将电压等级和线路名称分别进行定义。通过这种方式，以营销专业为例，实施统一的槽位标准化策略后，模型识别准确率由89.6%提升至93.7%。</w:t>
      </w:r>
    </w:p>
    <w:p w14:paraId="3505E7DA">
      <w:pPr>
        <w:pStyle w:val="4"/>
        <w:bidi w:val="0"/>
        <w:rPr>
          <w:rFonts w:hint="eastAsia"/>
        </w:rPr>
      </w:pPr>
      <w:bookmarkStart w:id="127" w:name="_Toc190176099"/>
      <w:bookmarkStart w:id="128" w:name="_Toc192932533"/>
      <w:r>
        <w:rPr>
          <w:rFonts w:hint="eastAsia"/>
        </w:rPr>
        <w:t>5.2.2问题模板展示模块</w:t>
      </w:r>
      <w:bookmarkEnd w:id="127"/>
      <w:bookmarkEnd w:id="128"/>
    </w:p>
    <w:p w14:paraId="3E9C53A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可视化模块基于Bootstrap框架结合HTML/CSS技术构建Web端交互界面，实现数据库模板数据的动态渲染与可视化呈现。如图5-3所示，系统采用表单化与表格化结构对问题模板元数据进行多维展示，包括专业属性、业务场景、意图、问题模版、可替换值等核心字段。通过响应式布局设计与组件化开发模式，构建具有条件筛选功能的智能展示面板，有效实现模板数据的结构化呈现与交互式管理。该设计显著提升模板数据的可视化程度与操作便捷性，为问题模板的系统化管理提供了有力支撑，有助于提升整体管理工作的质量与效率，促进问题模板相关业务的有序开展。</w:t>
      </w:r>
    </w:p>
    <w:p w14:paraId="0E416BF6">
      <w:pPr>
        <w:pStyle w:val="35"/>
        <w:spacing w:line="360" w:lineRule="auto"/>
        <w:ind w:firstLine="0" w:firstLineChars="0"/>
        <w:jc w:val="center"/>
      </w:pPr>
      <w:r>
        <w:rPr>
          <w:rFonts w:ascii="宋体" w:hAnsi="宋体"/>
          <w:kern w:val="0"/>
        </w:rPr>
        <w:drawing>
          <wp:inline distT="0" distB="0" distL="114300" distR="114300">
            <wp:extent cx="5271135" cy="1902460"/>
            <wp:effectExtent l="0" t="0" r="5715" b="2540"/>
            <wp:docPr id="1798804759" name="图片 12"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04759" name="图片 12" descr="图形用户界面&#10;&#10;AI 生成的内容可能不正确。"/>
                    <pic:cNvPicPr>
                      <a:picLocks noChangeAspect="1"/>
                    </pic:cNvPicPr>
                  </pic:nvPicPr>
                  <pic:blipFill>
                    <a:blip r:embed="rId78"/>
                    <a:srcRect b="7084"/>
                    <a:stretch>
                      <a:fillRect/>
                    </a:stretch>
                  </pic:blipFill>
                  <pic:spPr>
                    <a:xfrm>
                      <a:off x="0" y="0"/>
                      <a:ext cx="5271135" cy="1902798"/>
                    </a:xfrm>
                    <a:prstGeom prst="rect">
                      <a:avLst/>
                    </a:prstGeom>
                    <a:noFill/>
                    <a:ln>
                      <a:noFill/>
                    </a:ln>
                  </pic:spPr>
                </pic:pic>
              </a:graphicData>
            </a:graphic>
          </wp:inline>
        </w:drawing>
      </w:r>
    </w:p>
    <w:p w14:paraId="7ED76460">
      <w:pPr>
        <w:pStyle w:val="8"/>
        <w:ind w:firstLine="420"/>
      </w:pPr>
      <w:bookmarkStart w:id="129" w:name="_Toc19279646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问题模板管理页面</w:t>
      </w:r>
      <w:bookmarkEnd w:id="129"/>
    </w:p>
    <w:p w14:paraId="2832B6EE">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3</w:t>
      </w:r>
      <w:r>
        <w:fldChar w:fldCharType="end"/>
      </w:r>
      <w:r>
        <w:rPr>
          <w:rFonts w:hint="eastAsia"/>
        </w:rPr>
        <w:t xml:space="preserve"> The page of p</w:t>
      </w:r>
      <w:r>
        <w:t xml:space="preserve">roblem </w:t>
      </w:r>
      <w:r>
        <w:rPr>
          <w:rFonts w:hint="eastAsia"/>
        </w:rPr>
        <w:t>t</w:t>
      </w:r>
      <w:r>
        <w:t xml:space="preserve">emplate </w:t>
      </w:r>
      <w:r>
        <w:rPr>
          <w:rFonts w:hint="eastAsia"/>
        </w:rPr>
        <w:t>m</w:t>
      </w:r>
      <w:r>
        <w:t xml:space="preserve">anagement </w:t>
      </w:r>
    </w:p>
    <w:p w14:paraId="3CA08C46">
      <w:pPr>
        <w:pStyle w:val="4"/>
        <w:rPr>
          <w:rFonts w:hint="eastAsia" w:ascii="黑体" w:hAnsi="黑体" w:eastAsia="黑体" w:cs="黑体"/>
          <w:sz w:val="24"/>
          <w:szCs w:val="24"/>
        </w:rPr>
      </w:pPr>
      <w:bookmarkStart w:id="130" w:name="_Toc190176100"/>
      <w:bookmarkStart w:id="131" w:name="_Toc192932534"/>
      <w:r>
        <w:rPr>
          <w:rFonts w:hint="eastAsia" w:ascii="黑体" w:hAnsi="黑体" w:eastAsia="黑体" w:cs="黑体"/>
          <w:sz w:val="24"/>
          <w:szCs w:val="24"/>
        </w:rPr>
        <w:t>5.2.</w:t>
      </w:r>
      <w:r>
        <w:rPr>
          <w:rFonts w:hint="eastAsia" w:ascii="黑体" w:hAnsi="黑体" w:eastAsia="黑体" w:cs="黑体"/>
          <w:color w:val="000000" w:themeColor="text1"/>
          <w:sz w:val="24"/>
          <w:szCs w:val="24"/>
          <w14:textFill>
            <w14:solidFill>
              <w14:schemeClr w14:val="tx1"/>
            </w14:solidFill>
          </w14:textFill>
        </w:rPr>
        <w:t>3</w:t>
      </w:r>
      <w:bookmarkEnd w:id="130"/>
      <w:r>
        <w:rPr>
          <w:rFonts w:hint="eastAsia" w:ascii="黑体" w:hAnsi="黑体" w:eastAsia="黑体" w:cs="黑体"/>
          <w:color w:val="000000" w:themeColor="text1"/>
          <w:sz w:val="24"/>
          <w:szCs w:val="24"/>
          <w14:textFill>
            <w14:solidFill>
              <w14:schemeClr w14:val="tx1"/>
            </w14:solidFill>
          </w14:textFill>
        </w:rPr>
        <w:t xml:space="preserve"> Bad-Case集成模块</w:t>
      </w:r>
      <w:bookmarkEnd w:id="131"/>
    </w:p>
    <w:p w14:paraId="76321BAA">
      <w:pPr>
        <w:ind w:firstLine="480"/>
      </w:pPr>
      <w:r>
        <w:rPr>
          <w:rFonts w:hint="eastAsia"/>
          <w:color w:val="000000" w:themeColor="text1"/>
          <w14:textFill>
            <w14:solidFill>
              <w14:schemeClr w14:val="tx1"/>
            </w14:solidFill>
          </w14:textFill>
        </w:rPr>
        <w:t>Bad-Case集成模块用来实现将定期收集到的用户查询失败的案例，以扩充句的形式批量添加至问题模板，并存储到MySQL数据库。</w:t>
      </w:r>
      <w:r>
        <w:rPr>
          <w:rFonts w:hint="eastAsia"/>
        </w:rPr>
        <w:t>时序图如下图5-4所示。</w:t>
      </w:r>
    </w:p>
    <w:p w14:paraId="7B5C3879">
      <w:pPr>
        <w:pStyle w:val="35"/>
        <w:spacing w:line="360" w:lineRule="auto"/>
      </w:pPr>
      <w:r>
        <w:rPr>
          <w:rFonts w:hint="eastAsia"/>
        </w:rPr>
        <w:t>当触发“导入”操作时，选择所需导入的特定格式(.txt)文件。系统将遍历文件内所有问题，若遇到空行则跳过该空行并继续遍历下一条数据，同时检查数据表中问题的唯一性，若数据表中已存在该问题则跳过该条数据继续遍历下一条数据。若导入过程中出现失败情况，系统会获取数据库添加失败的原因，并弹出 “导入失败” 提示框，用户可检查并修改文件后重新选择文件导入，再次尝试将问题模板加入对应数据表，系统会返回导入结果并弹出相应提示框。若导入成功，系统获取数据库导入成功信息，弹出“导入成功”提示框，并重新获取对应条件的全部测试样本，刷新页面。</w:t>
      </w:r>
    </w:p>
    <w:p w14:paraId="1BEF7391">
      <w:pPr>
        <w:ind w:firstLine="0" w:firstLineChars="0"/>
        <w:jc w:val="center"/>
        <w:rPr>
          <w:b/>
          <w:bCs/>
          <w:color w:val="FF0000"/>
        </w:rPr>
      </w:pPr>
      <w:r>
        <w:drawing>
          <wp:inline distT="0" distB="0" distL="0" distR="0">
            <wp:extent cx="4481195" cy="4118610"/>
            <wp:effectExtent l="0" t="0" r="0" b="0"/>
            <wp:docPr id="95297735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77356" name="图片 1" descr="图示&#10;&#10;AI 生成的内容可能不正确。"/>
                    <pic:cNvPicPr>
                      <a:picLocks noChangeAspect="1"/>
                    </pic:cNvPicPr>
                  </pic:nvPicPr>
                  <pic:blipFill>
                    <a:blip r:embed="rId79"/>
                    <a:srcRect t="1190" b="1853"/>
                    <a:stretch>
                      <a:fillRect/>
                    </a:stretch>
                  </pic:blipFill>
                  <pic:spPr>
                    <a:xfrm>
                      <a:off x="0" y="0"/>
                      <a:ext cx="4524094" cy="4157799"/>
                    </a:xfrm>
                    <a:prstGeom prst="rect">
                      <a:avLst/>
                    </a:prstGeom>
                    <a:ln>
                      <a:noFill/>
                    </a:ln>
                  </pic:spPr>
                </pic:pic>
              </a:graphicData>
            </a:graphic>
          </wp:inline>
        </w:drawing>
      </w:r>
    </w:p>
    <w:p w14:paraId="4C315406">
      <w:pPr>
        <w:pStyle w:val="8"/>
        <w:ind w:firstLine="420"/>
      </w:pPr>
      <w:bookmarkStart w:id="132" w:name="_Toc19279646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导入Bad-Case模块时序图</w:t>
      </w:r>
      <w:bookmarkEnd w:id="132"/>
    </w:p>
    <w:p w14:paraId="1B71358F">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4</w:t>
      </w:r>
      <w:r>
        <w:fldChar w:fldCharType="end"/>
      </w:r>
      <w:r>
        <w:rPr>
          <w:rFonts w:hint="eastAsia"/>
        </w:rPr>
        <w:t xml:space="preserve"> T</w:t>
      </w:r>
      <w:r>
        <w:t>iming diagram</w:t>
      </w:r>
      <w:r>
        <w:rPr>
          <w:rFonts w:hint="eastAsia"/>
        </w:rPr>
        <w:t xml:space="preserve"> of i</w:t>
      </w:r>
      <w:r>
        <w:t>mport</w:t>
      </w:r>
      <w:r>
        <w:rPr>
          <w:rFonts w:hint="eastAsia"/>
        </w:rPr>
        <w:t>ing</w:t>
      </w:r>
      <w:r>
        <w:t xml:space="preserve"> Bad</w:t>
      </w:r>
      <w:r>
        <w:rPr>
          <w:rFonts w:hint="eastAsia"/>
        </w:rPr>
        <w:t>-C</w:t>
      </w:r>
      <w:r>
        <w:t>ase module</w:t>
      </w:r>
    </w:p>
    <w:p w14:paraId="61207E72">
      <w:pPr>
        <w:pStyle w:val="4"/>
        <w:bidi w:val="0"/>
        <w:rPr>
          <w:rFonts w:hint="eastAsia" w:ascii="黑体" w:hAnsi="黑体" w:eastAsia="黑体" w:cs="黑体"/>
        </w:rPr>
      </w:pPr>
      <w:bookmarkStart w:id="133" w:name="_Toc190176101"/>
      <w:bookmarkStart w:id="134" w:name="_Toc192932535"/>
      <w:r>
        <w:rPr>
          <w:rFonts w:hint="eastAsia" w:ascii="黑体" w:hAnsi="黑体" w:eastAsia="黑体" w:cs="黑体"/>
        </w:rPr>
        <w:t>5.2.4问题模板交互</w:t>
      </w:r>
      <w:bookmarkEnd w:id="133"/>
      <w:r>
        <w:rPr>
          <w:rFonts w:hint="eastAsia" w:ascii="黑体" w:hAnsi="黑体" w:eastAsia="黑体" w:cs="黑体"/>
        </w:rPr>
        <w:t>模块</w:t>
      </w:r>
      <w:bookmarkEnd w:id="134"/>
    </w:p>
    <w:p w14:paraId="369FD0E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问题模板的交互操作主要任务是实现问题模板的可视化运维管理，其中包括新增问题模板、修改问题模板、查询问题模板和删除问题模板四个部分。问题模版操作具体流程如图 5-5 所示。</w:t>
      </w:r>
    </w:p>
    <w:p w14:paraId="2C1E009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jc w:val="center"/>
        <w:rPr>
          <w:b/>
          <w:bCs/>
          <w:color w:val="FF0000"/>
          <w:szCs w:val="21"/>
        </w:rPr>
      </w:pPr>
      <w:r>
        <w:drawing>
          <wp:inline distT="0" distB="0" distL="0" distR="0">
            <wp:extent cx="3991610" cy="6581775"/>
            <wp:effectExtent l="0" t="0" r="8890" b="0"/>
            <wp:docPr id="1846967611" name="图片 1"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67611" name="图片 1" descr="图片包含 日历&#10;&#10;AI 生成的内容可能不正确。"/>
                    <pic:cNvPicPr>
                      <a:picLocks noChangeAspect="1"/>
                    </pic:cNvPicPr>
                  </pic:nvPicPr>
                  <pic:blipFill>
                    <a:blip r:embed="rId80"/>
                    <a:stretch>
                      <a:fillRect/>
                    </a:stretch>
                  </pic:blipFill>
                  <pic:spPr>
                    <a:xfrm>
                      <a:off x="0" y="0"/>
                      <a:ext cx="3998194" cy="6592072"/>
                    </a:xfrm>
                    <a:prstGeom prst="rect">
                      <a:avLst/>
                    </a:prstGeom>
                  </pic:spPr>
                </pic:pic>
              </a:graphicData>
            </a:graphic>
          </wp:inline>
        </w:drawing>
      </w:r>
    </w:p>
    <w:p w14:paraId="16087B91">
      <w:pPr>
        <w:pStyle w:val="8"/>
        <w:ind w:firstLine="420"/>
      </w:pPr>
      <w:bookmarkStart w:id="135" w:name="_Toc19279646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问题模板交互操作时序图</w:t>
      </w:r>
      <w:bookmarkEnd w:id="135"/>
    </w:p>
    <w:p w14:paraId="5E7928B0">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5</w:t>
      </w:r>
      <w:r>
        <w:fldChar w:fldCharType="end"/>
      </w:r>
      <w:r>
        <w:rPr>
          <w:rFonts w:hint="eastAsia"/>
        </w:rPr>
        <w:t xml:space="preserve"> Timing</w:t>
      </w:r>
      <w:r>
        <w:t xml:space="preserve"> diagram of interactive operation of problem template</w:t>
      </w:r>
    </w:p>
    <w:p w14:paraId="691ADEEC">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在执行操作层面，新增问题模板界面如图5-6所示，</w:t>
      </w:r>
      <w:r>
        <w:rPr>
          <w:color w:val="000000" w:themeColor="text1"/>
          <w14:textFill>
            <w14:solidFill>
              <w14:schemeClr w14:val="tx1"/>
            </w14:solidFill>
          </w14:textFill>
        </w:rPr>
        <w:t>当用户触发"新增</w:t>
      </w:r>
      <w:r>
        <w:rPr>
          <w:rFonts w:hint="eastAsia"/>
          <w:color w:val="000000" w:themeColor="text1"/>
          <w14:textFill>
            <w14:solidFill>
              <w14:schemeClr w14:val="tx1"/>
            </w14:solidFill>
          </w14:textFill>
        </w:rPr>
        <w:t>/修改</w:t>
      </w:r>
      <w:r>
        <w:rPr>
          <w:color w:val="000000" w:themeColor="text1"/>
          <w14:textFill>
            <w14:solidFill>
              <w14:schemeClr w14:val="tx1"/>
            </w14:solidFill>
          </w14:textFill>
        </w:rPr>
        <w:t>"操作时，系统构建包含专业、业务场景、意图等核心字段的表单界面，并实施</w:t>
      </w:r>
      <w:r>
        <w:rPr>
          <w:rFonts w:hint="eastAsia"/>
          <w:color w:val="000000" w:themeColor="text1"/>
          <w14:textFill>
            <w14:solidFill>
              <w14:schemeClr w14:val="tx1"/>
            </w14:solidFill>
          </w14:textFill>
        </w:rPr>
        <w:t>责任链模式的</w:t>
      </w:r>
      <w:r>
        <w:rPr>
          <w:color w:val="000000" w:themeColor="text1"/>
          <w14:textFill>
            <w14:solidFill>
              <w14:schemeClr w14:val="tx1"/>
            </w14:solidFill>
          </w14:textFill>
        </w:rPr>
        <w:t>三级校验体系：首先进行非空校验拦截缺失必填项，其次通过组合键约束检测重复模板，最后采用正则表达式验证数据格式合规性。校验通过后执行原子化数据持久化操作，并实时更新可视化展示结果。</w:t>
      </w:r>
    </w:p>
    <w:p w14:paraId="46E6EEA8">
      <w:pPr>
        <w:pStyle w:val="8"/>
        <w:ind w:firstLine="0" w:firstLineChars="0"/>
      </w:pPr>
      <w:r>
        <w:drawing>
          <wp:inline distT="0" distB="0" distL="114300" distR="114300">
            <wp:extent cx="5361305" cy="2533015"/>
            <wp:effectExtent l="0" t="0" r="1079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1"/>
                    <a:stretch>
                      <a:fillRect/>
                    </a:stretch>
                  </pic:blipFill>
                  <pic:spPr>
                    <a:xfrm>
                      <a:off x="0" y="0"/>
                      <a:ext cx="5361305" cy="2533015"/>
                    </a:xfrm>
                    <a:prstGeom prst="rect">
                      <a:avLst/>
                    </a:prstGeom>
                    <a:noFill/>
                    <a:ln>
                      <a:noFill/>
                    </a:ln>
                  </pic:spPr>
                </pic:pic>
              </a:graphicData>
            </a:graphic>
          </wp:inline>
        </w:drawing>
      </w:r>
    </w:p>
    <w:p w14:paraId="245E8497">
      <w:pPr>
        <w:pStyle w:val="8"/>
        <w:ind w:firstLine="420"/>
      </w:pPr>
      <w:bookmarkStart w:id="136" w:name="_Toc19279646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rPr>
        <w:t>新增问题模板页面</w:t>
      </w:r>
      <w:bookmarkEnd w:id="136"/>
    </w:p>
    <w:p w14:paraId="59115B5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6</w:t>
      </w:r>
      <w:r>
        <w:fldChar w:fldCharType="end"/>
      </w:r>
      <w:r>
        <w:rPr>
          <w:rFonts w:hint="eastAsia"/>
        </w:rPr>
        <w:t xml:space="preserve"> The page of a</w:t>
      </w:r>
      <w:r>
        <w:t xml:space="preserve">dd </w:t>
      </w:r>
      <w:r>
        <w:rPr>
          <w:rFonts w:hint="eastAsia"/>
        </w:rPr>
        <w:t>q</w:t>
      </w:r>
      <w:r>
        <w:t xml:space="preserve">uestion </w:t>
      </w:r>
      <w:r>
        <w:rPr>
          <w:rFonts w:hint="eastAsia"/>
        </w:rPr>
        <w:t>t</w:t>
      </w:r>
      <w:r>
        <w:t>emplate</w:t>
      </w:r>
    </w:p>
    <w:p w14:paraId="17B6BA02">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当触发“查询”操作时，系统将利用ORM对数据表中的数据进行模糊查询，以返回匹配的结果。根据匹配结果，系统会渲染“问题模板管理”页，从而显示查询到的结果。当触发“删除”操作时，同时弹出二次确认弹窗，确保用户在执行前进行了充分确认。确认删除操作后，系统会获取相应条件下的问题模板数据，并渲染删除后的问题模板列表。</w:t>
      </w:r>
    </w:p>
    <w:p w14:paraId="580AAFA6">
      <w:pPr>
        <w:pStyle w:val="3"/>
      </w:pPr>
      <w:bookmarkStart w:id="137" w:name="_Toc190176102"/>
      <w:bookmarkStart w:id="138" w:name="_Toc192932536"/>
      <w:r>
        <w:rPr>
          <w:rFonts w:hint="eastAsia"/>
        </w:rPr>
        <w:t>5.3测试样本管理</w:t>
      </w:r>
      <w:bookmarkEnd w:id="137"/>
      <w:bookmarkEnd w:id="138"/>
    </w:p>
    <w:p w14:paraId="2F33372B">
      <w:pPr>
        <w:ind w:firstLine="480"/>
        <w:rPr>
          <w:rFonts w:ascii="宋体" w:hAnsi="宋体"/>
        </w:rPr>
      </w:pPr>
      <w:r>
        <w:rPr>
          <w:rFonts w:hint="eastAsia"/>
          <w:color w:val="000000" w:themeColor="text1"/>
          <w14:textFill>
            <w14:solidFill>
              <w14:schemeClr w14:val="tx1"/>
            </w14:solidFill>
          </w14:textFill>
        </w:rPr>
        <w:t>测试样本管理模块作为系统的核心功能模块，通过结构化数据管理机制实现测试样本的全生命周期管理。其功能架构由三个有机联动的子模块构成，各模块的协同运作保障了测试样本数据的完整性与操作效率。</w:t>
      </w:r>
    </w:p>
    <w:p w14:paraId="14A019C6">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本模块采用</w:t>
      </w:r>
      <w:r>
        <w:rPr>
          <w:color w:val="000000" w:themeColor="text1"/>
          <w14:textFill>
            <w14:solidFill>
              <w14:schemeClr w14:val="tx1"/>
            </w14:solidFill>
          </w14:textFill>
        </w:rPr>
        <w:t>Py</w:t>
      </w:r>
      <w:r>
        <w:rPr>
          <w:rFonts w:hint="eastAsia"/>
          <w:color w:val="000000" w:themeColor="text1"/>
          <w14:textFill>
            <w14:solidFill>
              <w14:schemeClr w14:val="tx1"/>
            </w14:solidFill>
          </w14:textFill>
        </w:rPr>
        <w:t>M</w:t>
      </w:r>
      <w:r>
        <w:rPr>
          <w:color w:val="000000" w:themeColor="text1"/>
          <w14:textFill>
            <w14:solidFill>
              <w14:schemeClr w14:val="tx1"/>
            </w14:solidFill>
          </w14:textFill>
        </w:rPr>
        <w:t>y</w:t>
      </w:r>
      <w:r>
        <w:rPr>
          <w:rFonts w:hint="eastAsia"/>
          <w:color w:val="000000" w:themeColor="text1"/>
          <w14:textFill>
            <w14:solidFill>
              <w14:schemeClr w14:val="tx1"/>
            </w14:solidFill>
          </w14:textFill>
        </w:rPr>
        <w:t>sql</w:t>
      </w:r>
      <w:r>
        <w:rPr>
          <w:rFonts w:hint="eastAsia" w:ascii="宋体" w:hAnsi="宋体"/>
          <w:color w:val="000000" w:themeColor="text1"/>
          <w14:textFill>
            <w14:solidFill>
              <w14:schemeClr w14:val="tx1"/>
            </w14:solidFill>
          </w14:textFill>
        </w:rPr>
        <w:t>建立数据库连接池，通过</w:t>
      </w:r>
      <w:r>
        <w:rPr>
          <w:color w:val="000000" w:themeColor="text1"/>
          <w14:textFill>
            <w14:solidFill>
              <w14:schemeClr w14:val="tx1"/>
            </w14:solidFill>
          </w14:textFill>
        </w:rPr>
        <w:t>Django ORM</w:t>
      </w:r>
      <w:r>
        <w:rPr>
          <w:rFonts w:hint="eastAsia" w:ascii="宋体" w:hAnsi="宋体"/>
          <w:color w:val="000000" w:themeColor="text1"/>
          <w14:textFill>
            <w14:solidFill>
              <w14:schemeClr w14:val="tx1"/>
            </w14:solidFill>
          </w14:textFill>
        </w:rPr>
        <w:t>实现数据库操作与业务逻辑的解耦。数据表</w:t>
      </w:r>
      <w:r>
        <w:rPr>
          <w:color w:val="000000" w:themeColor="text1"/>
          <w14:textFill>
            <w14:solidFill>
              <w14:schemeClr w14:val="tx1"/>
            </w14:solidFill>
          </w14:textFill>
        </w:rPr>
        <w:t>test_samples</w:t>
      </w:r>
      <w:r>
        <w:rPr>
          <w:rFonts w:hint="eastAsia" w:ascii="宋体" w:hAnsi="宋体"/>
          <w:color w:val="000000" w:themeColor="text1"/>
          <w14:textFill>
            <w14:solidFill>
              <w14:schemeClr w14:val="tx1"/>
            </w14:solidFill>
          </w14:textFill>
        </w:rPr>
        <w:t>的</w:t>
      </w:r>
      <w:r>
        <w:rPr>
          <w:rFonts w:hint="eastAsia"/>
          <w:color w:val="000000" w:themeColor="text1"/>
          <w14:textFill>
            <w14:solidFill>
              <w14:schemeClr w14:val="tx1"/>
            </w14:solidFill>
          </w14:textFill>
        </w:rPr>
        <w:t>主要涉及字段如下表5-3所示。</w:t>
      </w:r>
    </w:p>
    <w:p w14:paraId="0D53E090">
      <w:pPr>
        <w:pStyle w:val="8"/>
        <w:ind w:firstLine="420"/>
      </w:pPr>
      <w:bookmarkStart w:id="139" w:name="_Toc19279651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测试样本管理模块数据存储表</w:t>
      </w:r>
      <w:bookmarkEnd w:id="139"/>
    </w:p>
    <w:p w14:paraId="65DA9EF2">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3</w:t>
      </w:r>
      <w:r>
        <w:fldChar w:fldCharType="end"/>
      </w:r>
      <w:r>
        <w:rPr>
          <w:rFonts w:hint="eastAsia"/>
        </w:rPr>
        <w:t xml:space="preserve"> Data storage fields of test sample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60"/>
        <w:gridCol w:w="2082"/>
        <w:gridCol w:w="2132"/>
        <w:gridCol w:w="2088"/>
      </w:tblGrid>
      <w:tr w14:paraId="52FC59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top w:val="single" w:color="auto" w:sz="12" w:space="0"/>
              <w:bottom w:val="single" w:color="auto" w:sz="4" w:space="0"/>
            </w:tcBorders>
          </w:tcPr>
          <w:p w14:paraId="0F10A850">
            <w:pPr>
              <w:pStyle w:val="35"/>
              <w:spacing w:line="240" w:lineRule="auto"/>
              <w:ind w:firstLine="0" w:firstLineChars="0"/>
              <w:rPr>
                <w:rFonts w:ascii="宋体" w:hAnsi="宋体"/>
                <w:sz w:val="21"/>
                <w:szCs w:val="21"/>
              </w:rPr>
            </w:pPr>
            <w:r>
              <w:rPr>
                <w:rFonts w:hint="eastAsia" w:ascii="宋体" w:hAnsi="宋体"/>
                <w:sz w:val="21"/>
                <w:szCs w:val="21"/>
              </w:rPr>
              <w:t>字段名</w:t>
            </w:r>
          </w:p>
        </w:tc>
        <w:tc>
          <w:tcPr>
            <w:tcW w:w="2108" w:type="dxa"/>
            <w:tcBorders>
              <w:top w:val="single" w:color="auto" w:sz="12" w:space="0"/>
              <w:bottom w:val="single" w:color="auto" w:sz="4" w:space="0"/>
            </w:tcBorders>
          </w:tcPr>
          <w:p w14:paraId="0D15B9AA">
            <w:pPr>
              <w:pStyle w:val="35"/>
              <w:spacing w:line="240" w:lineRule="auto"/>
              <w:ind w:firstLine="0" w:firstLineChars="0"/>
              <w:rPr>
                <w:rFonts w:ascii="宋体" w:hAnsi="宋体"/>
                <w:sz w:val="21"/>
                <w:szCs w:val="21"/>
              </w:rPr>
            </w:pPr>
            <w:r>
              <w:rPr>
                <w:rFonts w:hint="eastAsia" w:ascii="宋体" w:hAnsi="宋体"/>
                <w:sz w:val="21"/>
                <w:szCs w:val="21"/>
              </w:rPr>
              <w:t>字段含义</w:t>
            </w:r>
          </w:p>
        </w:tc>
        <w:tc>
          <w:tcPr>
            <w:tcW w:w="2146" w:type="dxa"/>
            <w:tcBorders>
              <w:top w:val="single" w:color="auto" w:sz="12" w:space="0"/>
              <w:bottom w:val="single" w:color="auto" w:sz="4" w:space="0"/>
            </w:tcBorders>
          </w:tcPr>
          <w:p w14:paraId="158075DE">
            <w:pPr>
              <w:pStyle w:val="35"/>
              <w:spacing w:line="240" w:lineRule="auto"/>
              <w:ind w:firstLine="0" w:firstLineChars="0"/>
              <w:rPr>
                <w:rFonts w:ascii="宋体" w:hAnsi="宋体"/>
                <w:sz w:val="21"/>
                <w:szCs w:val="21"/>
              </w:rPr>
            </w:pPr>
            <w:r>
              <w:rPr>
                <w:rFonts w:hint="eastAsia" w:ascii="宋体" w:hAnsi="宋体"/>
                <w:sz w:val="21"/>
                <w:szCs w:val="21"/>
              </w:rPr>
              <w:t>类型</w:t>
            </w:r>
          </w:p>
        </w:tc>
        <w:tc>
          <w:tcPr>
            <w:tcW w:w="2112" w:type="dxa"/>
            <w:tcBorders>
              <w:top w:val="single" w:color="auto" w:sz="12" w:space="0"/>
              <w:bottom w:val="single" w:color="auto" w:sz="4" w:space="0"/>
            </w:tcBorders>
          </w:tcPr>
          <w:p w14:paraId="7C368795">
            <w:pPr>
              <w:pStyle w:val="35"/>
              <w:spacing w:line="240" w:lineRule="auto"/>
              <w:ind w:firstLine="0" w:firstLineChars="0"/>
              <w:rPr>
                <w:rFonts w:ascii="宋体" w:hAnsi="宋体"/>
                <w:sz w:val="21"/>
                <w:szCs w:val="21"/>
              </w:rPr>
            </w:pPr>
            <w:r>
              <w:rPr>
                <w:rFonts w:hint="eastAsia" w:ascii="宋体" w:hAnsi="宋体"/>
                <w:sz w:val="21"/>
                <w:szCs w:val="21"/>
              </w:rPr>
              <w:t>长度</w:t>
            </w:r>
          </w:p>
        </w:tc>
      </w:tr>
      <w:tr w14:paraId="4E74918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top w:val="single" w:color="auto" w:sz="4" w:space="0"/>
            </w:tcBorders>
          </w:tcPr>
          <w:p w14:paraId="35FC1BF9">
            <w:pPr>
              <w:pStyle w:val="35"/>
              <w:spacing w:line="240" w:lineRule="auto"/>
              <w:ind w:firstLine="0" w:firstLineChars="0"/>
              <w:rPr>
                <w:sz w:val="21"/>
                <w:szCs w:val="21"/>
              </w:rPr>
            </w:pPr>
            <w:r>
              <w:rPr>
                <w:rFonts w:hint="eastAsia"/>
                <w:sz w:val="21"/>
                <w:szCs w:val="21"/>
              </w:rPr>
              <w:t>TEST_SAMPLES_ID</w:t>
            </w:r>
          </w:p>
        </w:tc>
        <w:tc>
          <w:tcPr>
            <w:tcW w:w="2108" w:type="dxa"/>
            <w:tcBorders>
              <w:top w:val="single" w:color="auto" w:sz="4" w:space="0"/>
            </w:tcBorders>
          </w:tcPr>
          <w:p w14:paraId="23C9F03B">
            <w:pPr>
              <w:pStyle w:val="35"/>
              <w:spacing w:line="240" w:lineRule="auto"/>
              <w:ind w:firstLine="0" w:firstLineChars="0"/>
              <w:rPr>
                <w:rFonts w:ascii="宋体" w:hAnsi="宋体"/>
                <w:sz w:val="21"/>
                <w:szCs w:val="21"/>
              </w:rPr>
            </w:pPr>
            <w:r>
              <w:rPr>
                <w:rFonts w:hint="eastAsia" w:ascii="宋体" w:hAnsi="宋体"/>
                <w:sz w:val="21"/>
                <w:szCs w:val="21"/>
              </w:rPr>
              <w:t>唯一ID</w:t>
            </w:r>
          </w:p>
        </w:tc>
        <w:tc>
          <w:tcPr>
            <w:tcW w:w="2146" w:type="dxa"/>
            <w:tcBorders>
              <w:top w:val="single" w:color="auto" w:sz="4" w:space="0"/>
            </w:tcBorders>
          </w:tcPr>
          <w:p w14:paraId="1511D9EF">
            <w:pPr>
              <w:pStyle w:val="35"/>
              <w:spacing w:line="240" w:lineRule="auto"/>
              <w:ind w:firstLine="0" w:firstLineChars="0"/>
              <w:rPr>
                <w:sz w:val="21"/>
                <w:szCs w:val="21"/>
              </w:rPr>
            </w:pPr>
            <w:r>
              <w:rPr>
                <w:rFonts w:hint="eastAsia"/>
                <w:sz w:val="21"/>
                <w:szCs w:val="21"/>
              </w:rPr>
              <w:t>INT</w:t>
            </w:r>
          </w:p>
        </w:tc>
        <w:tc>
          <w:tcPr>
            <w:tcW w:w="2112" w:type="dxa"/>
            <w:tcBorders>
              <w:top w:val="single" w:color="auto" w:sz="4" w:space="0"/>
            </w:tcBorders>
          </w:tcPr>
          <w:p w14:paraId="68E258C6">
            <w:pPr>
              <w:pStyle w:val="35"/>
              <w:spacing w:line="240" w:lineRule="auto"/>
              <w:ind w:firstLine="0" w:firstLineChars="0"/>
              <w:rPr>
                <w:rFonts w:ascii="宋体" w:hAnsi="宋体"/>
                <w:sz w:val="21"/>
                <w:szCs w:val="21"/>
              </w:rPr>
            </w:pPr>
            <w:r>
              <w:rPr>
                <w:rFonts w:hint="eastAsia" w:ascii="宋体" w:hAnsi="宋体"/>
                <w:sz w:val="21"/>
                <w:szCs w:val="21"/>
              </w:rPr>
              <w:t>-</w:t>
            </w:r>
          </w:p>
        </w:tc>
      </w:tr>
      <w:tr w14:paraId="35EC0F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009E18">
            <w:pPr>
              <w:pStyle w:val="35"/>
              <w:spacing w:line="240" w:lineRule="auto"/>
              <w:ind w:firstLine="0" w:firstLineChars="0"/>
              <w:rPr>
                <w:sz w:val="21"/>
                <w:szCs w:val="21"/>
              </w:rPr>
            </w:pPr>
            <w:r>
              <w:rPr>
                <w:rFonts w:hint="eastAsia"/>
                <w:sz w:val="21"/>
                <w:szCs w:val="21"/>
              </w:rPr>
              <w:t>FIELD</w:t>
            </w:r>
          </w:p>
        </w:tc>
        <w:tc>
          <w:tcPr>
            <w:tcW w:w="2108" w:type="dxa"/>
          </w:tcPr>
          <w:p w14:paraId="57BDF0AF">
            <w:pPr>
              <w:pStyle w:val="35"/>
              <w:spacing w:line="240" w:lineRule="auto"/>
              <w:ind w:firstLine="0" w:firstLineChars="0"/>
              <w:rPr>
                <w:rFonts w:ascii="宋体" w:hAnsi="宋体"/>
                <w:sz w:val="21"/>
                <w:szCs w:val="21"/>
              </w:rPr>
            </w:pPr>
            <w:r>
              <w:rPr>
                <w:rFonts w:hint="eastAsia" w:ascii="宋体" w:hAnsi="宋体"/>
                <w:sz w:val="21"/>
                <w:szCs w:val="21"/>
              </w:rPr>
              <w:t>专业</w:t>
            </w:r>
          </w:p>
        </w:tc>
        <w:tc>
          <w:tcPr>
            <w:tcW w:w="2146" w:type="dxa"/>
          </w:tcPr>
          <w:p w14:paraId="2CC74DFB">
            <w:pPr>
              <w:pStyle w:val="35"/>
              <w:spacing w:line="240" w:lineRule="auto"/>
              <w:ind w:firstLine="0" w:firstLineChars="0"/>
              <w:rPr>
                <w:sz w:val="21"/>
                <w:szCs w:val="21"/>
              </w:rPr>
            </w:pPr>
            <w:r>
              <w:rPr>
                <w:rFonts w:hint="eastAsia"/>
                <w:sz w:val="21"/>
                <w:szCs w:val="21"/>
              </w:rPr>
              <w:t>VARCHAR</w:t>
            </w:r>
          </w:p>
        </w:tc>
        <w:tc>
          <w:tcPr>
            <w:tcW w:w="2112" w:type="dxa"/>
          </w:tcPr>
          <w:p w14:paraId="750758F1">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0AB8A9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C228943">
            <w:pPr>
              <w:pStyle w:val="35"/>
              <w:spacing w:line="240" w:lineRule="auto"/>
              <w:ind w:firstLine="0" w:firstLineChars="0"/>
              <w:rPr>
                <w:sz w:val="21"/>
                <w:szCs w:val="21"/>
              </w:rPr>
            </w:pPr>
            <w:r>
              <w:rPr>
                <w:rFonts w:hint="eastAsia"/>
                <w:sz w:val="21"/>
                <w:szCs w:val="21"/>
              </w:rPr>
              <w:t>DOMAIN</w:t>
            </w:r>
          </w:p>
        </w:tc>
        <w:tc>
          <w:tcPr>
            <w:tcW w:w="2108" w:type="dxa"/>
          </w:tcPr>
          <w:p w14:paraId="13F89D45">
            <w:pPr>
              <w:pStyle w:val="35"/>
              <w:spacing w:line="240" w:lineRule="auto"/>
              <w:ind w:firstLine="0" w:firstLineChars="0"/>
              <w:rPr>
                <w:rFonts w:ascii="宋体" w:hAnsi="宋体"/>
                <w:sz w:val="21"/>
                <w:szCs w:val="21"/>
              </w:rPr>
            </w:pPr>
            <w:r>
              <w:rPr>
                <w:rFonts w:hint="eastAsia" w:ascii="宋体" w:hAnsi="宋体"/>
                <w:sz w:val="21"/>
                <w:szCs w:val="21"/>
              </w:rPr>
              <w:t>业务场景</w:t>
            </w:r>
          </w:p>
        </w:tc>
        <w:tc>
          <w:tcPr>
            <w:tcW w:w="2146" w:type="dxa"/>
          </w:tcPr>
          <w:p w14:paraId="43B60FF2">
            <w:pPr>
              <w:pStyle w:val="35"/>
              <w:spacing w:line="240" w:lineRule="auto"/>
              <w:ind w:firstLine="0" w:firstLineChars="0"/>
              <w:rPr>
                <w:sz w:val="21"/>
                <w:szCs w:val="21"/>
              </w:rPr>
            </w:pPr>
            <w:r>
              <w:rPr>
                <w:rFonts w:hint="eastAsia"/>
                <w:sz w:val="21"/>
                <w:szCs w:val="21"/>
              </w:rPr>
              <w:t>VARCHAR</w:t>
            </w:r>
          </w:p>
        </w:tc>
        <w:tc>
          <w:tcPr>
            <w:tcW w:w="2112" w:type="dxa"/>
          </w:tcPr>
          <w:p w14:paraId="3A8E9360">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0D7740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422B94">
            <w:pPr>
              <w:pStyle w:val="35"/>
              <w:spacing w:line="240" w:lineRule="auto"/>
              <w:ind w:firstLine="0" w:firstLineChars="0"/>
              <w:rPr>
                <w:sz w:val="21"/>
                <w:szCs w:val="21"/>
              </w:rPr>
            </w:pPr>
            <w:r>
              <w:rPr>
                <w:rFonts w:hint="eastAsia"/>
                <w:sz w:val="21"/>
                <w:szCs w:val="21"/>
              </w:rPr>
              <w:t>INTENT</w:t>
            </w:r>
          </w:p>
        </w:tc>
        <w:tc>
          <w:tcPr>
            <w:tcW w:w="2108" w:type="dxa"/>
          </w:tcPr>
          <w:p w14:paraId="2A8ECE78">
            <w:pPr>
              <w:pStyle w:val="35"/>
              <w:spacing w:line="240" w:lineRule="auto"/>
              <w:ind w:firstLine="0" w:firstLineChars="0"/>
              <w:rPr>
                <w:rFonts w:ascii="宋体" w:hAnsi="宋体"/>
                <w:sz w:val="21"/>
                <w:szCs w:val="21"/>
              </w:rPr>
            </w:pPr>
            <w:r>
              <w:rPr>
                <w:rFonts w:hint="eastAsia" w:ascii="宋体" w:hAnsi="宋体"/>
                <w:sz w:val="21"/>
                <w:szCs w:val="21"/>
              </w:rPr>
              <w:t>意图</w:t>
            </w:r>
          </w:p>
        </w:tc>
        <w:tc>
          <w:tcPr>
            <w:tcW w:w="2146" w:type="dxa"/>
          </w:tcPr>
          <w:p w14:paraId="4393952E">
            <w:pPr>
              <w:pStyle w:val="35"/>
              <w:spacing w:line="240" w:lineRule="auto"/>
              <w:ind w:firstLine="0" w:firstLineChars="0"/>
              <w:rPr>
                <w:sz w:val="21"/>
                <w:szCs w:val="21"/>
              </w:rPr>
            </w:pPr>
            <w:r>
              <w:rPr>
                <w:rFonts w:hint="eastAsia"/>
                <w:sz w:val="21"/>
                <w:szCs w:val="21"/>
              </w:rPr>
              <w:t>VARCHAR</w:t>
            </w:r>
          </w:p>
        </w:tc>
        <w:tc>
          <w:tcPr>
            <w:tcW w:w="2112" w:type="dxa"/>
          </w:tcPr>
          <w:p w14:paraId="0FCED969">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6044E0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2F2408C">
            <w:pPr>
              <w:pStyle w:val="35"/>
              <w:spacing w:line="240" w:lineRule="auto"/>
              <w:ind w:firstLine="0" w:firstLineChars="0"/>
              <w:rPr>
                <w:sz w:val="21"/>
                <w:szCs w:val="21"/>
              </w:rPr>
            </w:pPr>
            <w:r>
              <w:rPr>
                <w:rFonts w:hint="eastAsia"/>
                <w:sz w:val="21"/>
                <w:szCs w:val="21"/>
              </w:rPr>
              <w:t>ISSUE</w:t>
            </w:r>
          </w:p>
        </w:tc>
        <w:tc>
          <w:tcPr>
            <w:tcW w:w="2108" w:type="dxa"/>
          </w:tcPr>
          <w:p w14:paraId="12A310BB">
            <w:pPr>
              <w:pStyle w:val="35"/>
              <w:spacing w:line="240" w:lineRule="auto"/>
              <w:ind w:firstLine="0" w:firstLineChars="0"/>
              <w:rPr>
                <w:rFonts w:ascii="宋体" w:hAnsi="宋体"/>
                <w:sz w:val="21"/>
                <w:szCs w:val="21"/>
              </w:rPr>
            </w:pPr>
            <w:r>
              <w:rPr>
                <w:rFonts w:hint="eastAsia" w:ascii="宋体" w:hAnsi="宋体"/>
                <w:sz w:val="21"/>
                <w:szCs w:val="21"/>
              </w:rPr>
              <w:t>问题</w:t>
            </w:r>
          </w:p>
        </w:tc>
        <w:tc>
          <w:tcPr>
            <w:tcW w:w="2146" w:type="dxa"/>
          </w:tcPr>
          <w:p w14:paraId="14C58F8E">
            <w:pPr>
              <w:pStyle w:val="35"/>
              <w:spacing w:line="240" w:lineRule="auto"/>
              <w:ind w:firstLine="0" w:firstLineChars="0"/>
              <w:rPr>
                <w:sz w:val="21"/>
                <w:szCs w:val="21"/>
              </w:rPr>
            </w:pPr>
            <w:r>
              <w:rPr>
                <w:rFonts w:hint="eastAsia"/>
                <w:sz w:val="21"/>
                <w:szCs w:val="21"/>
              </w:rPr>
              <w:t>VARCHAR</w:t>
            </w:r>
          </w:p>
        </w:tc>
        <w:tc>
          <w:tcPr>
            <w:tcW w:w="2112" w:type="dxa"/>
          </w:tcPr>
          <w:p w14:paraId="7A210835">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1AB215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bottom w:val="single" w:color="auto" w:sz="12" w:space="0"/>
            </w:tcBorders>
          </w:tcPr>
          <w:p w14:paraId="4D5FA35A">
            <w:pPr>
              <w:pStyle w:val="35"/>
              <w:spacing w:line="240" w:lineRule="auto"/>
              <w:ind w:firstLine="0" w:firstLineChars="0"/>
              <w:rPr>
                <w:sz w:val="21"/>
                <w:szCs w:val="21"/>
              </w:rPr>
            </w:pPr>
            <w:r>
              <w:rPr>
                <w:rFonts w:hint="eastAsia"/>
                <w:sz w:val="21"/>
                <w:szCs w:val="21"/>
              </w:rPr>
              <w:t>ANSWER</w:t>
            </w:r>
          </w:p>
        </w:tc>
        <w:tc>
          <w:tcPr>
            <w:tcW w:w="2108" w:type="dxa"/>
            <w:tcBorders>
              <w:bottom w:val="single" w:color="auto" w:sz="12" w:space="0"/>
            </w:tcBorders>
          </w:tcPr>
          <w:p w14:paraId="690A988C">
            <w:pPr>
              <w:pStyle w:val="35"/>
              <w:spacing w:line="240" w:lineRule="auto"/>
              <w:ind w:firstLine="0" w:firstLineChars="0"/>
              <w:rPr>
                <w:rFonts w:ascii="宋体" w:hAnsi="宋体"/>
                <w:sz w:val="21"/>
                <w:szCs w:val="21"/>
              </w:rPr>
            </w:pPr>
            <w:r>
              <w:rPr>
                <w:rFonts w:hint="eastAsia" w:ascii="宋体" w:hAnsi="宋体"/>
                <w:sz w:val="21"/>
                <w:szCs w:val="21"/>
              </w:rPr>
              <w:t>语义理解答案</w:t>
            </w:r>
          </w:p>
        </w:tc>
        <w:tc>
          <w:tcPr>
            <w:tcW w:w="2146" w:type="dxa"/>
            <w:tcBorders>
              <w:bottom w:val="single" w:color="auto" w:sz="12" w:space="0"/>
            </w:tcBorders>
          </w:tcPr>
          <w:p w14:paraId="568B1F6E">
            <w:pPr>
              <w:pStyle w:val="35"/>
              <w:spacing w:line="240" w:lineRule="auto"/>
              <w:ind w:firstLine="0" w:firstLineChars="0"/>
              <w:rPr>
                <w:sz w:val="21"/>
                <w:szCs w:val="21"/>
              </w:rPr>
            </w:pPr>
            <w:r>
              <w:rPr>
                <w:rFonts w:hint="eastAsia"/>
                <w:sz w:val="21"/>
                <w:szCs w:val="21"/>
              </w:rPr>
              <w:t>VARCHAR</w:t>
            </w:r>
          </w:p>
        </w:tc>
        <w:tc>
          <w:tcPr>
            <w:tcW w:w="2112" w:type="dxa"/>
            <w:tcBorders>
              <w:bottom w:val="single" w:color="auto" w:sz="12" w:space="0"/>
            </w:tcBorders>
          </w:tcPr>
          <w:p w14:paraId="3241A05E">
            <w:pPr>
              <w:pStyle w:val="35"/>
              <w:spacing w:line="240" w:lineRule="auto"/>
              <w:ind w:firstLine="0" w:firstLineChars="0"/>
              <w:rPr>
                <w:rFonts w:ascii="宋体" w:hAnsi="宋体"/>
                <w:sz w:val="21"/>
                <w:szCs w:val="21"/>
              </w:rPr>
            </w:pPr>
            <w:r>
              <w:rPr>
                <w:rFonts w:hint="eastAsia" w:ascii="宋体" w:hAnsi="宋体"/>
                <w:sz w:val="21"/>
                <w:szCs w:val="21"/>
              </w:rPr>
              <w:t>255</w:t>
            </w:r>
          </w:p>
        </w:tc>
      </w:tr>
    </w:tbl>
    <w:p w14:paraId="1E699C02">
      <w:pPr>
        <w:pStyle w:val="4"/>
        <w:rPr>
          <w:rFonts w:hint="eastAsia" w:ascii="黑体" w:hAnsi="黑体" w:eastAsia="黑体" w:cs="黑体"/>
        </w:rPr>
      </w:pPr>
      <w:bookmarkStart w:id="140" w:name="_Toc190176103"/>
      <w:bookmarkStart w:id="141" w:name="_Toc192932537"/>
      <w:r>
        <w:rPr>
          <w:rFonts w:hint="eastAsia" w:ascii="黑体" w:hAnsi="黑体" w:eastAsia="黑体" w:cs="黑体"/>
        </w:rPr>
        <w:t>5.3.1 测试样本展示模块</w:t>
      </w:r>
      <w:bookmarkEnd w:id="140"/>
      <w:bookmarkEnd w:id="141"/>
    </w:p>
    <w:p w14:paraId="5492BDCF">
      <w:pPr>
        <w:pStyle w:val="35"/>
        <w:spacing w:line="360" w:lineRule="auto"/>
      </w:pPr>
      <w:r>
        <w:rPr>
          <w:rFonts w:hint="eastAsia"/>
        </w:rPr>
        <w:t>测试样本展示模块用来依据特定条件对数据库中的测试样本数据进行可视化。</w:t>
      </w:r>
    </w:p>
    <w:p w14:paraId="1C889A2C">
      <w:pPr>
        <w:pStyle w:val="35"/>
        <w:spacing w:line="360" w:lineRule="auto"/>
        <w:ind w:firstLine="0" w:firstLineChars="0"/>
      </w:pPr>
      <w:r>
        <w:rPr>
          <w:rFonts w:hint="eastAsia"/>
        </w:rPr>
        <w:t>将筛选后的数据以直观、有序的方式呈现于Web页面，实现数据的可视化，助力用户高效管理与查看测试样本，页面如下图5-7所示。</w:t>
      </w:r>
    </w:p>
    <w:p w14:paraId="3F8F5A02">
      <w:pPr>
        <w:pStyle w:val="8"/>
        <w:ind w:firstLine="0" w:firstLineChars="0"/>
      </w:pPr>
      <w:r>
        <w:drawing>
          <wp:inline distT="0" distB="0" distL="114300" distR="114300">
            <wp:extent cx="5354955" cy="1680210"/>
            <wp:effectExtent l="0" t="0" r="444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2"/>
                    <a:stretch>
                      <a:fillRect/>
                    </a:stretch>
                  </pic:blipFill>
                  <pic:spPr>
                    <a:xfrm>
                      <a:off x="0" y="0"/>
                      <a:ext cx="5354955" cy="1680210"/>
                    </a:xfrm>
                    <a:prstGeom prst="rect">
                      <a:avLst/>
                    </a:prstGeom>
                    <a:noFill/>
                    <a:ln>
                      <a:noFill/>
                    </a:ln>
                  </pic:spPr>
                </pic:pic>
              </a:graphicData>
            </a:graphic>
          </wp:inline>
        </w:drawing>
      </w:r>
    </w:p>
    <w:p w14:paraId="797CD843">
      <w:pPr>
        <w:pStyle w:val="8"/>
        <w:ind w:firstLine="420"/>
      </w:pPr>
      <w:bookmarkStart w:id="142" w:name="_Toc19279646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rPr>
        <w:t>测试样本管理页面</w:t>
      </w:r>
      <w:bookmarkEnd w:id="142"/>
    </w:p>
    <w:p w14:paraId="458184D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7</w:t>
      </w:r>
      <w:r>
        <w:fldChar w:fldCharType="end"/>
      </w:r>
      <w:r>
        <w:t xml:space="preserve"> T</w:t>
      </w:r>
      <w:r>
        <w:rPr>
          <w:rFonts w:hint="eastAsia"/>
        </w:rPr>
        <w:t>he page of t</w:t>
      </w:r>
      <w:r>
        <w:t>est sample management</w:t>
      </w:r>
    </w:p>
    <w:p w14:paraId="14D2FC29">
      <w:pPr>
        <w:pStyle w:val="4"/>
        <w:rPr>
          <w:rFonts w:hint="eastAsia" w:ascii="黑体" w:hAnsi="黑体" w:eastAsia="黑体" w:cs="黑体"/>
        </w:rPr>
      </w:pPr>
      <w:bookmarkStart w:id="143" w:name="_Toc190176104"/>
      <w:bookmarkStart w:id="144" w:name="_Toc192932538"/>
      <w:r>
        <w:rPr>
          <w:rFonts w:hint="eastAsia" w:ascii="黑体" w:hAnsi="黑体" w:eastAsia="黑体" w:cs="黑体"/>
        </w:rPr>
        <w:t>5.3.</w:t>
      </w:r>
      <w:bookmarkEnd w:id="143"/>
      <w:r>
        <w:rPr>
          <w:rFonts w:hint="eastAsia" w:ascii="黑体" w:hAnsi="黑体" w:eastAsia="黑体" w:cs="黑体"/>
        </w:rPr>
        <w:t>2</w:t>
      </w:r>
      <w:r>
        <w:rPr>
          <w:rFonts w:hint="eastAsia" w:ascii="黑体" w:hAnsi="黑体" w:eastAsia="黑体" w:cs="黑体"/>
          <w:color w:val="000000" w:themeColor="text1"/>
          <w14:textFill>
            <w14:solidFill>
              <w14:schemeClr w14:val="tx1"/>
            </w14:solidFill>
          </w14:textFill>
        </w:rPr>
        <w:t>测试样本集成模块</w:t>
      </w:r>
      <w:bookmarkEnd w:id="144"/>
    </w:p>
    <w:p w14:paraId="7D207D9E">
      <w:pPr>
        <w:pStyle w:val="35"/>
        <w:spacing w:line="360" w:lineRule="auto"/>
      </w:pPr>
      <w:r>
        <w:rPr>
          <w:rFonts w:hint="eastAsia"/>
        </w:rPr>
        <w:t>测试样本集成模块用来实现将定期收集到的用户查询失败的案例，以问题的形式批量添加至测试样本，并存储到MySQL数据库，以便模型训练完成后进行评估操作。</w:t>
      </w:r>
    </w:p>
    <w:p w14:paraId="62801699">
      <w:pPr>
        <w:pStyle w:val="4"/>
        <w:rPr>
          <w:rFonts w:hint="eastAsia" w:ascii="黑体" w:hAnsi="黑体" w:eastAsia="黑体" w:cs="黑体"/>
        </w:rPr>
      </w:pPr>
      <w:bookmarkStart w:id="145" w:name="_Toc192932539"/>
      <w:bookmarkStart w:id="146" w:name="_Toc190176105"/>
      <w:r>
        <w:rPr>
          <w:rFonts w:hint="eastAsia" w:ascii="黑体" w:hAnsi="黑体" w:eastAsia="黑体" w:cs="黑体"/>
        </w:rPr>
        <w:t>5.3.3测试样本交互操作</w:t>
      </w:r>
      <w:bookmarkEnd w:id="145"/>
      <w:bookmarkEnd w:id="146"/>
    </w:p>
    <w:p w14:paraId="66EFE3B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szCs w:val="21"/>
        </w:rPr>
        <w:tab/>
      </w:r>
      <w:r>
        <w:rPr>
          <w:rFonts w:hint="eastAsia"/>
        </w:rPr>
        <w:t>测试样本交互操作主要任务是对测试样本实现可视化运维管理。其中涉及新增测试样本、修改测试样本、查询测试样本和删除测试样本四部分。</w:t>
      </w:r>
    </w:p>
    <w:p w14:paraId="1BFEDDA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rFonts w:hint="eastAsia"/>
        </w:rPr>
        <w:t>当触发“新增/修改”操作时，若存在表单项为空（新增测试样本页面如5-8所示），系统会提示必填并进行拦截；同时检查数据库中是否存在相同的问题，若存在重复项，系统会提示已存在并进行拦截，以避免数据冗余。接着对所有表单项进行校验，若校验通过，系统将表单信息存储至对应数据表中。最后，系统获取对应条件下的测试样本数据，重新显示新增/修改后的测试样本列表。</w:t>
      </w:r>
    </w:p>
    <w:p w14:paraId="1B8A6680">
      <w:pPr>
        <w:pStyle w:val="8"/>
        <w:ind w:firstLine="0" w:firstLineChars="0"/>
      </w:pPr>
      <w:r>
        <w:drawing>
          <wp:inline distT="0" distB="0" distL="114300" distR="114300">
            <wp:extent cx="5358765" cy="1861185"/>
            <wp:effectExtent l="0" t="0" r="635"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3"/>
                    <a:stretch>
                      <a:fillRect/>
                    </a:stretch>
                  </pic:blipFill>
                  <pic:spPr>
                    <a:xfrm>
                      <a:off x="0" y="0"/>
                      <a:ext cx="5358765" cy="1861185"/>
                    </a:xfrm>
                    <a:prstGeom prst="rect">
                      <a:avLst/>
                    </a:prstGeom>
                    <a:noFill/>
                    <a:ln>
                      <a:noFill/>
                    </a:ln>
                  </pic:spPr>
                </pic:pic>
              </a:graphicData>
            </a:graphic>
          </wp:inline>
        </w:drawing>
      </w:r>
    </w:p>
    <w:p w14:paraId="278B08A1">
      <w:pPr>
        <w:pStyle w:val="8"/>
        <w:ind w:firstLine="420"/>
      </w:pPr>
      <w:bookmarkStart w:id="147" w:name="_Toc19279646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新增测试样本页</w:t>
      </w:r>
      <w:bookmarkEnd w:id="147"/>
    </w:p>
    <w:p w14:paraId="1BD6D0F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8</w:t>
      </w:r>
      <w:r>
        <w:fldChar w:fldCharType="end"/>
      </w:r>
      <w:r>
        <w:t xml:space="preserve"> </w:t>
      </w:r>
      <w:r>
        <w:rPr>
          <w:rFonts w:hint="eastAsia"/>
        </w:rPr>
        <w:t>The page of Add test sample</w:t>
      </w:r>
    </w:p>
    <w:p w14:paraId="7DEC8A7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szCs w:val="21"/>
        </w:rPr>
      </w:pPr>
      <w:r>
        <w:rPr>
          <w:rFonts w:hint="eastAsia"/>
          <w:szCs w:val="21"/>
        </w:rPr>
        <w:t>当触发“查询”操作时，系统利用ORM对数据表中的数据进行模糊查询，并返回匹配结果。根据这些匹配结果，系统渲染 “测试样本管理” 页，从而展示查询结果。当触发“删除”操作时，系统会弹出二次确认弹窗，确保用户在执行前进行了充分的确认。确认删除后，系统会获取对应条件下的测试样本数据，并渲染删除后的测试样本列表。</w:t>
      </w:r>
    </w:p>
    <w:p w14:paraId="76893E9D">
      <w:pPr>
        <w:pStyle w:val="3"/>
      </w:pPr>
      <w:bookmarkStart w:id="148" w:name="_Toc190176106"/>
      <w:bookmarkStart w:id="149" w:name="_Toc192932540"/>
      <w:r>
        <w:rPr>
          <w:rFonts w:hint="eastAsia"/>
        </w:rPr>
        <w:t>5.4模型管理</w:t>
      </w:r>
      <w:bookmarkEnd w:id="148"/>
      <w:bookmarkEnd w:id="149"/>
    </w:p>
    <w:p w14:paraId="0A33F437">
      <w:pPr>
        <w:ind w:firstLine="480"/>
      </w:pPr>
      <w:r>
        <w:rPr>
          <w:rFonts w:hint="eastAsia"/>
        </w:rPr>
        <w:t>模型管理模块主要包含模型训练和模型版本管理两部分，整体架构如图5-9所示，具体说明如下：</w:t>
      </w:r>
    </w:p>
    <w:p w14:paraId="062C9A1B">
      <w:pPr>
        <w:ind w:firstLine="480"/>
        <w:rPr>
          <w:color w:val="FF0000"/>
        </w:rPr>
      </w:pPr>
      <w:r>
        <w:rPr>
          <w:color w:val="FF0000"/>
        </w:rPr>
        <w:tab/>
      </w:r>
      <w:r>
        <w:rPr>
          <w:rFonts w:hint="eastAsia"/>
        </w:rPr>
        <w:t>模型训练模块集成了本文第三章所介绍的WPFe模型，能够对各专业模型进行自动化训练，包括生成训练样本、测试样本及其他配置文件，最后评估模型性能并保存全部训练信息。该模块通过自动化流程显著提高了训练效率，降低了成本，能够快速产出迭代模型，提升业务响应速度，并确保数据的准确性和一致性。</w:t>
      </w:r>
    </w:p>
    <w:p w14:paraId="7820B328">
      <w:pPr>
        <w:pStyle w:val="35"/>
        <w:spacing w:line="360" w:lineRule="auto"/>
        <w:ind w:firstLine="420" w:firstLineChars="0"/>
      </w:pPr>
      <w:r>
        <w:rPr>
          <w:rFonts w:hint="eastAsia" w:ascii="宋体" w:hAnsi="宋体"/>
          <w:color w:val="000000" w:themeColor="text1"/>
          <w14:textFill>
            <w14:solidFill>
              <w14:schemeClr w14:val="tx1"/>
            </w14:solidFill>
          </w14:textFill>
        </w:rPr>
        <w:t>模型版本管理模块用于管理所有已训练的模型，提供预览、部分下载、打包下载和删除功能。从技术层面而言，该模块可以实现版本追溯与复现，便于对比不同阶段模型的性能，以指导模型的迭代优化。从业务层面而言，该模块能够保障业务的连续性与稳定性，支持快速回退到稳定版本，按需切换或微调模型，高效利用资源，避免重复训练和资源浪费。</w:t>
      </w:r>
    </w:p>
    <w:p w14:paraId="1985EBF6">
      <w:pPr>
        <w:pStyle w:val="8"/>
        <w:ind w:firstLine="0" w:firstLineChars="0"/>
      </w:pPr>
      <w:r>
        <w:drawing>
          <wp:inline distT="0" distB="0" distL="0" distR="0">
            <wp:extent cx="3195320" cy="2814320"/>
            <wp:effectExtent l="0" t="0" r="5080" b="5080"/>
            <wp:docPr id="49199779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97790" name="图片 1" descr="图示&#10;&#10;AI 生成的内容可能不正确。"/>
                    <pic:cNvPicPr>
                      <a:picLocks noChangeAspect="1"/>
                    </pic:cNvPicPr>
                  </pic:nvPicPr>
                  <pic:blipFill>
                    <a:blip r:embed="rId84"/>
                    <a:srcRect t="3736"/>
                    <a:stretch>
                      <a:fillRect/>
                    </a:stretch>
                  </pic:blipFill>
                  <pic:spPr>
                    <a:xfrm>
                      <a:off x="0" y="0"/>
                      <a:ext cx="3221515" cy="2837527"/>
                    </a:xfrm>
                    <a:prstGeom prst="rect">
                      <a:avLst/>
                    </a:prstGeom>
                    <a:ln>
                      <a:noFill/>
                    </a:ln>
                  </pic:spPr>
                </pic:pic>
              </a:graphicData>
            </a:graphic>
          </wp:inline>
        </w:drawing>
      </w:r>
    </w:p>
    <w:p w14:paraId="41B9FB88">
      <w:pPr>
        <w:pStyle w:val="8"/>
        <w:ind w:firstLine="420"/>
      </w:pPr>
      <w:bookmarkStart w:id="150" w:name="_Toc19279646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模型训练模块架构图</w:t>
      </w:r>
      <w:bookmarkEnd w:id="150"/>
    </w:p>
    <w:p w14:paraId="16F36EF8">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9</w:t>
      </w:r>
      <w:r>
        <w:fldChar w:fldCharType="end"/>
      </w:r>
      <w:r>
        <w:rPr>
          <w:rFonts w:hint="eastAsia"/>
        </w:rPr>
        <w:t xml:space="preserve"> </w:t>
      </w:r>
      <w:r>
        <w:t>Architecture diagram of model training module</w:t>
      </w:r>
    </w:p>
    <w:p w14:paraId="13F4DC6A">
      <w:pPr>
        <w:pStyle w:val="35"/>
        <w:spacing w:line="360" w:lineRule="auto"/>
        <w:ind w:firstLineChars="0"/>
        <w:rPr>
          <w:rFonts w:ascii="宋体" w:hAnsi="宋体"/>
        </w:rPr>
      </w:pPr>
      <w:r>
        <w:rPr>
          <w:rFonts w:hint="eastAsia" w:ascii="宋体" w:hAnsi="宋体"/>
        </w:rPr>
        <w:t xml:space="preserve">在本系统的数据管理架构中，模型版本记录依据模型开始训练的时间存储于 </w:t>
      </w:r>
      <w:r>
        <w:t>MySQL</w:t>
      </w:r>
      <w:r>
        <w:rPr>
          <w:rFonts w:hint="eastAsia" w:ascii="宋体" w:hAnsi="宋体"/>
        </w:rPr>
        <w:t>数据库。借助</w:t>
      </w:r>
      <w:r>
        <w:t>MySQL</w:t>
      </w:r>
      <w:r>
        <w:rPr>
          <w:rFonts w:hint="eastAsia" w:ascii="宋体" w:hAnsi="宋体"/>
        </w:rPr>
        <w:t>数据库的数据组织与管理能力，实现对模型版本信息的有序存储与高效查询。而在模型训练进程里所生成的各类文件，包括但不限于中间结果文件，生成模型等，则存储于</w:t>
      </w:r>
      <w:r>
        <w:t>Linux</w:t>
      </w:r>
      <w:r>
        <w:rPr>
          <w:rFonts w:hint="eastAsia" w:ascii="宋体" w:hAnsi="宋体"/>
        </w:rPr>
        <w:t>服务器和</w:t>
      </w:r>
      <w:r>
        <w:t>Ceph</w:t>
      </w:r>
      <w:r>
        <w:rPr>
          <w:rFonts w:hint="eastAsia" w:ascii="宋体" w:hAnsi="宋体"/>
        </w:rPr>
        <w:t>分布式存储组件中。凭借</w:t>
      </w:r>
      <w:r>
        <w:t>Ceph</w:t>
      </w:r>
      <w:r>
        <w:rPr>
          <w:rFonts w:hint="eastAsia" w:ascii="宋体" w:hAnsi="宋体"/>
        </w:rPr>
        <w:t>稳定的性能和丰富的文件管理功能，为模型训练文件提供了可靠的存储环境，确保文件的完整性和可访问性。</w:t>
      </w:r>
      <w:r>
        <w:t>nlu_model_version</w:t>
      </w:r>
      <w:r>
        <w:rPr>
          <w:rFonts w:hint="eastAsia" w:ascii="宋体" w:hAnsi="宋体"/>
        </w:rPr>
        <w:t>数据表主要涉及字段如下表</w:t>
      </w:r>
      <w:r>
        <w:t>5-4</w:t>
      </w:r>
      <w:r>
        <w:rPr>
          <w:rFonts w:hint="eastAsia" w:ascii="宋体" w:hAnsi="宋体"/>
        </w:rPr>
        <w:t>所示。</w:t>
      </w:r>
    </w:p>
    <w:p w14:paraId="33B88A74">
      <w:pPr>
        <w:pStyle w:val="8"/>
        <w:ind w:firstLine="420"/>
      </w:pPr>
      <w:bookmarkStart w:id="151" w:name="_Toc19279651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模型管理模块数据存储表</w:t>
      </w:r>
      <w:bookmarkEnd w:id="151"/>
    </w:p>
    <w:p w14:paraId="49A4439B">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4</w:t>
      </w:r>
      <w:r>
        <w:fldChar w:fldCharType="end"/>
      </w:r>
      <w:r>
        <w:rPr>
          <w:rFonts w:hint="eastAsia"/>
        </w:rPr>
        <w:t xml:space="preserve"> Data storage fields of model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5"/>
        <w:gridCol w:w="2106"/>
        <w:gridCol w:w="2140"/>
        <w:gridCol w:w="2111"/>
      </w:tblGrid>
      <w:tr w14:paraId="4E894B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12" w:space="0"/>
              <w:bottom w:val="single" w:color="auto" w:sz="6" w:space="0"/>
            </w:tcBorders>
          </w:tcPr>
          <w:p w14:paraId="3DC26561">
            <w:pPr>
              <w:pStyle w:val="35"/>
              <w:spacing w:line="240" w:lineRule="auto"/>
              <w:ind w:firstLine="0" w:firstLineChars="0"/>
              <w:rPr>
                <w:rFonts w:ascii="宋体" w:hAnsi="宋体"/>
                <w:sz w:val="21"/>
                <w:szCs w:val="21"/>
              </w:rPr>
            </w:pPr>
            <w:r>
              <w:rPr>
                <w:rFonts w:hint="eastAsia" w:ascii="宋体" w:hAnsi="宋体"/>
                <w:sz w:val="21"/>
                <w:szCs w:val="21"/>
              </w:rPr>
              <w:t>字段名</w:t>
            </w:r>
          </w:p>
        </w:tc>
        <w:tc>
          <w:tcPr>
            <w:tcW w:w="2180" w:type="dxa"/>
            <w:tcBorders>
              <w:top w:val="single" w:color="auto" w:sz="12" w:space="0"/>
              <w:bottom w:val="single" w:color="auto" w:sz="6" w:space="0"/>
            </w:tcBorders>
          </w:tcPr>
          <w:p w14:paraId="65B80C6F">
            <w:pPr>
              <w:pStyle w:val="35"/>
              <w:spacing w:line="240" w:lineRule="auto"/>
              <w:ind w:firstLine="0" w:firstLineChars="0"/>
              <w:rPr>
                <w:rFonts w:ascii="宋体" w:hAnsi="宋体"/>
                <w:sz w:val="21"/>
                <w:szCs w:val="21"/>
              </w:rPr>
            </w:pPr>
            <w:r>
              <w:rPr>
                <w:rFonts w:hint="eastAsia" w:ascii="宋体" w:hAnsi="宋体"/>
                <w:sz w:val="21"/>
                <w:szCs w:val="21"/>
              </w:rPr>
              <w:t>字段含义</w:t>
            </w:r>
          </w:p>
        </w:tc>
        <w:tc>
          <w:tcPr>
            <w:tcW w:w="2180" w:type="dxa"/>
            <w:tcBorders>
              <w:top w:val="single" w:color="auto" w:sz="12" w:space="0"/>
              <w:bottom w:val="single" w:color="auto" w:sz="6" w:space="0"/>
            </w:tcBorders>
          </w:tcPr>
          <w:p w14:paraId="60C1E221">
            <w:pPr>
              <w:pStyle w:val="35"/>
              <w:spacing w:line="240" w:lineRule="auto"/>
              <w:ind w:firstLine="0" w:firstLineChars="0"/>
              <w:rPr>
                <w:rFonts w:ascii="宋体" w:hAnsi="宋体"/>
                <w:sz w:val="21"/>
                <w:szCs w:val="21"/>
              </w:rPr>
            </w:pPr>
            <w:r>
              <w:rPr>
                <w:rFonts w:hint="eastAsia" w:ascii="宋体" w:hAnsi="宋体"/>
                <w:sz w:val="21"/>
                <w:szCs w:val="21"/>
              </w:rPr>
              <w:t>类型</w:t>
            </w:r>
          </w:p>
        </w:tc>
        <w:tc>
          <w:tcPr>
            <w:tcW w:w="2180" w:type="dxa"/>
            <w:tcBorders>
              <w:top w:val="single" w:color="auto" w:sz="12" w:space="0"/>
              <w:bottom w:val="single" w:color="auto" w:sz="6" w:space="0"/>
            </w:tcBorders>
          </w:tcPr>
          <w:p w14:paraId="090CE3BC">
            <w:pPr>
              <w:pStyle w:val="35"/>
              <w:spacing w:line="240" w:lineRule="auto"/>
              <w:ind w:firstLine="0" w:firstLineChars="0"/>
              <w:rPr>
                <w:rFonts w:ascii="宋体" w:hAnsi="宋体"/>
                <w:sz w:val="21"/>
                <w:szCs w:val="21"/>
              </w:rPr>
            </w:pPr>
            <w:r>
              <w:rPr>
                <w:rFonts w:hint="eastAsia" w:ascii="宋体" w:hAnsi="宋体"/>
                <w:sz w:val="21"/>
                <w:szCs w:val="21"/>
              </w:rPr>
              <w:t>长度</w:t>
            </w:r>
          </w:p>
        </w:tc>
      </w:tr>
      <w:tr w14:paraId="69B0B5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6" w:space="0"/>
            </w:tcBorders>
          </w:tcPr>
          <w:p w14:paraId="041AEF64">
            <w:pPr>
              <w:pStyle w:val="35"/>
              <w:spacing w:line="240" w:lineRule="auto"/>
              <w:ind w:firstLine="0" w:firstLineChars="0"/>
              <w:rPr>
                <w:sz w:val="21"/>
                <w:szCs w:val="21"/>
              </w:rPr>
            </w:pPr>
            <w:r>
              <w:rPr>
                <w:sz w:val="21"/>
                <w:szCs w:val="21"/>
              </w:rPr>
              <w:t>MODEL_VERSION_ID</w:t>
            </w:r>
          </w:p>
        </w:tc>
        <w:tc>
          <w:tcPr>
            <w:tcW w:w="2180" w:type="dxa"/>
            <w:tcBorders>
              <w:top w:val="single" w:color="auto" w:sz="6" w:space="0"/>
            </w:tcBorders>
          </w:tcPr>
          <w:p w14:paraId="185E9311">
            <w:pPr>
              <w:pStyle w:val="35"/>
              <w:spacing w:line="240" w:lineRule="auto"/>
              <w:ind w:firstLine="0" w:firstLineChars="0"/>
              <w:rPr>
                <w:rFonts w:ascii="宋体" w:hAnsi="宋体"/>
                <w:sz w:val="21"/>
                <w:szCs w:val="21"/>
              </w:rPr>
            </w:pPr>
            <w:r>
              <w:rPr>
                <w:rFonts w:hint="eastAsia" w:ascii="宋体" w:hAnsi="宋体"/>
                <w:sz w:val="21"/>
                <w:szCs w:val="21"/>
              </w:rPr>
              <w:t>唯一ID</w:t>
            </w:r>
          </w:p>
        </w:tc>
        <w:tc>
          <w:tcPr>
            <w:tcW w:w="2180" w:type="dxa"/>
            <w:tcBorders>
              <w:top w:val="single" w:color="auto" w:sz="6" w:space="0"/>
            </w:tcBorders>
          </w:tcPr>
          <w:p w14:paraId="7F3CAE71">
            <w:pPr>
              <w:pStyle w:val="35"/>
              <w:spacing w:line="240" w:lineRule="auto"/>
              <w:ind w:firstLine="0" w:firstLineChars="0"/>
              <w:rPr>
                <w:sz w:val="21"/>
                <w:szCs w:val="21"/>
              </w:rPr>
            </w:pPr>
            <w:r>
              <w:rPr>
                <w:sz w:val="21"/>
                <w:szCs w:val="21"/>
              </w:rPr>
              <w:t>Int</w:t>
            </w:r>
          </w:p>
        </w:tc>
        <w:tc>
          <w:tcPr>
            <w:tcW w:w="2180" w:type="dxa"/>
            <w:tcBorders>
              <w:top w:val="single" w:color="auto" w:sz="6" w:space="0"/>
            </w:tcBorders>
          </w:tcPr>
          <w:p w14:paraId="55FD18E4">
            <w:pPr>
              <w:pStyle w:val="35"/>
              <w:spacing w:line="240" w:lineRule="auto"/>
              <w:ind w:firstLine="0" w:firstLineChars="0"/>
              <w:rPr>
                <w:rFonts w:ascii="宋体" w:hAnsi="宋体"/>
                <w:sz w:val="21"/>
                <w:szCs w:val="21"/>
              </w:rPr>
            </w:pPr>
            <w:r>
              <w:rPr>
                <w:rFonts w:hint="eastAsia" w:ascii="宋体" w:hAnsi="宋体"/>
                <w:sz w:val="21"/>
                <w:szCs w:val="21"/>
              </w:rPr>
              <w:t>-</w:t>
            </w:r>
          </w:p>
        </w:tc>
      </w:tr>
      <w:tr w14:paraId="1235A2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Pr>
          <w:p w14:paraId="3B3489F3">
            <w:pPr>
              <w:pStyle w:val="35"/>
              <w:spacing w:line="240" w:lineRule="auto"/>
              <w:ind w:firstLine="0" w:firstLineChars="0"/>
              <w:rPr>
                <w:sz w:val="21"/>
                <w:szCs w:val="21"/>
              </w:rPr>
            </w:pPr>
            <w:r>
              <w:rPr>
                <w:sz w:val="21"/>
                <w:szCs w:val="21"/>
              </w:rPr>
              <w:t>TIME</w:t>
            </w:r>
          </w:p>
        </w:tc>
        <w:tc>
          <w:tcPr>
            <w:tcW w:w="2180" w:type="dxa"/>
          </w:tcPr>
          <w:p w14:paraId="699D0C69">
            <w:pPr>
              <w:pStyle w:val="35"/>
              <w:spacing w:line="240" w:lineRule="auto"/>
              <w:ind w:firstLine="0" w:firstLineChars="0"/>
              <w:rPr>
                <w:rFonts w:ascii="宋体" w:hAnsi="宋体"/>
                <w:sz w:val="21"/>
                <w:szCs w:val="21"/>
              </w:rPr>
            </w:pPr>
            <w:r>
              <w:rPr>
                <w:rFonts w:hint="eastAsia" w:ascii="宋体" w:hAnsi="宋体"/>
                <w:sz w:val="21"/>
                <w:szCs w:val="21"/>
              </w:rPr>
              <w:t>生成时间</w:t>
            </w:r>
          </w:p>
        </w:tc>
        <w:tc>
          <w:tcPr>
            <w:tcW w:w="2180" w:type="dxa"/>
          </w:tcPr>
          <w:p w14:paraId="48F20FE1">
            <w:pPr>
              <w:pStyle w:val="35"/>
              <w:spacing w:line="240" w:lineRule="auto"/>
              <w:ind w:firstLine="0" w:firstLineChars="0"/>
              <w:rPr>
                <w:sz w:val="21"/>
                <w:szCs w:val="21"/>
              </w:rPr>
            </w:pPr>
            <w:r>
              <w:rPr>
                <w:sz w:val="21"/>
                <w:szCs w:val="21"/>
              </w:rPr>
              <w:t>VARCHAR</w:t>
            </w:r>
          </w:p>
        </w:tc>
        <w:tc>
          <w:tcPr>
            <w:tcW w:w="2180" w:type="dxa"/>
          </w:tcPr>
          <w:p w14:paraId="09580E9F">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56E44F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bottom w:val="single" w:color="auto" w:sz="12" w:space="0"/>
            </w:tcBorders>
          </w:tcPr>
          <w:p w14:paraId="2E98D66D">
            <w:pPr>
              <w:pStyle w:val="35"/>
              <w:spacing w:line="240" w:lineRule="auto"/>
              <w:ind w:firstLine="0" w:firstLineChars="0"/>
              <w:rPr>
                <w:sz w:val="21"/>
                <w:szCs w:val="21"/>
              </w:rPr>
            </w:pPr>
            <w:r>
              <w:rPr>
                <w:sz w:val="21"/>
                <w:szCs w:val="21"/>
              </w:rPr>
              <w:t>MODELNAME</w:t>
            </w:r>
          </w:p>
        </w:tc>
        <w:tc>
          <w:tcPr>
            <w:tcW w:w="2180" w:type="dxa"/>
            <w:tcBorders>
              <w:bottom w:val="single" w:color="auto" w:sz="12" w:space="0"/>
            </w:tcBorders>
          </w:tcPr>
          <w:p w14:paraId="3866EDAA">
            <w:pPr>
              <w:pStyle w:val="35"/>
              <w:spacing w:line="240" w:lineRule="auto"/>
              <w:ind w:firstLine="0" w:firstLineChars="0"/>
              <w:rPr>
                <w:rFonts w:ascii="宋体" w:hAnsi="宋体"/>
                <w:sz w:val="21"/>
                <w:szCs w:val="21"/>
              </w:rPr>
            </w:pPr>
            <w:r>
              <w:rPr>
                <w:rFonts w:hint="eastAsia" w:ascii="宋体" w:hAnsi="宋体"/>
                <w:sz w:val="21"/>
                <w:szCs w:val="21"/>
              </w:rPr>
              <w:t>模型名称</w:t>
            </w:r>
          </w:p>
        </w:tc>
        <w:tc>
          <w:tcPr>
            <w:tcW w:w="2180" w:type="dxa"/>
            <w:tcBorders>
              <w:bottom w:val="single" w:color="auto" w:sz="12" w:space="0"/>
            </w:tcBorders>
          </w:tcPr>
          <w:p w14:paraId="5FB852F8">
            <w:pPr>
              <w:pStyle w:val="35"/>
              <w:spacing w:line="240" w:lineRule="auto"/>
              <w:ind w:firstLine="0" w:firstLineChars="0"/>
              <w:rPr>
                <w:sz w:val="21"/>
                <w:szCs w:val="21"/>
              </w:rPr>
            </w:pPr>
            <w:r>
              <w:rPr>
                <w:sz w:val="21"/>
                <w:szCs w:val="21"/>
              </w:rPr>
              <w:t>VARCHAR</w:t>
            </w:r>
          </w:p>
        </w:tc>
        <w:tc>
          <w:tcPr>
            <w:tcW w:w="2180" w:type="dxa"/>
            <w:tcBorders>
              <w:bottom w:val="single" w:color="auto" w:sz="12" w:space="0"/>
            </w:tcBorders>
          </w:tcPr>
          <w:p w14:paraId="3D53E77C">
            <w:pPr>
              <w:pStyle w:val="35"/>
              <w:spacing w:line="240" w:lineRule="auto"/>
              <w:ind w:firstLine="0" w:firstLineChars="0"/>
              <w:rPr>
                <w:rFonts w:ascii="宋体" w:hAnsi="宋体"/>
                <w:sz w:val="21"/>
                <w:szCs w:val="21"/>
              </w:rPr>
            </w:pPr>
            <w:r>
              <w:rPr>
                <w:rFonts w:hint="eastAsia" w:ascii="宋体" w:hAnsi="宋体"/>
                <w:sz w:val="21"/>
                <w:szCs w:val="21"/>
              </w:rPr>
              <w:t>255</w:t>
            </w:r>
          </w:p>
        </w:tc>
      </w:tr>
    </w:tbl>
    <w:p w14:paraId="0FC6BD3F">
      <w:pPr>
        <w:pStyle w:val="4"/>
        <w:rPr>
          <w:rFonts w:hint="eastAsia" w:ascii="黑体" w:hAnsi="黑体" w:eastAsia="黑体" w:cs="黑体"/>
        </w:rPr>
      </w:pPr>
      <w:bookmarkStart w:id="152" w:name="_Toc192932541"/>
      <w:bookmarkStart w:id="153" w:name="_Toc190176107"/>
      <w:r>
        <w:rPr>
          <w:rFonts w:hint="eastAsia" w:ascii="黑体" w:hAnsi="黑体" w:eastAsia="黑体" w:cs="黑体"/>
        </w:rPr>
        <w:t>5.4.1模型训练</w:t>
      </w:r>
      <w:bookmarkEnd w:id="152"/>
      <w:bookmarkEnd w:id="153"/>
    </w:p>
    <w:p w14:paraId="5656CE6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tab/>
      </w:r>
      <w:r>
        <w:rPr>
          <w:rFonts w:hint="eastAsia"/>
        </w:rPr>
        <w:t>模型训练模块的主要任务是针对更新后的样本，重新对模型进行微调，每次训练后保存训练数据集、测试数据集、配置文件、生成的模型以及测试结果信息。</w:t>
      </w:r>
    </w:p>
    <w:p w14:paraId="5B3978A5">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jc w:val="center"/>
      </w:pPr>
      <w:r>
        <w:drawing>
          <wp:inline distT="0" distB="0" distL="0" distR="0">
            <wp:extent cx="2999740" cy="1666240"/>
            <wp:effectExtent l="0" t="0" r="0" b="0"/>
            <wp:docPr id="144686826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68266" name="图片 1" descr="图示&#10;&#10;AI 生成的内容可能不正确。"/>
                    <pic:cNvPicPr>
                      <a:picLocks noChangeAspect="1"/>
                    </pic:cNvPicPr>
                  </pic:nvPicPr>
                  <pic:blipFill>
                    <a:blip r:embed="rId85"/>
                    <a:srcRect t="3316"/>
                    <a:stretch>
                      <a:fillRect/>
                    </a:stretch>
                  </pic:blipFill>
                  <pic:spPr>
                    <a:xfrm>
                      <a:off x="0" y="0"/>
                      <a:ext cx="3019924" cy="1677284"/>
                    </a:xfrm>
                    <a:prstGeom prst="rect">
                      <a:avLst/>
                    </a:prstGeom>
                    <a:ln>
                      <a:noFill/>
                    </a:ln>
                  </pic:spPr>
                </pic:pic>
              </a:graphicData>
            </a:graphic>
          </wp:inline>
        </w:drawing>
      </w:r>
    </w:p>
    <w:p w14:paraId="46D63E5D">
      <w:pPr>
        <w:pStyle w:val="8"/>
        <w:ind w:firstLine="420"/>
      </w:pPr>
      <w:bookmarkStart w:id="154" w:name="_Toc19279646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模型训练模块流程图</w:t>
      </w:r>
      <w:bookmarkEnd w:id="154"/>
    </w:p>
    <w:p w14:paraId="2423494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10</w:t>
      </w:r>
      <w:r>
        <w:fldChar w:fldCharType="end"/>
      </w:r>
      <w:r>
        <w:rPr>
          <w:rFonts w:hint="eastAsia"/>
        </w:rPr>
        <w:t xml:space="preserve"> F</w:t>
      </w:r>
      <w:r>
        <w:t>lowchart</w:t>
      </w:r>
      <w:r>
        <w:rPr>
          <w:rFonts w:hint="eastAsia"/>
        </w:rPr>
        <w:t xml:space="preserve"> of mod</w:t>
      </w:r>
      <w:r>
        <w:t xml:space="preserve">el </w:t>
      </w:r>
      <w:r>
        <w:rPr>
          <w:rFonts w:hint="eastAsia"/>
        </w:rPr>
        <w:t>t</w:t>
      </w:r>
      <w:r>
        <w:t xml:space="preserve">raining </w:t>
      </w:r>
      <w:r>
        <w:rPr>
          <w:rFonts w:hint="eastAsia"/>
        </w:rPr>
        <w:t>m</w:t>
      </w:r>
      <w:r>
        <w:t>odul</w:t>
      </w:r>
      <w:r>
        <w:rPr>
          <w:rFonts w:hint="eastAsia"/>
        </w:rPr>
        <w:t>e</w:t>
      </w:r>
    </w:p>
    <w:p w14:paraId="78BE29C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具体实现流程如图5-10所示。训练样本的生成是模型训练流程的首要步骤。针对不同专业，根据对应问题模板，自动生成用于训练的数据样本，这些样本以JSON文件的格式保存每个语句对应的意图、槽位标签等关键信息，为模型提供丰富的学习资源。再根据测试样本，自动生成模型检测数据。随后，根据训练样本自动生成的配置文件（如domain.txt、intent.txt、slots.txt），对模型进行微调。这一过程涉及到大量的数据迭代，模型会不断学习并优化其参数，以提高对问题的理解能力和预测的准确性。最后，在测试集上对训练好的模型进行评估，以验证其性能和泛化能力，详细报告会保存到Excel文件中，反应模型在实际应用中的表现。这些结果对于进一步调整模型参数、改进问题模板或优化训练流程具有重要的指导意义。</w:t>
      </w:r>
    </w:p>
    <w:p w14:paraId="325608CB">
      <w:pPr>
        <w:pStyle w:val="4"/>
        <w:rPr>
          <w:rFonts w:hint="eastAsia" w:ascii="黑体" w:hAnsi="黑体" w:eastAsia="黑体" w:cs="黑体"/>
        </w:rPr>
      </w:pPr>
      <w:bookmarkStart w:id="155" w:name="_Toc192932542"/>
      <w:bookmarkStart w:id="156" w:name="_Toc190176108"/>
      <w:r>
        <w:rPr>
          <w:rFonts w:hint="eastAsia" w:ascii="黑体" w:hAnsi="黑体" w:eastAsia="黑体" w:cs="黑体"/>
        </w:rPr>
        <w:t>5.4.2模型版本管理</w:t>
      </w:r>
      <w:bookmarkEnd w:id="155"/>
      <w:bookmarkEnd w:id="156"/>
    </w:p>
    <w:p w14:paraId="299C287E">
      <w:pPr>
        <w:ind w:firstLine="480"/>
      </w:pPr>
      <w:r>
        <w:rPr>
          <w:rFonts w:hint="eastAsia"/>
        </w:rPr>
        <w:t>模型版本管理模块实现对全部训练模型的管理操作，提供预览、部分下载、打包下载和删除功能。以模型训练开始时间作为不同版本的区分依据，主要用于查看和下载各版本模型配置文件信息、下载pt模型文件、打包下载、删除对应模型版本信息等，页面如下图5-11所示。</w:t>
      </w:r>
    </w:p>
    <w:p w14:paraId="66CA2DF5">
      <w:pPr>
        <w:pStyle w:val="8"/>
        <w:ind w:firstLine="0" w:firstLineChars="0"/>
      </w:pPr>
      <w:r>
        <w:drawing>
          <wp:inline distT="0" distB="0" distL="114300" distR="114300">
            <wp:extent cx="4914265" cy="2390775"/>
            <wp:effectExtent l="0" t="0" r="635" b="0"/>
            <wp:docPr id="32" name="图片 29"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9" descr="图形用户界面, 应用程序&#10;&#10;AI 生成的内容可能不正确。"/>
                    <pic:cNvPicPr>
                      <a:picLocks noChangeAspect="1"/>
                    </pic:cNvPicPr>
                  </pic:nvPicPr>
                  <pic:blipFill>
                    <a:blip r:embed="rId86"/>
                    <a:stretch>
                      <a:fillRect/>
                    </a:stretch>
                  </pic:blipFill>
                  <pic:spPr>
                    <a:xfrm>
                      <a:off x="0" y="0"/>
                      <a:ext cx="4964570" cy="2415229"/>
                    </a:xfrm>
                    <a:prstGeom prst="rect">
                      <a:avLst/>
                    </a:prstGeom>
                    <a:noFill/>
                    <a:ln>
                      <a:noFill/>
                    </a:ln>
                  </pic:spPr>
                </pic:pic>
              </a:graphicData>
            </a:graphic>
          </wp:inline>
        </w:drawing>
      </w:r>
    </w:p>
    <w:p w14:paraId="7551F514">
      <w:pPr>
        <w:pStyle w:val="8"/>
        <w:ind w:firstLine="420"/>
      </w:pPr>
      <w:bookmarkStart w:id="157" w:name="_Toc19279647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11</w:t>
      </w:r>
      <w:r>
        <w:fldChar w:fldCharType="end"/>
      </w:r>
      <w:r>
        <w:rPr>
          <w:rFonts w:hint="eastAsia"/>
        </w:rPr>
        <w:t>模型管理页</w:t>
      </w:r>
      <w:bookmarkEnd w:id="157"/>
    </w:p>
    <w:p w14:paraId="643401B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11</w:t>
      </w:r>
      <w:r>
        <w:fldChar w:fldCharType="end"/>
      </w:r>
      <w:r>
        <w:rPr>
          <w:rFonts w:hint="eastAsia"/>
        </w:rPr>
        <w:t xml:space="preserve"> The page of m</w:t>
      </w:r>
      <w:r>
        <w:t xml:space="preserve">odel </w:t>
      </w:r>
      <w:r>
        <w:rPr>
          <w:rFonts w:hint="eastAsia"/>
        </w:rPr>
        <w:t>management</w:t>
      </w:r>
    </w:p>
    <w:p w14:paraId="3A33AB1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模型训练会生成大量文件，使用单机文件系统时，随着存储文件的数目的增多，文件系统的树状结构目录将会变得越来越臃肿，inode的数目会达到系统的限制，数据读写性能也将变差，并且单机文件系统还会存在可靠性的问题。为了有效解决上述问题，本系统设计采用Linux文件系统和Ceph分布式存储系统相结合的模式来存储迭代生成的模型文件。在Ceph分布式存储系统所提供的对象存储服务中，文件被拆分成一个个固定大小的对象块，采用扁平化的结构进行存储,能够解决海量文件管理难的问题，消除了传统文件系统树状结构索引的性能瓶颈,性能更高，同时也兼具了可扩展性、可靠性等优点。</w:t>
      </w:r>
    </w:p>
    <w:p w14:paraId="6B368B3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模块对模型文件的管理粒度为天，不同模型文件可以存储在同一个存储桶中。由于在Ceph集群中查找的模型需要要取出到文件系统中读取使用，在多次查找之后文件系统中也将存储过多模型。基于以上原因，本系统设计了三级存储目录，如下图5-12所示。</w:t>
      </w:r>
    </w:p>
    <w:p w14:paraId="2688516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查找模型文件时，首先查找当天训练完成且尚未存储进Ceph集群的模型文件夹(/cache文件夹)中是否有目标文件，然后查找从Ceph集群中取出到文件系统中的模型文件夹(/temp文件夹)中是否有目标文件，最后在Ceph集群中查找目标文件并取出到文件系统。在流程中的任意阶段若查找到目标文件则立即返回其路径。</w:t>
      </w:r>
    </w:p>
    <w:p w14:paraId="56A74603">
      <w:pPr>
        <w:pStyle w:val="8"/>
        <w:ind w:firstLine="0" w:firstLineChars="0"/>
      </w:pPr>
      <w:r>
        <w:drawing>
          <wp:inline distT="0" distB="0" distL="0" distR="0">
            <wp:extent cx="3271520" cy="2790190"/>
            <wp:effectExtent l="0" t="0" r="5080" b="0"/>
            <wp:docPr id="177887652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6528" name="图片 1" descr="图示&#10;&#10;AI 生成的内容可能不正确。"/>
                    <pic:cNvPicPr>
                      <a:picLocks noChangeAspect="1"/>
                    </pic:cNvPicPr>
                  </pic:nvPicPr>
                  <pic:blipFill>
                    <a:blip r:embed="rId87"/>
                    <a:stretch>
                      <a:fillRect/>
                    </a:stretch>
                  </pic:blipFill>
                  <pic:spPr>
                    <a:xfrm>
                      <a:off x="0" y="0"/>
                      <a:ext cx="3289092" cy="2805425"/>
                    </a:xfrm>
                    <a:prstGeom prst="rect">
                      <a:avLst/>
                    </a:prstGeom>
                  </pic:spPr>
                </pic:pic>
              </a:graphicData>
            </a:graphic>
          </wp:inline>
        </w:drawing>
      </w:r>
    </w:p>
    <w:p w14:paraId="6A35D560">
      <w:pPr>
        <w:pStyle w:val="8"/>
        <w:ind w:firstLine="420"/>
      </w:pPr>
      <w:bookmarkStart w:id="158" w:name="_Toc19279647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12</w:t>
      </w:r>
      <w:r>
        <w:fldChar w:fldCharType="end"/>
      </w:r>
      <w:r>
        <w:rPr>
          <w:rFonts w:hint="eastAsia"/>
        </w:rPr>
        <w:t>三级存储目录结构</w:t>
      </w:r>
      <w:bookmarkEnd w:id="158"/>
    </w:p>
    <w:p w14:paraId="2E47C07B">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12</w:t>
      </w:r>
      <w:r>
        <w:fldChar w:fldCharType="end"/>
      </w:r>
      <w:r>
        <w:t xml:space="preserve"> Third level cache directory structure</w:t>
      </w:r>
    </w:p>
    <w:p w14:paraId="11B00B26">
      <w:pPr>
        <w:pStyle w:val="3"/>
      </w:pPr>
      <w:bookmarkStart w:id="159" w:name="_Toc192932543"/>
      <w:bookmarkStart w:id="160" w:name="_Toc190176109"/>
      <w:r>
        <w:rPr>
          <w:rFonts w:hint="eastAsia"/>
        </w:rPr>
        <w:t>5.5本章小结</w:t>
      </w:r>
      <w:bookmarkEnd w:id="159"/>
      <w:bookmarkEnd w:id="160"/>
    </w:p>
    <w:p w14:paraId="29A869D4">
      <w:pPr>
        <w:pStyle w:val="42"/>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pPr>
      <w:r>
        <w:rPr>
          <w:b/>
          <w:bCs/>
          <w:color w:val="FF0000"/>
        </w:rPr>
        <w:tab/>
      </w:r>
      <w:r>
        <w:rPr>
          <w:rFonts w:hint="eastAsia" w:ascii="宋体" w:hAnsi="宋体"/>
          <w:color w:val="000000" w:themeColor="text1"/>
          <w:szCs w:val="24"/>
          <w14:textFill>
            <w14:solidFill>
              <w14:schemeClr w14:val="tx1"/>
            </w14:solidFill>
          </w14:textFill>
        </w:rPr>
        <w:t>本章</w:t>
      </w:r>
      <w:r>
        <w:rPr>
          <w:rFonts w:hint="eastAsia" w:ascii="宋体" w:hAnsi="宋体" w:cs="Times New Roman"/>
          <w:szCs w:val="24"/>
        </w:rPr>
        <w:t>构建</w:t>
      </w:r>
      <w:r>
        <w:rPr>
          <w:rFonts w:hint="eastAsia" w:cs="Times New Roman"/>
          <w:szCs w:val="24"/>
        </w:rPr>
        <w:t>一个可持续迭代的自动化语义解析系统。该系统能够实现样本生成与模型训练自动化，还能在不断学习用户反馈的过程中，优化模型性能，提高语义解析准确率。在满足用户实际应用中对模型准确性要求的同时，适应自然语言表达的多样性和动态变化性，使模型在不同场景下都能保持良好的性能表现，为智能应用的稳定运行提供可靠的技术支持。</w:t>
      </w:r>
    </w:p>
    <w:p w14:paraId="2942115E">
      <w:pPr>
        <w:pStyle w:val="35"/>
        <w:spacing w:line="360" w:lineRule="auto"/>
        <w:ind w:firstLine="0" w:firstLineChars="0"/>
        <w:sectPr>
          <w:headerReference r:id="rId42" w:type="first"/>
          <w:headerReference r:id="rId40" w:type="default"/>
          <w:headerReference r:id="rId41" w:type="even"/>
          <w:pgSz w:w="11906" w:h="16838"/>
          <w:pgMar w:top="1134" w:right="1588" w:bottom="1418" w:left="1588" w:header="1429" w:footer="1701" w:gutter="284"/>
          <w:cols w:space="425" w:num="1"/>
          <w:docGrid w:type="lines" w:linePitch="326" w:charSpace="0"/>
        </w:sectPr>
      </w:pPr>
    </w:p>
    <w:p w14:paraId="66A11724">
      <w:pPr>
        <w:pStyle w:val="2"/>
        <w:numPr>
          <w:ilvl w:val="0"/>
          <w:numId w:val="0"/>
        </w:numPr>
        <w:spacing w:line="240" w:lineRule="auto"/>
      </w:pPr>
      <w:bookmarkStart w:id="161" w:name="_Toc192932544"/>
      <w:r>
        <w:rPr>
          <w:rFonts w:hint="eastAsia"/>
        </w:rPr>
        <w:t>总结与展望</w:t>
      </w:r>
      <w:bookmarkEnd w:id="161"/>
    </w:p>
    <w:p w14:paraId="4D01B1AB">
      <w:pPr>
        <w:pStyle w:val="3"/>
      </w:pPr>
      <w:bookmarkStart w:id="162" w:name="_Toc192932545"/>
      <w:r>
        <w:rPr>
          <w:rFonts w:hint="eastAsia"/>
        </w:rPr>
        <w:t>6.1本文工作总结</w:t>
      </w:r>
      <w:bookmarkEnd w:id="162"/>
    </w:p>
    <w:p w14:paraId="5509D50C">
      <w:pPr>
        <w:ind w:firstLine="480"/>
      </w:pPr>
      <w:r>
        <w:rPr>
          <w:rFonts w:hint="eastAsia"/>
        </w:rPr>
        <w:t>在当今数字化时代，智能问答系统以实现人与人之间自然流畅的语言交流为核心目标，依托自然语言理解技术，切实满足用户多样化需求。自然语言理解的发展，使问答系统能力大幅提升，不仅能更敏锐深入地理解语言，自适应能力也显著增强，从而从容应对复杂对话场景，为用户提供精准、高效的服务体验。</w:t>
      </w:r>
    </w:p>
    <w:p w14:paraId="753F04B9">
      <w:pPr>
        <w:ind w:firstLine="480"/>
      </w:pPr>
      <w:r>
        <w:rPr>
          <w:rFonts w:hint="eastAsia"/>
          <w:szCs w:val="22"/>
        </w:rPr>
        <w:t>传统基于字的编码方式，在处理专业术语时，易将词语中的单个字误判至其他槽位，致使语义理解出现偏差。不仅如此，现有模型尽管在已训练的指标项上预测性能良好，但在应对复杂句式，以及大量未见指标项问题时，频繁出现槽填充错误，同时还存在意图与专属槽位不匹配的情况。</w:t>
      </w:r>
      <w:r>
        <w:rPr>
          <w:szCs w:val="22"/>
        </w:rPr>
        <w:t>现有研究在解决上述问题时存在明显不足：一方面，未能充分利用</w:t>
      </w:r>
      <w:r>
        <w:rPr>
          <w:rFonts w:hint="eastAsia"/>
          <w:szCs w:val="22"/>
        </w:rPr>
        <w:t>词语语义和</w:t>
      </w:r>
      <w:r>
        <w:rPr>
          <w:szCs w:val="22"/>
        </w:rPr>
        <w:t>外部的句法信息，导致模型在处理复杂句式时表现不佳；另一方面，现有方法通常将意图识别和槽填充任务分开建模，忽略了意图与槽位之间的内在关联性，从而降低了模型对用户查询的整体理解能力。</w:t>
      </w:r>
    </w:p>
    <w:p w14:paraId="0DA52578">
      <w:pPr>
        <w:ind w:firstLine="480"/>
      </w:pPr>
      <w:r>
        <w:rPr>
          <w:rFonts w:hint="eastAsia"/>
        </w:rPr>
        <w:t>针对上述挑战，本文聚焦于面向电力指标问答的自然语言理解模型的设计与优化工作。核心目标是解决电力领域中切实存在的问题，通过探索多样化的模型优化策略，提升模型在解析查询语句时的准确率。首先，从实际角度出发，探究不同编码方式的性能表现，进而提出一种字词融合编码模型，有效提升模型在训练指标项上的语义解析准确率。接着，针对未见指标项，提出了基于Spacy句法分析树的意图-槽联合模型，并利用大模型进行数据增强，显著提高了模型在未见指标项上的语义解析准确率。此外，为了对模型的自动化训练以及更新流程进行高效的运维管理，实现了一个具备可持续迭代能力的语义解析系统。具体研究结论如下：</w:t>
      </w:r>
    </w:p>
    <w:bookmarkEnd w:id="17"/>
    <w:p w14:paraId="139B349A">
      <w:pPr>
        <w:pStyle w:val="35"/>
        <w:spacing w:line="360" w:lineRule="auto"/>
      </w:pPr>
      <w:r>
        <w:rPr>
          <w:rFonts w:hint="eastAsia"/>
        </w:rPr>
        <w:t>（1）</w:t>
      </w:r>
      <w:r>
        <w:t>本文从编码方式和模型结构两个方面，对涉及已训练指标项的用户查询语句的自然语言理解模型进行优化研究。首先，构建了基于电力领域词典的预训练词模型，并通过邻近注意力机制缓解了词编码序列缩短而导致的上下文信息损失问题。随后，提出了</w:t>
      </w:r>
      <w:r>
        <w:rPr>
          <w:rFonts w:hint="eastAsia"/>
        </w:rPr>
        <w:t>基于编码层和解码层</w:t>
      </w:r>
      <w:r>
        <w:t>字词融合的NLU模型，该模型通过字词信息融合和序列连续一致性损失等方法，综合语句的字级别和词级别语义信息，既保证了词语在编码和解码过程中的完整性，又降低了对分词结果的过度依赖。</w:t>
      </w:r>
      <w:r>
        <w:rPr>
          <w:rFonts w:hint="eastAsia"/>
        </w:rPr>
        <w:t>实验结果表明，本文所提出的三种编码优化模型，均在性能上实现显著提升。这一提升不仅体现在理论层面，更在实际应用中验证了字词融合编码策略的有效性。此外，通过消融分析，进一步证明了邻近自注意力机制与序列连续一致性损失方法的有效性。</w:t>
      </w:r>
    </w:p>
    <w:p w14:paraId="443DC0C7">
      <w:pPr>
        <w:pStyle w:val="35"/>
        <w:spacing w:line="360" w:lineRule="auto"/>
      </w:pPr>
      <w:r>
        <w:rPr>
          <w:rFonts w:hint="eastAsia"/>
        </w:rPr>
        <w:t>（2）针对现有模型在处理未见指标项及复杂句式时所暴露出的性能局限，本研究创新性地提出了基于Spacy句法分析树的意图-槽联合模型，以及基于大语言模型迭代数据增强的NLU模型。具体而言，通过引入Spacy句法分析树，实现了字级模型对外部文法知识的有效引入。与此同时，对意图与槽信息进行联合建模，成功解决了意图与专属槽位不匹配的问题。此外，借助多阶段迭代训练策略，利用大语言模型进行数据增强，显著提升了基线模型在单一训练样本条件下对复杂句式的识别准确率。实验结果显示，相较于基线模型与编码方式优化模型，基于 Spacy 句法分析树的意图-槽联合模型在处理未见指标项问题时，展现出显著的性能优势。经大语言模型数据增强后，模型性能获得进一步提升。</w:t>
      </w:r>
    </w:p>
    <w:p w14:paraId="10195B0D">
      <w:pPr>
        <w:pStyle w:val="35"/>
        <w:spacing w:line="360" w:lineRule="auto"/>
      </w:pPr>
      <w:r>
        <w:rPr>
          <w:rFonts w:hint="eastAsia"/>
        </w:rPr>
        <w:t>（3）</w:t>
      </w:r>
      <w:r>
        <w:t>为了实现对模型更新过程的运维管理，本文构建了一个NLU模型智能管理系统。该系统通过持续学习用户反馈，动态优化模型的语义解析能力，</w:t>
      </w:r>
      <w:r>
        <w:rPr>
          <w:rFonts w:hint="eastAsia"/>
        </w:rPr>
        <w:t>提高了实际场景下模型的迭代效率与语义准确率</w:t>
      </w:r>
      <w:r>
        <w:t>。具体而言，</w:t>
      </w:r>
      <w:r>
        <w:rPr>
          <w:rFonts w:hint="eastAsia"/>
        </w:rPr>
        <w:t>实现了自动化样本维护、样本生成、模型训练，</w:t>
      </w:r>
      <w:r>
        <w:t>建立了详细的模型版本记录，管理每一版本模型的信息，追踪模型的演化过程。这一机制不仅为模型的持续优化提供了可靠依据，还支持在出现问题时快速回溯排查，从而保障了模型在实际应用中的稳定性和可维护性。通过这一系统，模型的语义解析准确率得以不断提升，满足了电力领域智能问答系统对高效、精准语义理解的需求。</w:t>
      </w:r>
    </w:p>
    <w:p w14:paraId="37C6C383">
      <w:pPr>
        <w:pStyle w:val="3"/>
        <w:tabs>
          <w:tab w:val="left" w:pos="5194"/>
        </w:tabs>
      </w:pPr>
      <w:bookmarkStart w:id="163" w:name="_Toc192932546"/>
      <w:r>
        <w:rPr>
          <w:rFonts w:hint="eastAsia"/>
        </w:rPr>
        <w:t>6.2未来工作展望</w:t>
      </w:r>
      <w:bookmarkEnd w:id="163"/>
      <w:r>
        <w:tab/>
      </w:r>
    </w:p>
    <w:p w14:paraId="5F473E7F">
      <w:pPr>
        <w:ind w:firstLine="480"/>
      </w:pPr>
      <w:r>
        <w:rPr>
          <w:rFonts w:hint="eastAsia"/>
        </w:rPr>
        <w:t>本文围绕面向电力指标问答的NLU模型及管理系统开展了一系列研究工作，取得了一定成果。然而，为进一步提升模型性能和系统实用性，未来研究将聚焦于以下四个方面：</w:t>
      </w:r>
    </w:p>
    <w:p w14:paraId="4B357A08">
      <w:pPr>
        <w:ind w:firstLine="480"/>
      </w:pPr>
      <w:r>
        <w:rPr>
          <w:rFonts w:hint="eastAsia"/>
        </w:rPr>
        <w:t>第一，提高模型训练效率。模型训练过程耗费大量的时间和计算资源，提高训练效率是未来的重要研究方向。优化模型的架构和算法，以减少不必要的计算和参数，提高模型的训练速度。采用分布式训练和并行计算技术，充分利用多核处理器和 GPU 集群的计算能力，加速训练过程。此外，探索自适应学习率调整策略，根据训练过程中的反馈动态调整学习率，避免训练过程陷入局部最优解。</w:t>
      </w:r>
    </w:p>
    <w:p w14:paraId="5D977453">
      <w:pPr>
        <w:ind w:firstLine="480"/>
      </w:pPr>
      <w:r>
        <w:rPr>
          <w:rFonts w:hint="eastAsia"/>
        </w:rPr>
        <w:t xml:space="preserve">第二，利用大语言模型继续提高对未见指标项问题的解析准确率。一方面，当前大模型在生成训练样本时存在准确率不高的问题，一定程度上影响模型的训练效果。后续计划深入研究大模型的生成机制，优化提示工程，设计更具针对性和引导性的提示模板，引导大模型生成更符合要求的样本。另一方面，构建多阶段协同的NLU处理流程，例如，在文本预处理阶段，凭借大模型强大的能力进行初步的语义解析与特征提取；而小模型则在后续阶段，基于大模型的处理成果，开展更为精细的槽位填充与意图识别工作。通过这种协同模式，有望全面提升整体的自然语言理解性能，为NLU任务的发展开辟新路径。 </w:t>
      </w:r>
    </w:p>
    <w:p w14:paraId="165671D1">
      <w:pPr>
        <w:ind w:firstLine="480"/>
      </w:pPr>
      <w:r>
        <w:rPr>
          <w:rFonts w:hint="eastAsia"/>
        </w:rPr>
        <w:t>第三，统一维度字段。在实际应用中，维度字段过多且缺乏统一标准，给模型的训练和应用带来了一定的困难。未来计划对维度字段进行系统的梳理和分析，探索是否可以建立统一的维度字段体系。通过制定维度字段的定义、分类和编码规则，实现维度字段的标准化和规范化，减少模型训练过程中的数据冗余和噪声。</w:t>
      </w:r>
    </w:p>
    <w:p w14:paraId="0D59145A">
      <w:pPr>
        <w:ind w:firstLine="480"/>
      </w:pPr>
      <w:r>
        <w:rPr>
          <w:rFonts w:hint="eastAsia"/>
        </w:rPr>
        <w:t>第四，完善系统功能。NLU模型智能管理系统虽然已具备基本功能，但仍需进一步完善。未来将根据实际应用需求，优化系统功能。例如，增加可视化界面中模型训练进展及评估结果比对，方便用户进行追踪、数据分析和决策。此外，加强系统的安全性设计，保障数据的隐私和安全。</w:t>
      </w:r>
    </w:p>
    <w:p w14:paraId="66AE3F68">
      <w:pPr>
        <w:ind w:firstLine="480"/>
        <w:sectPr>
          <w:headerReference r:id="rId45" w:type="first"/>
          <w:headerReference r:id="rId43" w:type="default"/>
          <w:headerReference r:id="rId44" w:type="even"/>
          <w:pgSz w:w="11906" w:h="16838"/>
          <w:pgMar w:top="1134" w:right="1588" w:bottom="1418" w:left="1588" w:header="1429" w:footer="1701" w:gutter="284"/>
          <w:pgNumType w:start="76"/>
          <w:cols w:space="425" w:num="1"/>
          <w:titlePg/>
          <w:docGrid w:type="lines" w:linePitch="326" w:charSpace="0"/>
        </w:sectPr>
      </w:pPr>
    </w:p>
    <w:p w14:paraId="0459CBE8">
      <w:pPr>
        <w:pStyle w:val="2"/>
        <w:numPr>
          <w:ilvl w:val="0"/>
          <w:numId w:val="0"/>
        </w:numPr>
      </w:pPr>
      <w:bookmarkStart w:id="164" w:name="_Toc192932547"/>
      <w:bookmarkStart w:id="165" w:name="_Toc4394"/>
      <w:r>
        <w:rPr>
          <w:rFonts w:hint="eastAsia"/>
        </w:rPr>
        <w:t>参 考 文 献</w:t>
      </w:r>
      <w:bookmarkEnd w:id="164"/>
      <w:bookmarkEnd w:id="165"/>
    </w:p>
    <w:p w14:paraId="03F034E3">
      <w:pPr>
        <w:pStyle w:val="35"/>
        <w:spacing w:line="360" w:lineRule="auto"/>
        <w:ind w:firstLine="0" w:firstLineChars="0"/>
      </w:pPr>
    </w:p>
    <w:p w14:paraId="3129A562">
      <w:pPr>
        <w:pStyle w:val="62"/>
        <w:numPr>
          <w:ilvl w:val="0"/>
          <w:numId w:val="4"/>
        </w:numPr>
        <w:wordWrap w:val="0"/>
        <w:spacing w:line="360" w:lineRule="auto"/>
        <w:ind w:left="442" w:hanging="442"/>
      </w:pPr>
      <w:bookmarkStart w:id="166" w:name="_Ref192933409"/>
      <w:bookmarkStart w:id="167" w:name="_Ref154665674"/>
      <w:r>
        <w:t>Gao M, Li M, Ji T, et al. Key technologies of intelligent question-answering system for power system rules and regulations based on improved BERTserini algorithm[J]. Processes, 2023, 12(1): 58.</w:t>
      </w:r>
      <w:bookmarkEnd w:id="166"/>
    </w:p>
    <w:p w14:paraId="25BA6DEE">
      <w:pPr>
        <w:pStyle w:val="62"/>
        <w:numPr>
          <w:ilvl w:val="0"/>
          <w:numId w:val="4"/>
        </w:numPr>
        <w:wordWrap w:val="0"/>
        <w:spacing w:line="360" w:lineRule="auto"/>
        <w:ind w:left="442" w:hanging="442"/>
      </w:pPr>
      <w:bookmarkStart w:id="168" w:name="_Ref192933499"/>
      <w:r>
        <w:rPr>
          <w:lang w:val="de-DE"/>
        </w:rPr>
        <w:t xml:space="preserve">Feifei H, Shibo Z, Danke H, et al. </w:t>
      </w:r>
      <w:r>
        <w:t>Intelligent question and answer analysis model of power ICT based on BI-LSTM-CRF[J]. International Journal of Modeling, Simulation, and Scientific Computing, 2023, 14(02): 2341010.</w:t>
      </w:r>
      <w:bookmarkEnd w:id="168"/>
    </w:p>
    <w:p w14:paraId="7C180851">
      <w:pPr>
        <w:pStyle w:val="62"/>
        <w:numPr>
          <w:ilvl w:val="0"/>
          <w:numId w:val="4"/>
        </w:numPr>
        <w:wordWrap w:val="0"/>
        <w:spacing w:line="360" w:lineRule="auto"/>
        <w:ind w:left="442" w:hanging="442"/>
        <w:rPr>
          <w:lang w:val="pt-BR"/>
        </w:rPr>
      </w:pPr>
      <w:bookmarkStart w:id="169" w:name="_Ref192933515"/>
      <w:bookmarkStart w:id="170" w:name="_Ref157978494"/>
      <w:r>
        <w:rPr>
          <w:rFonts w:hint="eastAsia"/>
          <w:lang w:val="pt-BR"/>
        </w:rPr>
        <w:t>王子岳.基于深度学习的自然语言理解模型[D].南京邮电大学,2021.</w:t>
      </w:r>
      <w:bookmarkEnd w:id="169"/>
    </w:p>
    <w:bookmarkEnd w:id="170"/>
    <w:p w14:paraId="3294635C">
      <w:pPr>
        <w:pStyle w:val="62"/>
        <w:numPr>
          <w:ilvl w:val="0"/>
          <w:numId w:val="4"/>
        </w:numPr>
        <w:wordWrap w:val="0"/>
        <w:spacing w:line="360" w:lineRule="auto"/>
        <w:ind w:left="442" w:hanging="442"/>
        <w:rPr>
          <w:lang w:val="pt-BR"/>
        </w:rPr>
      </w:pPr>
      <w:bookmarkStart w:id="171" w:name="_Ref192933533"/>
      <w:r>
        <w:rPr>
          <w:lang w:val="pt-BR"/>
        </w:rPr>
        <w:t>Devlin J , Chang M W , Lee K ,et al.BERT: Pre-training of Deep Bidirectional Transformers for Language Understanding[C]//Conference of the North American Chapter of the Association for Computational Linguistics: Human Language Technologies, vol. 6. long and short papers: Conference of the North American Chapter of the Association for Computational Linguistics: Human Language Technologies (NAACL HLT 2019), 2-7 June 2019, Minneapolis, Minnesota, USA.2019.DOI:10.48550/arXiv.1810.04805.</w:t>
      </w:r>
      <w:bookmarkEnd w:id="171"/>
    </w:p>
    <w:p w14:paraId="52D49618">
      <w:pPr>
        <w:pStyle w:val="62"/>
        <w:numPr>
          <w:ilvl w:val="0"/>
          <w:numId w:val="4"/>
        </w:numPr>
        <w:wordWrap w:val="0"/>
        <w:spacing w:line="360" w:lineRule="auto"/>
        <w:ind w:left="442" w:hanging="442"/>
      </w:pPr>
      <w:bookmarkStart w:id="172" w:name="_Ref192933547"/>
      <w:r>
        <w:t>Sutton C .An Introduction to Conditional Random Fields[M]. 2012.</w:t>
      </w:r>
      <w:bookmarkEnd w:id="172"/>
    </w:p>
    <w:p w14:paraId="408EFD12">
      <w:pPr>
        <w:pStyle w:val="62"/>
        <w:numPr>
          <w:ilvl w:val="0"/>
          <w:numId w:val="4"/>
        </w:numPr>
        <w:wordWrap w:val="0"/>
        <w:spacing w:line="360" w:lineRule="auto"/>
        <w:ind w:left="442" w:hanging="442"/>
      </w:pPr>
      <w:bookmarkStart w:id="173" w:name="_Ref192933565"/>
      <w:bookmarkStart w:id="174" w:name="_Ref190171373"/>
      <w:r>
        <w:t>Jiang G , Ma Z , Zhang L ,et al.Prompt Engineering to Inform Large Language Model in Automated Building Energy Modeling[J].</w:t>
      </w:r>
      <w:r>
        <w:rPr>
          <w:rFonts w:hint="eastAsia"/>
        </w:rPr>
        <w:t xml:space="preserve"> </w:t>
      </w:r>
      <w:r>
        <w:t>Energy[2025-02-28].DOI:10.1016/j.energy.2025.134548.</w:t>
      </w:r>
      <w:bookmarkEnd w:id="173"/>
      <w:r>
        <w:rPr>
          <w:rFonts w:hint="eastAsia"/>
        </w:rPr>
        <w:t xml:space="preserve">    </w:t>
      </w:r>
    </w:p>
    <w:bookmarkEnd w:id="174"/>
    <w:p w14:paraId="5F4C21FB">
      <w:pPr>
        <w:pStyle w:val="62"/>
        <w:numPr>
          <w:ilvl w:val="0"/>
          <w:numId w:val="4"/>
        </w:numPr>
        <w:wordWrap w:val="0"/>
        <w:spacing w:line="360" w:lineRule="auto"/>
        <w:ind w:left="442" w:hanging="442"/>
        <w:rPr>
          <w:lang w:val="pt-BR"/>
        </w:rPr>
      </w:pPr>
      <w:bookmarkStart w:id="175" w:name="_Ref192933616"/>
      <w:bookmarkStart w:id="176" w:name="_Ref190381137"/>
      <w:bookmarkStart w:id="177" w:name="_Ref158043318"/>
      <w:r>
        <w:rPr>
          <w:rFonts w:hint="eastAsia"/>
          <w:lang w:val="pt-BR"/>
        </w:rPr>
        <w:t>王学文.面向在线商城的客服问答系统的设计与实现[D].哈尔滨工业大学[2025-02-28].</w:t>
      </w:r>
      <w:bookmarkEnd w:id="175"/>
    </w:p>
    <w:p w14:paraId="434913E4">
      <w:pPr>
        <w:pStyle w:val="62"/>
        <w:numPr>
          <w:ilvl w:val="0"/>
          <w:numId w:val="4"/>
        </w:numPr>
        <w:wordWrap w:val="0"/>
        <w:spacing w:line="360" w:lineRule="auto"/>
        <w:ind w:left="442" w:hanging="442"/>
        <w:rPr>
          <w:lang w:val="pt-BR"/>
        </w:rPr>
      </w:pPr>
      <w:bookmarkStart w:id="178" w:name="_Ref192933632"/>
      <w:r>
        <w:rPr>
          <w:rFonts w:hint="eastAsia"/>
          <w:lang w:val="pt-BR"/>
        </w:rPr>
        <w:t>闫悦,郭晓然,王铁君,等.问答系统研究综述[J].计算机系统应用,2023,32(08):1-18.DOI:10.15888/j.cnki.csa.009208.</w:t>
      </w:r>
      <w:bookmarkEnd w:id="176"/>
      <w:bookmarkEnd w:id="178"/>
    </w:p>
    <w:bookmarkEnd w:id="177"/>
    <w:p w14:paraId="4F4F5494">
      <w:pPr>
        <w:pStyle w:val="62"/>
        <w:numPr>
          <w:ilvl w:val="0"/>
          <w:numId w:val="4"/>
        </w:numPr>
        <w:wordWrap w:val="0"/>
        <w:spacing w:line="360" w:lineRule="auto"/>
        <w:ind w:left="442" w:hanging="442"/>
        <w:rPr>
          <w:lang w:val="pt-BR"/>
        </w:rPr>
      </w:pPr>
      <w:bookmarkStart w:id="179" w:name="_Ref192933658"/>
      <w:bookmarkStart w:id="180" w:name="_Hlk158041646"/>
      <w:r>
        <w:rPr>
          <w:rFonts w:hint="eastAsia"/>
          <w:lang w:val="pt-BR"/>
        </w:rPr>
        <w:t>黄晓辉,乔立升,余文涛,等.中文分词与命名实体识别的联合学习[J].国防科技大学学报, 2021, 43(1):9.DOI:10.11887/j.cn.202101012.</w:t>
      </w:r>
      <w:bookmarkEnd w:id="179"/>
      <w:r>
        <w:rPr>
          <w:lang w:val="pt-BR"/>
        </w:rPr>
        <w:t xml:space="preserve"> </w:t>
      </w:r>
    </w:p>
    <w:bookmarkEnd w:id="180"/>
    <w:p w14:paraId="7015D53E">
      <w:pPr>
        <w:pStyle w:val="62"/>
        <w:numPr>
          <w:ilvl w:val="0"/>
          <w:numId w:val="4"/>
        </w:numPr>
        <w:wordWrap w:val="0"/>
        <w:spacing w:line="360" w:lineRule="auto"/>
        <w:ind w:left="442" w:hanging="442"/>
      </w:pPr>
      <w:bookmarkStart w:id="181" w:name="_Ref192933708"/>
      <w:bookmarkStart w:id="182" w:name="_Ref158043339"/>
      <w:r>
        <w:t>Liu Z , Zhu C , Zhao T .Chinese Named Entity Recognition with a Sequence Labeling Approach: Based on Phrases, or Based on Words?[J].Springer-Verlag, 2010.DOI:10.1007/978-3-642-14932-0_78.</w:t>
      </w:r>
      <w:bookmarkEnd w:id="181"/>
    </w:p>
    <w:bookmarkEnd w:id="182"/>
    <w:p w14:paraId="254152C5">
      <w:pPr>
        <w:pStyle w:val="62"/>
        <w:numPr>
          <w:ilvl w:val="0"/>
          <w:numId w:val="4"/>
        </w:numPr>
        <w:wordWrap w:val="0"/>
        <w:spacing w:line="360" w:lineRule="auto"/>
        <w:ind w:left="442" w:hanging="442"/>
        <w:rPr>
          <w:lang w:val="pt-BR"/>
        </w:rPr>
      </w:pPr>
      <w:bookmarkStart w:id="183" w:name="_Ref192933721"/>
      <w:r>
        <w:rPr>
          <w:rFonts w:hint="eastAsia"/>
          <w:lang w:val="pt-BR"/>
        </w:rPr>
        <w:t>罗辉,卢玲.面向中文命名实体识别的中文字符表示方法[J].小型微型计算机系统, 2023, 44(7):1434-1440.</w:t>
      </w:r>
      <w:bookmarkEnd w:id="183"/>
    </w:p>
    <w:p w14:paraId="5278FD08">
      <w:pPr>
        <w:pStyle w:val="62"/>
        <w:numPr>
          <w:ilvl w:val="0"/>
          <w:numId w:val="4"/>
        </w:numPr>
        <w:wordWrap w:val="0"/>
        <w:spacing w:line="360" w:lineRule="auto"/>
        <w:ind w:left="442" w:hanging="442"/>
        <w:rPr>
          <w:lang w:val="pt-BR"/>
        </w:rPr>
      </w:pPr>
      <w:bookmarkStart w:id="184" w:name="_Ref192933735"/>
      <w:bookmarkStart w:id="185" w:name="_Ref158043366"/>
      <w:r>
        <w:rPr>
          <w:lang w:val="pt-BR"/>
        </w:rPr>
        <w:t>Ma X , Hovy E .End-to-end Sequence Labeling via Bi-directional LSTM-CNNs-CRF[C]//2016.DOI:10.13140/RG.2.1.2182.5685.</w:t>
      </w:r>
      <w:bookmarkEnd w:id="184"/>
    </w:p>
    <w:bookmarkEnd w:id="185"/>
    <w:p w14:paraId="664BB25E">
      <w:pPr>
        <w:pStyle w:val="62"/>
        <w:numPr>
          <w:ilvl w:val="0"/>
          <w:numId w:val="4"/>
        </w:numPr>
        <w:wordWrap w:val="0"/>
        <w:spacing w:line="360" w:lineRule="auto"/>
        <w:ind w:left="442" w:hanging="442"/>
        <w:rPr>
          <w:lang w:val="pt-BR"/>
        </w:rPr>
      </w:pPr>
      <w:bookmarkStart w:id="186" w:name="_Ref192933753"/>
      <w:bookmarkStart w:id="187" w:name="_Ref158043382"/>
      <w:r>
        <w:rPr>
          <w:rFonts w:hint="eastAsia"/>
          <w:lang w:val="pt-BR"/>
        </w:rPr>
        <w:t>魏晓聪,段懿桐,刘思含.中文预设识别语料库的构建与预设识别[J].大连工业大学学报, 2023, 42(4):299-305.</w:t>
      </w:r>
      <w:bookmarkEnd w:id="186"/>
      <w:r>
        <w:rPr>
          <w:lang w:val="pt-BR"/>
        </w:rPr>
        <w:t xml:space="preserve"> </w:t>
      </w:r>
    </w:p>
    <w:bookmarkEnd w:id="187"/>
    <w:p w14:paraId="7845533F">
      <w:pPr>
        <w:pStyle w:val="62"/>
        <w:numPr>
          <w:ilvl w:val="0"/>
          <w:numId w:val="4"/>
        </w:numPr>
        <w:wordWrap w:val="0"/>
        <w:spacing w:line="360" w:lineRule="auto"/>
        <w:ind w:left="442" w:hanging="442"/>
        <w:rPr>
          <w:lang w:val="pt-BR"/>
        </w:rPr>
      </w:pPr>
      <w:bookmarkStart w:id="188" w:name="_Ref192933775"/>
      <w:bookmarkStart w:id="189" w:name="_Ref158043394"/>
      <w:r>
        <w:rPr>
          <w:lang w:val="pt-BR"/>
        </w:rPr>
        <w:t>Zhang Y , Yang J .Chinese NER Using Lattice LSTM[J]. 2018.</w:t>
      </w:r>
      <w:r>
        <w:rPr>
          <w:rFonts w:hint="eastAsia"/>
          <w:lang w:val="pt-BR"/>
        </w:rPr>
        <w:t xml:space="preserve"> </w:t>
      </w:r>
      <w:r>
        <w:rPr>
          <w:lang w:val="pt-BR"/>
        </w:rPr>
        <w:t>DOI:</w:t>
      </w:r>
      <w:r>
        <w:rPr>
          <w:rFonts w:hint="eastAsia"/>
          <w:lang w:val="pt-BR"/>
        </w:rPr>
        <w:t xml:space="preserve"> </w:t>
      </w:r>
      <w:r>
        <w:rPr>
          <w:lang w:val="pt-BR"/>
        </w:rPr>
        <w:t>10.48550/arXiv.1805.02023.</w:t>
      </w:r>
      <w:bookmarkEnd w:id="188"/>
    </w:p>
    <w:bookmarkEnd w:id="189"/>
    <w:p w14:paraId="12D26619">
      <w:pPr>
        <w:pStyle w:val="62"/>
        <w:numPr>
          <w:ilvl w:val="0"/>
          <w:numId w:val="4"/>
        </w:numPr>
        <w:wordWrap w:val="0"/>
        <w:spacing w:line="360" w:lineRule="auto"/>
        <w:ind w:left="442" w:hanging="442"/>
        <w:rPr>
          <w:lang w:val="pt-BR"/>
        </w:rPr>
      </w:pPr>
      <w:bookmarkStart w:id="190" w:name="_Ref192933795"/>
      <w:r>
        <w:rPr>
          <w:rFonts w:hint="eastAsia"/>
          <w:lang w:val="pt-BR"/>
        </w:rPr>
        <w:t>甘晨阳,软件工程.融合多级别特征的医学命名实体识别研究[D].重庆工商大学[2025-02-28].</w:t>
      </w:r>
      <w:bookmarkEnd w:id="190"/>
    </w:p>
    <w:p w14:paraId="09FF7728">
      <w:pPr>
        <w:pStyle w:val="62"/>
        <w:numPr>
          <w:ilvl w:val="0"/>
          <w:numId w:val="4"/>
        </w:numPr>
        <w:wordWrap w:val="0"/>
        <w:spacing w:line="360" w:lineRule="auto"/>
        <w:ind w:left="442" w:hanging="442"/>
        <w:rPr>
          <w:lang w:val="pt-BR"/>
        </w:rPr>
      </w:pPr>
      <w:bookmarkStart w:id="191" w:name="_Ref190386107"/>
      <w:bookmarkStart w:id="192" w:name="_Ref190171458"/>
      <w:r>
        <w:rPr>
          <w:rFonts w:hint="eastAsia"/>
          <w:lang w:val="pt-BR"/>
        </w:rPr>
        <w:t>孙璐冰,康怡琳,王俊,等.基于BERT的多特征融合中文命名实体识别[J].中南民族大学学报(自然科学版), 2025(1).</w:t>
      </w:r>
    </w:p>
    <w:p w14:paraId="1B5353E9">
      <w:pPr>
        <w:pStyle w:val="62"/>
        <w:numPr>
          <w:ilvl w:val="0"/>
          <w:numId w:val="4"/>
        </w:numPr>
        <w:wordWrap w:val="0"/>
        <w:spacing w:line="360" w:lineRule="auto"/>
        <w:ind w:left="442" w:hanging="442"/>
        <w:rPr>
          <w:lang w:val="pt-BR"/>
        </w:rPr>
      </w:pPr>
      <w:r>
        <w:rPr>
          <w:lang w:val="pt-BR"/>
        </w:rPr>
        <w:t>陈军号.基于字符融合多粒度特征的中文命名实体识别方法研究[D].哈尔滨工程大学,2024.</w:t>
      </w:r>
      <w:bookmarkEnd w:id="191"/>
    </w:p>
    <w:p w14:paraId="66C6DF31">
      <w:pPr>
        <w:pStyle w:val="62"/>
        <w:numPr>
          <w:ilvl w:val="0"/>
          <w:numId w:val="4"/>
        </w:numPr>
        <w:wordWrap w:val="0"/>
        <w:spacing w:line="360" w:lineRule="auto"/>
        <w:ind w:left="442" w:hanging="442"/>
        <w:rPr>
          <w:lang w:val="pt-BR"/>
        </w:rPr>
      </w:pPr>
      <w:r>
        <w:rPr>
          <w:rFonts w:hint="eastAsia"/>
          <w:lang w:val="pt-BR"/>
        </w:rPr>
        <w:t>丁海博.基于特征融合的中文命名实体识别研究[D].湖南工业大学,2024.DOI:10.27730/d.cnki.ghngy.2024.000666.</w:t>
      </w:r>
    </w:p>
    <w:p w14:paraId="766D5AED">
      <w:pPr>
        <w:pStyle w:val="62"/>
        <w:numPr>
          <w:ilvl w:val="0"/>
          <w:numId w:val="4"/>
        </w:numPr>
        <w:wordWrap w:val="0"/>
        <w:spacing w:line="360" w:lineRule="auto"/>
        <w:ind w:left="442" w:hanging="442"/>
        <w:rPr>
          <w:lang w:val="pt-BR"/>
        </w:rPr>
      </w:pPr>
      <w:r>
        <w:rPr>
          <w:lang w:val="pt-BR"/>
        </w:rPr>
        <w:t>李文桂.融合词性信息的英文命名实体识别算法研究与应用[D].湘潭大学,2023.DOI:10.27426/d.cnki.gxtdu.2023.001848.</w:t>
      </w:r>
    </w:p>
    <w:p w14:paraId="7AC07F0D">
      <w:pPr>
        <w:pStyle w:val="62"/>
        <w:numPr>
          <w:ilvl w:val="0"/>
          <w:numId w:val="4"/>
        </w:numPr>
        <w:wordWrap w:val="0"/>
        <w:spacing w:line="360" w:lineRule="auto"/>
        <w:ind w:left="442" w:hanging="442"/>
      </w:pPr>
      <w:bookmarkStart w:id="193" w:name="_Ref190385921"/>
      <w:r>
        <w:t>Xu Y , Chen Y .Attention-based interactive multi-level feature fusion for named entity recognition[J].Scientific Reports[2025-02-28].DOI:10.1038/s41598-025-86718-0.</w:t>
      </w:r>
    </w:p>
    <w:p w14:paraId="0A5953D9">
      <w:pPr>
        <w:pStyle w:val="62"/>
        <w:numPr>
          <w:ilvl w:val="0"/>
          <w:numId w:val="4"/>
        </w:numPr>
        <w:wordWrap w:val="0"/>
        <w:spacing w:line="360" w:lineRule="auto"/>
        <w:ind w:left="442" w:hanging="442"/>
        <w:rPr>
          <w:lang w:val="pt-BR"/>
        </w:rPr>
      </w:pPr>
      <w:bookmarkStart w:id="194" w:name="_Ref192933876"/>
      <w:r>
        <w:rPr>
          <w:lang w:val="pt-BR"/>
        </w:rPr>
        <w:t>陈海斌.面向长尾问题的自然语言理解模型研究[D].华南理工大学,2023.DOI:10.27151/d.cnki.ghnlu.2023.000790.</w:t>
      </w:r>
      <w:bookmarkEnd w:id="192"/>
      <w:bookmarkEnd w:id="193"/>
      <w:bookmarkEnd w:id="194"/>
    </w:p>
    <w:p w14:paraId="2758CB19">
      <w:pPr>
        <w:pStyle w:val="62"/>
        <w:numPr>
          <w:ilvl w:val="0"/>
          <w:numId w:val="4"/>
        </w:numPr>
        <w:wordWrap w:val="0"/>
        <w:spacing w:line="360" w:lineRule="auto"/>
        <w:ind w:left="442" w:hanging="442"/>
      </w:pPr>
      <w:bookmarkStart w:id="195" w:name="_Ref192933888"/>
      <w:bookmarkStart w:id="196" w:name="_Ref190385759"/>
      <w:r>
        <w:t>Jie Z , Lu W .Dependency-Guided LSTM-CRF for Named Entity Recognition[C]//2019 Conference on Empirical Methods in Natural Language Processing.2019.DOI:10.18653/v1/D19-1399.</w:t>
      </w:r>
      <w:bookmarkEnd w:id="195"/>
    </w:p>
    <w:bookmarkEnd w:id="196"/>
    <w:p w14:paraId="2601FE3B">
      <w:pPr>
        <w:pStyle w:val="62"/>
        <w:numPr>
          <w:ilvl w:val="0"/>
          <w:numId w:val="4"/>
        </w:numPr>
        <w:wordWrap w:val="0"/>
        <w:spacing w:line="360" w:lineRule="auto"/>
        <w:ind w:left="442" w:hanging="442"/>
        <w:rPr>
          <w:lang w:val="pt-BR"/>
        </w:rPr>
      </w:pPr>
      <w:bookmarkStart w:id="197" w:name="_Ref191729428"/>
      <w:r>
        <w:rPr>
          <w:rFonts w:hint="eastAsia"/>
          <w:lang w:val="pt-BR"/>
        </w:rPr>
        <w:t>高国忠,李宇,华远鹏,等.基于BERT-BiLSTM-CRF模型的油气领域命名实体识别[J].长江大学学报(自然科学版), 2024, 21(1):57-65.</w:t>
      </w:r>
      <w:bookmarkEnd w:id="197"/>
    </w:p>
    <w:p w14:paraId="033CED4F">
      <w:pPr>
        <w:pStyle w:val="62"/>
        <w:numPr>
          <w:ilvl w:val="0"/>
          <w:numId w:val="4"/>
        </w:numPr>
        <w:wordWrap w:val="0"/>
        <w:spacing w:line="360" w:lineRule="auto"/>
        <w:ind w:left="442" w:hanging="442"/>
        <w:rPr>
          <w:lang w:val="pt-BR"/>
        </w:rPr>
      </w:pPr>
      <w:bookmarkStart w:id="198" w:name="_Ref191729716"/>
      <w:r>
        <w:t>乔波,袁铨,周子濠.基于BERT-CRF的中药材属性抽取方法研究[J].黑龙江科学,2024,15(24):84-88.</w:t>
      </w:r>
      <w:bookmarkEnd w:id="198"/>
    </w:p>
    <w:p w14:paraId="76D48978">
      <w:pPr>
        <w:pStyle w:val="62"/>
        <w:numPr>
          <w:ilvl w:val="0"/>
          <w:numId w:val="4"/>
        </w:numPr>
        <w:wordWrap w:val="0"/>
        <w:spacing w:line="360" w:lineRule="auto"/>
        <w:ind w:left="442" w:hanging="442"/>
        <w:rPr>
          <w:lang w:val="pt-BR"/>
        </w:rPr>
      </w:pPr>
      <w:bookmarkStart w:id="199" w:name="_Ref190171494"/>
      <w:r>
        <w:rPr>
          <w:rFonts w:hint="eastAsia"/>
          <w:lang w:val="pt-BR"/>
        </w:rPr>
        <w:t>王婷,王娜,崔运鹏,等.基于人工智能大模型技术的果蔬农技知识智能问答系统[J].智慧农业(中英文),2023,5(04):105-116.</w:t>
      </w:r>
      <w:bookmarkEnd w:id="199"/>
    </w:p>
    <w:p w14:paraId="52AAB269">
      <w:pPr>
        <w:pStyle w:val="62"/>
        <w:numPr>
          <w:ilvl w:val="0"/>
          <w:numId w:val="4"/>
        </w:numPr>
        <w:wordWrap w:val="0"/>
        <w:spacing w:line="360" w:lineRule="auto"/>
        <w:ind w:left="442" w:hanging="442"/>
        <w:rPr>
          <w:lang w:val="pt-BR"/>
        </w:rPr>
      </w:pPr>
      <w:bookmarkStart w:id="200" w:name="_Ref190171507"/>
      <w:r>
        <w:rPr>
          <w:rFonts w:hint="eastAsia"/>
          <w:lang w:val="pt-BR"/>
        </w:rPr>
        <w:t>张乐,荆晓远,任娟.基于半自动提示工程人工智能任务代码生成方法[J].信息技术与信息化,2024,(12):205-210.</w:t>
      </w:r>
      <w:bookmarkEnd w:id="200"/>
    </w:p>
    <w:p w14:paraId="531ECE83">
      <w:pPr>
        <w:pStyle w:val="62"/>
        <w:numPr>
          <w:ilvl w:val="0"/>
          <w:numId w:val="4"/>
        </w:numPr>
        <w:wordWrap w:val="0"/>
        <w:spacing w:line="360" w:lineRule="auto"/>
        <w:ind w:left="442" w:hanging="442"/>
        <w:rPr>
          <w:lang w:val="pt-BR"/>
        </w:rPr>
      </w:pPr>
      <w:bookmarkStart w:id="201" w:name="_Ref191732047"/>
      <w:bookmarkStart w:id="202" w:name="_Ref190171534"/>
      <w:bookmarkStart w:id="203" w:name="_Ref190386196"/>
      <w:r>
        <w:t>蒋雷,汤海林,陈瑜瑾.基于Transformer模型的自然语言处理研究综述[J].现代计算机,2024,30(14):31-35.</w:t>
      </w:r>
      <w:bookmarkEnd w:id="201"/>
    </w:p>
    <w:p w14:paraId="156F0328">
      <w:pPr>
        <w:pStyle w:val="62"/>
        <w:numPr>
          <w:ilvl w:val="0"/>
          <w:numId w:val="4"/>
        </w:numPr>
        <w:wordWrap w:val="0"/>
        <w:spacing w:line="360" w:lineRule="auto"/>
        <w:ind w:left="442" w:hanging="442"/>
        <w:rPr>
          <w:lang w:val="pt-BR"/>
        </w:rPr>
      </w:pPr>
      <w:bookmarkStart w:id="204" w:name="_Ref192934155"/>
      <w:r>
        <w:rPr>
          <w:lang w:val="pt-BR"/>
        </w:rPr>
        <w:t>Roumeliotis K I , Tselikas N D , Nasiopoulos D K .Leveraging Large Language Models in Tourism: A Comparative Study of the Latest GPT Omni Models and BERT NLP for Customer Review Classification and Sentiment Analysis[J]. 2024.</w:t>
      </w:r>
      <w:bookmarkEnd w:id="204"/>
      <w:r>
        <w:rPr>
          <w:lang w:val="pt-BR"/>
        </w:rPr>
        <w:t xml:space="preserve"> </w:t>
      </w:r>
    </w:p>
    <w:bookmarkEnd w:id="167"/>
    <w:bookmarkEnd w:id="202"/>
    <w:bookmarkEnd w:id="203"/>
    <w:p w14:paraId="5A1D0186">
      <w:pPr>
        <w:pStyle w:val="62"/>
        <w:numPr>
          <w:ilvl w:val="0"/>
          <w:numId w:val="4"/>
        </w:numPr>
        <w:wordWrap w:val="0"/>
        <w:spacing w:line="360" w:lineRule="auto"/>
        <w:ind w:left="442" w:hanging="442"/>
      </w:pPr>
      <w:bookmarkStart w:id="205" w:name="_Ref192934173"/>
      <w:r>
        <w:t>Zhou G , Su J .Named entity recognition using an HMM-based chunk tagger[C]//Proceedings of the 40th Annual Meeting of the Association for Computational Linguistics, July 6-12, 2002, Philadelphia, PA, USA. 2002.DOI:10.3115/1073083.1073163.</w:t>
      </w:r>
      <w:bookmarkEnd w:id="205"/>
    </w:p>
    <w:p w14:paraId="4750A2B2">
      <w:pPr>
        <w:pStyle w:val="62"/>
        <w:numPr>
          <w:ilvl w:val="0"/>
          <w:numId w:val="4"/>
        </w:numPr>
        <w:wordWrap w:val="0"/>
        <w:spacing w:line="360" w:lineRule="auto"/>
        <w:ind w:left="442" w:hanging="442"/>
      </w:pPr>
      <w:bookmarkStart w:id="206" w:name="_Ref153550605"/>
      <w:r>
        <w:t>NG H T, KWONG O Y. Proceedings of the Fifth SIGHAN Workshop on Chinese Language Processing[C]//Proceedings of the Fifth SIGHAN Workshop on Chinese Language Processing. Sydney, Australia, July 22-23, 2006. Morristown, NJ, USA: Association for Computational Linguistics, 2006: 1-8.</w:t>
      </w:r>
      <w:bookmarkEnd w:id="206"/>
      <w:r>
        <w:rPr>
          <w:rFonts w:hint="eastAsia"/>
        </w:rPr>
        <w:t xml:space="preserve">  </w:t>
      </w:r>
    </w:p>
    <w:p w14:paraId="7B7E526A">
      <w:pPr>
        <w:pStyle w:val="62"/>
        <w:numPr>
          <w:ilvl w:val="0"/>
          <w:numId w:val="4"/>
        </w:numPr>
        <w:wordWrap w:val="0"/>
        <w:spacing w:line="360" w:lineRule="auto"/>
        <w:ind w:left="442" w:hanging="442"/>
      </w:pPr>
      <w:bookmarkStart w:id="207" w:name="_Ref153550615"/>
      <w:r>
        <w:t>FRESKO M, ROSENFELD B, FELDMAN R. A hybrid approach to NER by MEMM and manual rules[C]//Proceedings of the 14th ACM international conference on Information and knowledge management. Bremen, Germany, October 31-November 5, 2005. New York, NY, USA: ACM, 2005: 361-362.</w:t>
      </w:r>
      <w:bookmarkEnd w:id="207"/>
    </w:p>
    <w:p w14:paraId="6B2854E9">
      <w:pPr>
        <w:pStyle w:val="62"/>
        <w:numPr>
          <w:ilvl w:val="0"/>
          <w:numId w:val="4"/>
        </w:numPr>
        <w:wordWrap w:val="0"/>
        <w:spacing w:line="360" w:lineRule="auto"/>
        <w:ind w:left="442" w:hanging="442"/>
        <w:rPr>
          <w:lang w:val="pt-BR"/>
        </w:rPr>
      </w:pPr>
      <w:bookmarkStart w:id="208" w:name="_Ref192934215"/>
      <w:bookmarkStart w:id="209" w:name="_Ref154664124"/>
      <w:bookmarkStart w:id="210" w:name="_Ref160181247"/>
      <w:r>
        <w:t xml:space="preserve">Isozaki H, Kazawa H. Efficient support vector classifiers for named entity recognition[C]//COLING 2002: The 19th International Conference on Computational Linguistics. </w:t>
      </w:r>
      <w:r>
        <w:rPr>
          <w:lang w:val="pt-BR"/>
        </w:rPr>
        <w:t>2002.</w:t>
      </w:r>
      <w:bookmarkEnd w:id="208"/>
    </w:p>
    <w:bookmarkEnd w:id="209"/>
    <w:p w14:paraId="2190BEC3">
      <w:pPr>
        <w:pStyle w:val="62"/>
        <w:numPr>
          <w:ilvl w:val="0"/>
          <w:numId w:val="4"/>
        </w:numPr>
        <w:wordWrap w:val="0"/>
        <w:spacing w:line="360" w:lineRule="auto"/>
        <w:ind w:left="442" w:hanging="442"/>
        <w:rPr>
          <w:lang w:val="pt-BR"/>
        </w:rPr>
      </w:pPr>
      <w:bookmarkStart w:id="211" w:name="_Ref192934250"/>
      <w:bookmarkStart w:id="212" w:name="_Ref154664136"/>
      <w:r>
        <w:rPr>
          <w:rFonts w:hint="eastAsia"/>
          <w:lang w:val="pt-BR"/>
        </w:rPr>
        <w:t>徐健,张婧,宋玲钰,等.基于RoBERTa-BiLSTM-CRF融合模型的在线评论细粒度情感分析[J].系统工程理论与实践, 2023, 43(12):3519-3535.DOI:10.12011/SETP2022-2001.</w:t>
      </w:r>
      <w:bookmarkEnd w:id="211"/>
      <w:r>
        <w:rPr>
          <w:lang w:val="pt-BR"/>
        </w:rPr>
        <w:t xml:space="preserve"> </w:t>
      </w:r>
    </w:p>
    <w:bookmarkEnd w:id="212"/>
    <w:p w14:paraId="67D68288">
      <w:pPr>
        <w:pStyle w:val="62"/>
        <w:numPr>
          <w:ilvl w:val="0"/>
          <w:numId w:val="4"/>
        </w:numPr>
        <w:wordWrap w:val="0"/>
        <w:spacing w:line="360" w:lineRule="auto"/>
        <w:ind w:left="442" w:hanging="442"/>
      </w:pPr>
      <w:bookmarkStart w:id="213" w:name="_Ref192934263"/>
      <w:bookmarkStart w:id="214" w:name="_Ref190383368"/>
      <w:bookmarkStart w:id="215" w:name="_Ref190171592"/>
      <w:r>
        <w:t>Lafferty J, McCallum A, Pereira F. Conditional random fields: Probabilistic models for segmenting and labeling sequence data[C]//Icml. 2001, 1(2): 3.</w:t>
      </w:r>
      <w:bookmarkEnd w:id="213"/>
    </w:p>
    <w:p w14:paraId="3263A96D">
      <w:pPr>
        <w:pStyle w:val="62"/>
        <w:numPr>
          <w:ilvl w:val="0"/>
          <w:numId w:val="4"/>
        </w:numPr>
        <w:wordWrap w:val="0"/>
        <w:spacing w:line="360" w:lineRule="auto"/>
        <w:ind w:left="442" w:hanging="442"/>
      </w:pPr>
      <w:bookmarkStart w:id="216" w:name="_Ref192934277"/>
      <w:r>
        <w:rPr>
          <w:rFonts w:hint="eastAsia"/>
          <w:lang w:val="pt-BR"/>
        </w:rPr>
        <w:t>胡德洲</w:t>
      </w:r>
      <w:r>
        <w:rPr>
          <w:rFonts w:hint="eastAsia"/>
        </w:rPr>
        <w:t>,</w:t>
      </w:r>
      <w:r>
        <w:rPr>
          <w:rFonts w:hint="eastAsia"/>
          <w:lang w:val="pt-BR"/>
        </w:rPr>
        <w:t>李贯峰</w:t>
      </w:r>
      <w:r>
        <w:rPr>
          <w:rFonts w:hint="eastAsia"/>
        </w:rPr>
        <w:t>.</w:t>
      </w:r>
      <w:r>
        <w:rPr>
          <w:rFonts w:hint="eastAsia"/>
          <w:lang w:val="pt-BR"/>
        </w:rPr>
        <w:t>命名实体识别研究综述</w:t>
      </w:r>
      <w:r>
        <w:rPr>
          <w:rFonts w:hint="eastAsia"/>
        </w:rPr>
        <w:t>[J].</w:t>
      </w:r>
      <w:r>
        <w:rPr>
          <w:rFonts w:hint="eastAsia"/>
          <w:lang w:val="pt-BR"/>
        </w:rPr>
        <w:t>软件导刊</w:t>
      </w:r>
      <w:r>
        <w:rPr>
          <w:rFonts w:hint="eastAsia"/>
        </w:rPr>
        <w:t>,2024,23(09):1-9.</w:t>
      </w:r>
      <w:bookmarkEnd w:id="214"/>
      <w:bookmarkEnd w:id="216"/>
    </w:p>
    <w:bookmarkEnd w:id="215"/>
    <w:p w14:paraId="7F1D3636">
      <w:pPr>
        <w:pStyle w:val="62"/>
        <w:numPr>
          <w:ilvl w:val="0"/>
          <w:numId w:val="4"/>
        </w:numPr>
        <w:wordWrap w:val="0"/>
        <w:spacing w:line="360" w:lineRule="auto"/>
        <w:ind w:left="442" w:hanging="442"/>
        <w:rPr>
          <w:lang w:val="pt-BR"/>
        </w:rPr>
      </w:pPr>
      <w:bookmarkStart w:id="217" w:name="_Ref192934291"/>
      <w:bookmarkStart w:id="218" w:name="_Ref190386342"/>
      <w:r>
        <w:rPr>
          <w:rFonts w:hint="eastAsia"/>
          <w:lang w:val="pt-BR"/>
        </w:rPr>
        <w:t>陈赛.基于BERT的中文命名实体识别方法研究[D].南京邮电大学,2023.</w:t>
      </w:r>
      <w:bookmarkEnd w:id="217"/>
      <w:r>
        <w:rPr>
          <w:lang w:val="pt-BR"/>
        </w:rPr>
        <w:t xml:space="preserve"> </w:t>
      </w:r>
    </w:p>
    <w:p w14:paraId="31538CEC">
      <w:pPr>
        <w:pStyle w:val="62"/>
        <w:numPr>
          <w:ilvl w:val="0"/>
          <w:numId w:val="4"/>
        </w:numPr>
        <w:wordWrap w:val="0"/>
        <w:spacing w:line="360" w:lineRule="auto"/>
        <w:ind w:left="442" w:hanging="442"/>
        <w:rPr>
          <w:lang w:val="pt-BR"/>
        </w:rPr>
      </w:pPr>
      <w:bookmarkStart w:id="219" w:name="_Ref191768317"/>
      <w:r>
        <w:rPr>
          <w:rFonts w:hint="eastAsia"/>
          <w:lang w:val="pt-BR"/>
        </w:rPr>
        <w:t>曾泽凡,胡星辰,成清,等.基于预训练语言模型的知识图谱研究综述[J].计算机科学,2025,52(01):1-33.</w:t>
      </w:r>
      <w:bookmarkEnd w:id="219"/>
    </w:p>
    <w:bookmarkEnd w:id="218"/>
    <w:p w14:paraId="27C22B7E">
      <w:pPr>
        <w:pStyle w:val="62"/>
        <w:numPr>
          <w:ilvl w:val="0"/>
          <w:numId w:val="4"/>
        </w:numPr>
        <w:wordWrap w:val="0"/>
        <w:spacing w:line="360" w:lineRule="auto"/>
        <w:ind w:left="442" w:hanging="442"/>
        <w:rPr>
          <w:lang w:val="pt-BR"/>
        </w:rPr>
      </w:pPr>
      <w:bookmarkStart w:id="220" w:name="_Ref192934368"/>
      <w:bookmarkStart w:id="221" w:name="_Ref154664375"/>
      <w:r>
        <w:rPr>
          <w:lang w:val="pt-BR"/>
        </w:rPr>
        <w:t>Deng H , Ergu D , Liu F ,et al.Text sentiment analysis of fusion model based on attention mechanism[J].Procedia Computer Science, 2022, 199:741-748.DOI:10.1016/j.procs.2022.01.092.</w:t>
      </w:r>
      <w:bookmarkEnd w:id="220"/>
      <w:r>
        <w:rPr>
          <w:lang w:val="pt-BR"/>
        </w:rPr>
        <w:t xml:space="preserve"> </w:t>
      </w:r>
    </w:p>
    <w:bookmarkEnd w:id="221"/>
    <w:p w14:paraId="73A4E134">
      <w:pPr>
        <w:pStyle w:val="62"/>
        <w:numPr>
          <w:ilvl w:val="0"/>
          <w:numId w:val="4"/>
        </w:numPr>
        <w:wordWrap w:val="0"/>
        <w:spacing w:line="360" w:lineRule="auto"/>
        <w:ind w:left="442" w:hanging="442"/>
        <w:rPr>
          <w:lang w:val="pt-BR"/>
        </w:rPr>
      </w:pPr>
      <w:bookmarkStart w:id="222" w:name="_Ref192934386"/>
      <w:bookmarkStart w:id="223" w:name="_Ref154664386"/>
      <w:r>
        <w:rPr>
          <w:lang w:val="pt-BR"/>
        </w:rPr>
        <w:t>Vaswani A , Shazeer N , Parmar N ,et al.Attention Is All You Need[J].arXiv, 2017.DOI:10.48550/arXiv.1706.03762.</w:t>
      </w:r>
      <w:bookmarkEnd w:id="222"/>
      <w:r>
        <w:rPr>
          <w:lang w:val="pt-BR"/>
        </w:rPr>
        <w:t xml:space="preserve"> </w:t>
      </w:r>
    </w:p>
    <w:p w14:paraId="3DB3A6D6">
      <w:pPr>
        <w:pStyle w:val="62"/>
        <w:numPr>
          <w:ilvl w:val="0"/>
          <w:numId w:val="4"/>
        </w:numPr>
        <w:wordWrap w:val="0"/>
        <w:spacing w:line="360" w:lineRule="auto"/>
        <w:ind w:left="442" w:hanging="442"/>
      </w:pPr>
      <w:bookmarkStart w:id="224" w:name="_Ref192934398"/>
      <w:r>
        <w:t>Jin Y ,Sun L ,He S .Convergence of polarized self-attention with consistent rank Chinese text classification[C]//Al Ain University.Proceedings of the 3rd International Conference on Computing Innovation and Applied Physics.School of Computing and Artificial Intelligence, Southwest Jiaotong University;Sichuan Provincial Key Laboratory of Manufacturing Industry Chain Collaboration and Information Support Technology, Southwest Jiaotong University;,2024:6.DOI:10.26914/c.cnkihy.2024.060495.</w:t>
      </w:r>
      <w:bookmarkEnd w:id="224"/>
    </w:p>
    <w:bookmarkEnd w:id="210"/>
    <w:bookmarkEnd w:id="223"/>
    <w:p w14:paraId="7E9ED63E">
      <w:pPr>
        <w:pStyle w:val="62"/>
        <w:numPr>
          <w:ilvl w:val="0"/>
          <w:numId w:val="4"/>
        </w:numPr>
        <w:wordWrap w:val="0"/>
        <w:spacing w:line="360" w:lineRule="auto"/>
        <w:ind w:left="442" w:hanging="442"/>
        <w:rPr>
          <w:lang w:val="pt-BR"/>
        </w:rPr>
      </w:pPr>
      <w:bookmarkStart w:id="225" w:name="_Ref192936887"/>
      <w:bookmarkStart w:id="226" w:name="_Ref192934411"/>
      <w:bookmarkStart w:id="227" w:name="_Ref154664174"/>
      <w:r>
        <w:rPr>
          <w:rFonts w:hint="eastAsia"/>
          <w:lang w:val="pt-BR"/>
        </w:rPr>
        <w:t>胡虹,李学俊,廖竞. 多样性引导的深度多视图聚类算法[J]. 计算机系统应用,2024,33(7):161-169. DOI:10.15888/j.cnki.csa.009553.</w:t>
      </w:r>
      <w:bookmarkEnd w:id="225"/>
    </w:p>
    <w:p w14:paraId="3DA2B896">
      <w:pPr>
        <w:pStyle w:val="62"/>
        <w:numPr>
          <w:ilvl w:val="0"/>
          <w:numId w:val="4"/>
        </w:numPr>
        <w:wordWrap w:val="0"/>
        <w:spacing w:line="360" w:lineRule="auto"/>
        <w:ind w:left="442" w:hanging="442"/>
        <w:rPr>
          <w:lang w:val="pt-BR"/>
        </w:rPr>
      </w:pPr>
      <w:bookmarkStart w:id="228" w:name="_Ref192936914"/>
      <w:r>
        <w:rPr>
          <w:rFonts w:hint="eastAsia"/>
          <w:lang w:val="pt-BR"/>
        </w:rPr>
        <w:t>王腾科,朱广丽,李瀚臣,等.基于字词融合和多头注意力的专利实体识别[J].计算机工程与设计, 2023, 44(12):3778-3783.</w:t>
      </w:r>
      <w:bookmarkEnd w:id="226"/>
      <w:bookmarkEnd w:id="228"/>
    </w:p>
    <w:p w14:paraId="2707069B">
      <w:pPr>
        <w:pStyle w:val="62"/>
        <w:numPr>
          <w:ilvl w:val="0"/>
          <w:numId w:val="4"/>
        </w:numPr>
        <w:wordWrap w:val="0"/>
        <w:spacing w:line="360" w:lineRule="auto"/>
        <w:ind w:left="442" w:hanging="442"/>
        <w:rPr>
          <w:lang w:val="pt-BR"/>
        </w:rPr>
      </w:pPr>
      <w:bookmarkStart w:id="229" w:name="_Ref191769251"/>
      <w:r>
        <w:rPr>
          <w:lang w:val="pt-BR"/>
        </w:rPr>
        <w:t>范昊,何灏.融合上下文特征和BERT词嵌入的新闻标题分类研究[J].情报科学,2022,40(06):90-97.DOI:10.13833/j.issn.1007-7634.2022.06.012.</w:t>
      </w:r>
      <w:bookmarkEnd w:id="227"/>
      <w:bookmarkEnd w:id="229"/>
    </w:p>
    <w:p w14:paraId="5A694427">
      <w:pPr>
        <w:pStyle w:val="42"/>
        <w:numPr>
          <w:ilvl w:val="0"/>
          <w:numId w:val="4"/>
        </w:numPr>
        <w:wordWrap w:val="0"/>
        <w:ind w:firstLineChars="0"/>
        <w:rPr>
          <w:rFonts w:cs="Times New Roman"/>
          <w:szCs w:val="24"/>
          <w:lang w:val="pt-BR"/>
        </w:rPr>
      </w:pPr>
      <w:bookmarkStart w:id="230" w:name="_Ref192934438"/>
      <w:bookmarkStart w:id="231" w:name="_Ref190384875"/>
      <w:bookmarkStart w:id="232" w:name="_Ref154664399"/>
      <w:r>
        <w:rPr>
          <w:rFonts w:hint="eastAsia" w:cs="Times New Roman"/>
          <w:szCs w:val="24"/>
          <w:lang w:val="pt-BR"/>
        </w:rPr>
        <w:t>范晓明.面向中文的混合嵌入文本表征方法研究[D].中国人民公安大学,2023.</w:t>
      </w:r>
      <w:bookmarkEnd w:id="230"/>
    </w:p>
    <w:bookmarkEnd w:id="231"/>
    <w:p w14:paraId="1472E238">
      <w:pPr>
        <w:pStyle w:val="62"/>
        <w:numPr>
          <w:ilvl w:val="0"/>
          <w:numId w:val="4"/>
        </w:numPr>
        <w:wordWrap w:val="0"/>
        <w:spacing w:line="360" w:lineRule="auto"/>
        <w:ind w:left="442" w:hanging="442"/>
        <w:rPr>
          <w:lang w:val="pt-BR"/>
        </w:rPr>
      </w:pPr>
      <w:bookmarkStart w:id="233" w:name="_Ref192934452"/>
      <w:bookmarkStart w:id="234" w:name="_Ref190386522"/>
      <w:r>
        <w:rPr>
          <w:rFonts w:hint="eastAsia"/>
          <w:lang w:val="pt-BR"/>
        </w:rPr>
        <w:t>李伟康,李炜,吴云芳.深度学习中汉语字向量和词向量结合方式探究[J].中文信息学报, 2017, 31(6):7.DOI:10.3969/j.issn.1003-0077.2017.06.019.</w:t>
      </w:r>
      <w:bookmarkEnd w:id="233"/>
    </w:p>
    <w:p w14:paraId="1159061C">
      <w:pPr>
        <w:pStyle w:val="62"/>
        <w:numPr>
          <w:ilvl w:val="0"/>
          <w:numId w:val="4"/>
        </w:numPr>
        <w:wordWrap w:val="0"/>
        <w:spacing w:line="360" w:lineRule="auto"/>
        <w:ind w:left="442" w:hanging="442"/>
        <w:rPr>
          <w:lang w:val="pt-BR"/>
        </w:rPr>
      </w:pPr>
      <w:bookmarkStart w:id="235" w:name="_Ref192934466"/>
      <w:r>
        <w:rPr>
          <w:lang w:val="pt-BR"/>
        </w:rPr>
        <w:t>赵铁军,许木璠,陈安东.自然语言处理研究综述[J/OL].新疆师范大学学报(哲学社会科学版):1-23[2023-12-15].https://doi.org/10.14100/j.cnki.65-1039/g4.20230804.001.</w:t>
      </w:r>
      <w:bookmarkEnd w:id="232"/>
      <w:bookmarkEnd w:id="234"/>
      <w:bookmarkEnd w:id="235"/>
    </w:p>
    <w:p w14:paraId="481D9FC8">
      <w:pPr>
        <w:pStyle w:val="62"/>
        <w:numPr>
          <w:ilvl w:val="0"/>
          <w:numId w:val="4"/>
        </w:numPr>
        <w:wordWrap w:val="0"/>
        <w:spacing w:line="360" w:lineRule="auto"/>
        <w:ind w:left="442" w:hanging="442"/>
        <w:rPr>
          <w:lang w:val="pt-BR"/>
        </w:rPr>
      </w:pPr>
      <w:bookmarkStart w:id="236" w:name="_Ref190171641"/>
      <w:r>
        <w:rPr>
          <w:rFonts w:hint="eastAsia"/>
          <w:lang w:val="pt-BR"/>
        </w:rPr>
        <w:t>黄峻,林飞,杨静,等. 生成式AI的大模型提示工程:方法、现状与展望[J]. 智能科学与技术学报,2024,6(2):115-133. DOI:10.11959/j.issn.2096-6652.202424.</w:t>
      </w:r>
    </w:p>
    <w:bookmarkEnd w:id="236"/>
    <w:p w14:paraId="27C6CCD7">
      <w:pPr>
        <w:pStyle w:val="62"/>
        <w:numPr>
          <w:ilvl w:val="0"/>
          <w:numId w:val="4"/>
        </w:numPr>
        <w:wordWrap w:val="0"/>
        <w:spacing w:line="360" w:lineRule="auto"/>
        <w:ind w:left="442" w:hanging="442"/>
      </w:pPr>
      <w:bookmarkStart w:id="237" w:name="_Ref192934490"/>
      <w:bookmarkStart w:id="238" w:name="_Ref190171655"/>
      <w:r>
        <w:t>Gu J , Han Z , Chen S ,et al.A Systematic Survey of Prompt Engineering on Vision-Language Foundation Models[J]. 2023.</w:t>
      </w:r>
      <w:bookmarkEnd w:id="237"/>
      <w:r>
        <w:t xml:space="preserve"> </w:t>
      </w:r>
    </w:p>
    <w:bookmarkEnd w:id="238"/>
    <w:p w14:paraId="357EEBEB">
      <w:pPr>
        <w:pStyle w:val="62"/>
        <w:numPr>
          <w:ilvl w:val="0"/>
          <w:numId w:val="4"/>
        </w:numPr>
        <w:wordWrap w:val="0"/>
        <w:spacing w:line="360" w:lineRule="auto"/>
        <w:ind w:left="442" w:hanging="442"/>
      </w:pPr>
      <w:bookmarkStart w:id="239" w:name="_Ref192934503"/>
      <w:bookmarkStart w:id="240" w:name="_Ref190171667"/>
      <w:r>
        <w:t>Lester B , Al-Rfou R , Constant N .The Power of Scale for Parameter-Efficient Prompt Tuning[J]. 2021.DOI:10.48550/arXiv.2104.08691.</w:t>
      </w:r>
      <w:bookmarkEnd w:id="239"/>
    </w:p>
    <w:bookmarkEnd w:id="240"/>
    <w:p w14:paraId="47373748">
      <w:pPr>
        <w:pStyle w:val="62"/>
        <w:numPr>
          <w:ilvl w:val="0"/>
          <w:numId w:val="4"/>
        </w:numPr>
        <w:wordWrap w:val="0"/>
        <w:spacing w:line="360" w:lineRule="auto"/>
        <w:ind w:left="442" w:hanging="442"/>
      </w:pPr>
      <w:bookmarkStart w:id="241" w:name="_Ref192934518"/>
      <w:bookmarkStart w:id="242" w:name="_Ref190171678"/>
      <w:r>
        <w:t>Yu F Y , Pan K J .The Effects of Student Question-Generation with Online Prompts on Learning.[J].Journal of Educational Technology &amp; Society, 2014.</w:t>
      </w:r>
      <w:bookmarkEnd w:id="241"/>
    </w:p>
    <w:bookmarkEnd w:id="242"/>
    <w:p w14:paraId="3573BA04">
      <w:pPr>
        <w:pStyle w:val="62"/>
        <w:numPr>
          <w:ilvl w:val="0"/>
          <w:numId w:val="4"/>
        </w:numPr>
        <w:wordWrap w:val="0"/>
        <w:spacing w:line="360" w:lineRule="auto"/>
        <w:ind w:left="442" w:hanging="442"/>
      </w:pPr>
      <w:bookmarkStart w:id="243" w:name="_Ref192934539"/>
      <w:r>
        <w:t>Sun H. Offline prompt evaluation and optimization with inverse reinforcement learning[J]. arXiv preprint arXiv:2309.06553, 2023, 3.</w:t>
      </w:r>
      <w:bookmarkEnd w:id="243"/>
    </w:p>
    <w:p w14:paraId="23847C56">
      <w:pPr>
        <w:spacing w:before="163" w:beforeLines="50"/>
        <w:ind w:firstLine="0" w:firstLineChars="0"/>
        <w:rPr>
          <w:szCs w:val="21"/>
        </w:rPr>
        <w:sectPr>
          <w:headerReference r:id="rId48" w:type="first"/>
          <w:footerReference r:id="rId51" w:type="first"/>
          <w:headerReference r:id="rId46" w:type="default"/>
          <w:footerReference r:id="rId49" w:type="default"/>
          <w:headerReference r:id="rId47" w:type="even"/>
          <w:footerReference r:id="rId50" w:type="even"/>
          <w:pgSz w:w="11906" w:h="16838"/>
          <w:pgMar w:top="1134" w:right="1588" w:bottom="1418" w:left="1588" w:header="1429" w:footer="1701" w:gutter="284"/>
          <w:pgNumType w:start="80"/>
          <w:cols w:space="425" w:num="1"/>
          <w:docGrid w:type="lines" w:linePitch="326" w:charSpace="0"/>
        </w:sectPr>
      </w:pPr>
    </w:p>
    <w:p w14:paraId="7B19411F">
      <w:pPr>
        <w:pStyle w:val="2"/>
        <w:numPr>
          <w:ilvl w:val="0"/>
          <w:numId w:val="0"/>
        </w:numPr>
      </w:pPr>
      <w:bookmarkStart w:id="244" w:name="_Toc192932548"/>
      <w:bookmarkStart w:id="245" w:name="_Toc86781660"/>
      <w:bookmarkStart w:id="246" w:name="_Toc86781586"/>
      <w:bookmarkStart w:id="247" w:name="_Toc86781293"/>
      <w:bookmarkStart w:id="248" w:name="_Toc299"/>
      <w:bookmarkStart w:id="249" w:name="_Toc445369939"/>
      <w:r>
        <w:rPr>
          <w:rFonts w:hint="eastAsia"/>
        </w:rPr>
        <w:t>简历及在学期间所获得的学术成果</w:t>
      </w:r>
      <w:bookmarkEnd w:id="244"/>
      <w:bookmarkEnd w:id="245"/>
      <w:bookmarkEnd w:id="246"/>
      <w:bookmarkEnd w:id="247"/>
      <w:bookmarkEnd w:id="248"/>
      <w:bookmarkEnd w:id="249"/>
    </w:p>
    <w:p w14:paraId="12E44C95">
      <w:pPr>
        <w:adjustRightInd w:val="0"/>
        <w:ind w:firstLine="480"/>
        <w:jc w:val="center"/>
        <w:rPr>
          <w:color w:val="FF0000"/>
        </w:rPr>
      </w:pPr>
    </w:p>
    <w:p w14:paraId="5B5AAF98">
      <w:pPr>
        <w:snapToGrid w:val="0"/>
        <w:ind w:firstLine="480"/>
        <w:jc w:val="left"/>
      </w:pPr>
    </w:p>
    <w:p w14:paraId="410F2E4A">
      <w:pPr>
        <w:snapToGrid w:val="0"/>
        <w:ind w:firstLine="480"/>
        <w:jc w:val="left"/>
      </w:pPr>
    </w:p>
    <w:p w14:paraId="7E6F9F13">
      <w:pPr>
        <w:snapToGrid w:val="0"/>
        <w:ind w:firstLine="482"/>
        <w:jc w:val="left"/>
        <w:rPr>
          <w:b/>
          <w:bCs/>
        </w:rPr>
      </w:pPr>
      <w:r>
        <w:rPr>
          <w:rFonts w:hint="eastAsia"/>
          <w:b/>
          <w:bCs/>
        </w:rPr>
        <w:t>1. 作者简历</w:t>
      </w:r>
    </w:p>
    <w:p w14:paraId="1B36A613">
      <w:pPr>
        <w:snapToGrid w:val="0"/>
        <w:ind w:firstLine="480"/>
        <w:jc w:val="left"/>
      </w:pPr>
      <w:r>
        <w:rPr>
          <w:rFonts w:hint="eastAsia"/>
        </w:rPr>
        <w:t>李梓馨，女，2000年12月14日生，于2022年9月8日考入东华大学计算机学院计算机技术专业，从事自然语言处理方向研究。经过3年的努力，完成学业，撰写了学位论文《面向电力指标问答的NLU模型设计与优化》。</w:t>
      </w:r>
    </w:p>
    <w:p w14:paraId="1A8DD848">
      <w:pPr>
        <w:snapToGrid w:val="0"/>
        <w:ind w:firstLine="482"/>
        <w:jc w:val="left"/>
        <w:rPr>
          <w:b/>
          <w:bCs/>
        </w:rPr>
      </w:pPr>
    </w:p>
    <w:p w14:paraId="4EAF1088">
      <w:pPr>
        <w:snapToGrid w:val="0"/>
        <w:ind w:firstLine="482"/>
        <w:jc w:val="left"/>
        <w:rPr>
          <w:b/>
          <w:bCs/>
        </w:rPr>
      </w:pPr>
      <w:r>
        <w:rPr>
          <w:rFonts w:hint="eastAsia"/>
          <w:b/>
          <w:bCs/>
        </w:rPr>
        <w:t>2</w:t>
      </w:r>
      <w:r>
        <w:rPr>
          <w:b/>
          <w:bCs/>
        </w:rPr>
        <w:t xml:space="preserve">. </w:t>
      </w:r>
      <w:r>
        <w:rPr>
          <w:rFonts w:hint="eastAsia"/>
          <w:b/>
          <w:bCs/>
        </w:rPr>
        <w:t>教育背景</w:t>
      </w:r>
    </w:p>
    <w:p w14:paraId="2D1A0B19">
      <w:pPr>
        <w:snapToGrid w:val="0"/>
        <w:ind w:firstLine="480"/>
        <w:jc w:val="left"/>
      </w:pPr>
      <w:r>
        <w:rPr>
          <w:rFonts w:hint="eastAsia"/>
        </w:rPr>
        <w:t>2</w:t>
      </w:r>
      <w:r>
        <w:t>01</w:t>
      </w:r>
      <w:r>
        <w:rPr>
          <w:rFonts w:hint="eastAsia"/>
        </w:rPr>
        <w:t>8年</w:t>
      </w:r>
      <w:r>
        <w:t>9</w:t>
      </w:r>
      <w:r>
        <w:rPr>
          <w:rFonts w:hint="eastAsia"/>
        </w:rPr>
        <w:t>月</w:t>
      </w:r>
      <w:r>
        <w:t>~20</w:t>
      </w:r>
      <w:r>
        <w:rPr>
          <w:rFonts w:hint="eastAsia"/>
        </w:rPr>
        <w:t>22年</w:t>
      </w:r>
      <w:r>
        <w:t>6</w:t>
      </w:r>
      <w:r>
        <w:rPr>
          <w:rFonts w:hint="eastAsia"/>
        </w:rPr>
        <w:t>月，山东理工大学，本科，专业：计算机科学与技术</w:t>
      </w:r>
    </w:p>
    <w:p w14:paraId="5B2881D1">
      <w:pPr>
        <w:snapToGrid w:val="0"/>
        <w:ind w:firstLine="480"/>
        <w:jc w:val="left"/>
        <w:rPr>
          <w:b/>
          <w:bCs/>
        </w:rPr>
      </w:pPr>
      <w:r>
        <w:rPr>
          <w:rFonts w:hint="eastAsia"/>
        </w:rPr>
        <w:t>2</w:t>
      </w:r>
      <w:r>
        <w:t>0</w:t>
      </w:r>
      <w:r>
        <w:rPr>
          <w:rFonts w:hint="eastAsia"/>
        </w:rPr>
        <w:t>22年9月</w:t>
      </w:r>
      <w:r>
        <w:t>~20</w:t>
      </w:r>
      <w:r>
        <w:rPr>
          <w:rFonts w:hint="eastAsia"/>
        </w:rPr>
        <w:t>25年6月，东华大学，硕士研究生，专业：计算机技术</w:t>
      </w:r>
    </w:p>
    <w:p w14:paraId="3C09108F">
      <w:pPr>
        <w:snapToGrid w:val="0"/>
        <w:ind w:firstLine="482"/>
        <w:rPr>
          <w:b/>
          <w:bCs/>
        </w:rPr>
      </w:pPr>
    </w:p>
    <w:p w14:paraId="42CD0B6D">
      <w:pPr>
        <w:snapToGrid w:val="0"/>
        <w:ind w:firstLine="482"/>
        <w:rPr>
          <w:b/>
          <w:bCs/>
        </w:rPr>
      </w:pPr>
      <w:r>
        <w:rPr>
          <w:b/>
          <w:bCs/>
        </w:rPr>
        <w:t>3</w:t>
      </w:r>
      <w:r>
        <w:rPr>
          <w:rFonts w:hint="eastAsia"/>
          <w:b/>
          <w:bCs/>
        </w:rPr>
        <w:t>. 在学期间获得的学术成果</w:t>
      </w:r>
    </w:p>
    <w:p w14:paraId="4F3C2765">
      <w:pPr>
        <w:pStyle w:val="62"/>
        <w:numPr>
          <w:ilvl w:val="0"/>
          <w:numId w:val="5"/>
        </w:numPr>
        <w:spacing w:line="360" w:lineRule="auto"/>
        <w:ind w:left="862" w:firstLine="480"/>
      </w:pPr>
      <w:r>
        <w:t>Junying Wu, Yanyan Lu, Zixin Li, Jiao Peng, Xing Xu, and Hui Song. 2024. Word-Phrase Fusion Encoding Model for Natural Language Understanding in the Electric Power Field. In Proceedings of the 2024 International Conference on Generative Artificial Intelligence and Information Security (GAIIS '24). Association for Computing Machinery, New York, NY, USA, 43–49. https://doi.org/10.1145/3665348.3665357</w:t>
      </w:r>
      <w:r>
        <w:rPr>
          <w:rFonts w:hint="eastAsia"/>
        </w:rPr>
        <w:t>（已录用）</w:t>
      </w:r>
    </w:p>
    <w:p w14:paraId="7779AC16">
      <w:pPr>
        <w:spacing w:before="163" w:beforeLines="50"/>
        <w:ind w:firstLine="0" w:firstLineChars="0"/>
        <w:rPr>
          <w:szCs w:val="21"/>
        </w:rPr>
        <w:sectPr>
          <w:headerReference r:id="rId52" w:type="even"/>
          <w:pgSz w:w="11906" w:h="16838"/>
          <w:pgMar w:top="1134" w:right="1588" w:bottom="1418" w:left="1588" w:header="1429" w:footer="1701" w:gutter="284"/>
          <w:pgNumType w:start="80"/>
          <w:cols w:space="425" w:num="1"/>
          <w:docGrid w:type="lines" w:linePitch="326" w:charSpace="0"/>
        </w:sectPr>
      </w:pPr>
    </w:p>
    <w:p w14:paraId="599E2F25">
      <w:pPr>
        <w:pStyle w:val="2"/>
        <w:numPr>
          <w:ilvl w:val="0"/>
          <w:numId w:val="0"/>
        </w:numPr>
      </w:pPr>
      <w:bookmarkStart w:id="250" w:name="_Toc192932549"/>
      <w:r>
        <w:rPr>
          <w:rFonts w:hint="eastAsia"/>
        </w:rPr>
        <w:t>致 谢</w:t>
      </w:r>
      <w:bookmarkEnd w:id="250"/>
    </w:p>
    <w:p w14:paraId="2137C128">
      <w:pPr>
        <w:ind w:firstLine="480"/>
        <w:rPr>
          <w:rFonts w:ascii="宋体" w:hAnsi="宋体"/>
        </w:rPr>
      </w:pPr>
      <w:r>
        <w:rPr>
          <w:rFonts w:hint="eastAsia" w:ascii="宋体" w:hAnsi="宋体"/>
        </w:rPr>
        <w:t>“这一年，我二十四岁，来到了求学生涯的最后一站。”</w:t>
      </w:r>
    </w:p>
    <w:p w14:paraId="24839701">
      <w:pPr>
        <w:ind w:firstLine="480"/>
        <w:rPr>
          <w:rFonts w:ascii="宋体" w:hAnsi="宋体"/>
        </w:rPr>
      </w:pPr>
      <w:r>
        <w:rPr>
          <w:rFonts w:hint="eastAsia" w:ascii="宋体" w:hAnsi="宋体"/>
        </w:rPr>
        <w:t>曾经总觉得来日方长，却不知岁月清浅</w:t>
      </w:r>
      <w:r>
        <w:rPr>
          <w:rFonts w:ascii="宋体" w:hAnsi="宋体"/>
        </w:rPr>
        <w:t>，转眼间，这段交织着代码与诗意的旅程即将抵达终点</w:t>
      </w:r>
      <w:r>
        <w:rPr>
          <w:rFonts w:hint="eastAsia" w:ascii="宋体" w:hAnsi="宋体"/>
        </w:rPr>
        <w:t>，我的硕士生涯也即将落幕</w:t>
      </w:r>
      <w:r>
        <w:rPr>
          <w:rFonts w:ascii="宋体" w:hAnsi="宋体"/>
        </w:rPr>
        <w:t>。回首望去，满目皆是星光，</w:t>
      </w:r>
      <w:r>
        <w:rPr>
          <w:rFonts w:hint="eastAsia" w:ascii="宋体" w:hAnsi="宋体"/>
        </w:rPr>
        <w:t>致谢是二十载寒窗求学的句号，确不是青春的终点</w:t>
      </w:r>
      <w:r>
        <w:rPr>
          <w:rFonts w:ascii="宋体" w:hAnsi="宋体"/>
        </w:rPr>
        <w:t>。</w:t>
      </w:r>
    </w:p>
    <w:p w14:paraId="6744BECD">
      <w:pPr>
        <w:ind w:firstLine="480"/>
      </w:pPr>
      <w:r>
        <w:rPr>
          <w:rFonts w:ascii="宋体" w:hAnsi="宋体"/>
        </w:rPr>
        <w:t>幸遇恩师，如沐春风</w:t>
      </w:r>
      <w:r>
        <w:rPr>
          <w:rFonts w:hint="eastAsia" w:ascii="宋体" w:hAnsi="宋体"/>
        </w:rPr>
        <w:t>。</w:t>
      </w:r>
      <w:r>
        <w:t>我愿以最真挚的笔墨，向我的导师宋晖教授致以最深的谢意。三载春秋，您不仅是我的引路人，更是我心灵的港湾。</w:t>
      </w:r>
      <w:r>
        <w:rPr>
          <w:rFonts w:ascii="宋体" w:hAnsi="宋体"/>
        </w:rPr>
        <w:t>无论是学业上的点拨，还是生活中的关怀，您总是默默守护，为我铺就一条平稳而光明的道路。您的严谨与耐心，如星辰般照亮我前行的方向。因为有您，我的研究生岁月如同一幅温暖的画卷，充满了幸福与自在。能成为您的学生，是我此生</w:t>
      </w:r>
      <w:r>
        <w:rPr>
          <w:rFonts w:hint="eastAsia" w:ascii="宋体" w:hAnsi="宋体"/>
        </w:rPr>
        <w:t>莫大</w:t>
      </w:r>
      <w:r>
        <w:rPr>
          <w:rFonts w:ascii="宋体" w:hAnsi="宋体"/>
        </w:rPr>
        <w:t>的幸运。</w:t>
      </w:r>
    </w:p>
    <w:p w14:paraId="5358BC93">
      <w:pPr>
        <w:ind w:firstLine="480"/>
      </w:pPr>
      <w:r>
        <w:rPr>
          <w:rFonts w:ascii="宋体" w:hAnsi="宋体"/>
        </w:rPr>
        <w:t xml:space="preserve">同窗似锦，共绘芳华。 </w:t>
      </w:r>
      <w:r>
        <w:t>感谢实验室的兄弟姐妹们，你们是我这段旅程中最珍贵的同行者。我们曾一起挑灯夜战，在代码的海洋中寻找那一丝曙光，疲惫却执着；我们也曾一起把酒言欢，在杯盏交错间畅谈理想与未来，笑声中藏着对</w:t>
      </w:r>
      <w:r>
        <w:rPr>
          <w:rFonts w:hint="eastAsia"/>
        </w:rPr>
        <w:t>未来</w:t>
      </w:r>
      <w:r>
        <w:t>的憧憬。</w:t>
      </w:r>
      <w:r>
        <w:rPr>
          <w:rFonts w:ascii="宋体" w:hAnsi="宋体"/>
        </w:rPr>
        <w:t>感谢你们，让我在追逐梦想的路上，从未孤单。愿我们各自奔赴山海，却依旧心怀彼此，在未来的某一天，重逢于更高处，笑谈往昔，共话前程。</w:t>
      </w:r>
    </w:p>
    <w:p w14:paraId="0E474825">
      <w:pPr>
        <w:ind w:firstLine="480"/>
        <w:rPr>
          <w:rFonts w:ascii="宋体" w:hAnsi="宋体"/>
        </w:rPr>
      </w:pPr>
      <w:r>
        <w:rPr>
          <w:rFonts w:ascii="宋体" w:hAnsi="宋体"/>
        </w:rPr>
        <w:t xml:space="preserve">家是港湾，爱是力量。 </w:t>
      </w:r>
      <w:r>
        <w:t>感谢我的爸爸妈妈，你们的爱是我前行的动力，也是我遇到挫折时最坚实的后盾。无论我走得多远，你们总是无条件地支持我。当我开心时，你们陪我一起笑；遇到困难时，你们用温暖的话语鼓励我；压力大时，你们总是默默为我兜底，让我知道，无论发生什么，我都有一个可以依靠的家。</w:t>
      </w:r>
      <w:r>
        <w:rPr>
          <w:rFonts w:hint="eastAsia"/>
        </w:rPr>
        <w:t>是</w:t>
      </w:r>
      <w:r>
        <w:rPr>
          <w:rFonts w:ascii="宋体" w:hAnsi="宋体"/>
        </w:rPr>
        <w:t>你们的爱，给了我面对困难的勇气，也让我明白，无论成功与否，我始终是你们心中最珍贵的孩子。</w:t>
      </w:r>
    </w:p>
    <w:p w14:paraId="13A3F915">
      <w:pPr>
        <w:ind w:firstLine="480"/>
        <w:rPr>
          <w:rFonts w:ascii="宋体" w:hAnsi="宋体"/>
        </w:rPr>
      </w:pPr>
      <w:r>
        <w:rPr>
          <w:rFonts w:hint="eastAsia" w:ascii="宋体" w:hAnsi="宋体"/>
        </w:rPr>
        <w:t>回头看：轻舟已过万重山！</w:t>
      </w:r>
    </w:p>
    <w:p w14:paraId="5C1B0537">
      <w:pPr>
        <w:ind w:firstLine="480"/>
      </w:pPr>
      <w:r>
        <w:rPr>
          <w:rFonts w:hint="eastAsia" w:ascii="宋体" w:hAnsi="宋体"/>
        </w:rPr>
        <w:t>向前看：前路漫漫亦灿灿！</w:t>
      </w:r>
    </w:p>
    <w:p w14:paraId="11FA1E77">
      <w:pPr>
        <w:ind w:firstLine="480"/>
        <w:rPr>
          <w:rFonts w:ascii="宋体" w:hAnsi="宋体"/>
        </w:rPr>
      </w:pPr>
      <w:r>
        <w:rPr>
          <w:rFonts w:hint="eastAsia" w:ascii="宋体" w:hAnsi="宋体"/>
        </w:rPr>
        <w:t>谨以此篇，献给我热烈而又独一无二的学生时代。</w:t>
      </w:r>
      <w:r>
        <w:rPr>
          <w:rFonts w:ascii="宋体" w:hAnsi="宋体"/>
        </w:rPr>
        <w:t>再次感谢所有关心、帮助过我的人，</w:t>
      </w:r>
      <w:r>
        <w:rPr>
          <w:rFonts w:hint="eastAsia" w:ascii="宋体" w:hAnsi="宋体"/>
        </w:rPr>
        <w:t>祝大家</w:t>
      </w:r>
      <w:r>
        <w:rPr>
          <w:rFonts w:ascii="宋体" w:hAnsi="宋体"/>
        </w:rPr>
        <w:t>一切安好</w:t>
      </w:r>
      <w:r>
        <w:rPr>
          <w:rFonts w:hint="eastAsia" w:ascii="宋体" w:hAnsi="宋体"/>
        </w:rPr>
        <w:t>，我们顶峰相见</w:t>
      </w:r>
      <w:r>
        <w:rPr>
          <w:rFonts w:ascii="宋体" w:hAnsi="宋体"/>
        </w:rPr>
        <w:t>！</w:t>
      </w:r>
      <w:bookmarkEnd w:id="0"/>
    </w:p>
    <w:bookmarkEnd w:id="251"/>
    <w:sectPr>
      <w:headerReference r:id="rId53" w:type="default"/>
      <w:pgSz w:w="11906" w:h="16838"/>
      <w:pgMar w:top="1134" w:right="1588" w:bottom="1418" w:left="1588" w:header="1429" w:footer="1701" w:gutter="284"/>
      <w:cols w:space="425" w:num="1"/>
      <w:docGrid w:type="lines" w:linePitch="326"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论文检测系统" w:initials="PDS" w:date="2025-12-22T05:15:50Z">
    <w:p>
      <w:pPr>
        <w:pStyle w:val="CommentText"/>
      </w:pPr>
      <w:r>
        <w:rPr>
          <w:rStyle w:val="CommentReference"/>
        </w:rPr>
        <w:annotationRef/>
      </w:r>
      <w:r>
        <w:t>[Abstract-english_title_format]</w:t>
      </w:r>
    </w:p>
    <w:p>
      <w:pPr>
        <w:pStyle w:val="CommentText"/>
      </w:pPr>
      <w:r>
        <w:t>• 英文摘要格式问题：</w:t>
      </w:r>
    </w:p>
    <w:p>
      <w:pPr>
        <w:pStyle w:val="CommentText"/>
      </w:pPr>
      <w:r>
        <w:t>•   - 标题段前应为0，当前12.0</w:t>
      </w:r>
    </w:p>
    <w:p>
      <w:pPr>
        <w:pStyle w:val="CommentText"/>
      </w:pPr>
      <w:r>
        <w:t>•   - 标题段后应为0，当前3.0</w:t>
      </w:r>
    </w:p>
  </w:comment>
  <w:comment w:id="1" w:author="论文检测系统" w:initials="PDS" w:date="2025-12-22T05:15:50Z">
    <w:p>
      <w:pPr>
        <w:pStyle w:val="CommentText"/>
      </w:pPr>
      <w:r>
        <w:rPr>
          <w:rStyle w:val="CommentReference"/>
        </w:rPr>
        <w:annotationRef/>
      </w:r>
      <w:r>
        <w:t>[Abstract-english_content_format]</w:t>
      </w:r>
    </w:p>
    <w:p>
      <w:pPr>
        <w:pStyle w:val="CommentText"/>
      </w:pPr>
      <w:r>
        <w:t>• 英文摘要格式问题：</w:t>
      </w:r>
    </w:p>
    <w:p>
      <w:pPr>
        <w:pStyle w:val="CommentText"/>
      </w:pPr>
      <w:r>
        <w:t>•   - 第1段行距应为1.25倍，当前1.0</w:t>
      </w:r>
    </w:p>
    <w:p>
      <w:pPr>
        <w:pStyle w:val="CommentText"/>
      </w:pPr>
      <w:r>
        <w:t>•   - 第1段首行缩进应为4.0字符，当前约2.0字符</w:t>
      </w:r>
    </w:p>
    <w:p>
      <w:pPr>
        <w:pStyle w:val="CommentText"/>
      </w:pPr>
      <w:r>
        <w:t>•   - 第2段行距应为1.25倍，当前1.0</w:t>
      </w:r>
    </w:p>
    <w:p>
      <w:pPr>
        <w:pStyle w:val="CommentText"/>
      </w:pPr>
      <w:r>
        <w:t>•   - 第2段首行缩进应为4.0字符，当前约2.0字符</w:t>
      </w:r>
    </w:p>
    <w:p>
      <w:pPr>
        <w:pStyle w:val="CommentText"/>
      </w:pPr>
      <w:r>
        <w:t>•   - 第3段行距应为1.25倍，当前1.0</w:t>
      </w:r>
    </w:p>
    <w:p>
      <w:pPr>
        <w:pStyle w:val="CommentText"/>
      </w:pPr>
      <w:r>
        <w:t>•   - 第3段首行缩进应为4.0字符，当前约2.0字符</w:t>
      </w:r>
    </w:p>
    <w:p>
      <w:pPr>
        <w:pStyle w:val="CommentText"/>
      </w:pPr>
      <w:r>
        <w:t>•   - 第4段行距应为1.25倍，当前1.0</w:t>
      </w:r>
    </w:p>
    <w:p>
      <w:pPr>
        <w:pStyle w:val="CommentText"/>
      </w:pPr>
      <w:r>
        <w:t>•   - 第4段首行缩进应为4.0字符，当前约2.0字符</w:t>
      </w:r>
    </w:p>
    <w:p>
      <w:pPr>
        <w:pStyle w:val="CommentText"/>
      </w:pPr>
      <w:r>
        <w:t>•   - 第5段行距应为1.25倍，当前1.0</w:t>
      </w:r>
    </w:p>
    <w:p>
      <w:pPr>
        <w:pStyle w:val="CommentText"/>
      </w:pPr>
      <w:r>
        <w:t>•   - 第5段首行缩进应为4.0字符，当前约2.0字符</w:t>
      </w:r>
    </w:p>
    <w:p>
      <w:pPr>
        <w:pStyle w:val="CommentText"/>
      </w:pPr>
      <w:r>
        <w:t>•   - 第6段行距应为1.25倍，当前1.0</w:t>
      </w:r>
    </w:p>
    <w:p>
      <w:pPr>
        <w:pStyle w:val="CommentText"/>
      </w:pPr>
      <w:r>
        <w:t>•   - 第6段首行缩进应为4.0字符，当前约2.0字符</w:t>
      </w:r>
    </w:p>
  </w:comment>
  <w:comment w:id="2" w:author="论文检测系统" w:initials="PDS" w:date="2025-12-22T05:15:50Z">
    <w:p>
      <w:pPr>
        <w:pStyle w:val="CommentText"/>
      </w:pPr>
      <w:r>
        <w:rPr>
          <w:rStyle w:val="CommentReference"/>
        </w:rPr>
        <w:annotationRef/>
      </w:r>
      <w:r>
        <w:t>[Keywords-english_format]</w:t>
      </w:r>
    </w:p>
    <w:p>
      <w:pPr>
        <w:pStyle w:val="CommentText"/>
      </w:pPr>
      <w:r>
        <w:t>• 关键词格式问题：</w:t>
      </w:r>
    </w:p>
    <w:p>
      <w:pPr>
        <w:pStyle w:val="CommentText"/>
      </w:pPr>
      <w:r>
        <w:t>•   - 字体应为不加粗，实际为加粗</w:t>
      </w:r>
    </w:p>
    <w:p>
      <w:pPr>
        <w:pStyle w:val="CommentText"/>
      </w:pPr>
      <w:r>
        <w:t>•   - 行间距应为单倍行距（1.0倍），实际为1.5倍行距（1.5倍）</w:t>
      </w:r>
    </w:p>
    <w:p>
      <w:pPr>
        <w:pStyle w:val="CommentText"/>
      </w:pPr>
      <w:r>
        <w:t>•   - 首行缩进应为0.0pt，实际为-90.0pt</w:t>
      </w:r>
    </w:p>
    <w:p>
      <w:pPr>
        <w:pStyle w:val="CommentText"/>
      </w:pPr>
      <w:r>
        <w:t>•   - 左缩进应为0.0pt，实际为90.0pt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Wingdings 2">
    <w:panose1 w:val="050201020105070707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Linux Libertine O">
    <w:altName w:val="Cambria"/>
    <w:panose1 w:val="00000000000000000000"/>
    <w:charset w:val="00"/>
    <w:family w:val="auto"/>
    <w:pitch w:val="default"/>
    <w:sig w:usb0="00000000" w:usb1="00000000" w:usb2="02000020" w:usb3="00000000" w:csb0="000001B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44D1A">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06D71">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6BD69">
    <w:pPr>
      <w:pStyle w:val="1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B1BC8">
    <w:pPr>
      <w:pStyle w:val="14"/>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1D673">
    <w:pPr>
      <w:pStyle w:val="14"/>
      <w:ind w:firstLine="360"/>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129767774"/>
      <w:docPartObj>
        <w:docPartGallery w:val="autotext"/>
      </w:docPartObj>
    </w:sdtPr>
    <w:sdtEndPr>
      <w:rPr>
        <w:rStyle w:val="29"/>
      </w:rPr>
    </w:sdtEndPr>
    <w:sdtContent>
      <w:p w14:paraId="52816110">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76</w:t>
        </w:r>
        <w:r>
          <w:rPr>
            <w:rStyle w:val="29"/>
          </w:rPr>
          <w:fldChar w:fldCharType="end"/>
        </w:r>
      </w:p>
    </w:sdtContent>
  </w:sdt>
  <w:p w14:paraId="2C975CB0">
    <w:pPr>
      <w:pStyle w:val="14"/>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8617602"/>
      <w:docPartObj>
        <w:docPartGallery w:val="autotext"/>
      </w:docPartObj>
    </w:sdtPr>
    <w:sdtEndPr>
      <w:rPr>
        <w:rStyle w:val="29"/>
      </w:rPr>
    </w:sdtEndPr>
    <w:sdtContent>
      <w:p w14:paraId="77563A97">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42129F34">
    <w:pPr>
      <w:pStyle w:val="14"/>
      <w:ind w:firstLine="360"/>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681234618"/>
      <w:docPartObj>
        <w:docPartGallery w:val="autotext"/>
      </w:docPartObj>
    </w:sdtPr>
    <w:sdtEndPr>
      <w:rPr>
        <w:rStyle w:val="29"/>
      </w:rPr>
    </w:sdtEndPr>
    <w:sdtContent>
      <w:p w14:paraId="222CC385">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II</w:t>
        </w:r>
        <w:r>
          <w:rPr>
            <w:rStyle w:val="29"/>
          </w:rPr>
          <w:fldChar w:fldCharType="end"/>
        </w:r>
      </w:p>
    </w:sdtContent>
  </w:sdt>
  <w:p w14:paraId="2A559711">
    <w:pPr>
      <w:pStyle w:val="14"/>
      <w:ind w:firstLine="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593131046"/>
      <w:docPartObj>
        <w:docPartGallery w:val="autotext"/>
      </w:docPartObj>
    </w:sdtPr>
    <w:sdtEndPr>
      <w:rPr>
        <w:rStyle w:val="29"/>
      </w:rPr>
    </w:sdtEndPr>
    <w:sdtContent>
      <w:p w14:paraId="18FFBFF1">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26734F14">
    <w:pPr>
      <w:pStyle w:val="14"/>
      <w:ind w:firstLine="360"/>
      <w:jc w:val="cen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374770382"/>
      <w:docPartObj>
        <w:docPartGallery w:val="autotext"/>
      </w:docPartObj>
    </w:sdtPr>
    <w:sdtEndPr>
      <w:rPr>
        <w:rStyle w:val="29"/>
      </w:rPr>
    </w:sdtEndPr>
    <w:sdtContent>
      <w:p w14:paraId="4C9EAFFD">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81</w:t>
        </w:r>
        <w:r>
          <w:rPr>
            <w:rStyle w:val="29"/>
          </w:rPr>
          <w:fldChar w:fldCharType="end"/>
        </w:r>
      </w:p>
    </w:sdtContent>
  </w:sdt>
  <w:p w14:paraId="50D73BC3">
    <w:pPr>
      <w:pStyle w:val="14"/>
      <w:ind w:firstLine="360"/>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422639241"/>
      <w:docPartObj>
        <w:docPartGallery w:val="autotext"/>
      </w:docPartObj>
    </w:sdtPr>
    <w:sdtEndPr>
      <w:rPr>
        <w:rStyle w:val="29"/>
      </w:rPr>
    </w:sdtEndPr>
    <w:sdtContent>
      <w:p w14:paraId="2B4D671E">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80</w:t>
        </w:r>
        <w:r>
          <w:rPr>
            <w:rStyle w:val="29"/>
          </w:rPr>
          <w:fldChar w:fldCharType="end"/>
        </w:r>
      </w:p>
    </w:sdtContent>
  </w:sdt>
  <w:p w14:paraId="787D48A2">
    <w:pPr>
      <w:pStyle w:val="14"/>
      <w:ind w:firstLine="360"/>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422C8">
    <w:pPr>
      <w:pStyle w:val="1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9FBD7">
    <w:pPr>
      <w:pStyle w:val="15"/>
      <w:pBdr>
        <w:bottom w:val="none" w:color="auto" w:sz="0" w:space="1"/>
      </w:pBdr>
      <w:tabs>
        <w:tab w:val="left" w:pos="4804"/>
      </w:tabs>
      <w:ind w:firstLine="360"/>
      <w:jc w:val="left"/>
    </w:pPr>
    <w:r>
      <w:rPr>
        <w:rFonts w:hint="eastAsia"/>
      </w:rPr>
      <w:tab/>
    </w:r>
    <w:r>
      <w:rPr>
        <w:rFonts w:hint="eastAsia"/>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99D6E">
    <w:pPr>
      <w:pStyle w:val="15"/>
      <w:ind w:firstLine="360"/>
    </w:pPr>
    <w:r>
      <w:fldChar w:fldCharType="begin"/>
    </w:r>
    <w:r>
      <w:instrText xml:space="preserve"> STYLEREF  "标题 1"  \* MERGEFORMAT </w:instrText>
    </w:r>
    <w:r>
      <w:fldChar w:fldCharType="separate"/>
    </w:r>
    <w:r>
      <w:t>致 谢</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4425">
    <w:pPr>
      <w:pStyle w:val="1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9A319">
    <w:pPr>
      <w:pStyle w:val="15"/>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E0CF0">
    <w:pPr>
      <w:pStyle w:val="15"/>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53FFE">
    <w:pPr>
      <w:pStyle w:val="15"/>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A339F">
    <w:pPr>
      <w:pStyle w:val="15"/>
      <w:pBdr>
        <w:bottom w:val="single" w:color="000000" w:themeColor="text1" w:sz="12" w:space="1"/>
      </w:pBdr>
      <w:ind w:firstLine="360"/>
    </w:pPr>
    <w:r>
      <w:rPr>
        <w:rFonts w:hint="eastAsia"/>
      </w:rPr>
      <w:t>东华大学硕士学位论文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14491">
    <w:pPr>
      <w:pStyle w:val="15"/>
      <w:pBdr>
        <w:bottom w:val="single" w:color="auto" w:sz="12" w:space="1"/>
      </w:pBdr>
      <w:spacing w:line="240" w:lineRule="auto"/>
      <w:ind w:firstLine="0" w:firstLineChars="0"/>
    </w:pPr>
    <w:r>
      <w:rPr>
        <w:rFonts w:hint="eastAsia"/>
      </w:rPr>
      <w:t>摘要</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40D18">
    <w:pPr>
      <w:pStyle w:val="15"/>
      <w:pBdr>
        <w:bottom w:val="thinThickSmallGap" w:color="auto" w:sz="18" w:space="1"/>
      </w:pBdr>
      <w:ind w:firstLine="360"/>
    </w:pPr>
    <w:r>
      <w:rPr>
        <w:rFonts w:hint="eastAsia"/>
      </w:rPr>
      <w:t>东华大学硕士论文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072C0">
    <w:pPr>
      <w:pStyle w:val="15"/>
      <w:pBdr>
        <w:bottom w:val="single" w:color="auto" w:sz="12" w:space="1"/>
      </w:pBdr>
      <w:spacing w:line="240" w:lineRule="auto"/>
      <w:ind w:firstLine="0" w:firstLineChars="0"/>
    </w:pPr>
    <w:r>
      <w:rPr>
        <w:rFonts w:hint="eastAsia"/>
      </w:rPr>
      <w:t>东华大学硕士学位论文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DA5A1">
    <w:pPr>
      <w:pStyle w:val="15"/>
      <w:pBdr>
        <w:bottom w:val="single" w:color="auto" w:sz="12" w:space="1"/>
      </w:pBdr>
      <w:spacing w:line="240" w:lineRule="auto"/>
      <w:ind w:firstLine="0" w:firstLineChars="0"/>
    </w:pPr>
    <w:r>
      <w:rPr>
        <w:rFonts w:hint="eastAsia"/>
      </w:rPr>
      <w:t>ABSTRACT</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0FF30">
    <w:pPr>
      <w:pStyle w:val="15"/>
      <w:pBdr>
        <w:bottom w:val="single" w:color="auto" w:sz="12" w:space="1"/>
      </w:pBdr>
      <w:spacing w:line="240" w:lineRule="auto"/>
      <w:ind w:firstLine="0" w:firstLineChars="0"/>
    </w:pPr>
    <w:r>
      <w:rPr>
        <w:rFonts w:hint="eastAsia"/>
      </w:rPr>
      <w:t>东华大学硕士学位论文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FF87D">
    <w:pPr>
      <w:pStyle w:val="15"/>
      <w:pBdr>
        <w:bottom w:val="single" w:color="auto" w:sz="12" w:space="1"/>
      </w:pBdr>
      <w:spacing w:line="240" w:lineRule="auto"/>
      <w:ind w:firstLine="0" w:firstLineChars="0"/>
    </w:pPr>
    <w:r>
      <w:rPr>
        <w:rFonts w:hint="eastAsia"/>
      </w:rPr>
      <w:t>目录</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724D6">
    <w:pPr>
      <w:pStyle w:val="15"/>
      <w:pBdr>
        <w:bottom w:val="thinThickSmallGap" w:color="auto" w:sz="18" w:space="1"/>
      </w:pBdr>
      <w:ind w:firstLine="360"/>
    </w:pPr>
    <w:r>
      <w:rPr>
        <w:rFonts w:hint="eastAsia"/>
      </w:rPr>
      <w:t>东华大学硕士论文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CB5CF">
    <w:pPr>
      <w:pStyle w:val="15"/>
      <w:pBdr>
        <w:bottom w:val="single" w:color="auto" w:sz="12" w:space="1"/>
      </w:pBdr>
      <w:spacing w:line="240" w:lineRule="auto"/>
      <w:ind w:firstLine="0" w:firstLineChars="0"/>
    </w:pPr>
    <w:r>
      <w:rPr>
        <w:rFonts w:hint="eastAsia"/>
      </w:rPr>
      <w:t>图录</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BAE42">
    <w:pPr>
      <w:pStyle w:val="15"/>
      <w:pBdr>
        <w:bottom w:val="single" w:color="auto" w:sz="12" w:space="1"/>
      </w:pBdr>
      <w:spacing w:line="240" w:lineRule="auto"/>
      <w:ind w:firstLine="0" w:firstLineChars="0"/>
    </w:pPr>
    <w:r>
      <w:rPr>
        <w:rFonts w:hint="eastAsia"/>
      </w:rPr>
      <w:t>图录</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81A33">
    <w:pPr>
      <w:pStyle w:val="15"/>
      <w:pBdr>
        <w:bottom w:val="single" w:color="auto" w:sz="12" w:space="1"/>
      </w:pBdr>
      <w:spacing w:line="240" w:lineRule="auto"/>
      <w:ind w:firstLine="0" w:firstLineChars="0"/>
    </w:pPr>
    <w:r>
      <w:rPr>
        <w:rFonts w:hint="eastAsia"/>
      </w:rPr>
      <w:t>表录</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A072D">
    <w:pPr>
      <w:pStyle w:val="15"/>
      <w:pBdr>
        <w:bottom w:val="single" w:color="auto" w:sz="12" w:space="1"/>
      </w:pBdr>
      <w:spacing w:line="240" w:lineRule="auto"/>
      <w:ind w:firstLine="0" w:firstLineChars="0"/>
    </w:pPr>
    <w:r>
      <w:rPr>
        <w:rFonts w:hint="eastAsia"/>
      </w:rPr>
      <w:t>东华大学硕士学位论文</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F479A">
    <w:pPr>
      <w:pStyle w:val="15"/>
      <w:pBdr>
        <w:bottom w:val="single" w:color="auto" w:sz="12" w:space="1"/>
      </w:pBdr>
      <w:spacing w:line="240" w:lineRule="auto"/>
      <w:ind w:firstLine="0" w:firstLineChars="0"/>
    </w:pPr>
    <w:r>
      <w:rPr>
        <w:rFonts w:hint="eastAsia"/>
      </w:rPr>
      <w:t>绪论</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2125B">
    <w:pPr>
      <w:pStyle w:val="15"/>
      <w:pBdr>
        <w:bottom w:val="thinThickSmallGap" w:color="auto" w:sz="18" w:space="1"/>
      </w:pBdr>
      <w:ind w:firstLine="360"/>
    </w:pPr>
    <w:r>
      <w:rPr>
        <w:rFonts w:hint="eastAsia"/>
      </w:rPr>
      <w:t>东华大学硕士论文</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C53E2">
    <w:pPr>
      <w:pStyle w:val="15"/>
      <w:pBdr>
        <w:bottom w:val="single" w:color="auto" w:sz="12" w:space="1"/>
      </w:pBdr>
      <w:spacing w:line="240" w:lineRule="auto"/>
      <w:ind w:firstLine="0" w:firstLineChars="0"/>
    </w:pPr>
    <w:r>
      <w:rPr>
        <w:rFonts w:hint="eastAsia"/>
      </w:rPr>
      <w:t>东华大学硕士论文</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C6780">
    <w:pPr>
      <w:pStyle w:val="15"/>
      <w:pBdr>
        <w:bottom w:val="single" w:color="auto" w:sz="12" w:space="1"/>
      </w:pBdr>
      <w:spacing w:line="240" w:lineRule="auto"/>
      <w:ind w:firstLine="0" w:firstLineChars="0"/>
    </w:pPr>
    <w:r>
      <w:rPr>
        <w:rFonts w:hint="eastAsia"/>
      </w:rPr>
      <w:t>相关理论与技术</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5FD05">
    <w:pPr>
      <w:pStyle w:val="15"/>
      <w:pBdr>
        <w:bottom w:val="single" w:color="auto" w:sz="12" w:space="1"/>
      </w:pBdr>
      <w:spacing w:line="240" w:lineRule="auto"/>
      <w:ind w:firstLine="0" w:firstLineChars="0"/>
    </w:pPr>
    <w:r>
      <w:rPr>
        <w:rFonts w:hint="eastAsia"/>
      </w:rPr>
      <w:t>基于编码方式的NLU模型优化</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9FEDE">
    <w:pPr>
      <w:pStyle w:val="15"/>
      <w:pBdr>
        <w:bottom w:val="single" w:color="auto" w:sz="12" w:space="1"/>
      </w:pBdr>
      <w:spacing w:line="240" w:lineRule="auto"/>
      <w:ind w:firstLine="0" w:firstLineChars="0"/>
    </w:pPr>
    <w:r>
      <w:rPr>
        <w:rFonts w:hint="eastAsia"/>
      </w:rPr>
      <w:t>东华大学硕士学位论文</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954EF">
    <w:pPr>
      <w:pStyle w:val="15"/>
      <w:pBdr>
        <w:bottom w:val="single" w:color="auto" w:sz="12" w:space="1"/>
      </w:pBdr>
      <w:spacing w:line="240" w:lineRule="auto"/>
      <w:ind w:firstLine="0" w:firstLineChars="0"/>
    </w:pPr>
    <w:r>
      <w:rPr>
        <w:rFonts w:hint="eastAsia"/>
      </w:rPr>
      <w:t>东华大学硕士学位论文</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32E3F">
    <w:pPr>
      <w:pStyle w:val="15"/>
      <w:pBdr>
        <w:bottom w:val="single" w:color="auto" w:sz="12" w:space="1"/>
      </w:pBdr>
      <w:spacing w:line="240" w:lineRule="auto"/>
      <w:ind w:firstLine="0" w:firstLineChars="0"/>
    </w:pPr>
    <w:r>
      <w:rPr>
        <w:rFonts w:hint="eastAsia"/>
      </w:rPr>
      <w:t>面向未见指标项的NLU模型设计与优化</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5D703">
    <w:pPr>
      <w:pStyle w:val="15"/>
      <w:pBdr>
        <w:bottom w:val="single" w:color="auto" w:sz="12" w:space="1"/>
      </w:pBdr>
      <w:spacing w:line="240" w:lineRule="auto"/>
      <w:ind w:firstLine="0" w:firstLineChars="0"/>
    </w:pPr>
    <w:r>
      <w:rPr>
        <w:rFonts w:hint="eastAsia"/>
      </w:rPr>
      <w:t>NLU模型智能管理系统</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6C228">
    <w:pPr>
      <w:pStyle w:val="15"/>
      <w:pBdr>
        <w:bottom w:val="single" w:color="auto" w:sz="12" w:space="1"/>
      </w:pBdr>
      <w:spacing w:line="240" w:lineRule="auto"/>
      <w:ind w:firstLine="0" w:firstLineChars="0"/>
    </w:pPr>
    <w:r>
      <w:rPr>
        <w:rFonts w:hint="eastAsia"/>
      </w:rPr>
      <w:t>东华大学硕士学位论文</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3B76D">
    <w:pPr>
      <w:pStyle w:val="15"/>
      <w:pBdr>
        <w:bottom w:val="thinThickSmallGap" w:color="auto" w:sz="18" w:space="1"/>
      </w:pBdr>
      <w:ind w:firstLine="360"/>
    </w:pPr>
    <w:r>
      <w:rPr>
        <w:rFonts w:hint="eastAsia"/>
      </w:rPr>
      <w:t>东华大学硕士论文</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B95F9">
    <w:pPr>
      <w:pStyle w:val="15"/>
      <w:pBdr>
        <w:bottom w:val="single" w:color="auto" w:sz="12" w:space="1"/>
      </w:pBdr>
      <w:spacing w:line="240" w:lineRule="auto"/>
      <w:ind w:firstLine="0" w:firstLineChars="0"/>
    </w:pPr>
    <w:r>
      <w:rPr>
        <w:rFonts w:hint="eastAsia"/>
      </w:rPr>
      <w:t>总结与展望</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9B9B2">
    <w:pPr>
      <w:pStyle w:val="15"/>
      <w:pBdr>
        <w:bottom w:val="single" w:color="auto" w:sz="12" w:space="1"/>
      </w:pBdr>
      <w:spacing w:line="240" w:lineRule="auto"/>
      <w:ind w:firstLine="0" w:firstLineChars="0"/>
    </w:pPr>
    <w:r>
      <w:rPr>
        <w:rFonts w:hint="eastAsia"/>
      </w:rPr>
      <w:t>东华大学硕士学位论文</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C0635">
    <w:pPr>
      <w:pStyle w:val="15"/>
      <w:pBdr>
        <w:bottom w:val="single" w:color="auto" w:sz="12" w:space="1"/>
      </w:pBdr>
      <w:spacing w:line="240" w:lineRule="auto"/>
      <w:ind w:firstLine="0" w:firstLineChars="0"/>
    </w:pPr>
    <w:r>
      <w:rPr>
        <w:rFonts w:hint="eastAsia"/>
      </w:rPr>
      <w:t>东华大学硕士论文</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60125">
    <w:pPr>
      <w:pStyle w:val="15"/>
      <w:pBdr>
        <w:bottom w:val="single" w:color="auto" w:sz="12" w:space="1"/>
      </w:pBdr>
      <w:spacing w:line="240" w:lineRule="auto"/>
      <w:ind w:firstLine="0" w:firstLineChars="0"/>
    </w:pPr>
    <w:r>
      <w:rPr>
        <w:rFonts w:hint="eastAsia"/>
      </w:rPr>
      <w:t>参考文献</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2944F">
    <w:pPr>
      <w:pStyle w:val="15"/>
      <w:pBdr>
        <w:bottom w:val="single" w:color="auto" w:sz="12" w:space="1"/>
      </w:pBdr>
      <w:spacing w:line="240" w:lineRule="auto"/>
      <w:ind w:firstLine="0" w:firstLineChars="0"/>
    </w:pPr>
    <w:r>
      <w:rPr>
        <w:rFonts w:hint="eastAsia"/>
      </w:rPr>
      <w:t>东华大学硕士学位论文</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2A3E2">
    <w:pPr>
      <w:pStyle w:val="15"/>
      <w:ind w:firstLine="360"/>
    </w:pPr>
    <w:r>
      <w:rPr>
        <w:rFonts w:hint="eastAsia"/>
      </w:rPr>
      <w:t>东华大学硕士论文</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14E4D">
    <w:pPr>
      <w:pStyle w:val="15"/>
      <w:pBdr>
        <w:bottom w:val="single" w:color="auto" w:sz="12" w:space="1"/>
      </w:pBdr>
      <w:spacing w:line="240" w:lineRule="auto"/>
      <w:ind w:firstLine="0" w:firstLineChars="0"/>
    </w:pPr>
    <w:r>
      <w:rPr>
        <w:rFonts w:hint="eastAsia"/>
      </w:rPr>
      <w:t>东华大学硕士论文</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B7F08">
    <w:pPr>
      <w:pStyle w:val="15"/>
      <w:pBdr>
        <w:bottom w:val="single" w:color="auto" w:sz="12" w:space="1"/>
      </w:pBdr>
      <w:spacing w:line="240" w:lineRule="auto"/>
      <w:ind w:firstLine="0" w:firstLineChars="0"/>
    </w:pPr>
    <w:r>
      <w:rPr>
        <w:rFonts w:hint="eastAsia"/>
      </w:rPr>
      <w:t>东华大学硕士论文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D11792"/>
    <w:multiLevelType w:val="multilevel"/>
    <w:tmpl w:val="86D11792"/>
    <w:lvl w:ilvl="0" w:tentative="0">
      <w:start w:val="1"/>
      <w:numFmt w:val="decimal"/>
      <w:lvlText w:val="[%1]"/>
      <w:lvlJc w:val="left"/>
      <w:pPr>
        <w:tabs>
          <w:tab w:val="left" w:pos="420"/>
        </w:tabs>
        <w:ind w:left="1340" w:hanging="440"/>
      </w:pPr>
      <w:rPr>
        <w:rFonts w:hint="default"/>
      </w:rPr>
    </w:lvl>
    <w:lvl w:ilvl="1" w:tentative="0">
      <w:start w:val="1"/>
      <w:numFmt w:val="lowerLetter"/>
      <w:lvlText w:val="%2)"/>
      <w:lvlJc w:val="left"/>
      <w:pPr>
        <w:tabs>
          <w:tab w:val="left" w:pos="420"/>
        </w:tabs>
        <w:ind w:left="1780" w:hanging="440"/>
      </w:pPr>
    </w:lvl>
    <w:lvl w:ilvl="2" w:tentative="0">
      <w:start w:val="1"/>
      <w:numFmt w:val="lowerRoman"/>
      <w:lvlText w:val="%3."/>
      <w:lvlJc w:val="right"/>
      <w:pPr>
        <w:tabs>
          <w:tab w:val="left" w:pos="420"/>
        </w:tabs>
        <w:ind w:left="2220" w:hanging="440"/>
      </w:pPr>
    </w:lvl>
    <w:lvl w:ilvl="3" w:tentative="0">
      <w:start w:val="1"/>
      <w:numFmt w:val="decimal"/>
      <w:lvlText w:val="%4."/>
      <w:lvlJc w:val="left"/>
      <w:pPr>
        <w:tabs>
          <w:tab w:val="left" w:pos="420"/>
        </w:tabs>
        <w:ind w:left="2660" w:hanging="440"/>
      </w:pPr>
    </w:lvl>
    <w:lvl w:ilvl="4" w:tentative="0">
      <w:start w:val="1"/>
      <w:numFmt w:val="lowerLetter"/>
      <w:lvlText w:val="%5)"/>
      <w:lvlJc w:val="left"/>
      <w:pPr>
        <w:tabs>
          <w:tab w:val="left" w:pos="420"/>
        </w:tabs>
        <w:ind w:left="3100" w:hanging="440"/>
      </w:pPr>
    </w:lvl>
    <w:lvl w:ilvl="5" w:tentative="0">
      <w:start w:val="1"/>
      <w:numFmt w:val="lowerRoman"/>
      <w:lvlText w:val="%6."/>
      <w:lvlJc w:val="right"/>
      <w:pPr>
        <w:tabs>
          <w:tab w:val="left" w:pos="420"/>
        </w:tabs>
        <w:ind w:left="3540" w:hanging="440"/>
      </w:pPr>
    </w:lvl>
    <w:lvl w:ilvl="6" w:tentative="0">
      <w:start w:val="1"/>
      <w:numFmt w:val="decimal"/>
      <w:lvlText w:val="%7."/>
      <w:lvlJc w:val="left"/>
      <w:pPr>
        <w:tabs>
          <w:tab w:val="left" w:pos="420"/>
        </w:tabs>
        <w:ind w:left="3980" w:hanging="440"/>
      </w:pPr>
    </w:lvl>
    <w:lvl w:ilvl="7" w:tentative="0">
      <w:start w:val="1"/>
      <w:numFmt w:val="lowerLetter"/>
      <w:lvlText w:val="%8)"/>
      <w:lvlJc w:val="left"/>
      <w:pPr>
        <w:tabs>
          <w:tab w:val="left" w:pos="420"/>
        </w:tabs>
        <w:ind w:left="4420" w:hanging="440"/>
      </w:pPr>
    </w:lvl>
    <w:lvl w:ilvl="8" w:tentative="0">
      <w:start w:val="1"/>
      <w:numFmt w:val="lowerRoman"/>
      <w:lvlText w:val="%9."/>
      <w:lvlJc w:val="right"/>
      <w:pPr>
        <w:tabs>
          <w:tab w:val="left" w:pos="420"/>
        </w:tabs>
        <w:ind w:left="4860" w:hanging="440"/>
      </w:pPr>
    </w:lvl>
  </w:abstractNum>
  <w:abstractNum w:abstractNumId="1">
    <w:nsid w:val="2E681A67"/>
    <w:multiLevelType w:val="multilevel"/>
    <w:tmpl w:val="2E681A67"/>
    <w:lvl w:ilvl="0" w:tentative="0">
      <w:start w:val="1"/>
      <w:numFmt w:val="decimal"/>
      <w:suff w:val="space"/>
      <w:lvlText w:val="（%1）"/>
      <w:lvlJc w:val="left"/>
      <w:pPr>
        <w:ind w:left="0" w:firstLine="495"/>
      </w:pPr>
      <w:rPr>
        <w:rFonts w:hint="eastAsia"/>
        <w:color w:val="000000" w:themeColor="text1"/>
        <w:sz w:val="24"/>
        <w14:textFill>
          <w14:solidFill>
            <w14:schemeClr w14:val="tx1"/>
          </w14:solidFill>
        </w14:textFill>
      </w:rPr>
    </w:lvl>
    <w:lvl w:ilvl="1" w:tentative="0">
      <w:start w:val="1"/>
      <w:numFmt w:val="lowerLetter"/>
      <w:lvlText w:val="%2)"/>
      <w:lvlJc w:val="left"/>
      <w:pPr>
        <w:ind w:left="1375" w:hanging="440"/>
      </w:pPr>
    </w:lvl>
    <w:lvl w:ilvl="2" w:tentative="0">
      <w:start w:val="1"/>
      <w:numFmt w:val="lowerRoman"/>
      <w:lvlText w:val="%3."/>
      <w:lvlJc w:val="right"/>
      <w:pPr>
        <w:ind w:left="1815" w:hanging="440"/>
      </w:pPr>
    </w:lvl>
    <w:lvl w:ilvl="3" w:tentative="0">
      <w:start w:val="1"/>
      <w:numFmt w:val="decimal"/>
      <w:lvlText w:val="%4."/>
      <w:lvlJc w:val="left"/>
      <w:pPr>
        <w:ind w:left="2255" w:hanging="440"/>
      </w:pPr>
    </w:lvl>
    <w:lvl w:ilvl="4" w:tentative="0">
      <w:start w:val="1"/>
      <w:numFmt w:val="lowerLetter"/>
      <w:lvlText w:val="%5)"/>
      <w:lvlJc w:val="left"/>
      <w:pPr>
        <w:ind w:left="2695" w:hanging="440"/>
      </w:pPr>
    </w:lvl>
    <w:lvl w:ilvl="5" w:tentative="0">
      <w:start w:val="1"/>
      <w:numFmt w:val="lowerRoman"/>
      <w:lvlText w:val="%6."/>
      <w:lvlJc w:val="right"/>
      <w:pPr>
        <w:ind w:left="3135" w:hanging="440"/>
      </w:pPr>
    </w:lvl>
    <w:lvl w:ilvl="6" w:tentative="0">
      <w:start w:val="1"/>
      <w:numFmt w:val="decimal"/>
      <w:lvlText w:val="%7."/>
      <w:lvlJc w:val="left"/>
      <w:pPr>
        <w:ind w:left="3575" w:hanging="440"/>
      </w:pPr>
    </w:lvl>
    <w:lvl w:ilvl="7" w:tentative="0">
      <w:start w:val="1"/>
      <w:numFmt w:val="lowerLetter"/>
      <w:lvlText w:val="%8)"/>
      <w:lvlJc w:val="left"/>
      <w:pPr>
        <w:ind w:left="4015" w:hanging="440"/>
      </w:pPr>
    </w:lvl>
    <w:lvl w:ilvl="8" w:tentative="0">
      <w:start w:val="1"/>
      <w:numFmt w:val="lowerRoman"/>
      <w:lvlText w:val="%9."/>
      <w:lvlJc w:val="right"/>
      <w:pPr>
        <w:ind w:left="4455" w:hanging="440"/>
      </w:pPr>
    </w:lvl>
  </w:abstractNum>
  <w:abstractNum w:abstractNumId="2">
    <w:nsid w:val="387A616C"/>
    <w:multiLevelType w:val="multilevel"/>
    <w:tmpl w:val="387A616C"/>
    <w:lvl w:ilvl="0" w:tentative="0">
      <w:start w:val="1"/>
      <w:numFmt w:val="ideographDigital"/>
      <w:pStyle w:val="2"/>
      <w:lvlText w:val="第%1章"/>
      <w:lvlJc w:val="left"/>
      <w:pPr>
        <w:ind w:left="0" w:firstLine="0"/>
      </w:pPr>
      <w:rPr>
        <w:rFonts w:hint="eastAsia"/>
        <w:sz w:val="32"/>
        <w:szCs w:val="32"/>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4635142C"/>
    <w:multiLevelType w:val="multilevel"/>
    <w:tmpl w:val="4635142C"/>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75C0062D"/>
    <w:multiLevelType w:val="multilevel"/>
    <w:tmpl w:val="75C0062D"/>
    <w:lvl w:ilvl="0" w:tentative="0">
      <w:start w:val="1"/>
      <w:numFmt w:val="decimal"/>
      <w:suff w:val="space"/>
      <w:lvlText w:val="（%1）"/>
      <w:lvlJc w:val="left"/>
      <w:pPr>
        <w:ind w:left="0" w:firstLine="4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2"/>
  </w:num>
  <w:num w:numId="2">
    <w:abstractNumId w:val="4"/>
  </w:num>
  <w:num w:numId="3">
    <w:abstractNumId w:val="1"/>
  </w:num>
  <w:num w:numId="4">
    <w:abstractNumId w:val="3"/>
  </w:num>
  <w:num w:numId="5">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1"/>
  <w:bordersDoNotSurroundFooter w:val="1"/>
  <w:documentProtection w:enforcement="0"/>
  <w:defaultTabStop w:val="0"/>
  <w:evenAndOddHeaders w:val="1"/>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7CC"/>
    <w:rsid w:val="00000392"/>
    <w:rsid w:val="000013ED"/>
    <w:rsid w:val="000019FE"/>
    <w:rsid w:val="00001F2E"/>
    <w:rsid w:val="000036DE"/>
    <w:rsid w:val="00003C30"/>
    <w:rsid w:val="00003C99"/>
    <w:rsid w:val="00003CED"/>
    <w:rsid w:val="00003E36"/>
    <w:rsid w:val="000046D9"/>
    <w:rsid w:val="00004B86"/>
    <w:rsid w:val="00005869"/>
    <w:rsid w:val="00005914"/>
    <w:rsid w:val="00006EBD"/>
    <w:rsid w:val="00007EFE"/>
    <w:rsid w:val="0001064D"/>
    <w:rsid w:val="00010A39"/>
    <w:rsid w:val="00011D2F"/>
    <w:rsid w:val="000153E5"/>
    <w:rsid w:val="000176C8"/>
    <w:rsid w:val="00017CC5"/>
    <w:rsid w:val="00022414"/>
    <w:rsid w:val="00022CB9"/>
    <w:rsid w:val="0002350F"/>
    <w:rsid w:val="000246BA"/>
    <w:rsid w:val="000247B9"/>
    <w:rsid w:val="00024D6F"/>
    <w:rsid w:val="00025694"/>
    <w:rsid w:val="00025B2D"/>
    <w:rsid w:val="00026529"/>
    <w:rsid w:val="000266AA"/>
    <w:rsid w:val="00026C3F"/>
    <w:rsid w:val="00026DE1"/>
    <w:rsid w:val="0002743A"/>
    <w:rsid w:val="0003162D"/>
    <w:rsid w:val="000325F8"/>
    <w:rsid w:val="00032B1C"/>
    <w:rsid w:val="00035027"/>
    <w:rsid w:val="00036A36"/>
    <w:rsid w:val="000372C2"/>
    <w:rsid w:val="00037CAE"/>
    <w:rsid w:val="00040701"/>
    <w:rsid w:val="00041221"/>
    <w:rsid w:val="000417E6"/>
    <w:rsid w:val="00041B16"/>
    <w:rsid w:val="00041F2B"/>
    <w:rsid w:val="0004282C"/>
    <w:rsid w:val="00045074"/>
    <w:rsid w:val="000463CB"/>
    <w:rsid w:val="000474D4"/>
    <w:rsid w:val="00050CAA"/>
    <w:rsid w:val="000510D0"/>
    <w:rsid w:val="00051480"/>
    <w:rsid w:val="0005246A"/>
    <w:rsid w:val="00052BCE"/>
    <w:rsid w:val="000550B8"/>
    <w:rsid w:val="00055E39"/>
    <w:rsid w:val="00062696"/>
    <w:rsid w:val="00062A7E"/>
    <w:rsid w:val="00063065"/>
    <w:rsid w:val="00065565"/>
    <w:rsid w:val="00065F42"/>
    <w:rsid w:val="00066406"/>
    <w:rsid w:val="000666B9"/>
    <w:rsid w:val="0006728B"/>
    <w:rsid w:val="00067DD0"/>
    <w:rsid w:val="000716F8"/>
    <w:rsid w:val="00071B11"/>
    <w:rsid w:val="000734ED"/>
    <w:rsid w:val="00073D04"/>
    <w:rsid w:val="000756E9"/>
    <w:rsid w:val="00075820"/>
    <w:rsid w:val="00075EB8"/>
    <w:rsid w:val="000760A5"/>
    <w:rsid w:val="00077ECB"/>
    <w:rsid w:val="00080DA3"/>
    <w:rsid w:val="000818F3"/>
    <w:rsid w:val="0008227A"/>
    <w:rsid w:val="000856B7"/>
    <w:rsid w:val="0008619D"/>
    <w:rsid w:val="00086FD6"/>
    <w:rsid w:val="0009058F"/>
    <w:rsid w:val="000907B0"/>
    <w:rsid w:val="00090C8D"/>
    <w:rsid w:val="00090FF2"/>
    <w:rsid w:val="000929BB"/>
    <w:rsid w:val="00093C6D"/>
    <w:rsid w:val="00095CB8"/>
    <w:rsid w:val="00096473"/>
    <w:rsid w:val="00097AE1"/>
    <w:rsid w:val="00097F64"/>
    <w:rsid w:val="000A296F"/>
    <w:rsid w:val="000A3AC7"/>
    <w:rsid w:val="000A698D"/>
    <w:rsid w:val="000A7082"/>
    <w:rsid w:val="000A7725"/>
    <w:rsid w:val="000A7A93"/>
    <w:rsid w:val="000B0A4D"/>
    <w:rsid w:val="000B0B9E"/>
    <w:rsid w:val="000B1BA2"/>
    <w:rsid w:val="000B3E46"/>
    <w:rsid w:val="000B548C"/>
    <w:rsid w:val="000B56C1"/>
    <w:rsid w:val="000B6BB0"/>
    <w:rsid w:val="000B7A7D"/>
    <w:rsid w:val="000C071B"/>
    <w:rsid w:val="000C267C"/>
    <w:rsid w:val="000C373B"/>
    <w:rsid w:val="000C3765"/>
    <w:rsid w:val="000C3E26"/>
    <w:rsid w:val="000C45D9"/>
    <w:rsid w:val="000C4650"/>
    <w:rsid w:val="000C4CF0"/>
    <w:rsid w:val="000C4DA2"/>
    <w:rsid w:val="000C52E5"/>
    <w:rsid w:val="000C67FC"/>
    <w:rsid w:val="000C749A"/>
    <w:rsid w:val="000D018E"/>
    <w:rsid w:val="000D170E"/>
    <w:rsid w:val="000D2483"/>
    <w:rsid w:val="000D2A64"/>
    <w:rsid w:val="000D2FC3"/>
    <w:rsid w:val="000D3004"/>
    <w:rsid w:val="000D4F10"/>
    <w:rsid w:val="000D5ACE"/>
    <w:rsid w:val="000D7907"/>
    <w:rsid w:val="000D7D22"/>
    <w:rsid w:val="000E0838"/>
    <w:rsid w:val="000E0B40"/>
    <w:rsid w:val="000E26F6"/>
    <w:rsid w:val="000E2BF9"/>
    <w:rsid w:val="000E361E"/>
    <w:rsid w:val="000E369F"/>
    <w:rsid w:val="000E46F1"/>
    <w:rsid w:val="000E534E"/>
    <w:rsid w:val="000E68A5"/>
    <w:rsid w:val="000E79F2"/>
    <w:rsid w:val="000E7E61"/>
    <w:rsid w:val="000F0A54"/>
    <w:rsid w:val="000F12D0"/>
    <w:rsid w:val="000F1F82"/>
    <w:rsid w:val="000F2844"/>
    <w:rsid w:val="000F4F3C"/>
    <w:rsid w:val="000F7116"/>
    <w:rsid w:val="000F74F4"/>
    <w:rsid w:val="000F76E1"/>
    <w:rsid w:val="00101505"/>
    <w:rsid w:val="00102556"/>
    <w:rsid w:val="001039E4"/>
    <w:rsid w:val="001046C2"/>
    <w:rsid w:val="00104B5C"/>
    <w:rsid w:val="00104F4F"/>
    <w:rsid w:val="00104F55"/>
    <w:rsid w:val="001055A4"/>
    <w:rsid w:val="001068AC"/>
    <w:rsid w:val="00106CBC"/>
    <w:rsid w:val="001104DD"/>
    <w:rsid w:val="0011097D"/>
    <w:rsid w:val="00111A63"/>
    <w:rsid w:val="00111BCF"/>
    <w:rsid w:val="00111D28"/>
    <w:rsid w:val="00111F88"/>
    <w:rsid w:val="001146FF"/>
    <w:rsid w:val="00114C8F"/>
    <w:rsid w:val="00115068"/>
    <w:rsid w:val="00115A6E"/>
    <w:rsid w:val="00115EB3"/>
    <w:rsid w:val="001165B1"/>
    <w:rsid w:val="00116D1A"/>
    <w:rsid w:val="00117B74"/>
    <w:rsid w:val="00125CA3"/>
    <w:rsid w:val="001266B8"/>
    <w:rsid w:val="00126DE1"/>
    <w:rsid w:val="00130012"/>
    <w:rsid w:val="00130139"/>
    <w:rsid w:val="00130671"/>
    <w:rsid w:val="00132375"/>
    <w:rsid w:val="00133B23"/>
    <w:rsid w:val="001347FC"/>
    <w:rsid w:val="00134E18"/>
    <w:rsid w:val="00135677"/>
    <w:rsid w:val="0013686C"/>
    <w:rsid w:val="001406A8"/>
    <w:rsid w:val="001406F4"/>
    <w:rsid w:val="00140885"/>
    <w:rsid w:val="00141123"/>
    <w:rsid w:val="001429CD"/>
    <w:rsid w:val="0014326E"/>
    <w:rsid w:val="001436DD"/>
    <w:rsid w:val="001438B0"/>
    <w:rsid w:val="0014487B"/>
    <w:rsid w:val="001452D7"/>
    <w:rsid w:val="00147A31"/>
    <w:rsid w:val="001509C6"/>
    <w:rsid w:val="00150CB4"/>
    <w:rsid w:val="001513A6"/>
    <w:rsid w:val="001528C2"/>
    <w:rsid w:val="001539D3"/>
    <w:rsid w:val="00154B13"/>
    <w:rsid w:val="00155EF2"/>
    <w:rsid w:val="00156074"/>
    <w:rsid w:val="001564BC"/>
    <w:rsid w:val="001566E7"/>
    <w:rsid w:val="001568F3"/>
    <w:rsid w:val="00160F1F"/>
    <w:rsid w:val="0016210C"/>
    <w:rsid w:val="00162D8C"/>
    <w:rsid w:val="00164D6B"/>
    <w:rsid w:val="00164E6F"/>
    <w:rsid w:val="001659FC"/>
    <w:rsid w:val="001664C7"/>
    <w:rsid w:val="0016676D"/>
    <w:rsid w:val="001673D6"/>
    <w:rsid w:val="00181E05"/>
    <w:rsid w:val="001825C9"/>
    <w:rsid w:val="00183683"/>
    <w:rsid w:val="00184EA1"/>
    <w:rsid w:val="001853E2"/>
    <w:rsid w:val="00185E3D"/>
    <w:rsid w:val="00185F50"/>
    <w:rsid w:val="00186834"/>
    <w:rsid w:val="00190050"/>
    <w:rsid w:val="001933D8"/>
    <w:rsid w:val="001934DD"/>
    <w:rsid w:val="001941DA"/>
    <w:rsid w:val="00194AE0"/>
    <w:rsid w:val="00195C34"/>
    <w:rsid w:val="00195EE9"/>
    <w:rsid w:val="00197818"/>
    <w:rsid w:val="001A0258"/>
    <w:rsid w:val="001A1C0C"/>
    <w:rsid w:val="001A1E17"/>
    <w:rsid w:val="001A3A56"/>
    <w:rsid w:val="001A4583"/>
    <w:rsid w:val="001A5069"/>
    <w:rsid w:val="001A554A"/>
    <w:rsid w:val="001A6AD9"/>
    <w:rsid w:val="001A7E82"/>
    <w:rsid w:val="001A7E88"/>
    <w:rsid w:val="001B0077"/>
    <w:rsid w:val="001B02F8"/>
    <w:rsid w:val="001B106D"/>
    <w:rsid w:val="001B1555"/>
    <w:rsid w:val="001B1E7E"/>
    <w:rsid w:val="001B2970"/>
    <w:rsid w:val="001B2B77"/>
    <w:rsid w:val="001B304C"/>
    <w:rsid w:val="001B3D35"/>
    <w:rsid w:val="001B40BE"/>
    <w:rsid w:val="001B4248"/>
    <w:rsid w:val="001B66B2"/>
    <w:rsid w:val="001B6962"/>
    <w:rsid w:val="001B6D69"/>
    <w:rsid w:val="001C01F6"/>
    <w:rsid w:val="001C0AC5"/>
    <w:rsid w:val="001C2342"/>
    <w:rsid w:val="001C30C7"/>
    <w:rsid w:val="001C490A"/>
    <w:rsid w:val="001C493F"/>
    <w:rsid w:val="001C551E"/>
    <w:rsid w:val="001C60A1"/>
    <w:rsid w:val="001C62E8"/>
    <w:rsid w:val="001C6E0A"/>
    <w:rsid w:val="001C7BDA"/>
    <w:rsid w:val="001D2B7A"/>
    <w:rsid w:val="001D4181"/>
    <w:rsid w:val="001D43B1"/>
    <w:rsid w:val="001D5747"/>
    <w:rsid w:val="001D581C"/>
    <w:rsid w:val="001D697B"/>
    <w:rsid w:val="001D714F"/>
    <w:rsid w:val="001E1408"/>
    <w:rsid w:val="001E1528"/>
    <w:rsid w:val="001E312A"/>
    <w:rsid w:val="001E3830"/>
    <w:rsid w:val="001E402C"/>
    <w:rsid w:val="001E50E4"/>
    <w:rsid w:val="001E7BBC"/>
    <w:rsid w:val="001E7DAD"/>
    <w:rsid w:val="001E7ED8"/>
    <w:rsid w:val="001F03DD"/>
    <w:rsid w:val="001F208E"/>
    <w:rsid w:val="001F2B9C"/>
    <w:rsid w:val="001F30CF"/>
    <w:rsid w:val="001F3197"/>
    <w:rsid w:val="001F3764"/>
    <w:rsid w:val="001F7AA5"/>
    <w:rsid w:val="001F7F70"/>
    <w:rsid w:val="00200AB9"/>
    <w:rsid w:val="0020228F"/>
    <w:rsid w:val="00202542"/>
    <w:rsid w:val="00202AFF"/>
    <w:rsid w:val="00202EDD"/>
    <w:rsid w:val="002048B0"/>
    <w:rsid w:val="002072F6"/>
    <w:rsid w:val="00207B61"/>
    <w:rsid w:val="002100D0"/>
    <w:rsid w:val="00210E4B"/>
    <w:rsid w:val="00210ECF"/>
    <w:rsid w:val="0021119C"/>
    <w:rsid w:val="00212359"/>
    <w:rsid w:val="00214425"/>
    <w:rsid w:val="00214EC4"/>
    <w:rsid w:val="00214FBF"/>
    <w:rsid w:val="00215007"/>
    <w:rsid w:val="00215024"/>
    <w:rsid w:val="0021558E"/>
    <w:rsid w:val="002155A3"/>
    <w:rsid w:val="00216099"/>
    <w:rsid w:val="0021633D"/>
    <w:rsid w:val="002166DD"/>
    <w:rsid w:val="00216A12"/>
    <w:rsid w:val="00217201"/>
    <w:rsid w:val="0022090A"/>
    <w:rsid w:val="00221645"/>
    <w:rsid w:val="0022228E"/>
    <w:rsid w:val="00222356"/>
    <w:rsid w:val="0022347C"/>
    <w:rsid w:val="00223EC7"/>
    <w:rsid w:val="0022441C"/>
    <w:rsid w:val="00224F88"/>
    <w:rsid w:val="00226F35"/>
    <w:rsid w:val="00227380"/>
    <w:rsid w:val="00227459"/>
    <w:rsid w:val="002309CC"/>
    <w:rsid w:val="00233B4A"/>
    <w:rsid w:val="0023544C"/>
    <w:rsid w:val="00235F4B"/>
    <w:rsid w:val="00236DE2"/>
    <w:rsid w:val="00237C7B"/>
    <w:rsid w:val="00241867"/>
    <w:rsid w:val="00242D60"/>
    <w:rsid w:val="002441F5"/>
    <w:rsid w:val="00244D9E"/>
    <w:rsid w:val="002452E2"/>
    <w:rsid w:val="00245432"/>
    <w:rsid w:val="00246206"/>
    <w:rsid w:val="00246451"/>
    <w:rsid w:val="002470A6"/>
    <w:rsid w:val="0024725D"/>
    <w:rsid w:val="002477AA"/>
    <w:rsid w:val="00247FF1"/>
    <w:rsid w:val="00250008"/>
    <w:rsid w:val="002509A8"/>
    <w:rsid w:val="00250BD6"/>
    <w:rsid w:val="00250D39"/>
    <w:rsid w:val="00252302"/>
    <w:rsid w:val="00253996"/>
    <w:rsid w:val="0025704B"/>
    <w:rsid w:val="00257F31"/>
    <w:rsid w:val="00261558"/>
    <w:rsid w:val="00262D38"/>
    <w:rsid w:val="0026486E"/>
    <w:rsid w:val="00264E15"/>
    <w:rsid w:val="002650FC"/>
    <w:rsid w:val="00265AB5"/>
    <w:rsid w:val="00267657"/>
    <w:rsid w:val="002679E4"/>
    <w:rsid w:val="00270038"/>
    <w:rsid w:val="0027015F"/>
    <w:rsid w:val="00270859"/>
    <w:rsid w:val="00270A9E"/>
    <w:rsid w:val="00272E6F"/>
    <w:rsid w:val="00273396"/>
    <w:rsid w:val="00273A11"/>
    <w:rsid w:val="0027426F"/>
    <w:rsid w:val="00275AEE"/>
    <w:rsid w:val="00276171"/>
    <w:rsid w:val="002765B6"/>
    <w:rsid w:val="00276794"/>
    <w:rsid w:val="00276B8C"/>
    <w:rsid w:val="0027743F"/>
    <w:rsid w:val="00277C84"/>
    <w:rsid w:val="00277F55"/>
    <w:rsid w:val="00277FF6"/>
    <w:rsid w:val="0028031B"/>
    <w:rsid w:val="00280ABA"/>
    <w:rsid w:val="00281202"/>
    <w:rsid w:val="00282D7B"/>
    <w:rsid w:val="00283857"/>
    <w:rsid w:val="00283BD4"/>
    <w:rsid w:val="00283F3B"/>
    <w:rsid w:val="0028413F"/>
    <w:rsid w:val="00285E55"/>
    <w:rsid w:val="00287B9B"/>
    <w:rsid w:val="00287D04"/>
    <w:rsid w:val="002903B3"/>
    <w:rsid w:val="00292573"/>
    <w:rsid w:val="0029282F"/>
    <w:rsid w:val="0029481C"/>
    <w:rsid w:val="00294E50"/>
    <w:rsid w:val="0029519A"/>
    <w:rsid w:val="0029550E"/>
    <w:rsid w:val="00296648"/>
    <w:rsid w:val="002969F8"/>
    <w:rsid w:val="00296E65"/>
    <w:rsid w:val="0029766E"/>
    <w:rsid w:val="002A04E0"/>
    <w:rsid w:val="002A2CC3"/>
    <w:rsid w:val="002A3C54"/>
    <w:rsid w:val="002A44DE"/>
    <w:rsid w:val="002A6512"/>
    <w:rsid w:val="002A75DA"/>
    <w:rsid w:val="002A78ED"/>
    <w:rsid w:val="002B15CA"/>
    <w:rsid w:val="002B38BE"/>
    <w:rsid w:val="002B4B60"/>
    <w:rsid w:val="002B52CF"/>
    <w:rsid w:val="002B5708"/>
    <w:rsid w:val="002B6C97"/>
    <w:rsid w:val="002B70F7"/>
    <w:rsid w:val="002B7462"/>
    <w:rsid w:val="002B75F0"/>
    <w:rsid w:val="002C006A"/>
    <w:rsid w:val="002C1C18"/>
    <w:rsid w:val="002C2545"/>
    <w:rsid w:val="002C31CD"/>
    <w:rsid w:val="002C3FF2"/>
    <w:rsid w:val="002C5487"/>
    <w:rsid w:val="002C6B71"/>
    <w:rsid w:val="002C6E10"/>
    <w:rsid w:val="002C6E64"/>
    <w:rsid w:val="002C7E78"/>
    <w:rsid w:val="002D0164"/>
    <w:rsid w:val="002D02E2"/>
    <w:rsid w:val="002D1721"/>
    <w:rsid w:val="002D32CF"/>
    <w:rsid w:val="002D413F"/>
    <w:rsid w:val="002D4F8D"/>
    <w:rsid w:val="002D64E8"/>
    <w:rsid w:val="002D6DF4"/>
    <w:rsid w:val="002D720D"/>
    <w:rsid w:val="002E069D"/>
    <w:rsid w:val="002E0784"/>
    <w:rsid w:val="002E195C"/>
    <w:rsid w:val="002E1B27"/>
    <w:rsid w:val="002E296D"/>
    <w:rsid w:val="002E4242"/>
    <w:rsid w:val="002E4881"/>
    <w:rsid w:val="002E4DBE"/>
    <w:rsid w:val="002E6153"/>
    <w:rsid w:val="002E62FA"/>
    <w:rsid w:val="002E7C4F"/>
    <w:rsid w:val="002F0300"/>
    <w:rsid w:val="002F0C5F"/>
    <w:rsid w:val="002F193A"/>
    <w:rsid w:val="002F3036"/>
    <w:rsid w:val="002F3A0D"/>
    <w:rsid w:val="002F59BE"/>
    <w:rsid w:val="002F5B7C"/>
    <w:rsid w:val="002F6690"/>
    <w:rsid w:val="002F66D5"/>
    <w:rsid w:val="002F6C2B"/>
    <w:rsid w:val="00302CEF"/>
    <w:rsid w:val="0030383A"/>
    <w:rsid w:val="00303A97"/>
    <w:rsid w:val="00303C8B"/>
    <w:rsid w:val="00304F57"/>
    <w:rsid w:val="00310E1C"/>
    <w:rsid w:val="00311234"/>
    <w:rsid w:val="003162A5"/>
    <w:rsid w:val="0031691D"/>
    <w:rsid w:val="00317615"/>
    <w:rsid w:val="00321ADC"/>
    <w:rsid w:val="003234AF"/>
    <w:rsid w:val="00325356"/>
    <w:rsid w:val="00325536"/>
    <w:rsid w:val="0032619A"/>
    <w:rsid w:val="0033169C"/>
    <w:rsid w:val="00331CBE"/>
    <w:rsid w:val="00331D20"/>
    <w:rsid w:val="0033417B"/>
    <w:rsid w:val="0033427A"/>
    <w:rsid w:val="00335D17"/>
    <w:rsid w:val="00336B80"/>
    <w:rsid w:val="0033791F"/>
    <w:rsid w:val="00337C94"/>
    <w:rsid w:val="00341884"/>
    <w:rsid w:val="0034212E"/>
    <w:rsid w:val="00345E84"/>
    <w:rsid w:val="00346BD3"/>
    <w:rsid w:val="003513C5"/>
    <w:rsid w:val="003520B0"/>
    <w:rsid w:val="00352C2C"/>
    <w:rsid w:val="00352C7A"/>
    <w:rsid w:val="00352FC8"/>
    <w:rsid w:val="00356C83"/>
    <w:rsid w:val="00357107"/>
    <w:rsid w:val="00357935"/>
    <w:rsid w:val="00362279"/>
    <w:rsid w:val="00363B00"/>
    <w:rsid w:val="00364C48"/>
    <w:rsid w:val="00364F6F"/>
    <w:rsid w:val="0037025D"/>
    <w:rsid w:val="00370D39"/>
    <w:rsid w:val="00375E63"/>
    <w:rsid w:val="0037690C"/>
    <w:rsid w:val="00380F89"/>
    <w:rsid w:val="003815DA"/>
    <w:rsid w:val="00381938"/>
    <w:rsid w:val="0038287B"/>
    <w:rsid w:val="00384207"/>
    <w:rsid w:val="00384B67"/>
    <w:rsid w:val="00386833"/>
    <w:rsid w:val="003869F1"/>
    <w:rsid w:val="00386B0A"/>
    <w:rsid w:val="003904FB"/>
    <w:rsid w:val="00392840"/>
    <w:rsid w:val="00393BF1"/>
    <w:rsid w:val="00394ED7"/>
    <w:rsid w:val="00394FF9"/>
    <w:rsid w:val="003953AD"/>
    <w:rsid w:val="003A1C1B"/>
    <w:rsid w:val="003A21B8"/>
    <w:rsid w:val="003A33E6"/>
    <w:rsid w:val="003A45B2"/>
    <w:rsid w:val="003A490B"/>
    <w:rsid w:val="003A544D"/>
    <w:rsid w:val="003B0331"/>
    <w:rsid w:val="003B058A"/>
    <w:rsid w:val="003B1A08"/>
    <w:rsid w:val="003B4C01"/>
    <w:rsid w:val="003B6558"/>
    <w:rsid w:val="003B7C82"/>
    <w:rsid w:val="003C05FB"/>
    <w:rsid w:val="003C0999"/>
    <w:rsid w:val="003C1E61"/>
    <w:rsid w:val="003C573A"/>
    <w:rsid w:val="003C76AF"/>
    <w:rsid w:val="003C7BBA"/>
    <w:rsid w:val="003D0A73"/>
    <w:rsid w:val="003D0D99"/>
    <w:rsid w:val="003D105E"/>
    <w:rsid w:val="003D1E87"/>
    <w:rsid w:val="003D1EFE"/>
    <w:rsid w:val="003D2314"/>
    <w:rsid w:val="003D3A8F"/>
    <w:rsid w:val="003D3B8B"/>
    <w:rsid w:val="003D46C1"/>
    <w:rsid w:val="003D5689"/>
    <w:rsid w:val="003D5D53"/>
    <w:rsid w:val="003D61D5"/>
    <w:rsid w:val="003D6787"/>
    <w:rsid w:val="003D705D"/>
    <w:rsid w:val="003D7DC8"/>
    <w:rsid w:val="003E01D6"/>
    <w:rsid w:val="003E07E0"/>
    <w:rsid w:val="003E6F0E"/>
    <w:rsid w:val="003E729D"/>
    <w:rsid w:val="003E7689"/>
    <w:rsid w:val="003F00F3"/>
    <w:rsid w:val="003F0915"/>
    <w:rsid w:val="003F0E42"/>
    <w:rsid w:val="003F10B4"/>
    <w:rsid w:val="003F268C"/>
    <w:rsid w:val="003F2D62"/>
    <w:rsid w:val="003F4B2F"/>
    <w:rsid w:val="003F50BE"/>
    <w:rsid w:val="003F796F"/>
    <w:rsid w:val="00400218"/>
    <w:rsid w:val="00400A95"/>
    <w:rsid w:val="00401865"/>
    <w:rsid w:val="00402605"/>
    <w:rsid w:val="00404D43"/>
    <w:rsid w:val="0040587C"/>
    <w:rsid w:val="00406433"/>
    <w:rsid w:val="00406879"/>
    <w:rsid w:val="0040720B"/>
    <w:rsid w:val="00410A6E"/>
    <w:rsid w:val="00411699"/>
    <w:rsid w:val="00412456"/>
    <w:rsid w:val="00413324"/>
    <w:rsid w:val="004142A0"/>
    <w:rsid w:val="00415B3C"/>
    <w:rsid w:val="00416F3C"/>
    <w:rsid w:val="004171D4"/>
    <w:rsid w:val="0041738E"/>
    <w:rsid w:val="004216E3"/>
    <w:rsid w:val="004234A4"/>
    <w:rsid w:val="0042479E"/>
    <w:rsid w:val="00426A2B"/>
    <w:rsid w:val="00426CAD"/>
    <w:rsid w:val="00430EDA"/>
    <w:rsid w:val="00430F57"/>
    <w:rsid w:val="004313D7"/>
    <w:rsid w:val="00431C02"/>
    <w:rsid w:val="00431D4E"/>
    <w:rsid w:val="00433F2E"/>
    <w:rsid w:val="00434139"/>
    <w:rsid w:val="00434BAD"/>
    <w:rsid w:val="00435CBE"/>
    <w:rsid w:val="00435DB1"/>
    <w:rsid w:val="00436996"/>
    <w:rsid w:val="00440686"/>
    <w:rsid w:val="00441F56"/>
    <w:rsid w:val="00442E4F"/>
    <w:rsid w:val="0044413E"/>
    <w:rsid w:val="00445ACB"/>
    <w:rsid w:val="0044602C"/>
    <w:rsid w:val="00447A3A"/>
    <w:rsid w:val="0045117D"/>
    <w:rsid w:val="004519C5"/>
    <w:rsid w:val="00451AE9"/>
    <w:rsid w:val="00451F19"/>
    <w:rsid w:val="0045200A"/>
    <w:rsid w:val="00452C99"/>
    <w:rsid w:val="00454031"/>
    <w:rsid w:val="00456811"/>
    <w:rsid w:val="00456BB1"/>
    <w:rsid w:val="00457BE4"/>
    <w:rsid w:val="004617DC"/>
    <w:rsid w:val="00462112"/>
    <w:rsid w:val="00463C47"/>
    <w:rsid w:val="00464089"/>
    <w:rsid w:val="00465A94"/>
    <w:rsid w:val="00470B07"/>
    <w:rsid w:val="00472202"/>
    <w:rsid w:val="004723D9"/>
    <w:rsid w:val="00472CDA"/>
    <w:rsid w:val="00474839"/>
    <w:rsid w:val="00475C05"/>
    <w:rsid w:val="00476226"/>
    <w:rsid w:val="004771B8"/>
    <w:rsid w:val="004778B7"/>
    <w:rsid w:val="004805EB"/>
    <w:rsid w:val="0048060E"/>
    <w:rsid w:val="0048132C"/>
    <w:rsid w:val="00481542"/>
    <w:rsid w:val="00481A0B"/>
    <w:rsid w:val="00482F27"/>
    <w:rsid w:val="00482F70"/>
    <w:rsid w:val="00483219"/>
    <w:rsid w:val="00483E55"/>
    <w:rsid w:val="00484B9F"/>
    <w:rsid w:val="00484F63"/>
    <w:rsid w:val="004862EA"/>
    <w:rsid w:val="00486B5F"/>
    <w:rsid w:val="004874D0"/>
    <w:rsid w:val="00487B9E"/>
    <w:rsid w:val="00492254"/>
    <w:rsid w:val="0049455C"/>
    <w:rsid w:val="004952BC"/>
    <w:rsid w:val="00495C28"/>
    <w:rsid w:val="00495C5F"/>
    <w:rsid w:val="00497248"/>
    <w:rsid w:val="004975A7"/>
    <w:rsid w:val="00497E80"/>
    <w:rsid w:val="004A005F"/>
    <w:rsid w:val="004A3005"/>
    <w:rsid w:val="004A3659"/>
    <w:rsid w:val="004A4F35"/>
    <w:rsid w:val="004A5154"/>
    <w:rsid w:val="004A5E45"/>
    <w:rsid w:val="004A6B01"/>
    <w:rsid w:val="004B0CD2"/>
    <w:rsid w:val="004B2246"/>
    <w:rsid w:val="004B3FE7"/>
    <w:rsid w:val="004B4283"/>
    <w:rsid w:val="004B450B"/>
    <w:rsid w:val="004B52FD"/>
    <w:rsid w:val="004C0F6F"/>
    <w:rsid w:val="004C1810"/>
    <w:rsid w:val="004C41F4"/>
    <w:rsid w:val="004C471B"/>
    <w:rsid w:val="004C501B"/>
    <w:rsid w:val="004C5B99"/>
    <w:rsid w:val="004C5F93"/>
    <w:rsid w:val="004C630B"/>
    <w:rsid w:val="004C645B"/>
    <w:rsid w:val="004C7197"/>
    <w:rsid w:val="004D063C"/>
    <w:rsid w:val="004D0F0E"/>
    <w:rsid w:val="004D17F8"/>
    <w:rsid w:val="004D3272"/>
    <w:rsid w:val="004D40B3"/>
    <w:rsid w:val="004D7B43"/>
    <w:rsid w:val="004E093C"/>
    <w:rsid w:val="004E0E06"/>
    <w:rsid w:val="004E15DE"/>
    <w:rsid w:val="004E24EE"/>
    <w:rsid w:val="004E2787"/>
    <w:rsid w:val="004E29DC"/>
    <w:rsid w:val="004E442A"/>
    <w:rsid w:val="004E47D3"/>
    <w:rsid w:val="004E50D4"/>
    <w:rsid w:val="004E522C"/>
    <w:rsid w:val="004E6C69"/>
    <w:rsid w:val="004E6EFE"/>
    <w:rsid w:val="004E6FC7"/>
    <w:rsid w:val="004E7C70"/>
    <w:rsid w:val="004F07BC"/>
    <w:rsid w:val="004F0D6E"/>
    <w:rsid w:val="004F135E"/>
    <w:rsid w:val="004F1AB1"/>
    <w:rsid w:val="004F2822"/>
    <w:rsid w:val="004F43B7"/>
    <w:rsid w:val="004F4658"/>
    <w:rsid w:val="004F58C8"/>
    <w:rsid w:val="004F5956"/>
    <w:rsid w:val="004F6374"/>
    <w:rsid w:val="004F6650"/>
    <w:rsid w:val="004F66AE"/>
    <w:rsid w:val="004F7498"/>
    <w:rsid w:val="004F753B"/>
    <w:rsid w:val="004F7ED0"/>
    <w:rsid w:val="0050091D"/>
    <w:rsid w:val="005009D8"/>
    <w:rsid w:val="00500D84"/>
    <w:rsid w:val="00500DE5"/>
    <w:rsid w:val="00501E8D"/>
    <w:rsid w:val="005021D9"/>
    <w:rsid w:val="00502377"/>
    <w:rsid w:val="00502A64"/>
    <w:rsid w:val="0050349D"/>
    <w:rsid w:val="00505C51"/>
    <w:rsid w:val="0051018D"/>
    <w:rsid w:val="0051026C"/>
    <w:rsid w:val="00510B7F"/>
    <w:rsid w:val="00511052"/>
    <w:rsid w:val="00511916"/>
    <w:rsid w:val="00511DEC"/>
    <w:rsid w:val="00513193"/>
    <w:rsid w:val="005138F2"/>
    <w:rsid w:val="00514CFD"/>
    <w:rsid w:val="00516726"/>
    <w:rsid w:val="005170D0"/>
    <w:rsid w:val="005204F4"/>
    <w:rsid w:val="00520B80"/>
    <w:rsid w:val="00521129"/>
    <w:rsid w:val="00523C69"/>
    <w:rsid w:val="005267FC"/>
    <w:rsid w:val="00527A5D"/>
    <w:rsid w:val="00530CC5"/>
    <w:rsid w:val="005313A3"/>
    <w:rsid w:val="00532790"/>
    <w:rsid w:val="00533117"/>
    <w:rsid w:val="005356AB"/>
    <w:rsid w:val="00537142"/>
    <w:rsid w:val="00543342"/>
    <w:rsid w:val="00545210"/>
    <w:rsid w:val="00545532"/>
    <w:rsid w:val="0054646B"/>
    <w:rsid w:val="00547456"/>
    <w:rsid w:val="00550E06"/>
    <w:rsid w:val="00551706"/>
    <w:rsid w:val="0055372A"/>
    <w:rsid w:val="0055554F"/>
    <w:rsid w:val="00556812"/>
    <w:rsid w:val="00556B44"/>
    <w:rsid w:val="005570A3"/>
    <w:rsid w:val="00560DEB"/>
    <w:rsid w:val="00564917"/>
    <w:rsid w:val="00566611"/>
    <w:rsid w:val="005711A7"/>
    <w:rsid w:val="00572BC8"/>
    <w:rsid w:val="0057377D"/>
    <w:rsid w:val="00573D73"/>
    <w:rsid w:val="005743E9"/>
    <w:rsid w:val="00574783"/>
    <w:rsid w:val="00574E79"/>
    <w:rsid w:val="00575275"/>
    <w:rsid w:val="00575663"/>
    <w:rsid w:val="00575B23"/>
    <w:rsid w:val="00576F26"/>
    <w:rsid w:val="00577255"/>
    <w:rsid w:val="0058028C"/>
    <w:rsid w:val="00583592"/>
    <w:rsid w:val="0058380A"/>
    <w:rsid w:val="00583921"/>
    <w:rsid w:val="00583A8E"/>
    <w:rsid w:val="00584E14"/>
    <w:rsid w:val="00586286"/>
    <w:rsid w:val="00587544"/>
    <w:rsid w:val="00587F92"/>
    <w:rsid w:val="00590616"/>
    <w:rsid w:val="00590BAF"/>
    <w:rsid w:val="00591884"/>
    <w:rsid w:val="00592C1C"/>
    <w:rsid w:val="00593E5A"/>
    <w:rsid w:val="00596F78"/>
    <w:rsid w:val="00596FB5"/>
    <w:rsid w:val="00597EF4"/>
    <w:rsid w:val="005A05C9"/>
    <w:rsid w:val="005A05EE"/>
    <w:rsid w:val="005A1543"/>
    <w:rsid w:val="005A1EB8"/>
    <w:rsid w:val="005A4E58"/>
    <w:rsid w:val="005A5078"/>
    <w:rsid w:val="005A6ED5"/>
    <w:rsid w:val="005B0008"/>
    <w:rsid w:val="005B0C4E"/>
    <w:rsid w:val="005B28F4"/>
    <w:rsid w:val="005B485F"/>
    <w:rsid w:val="005B53EC"/>
    <w:rsid w:val="005B5F1F"/>
    <w:rsid w:val="005B736F"/>
    <w:rsid w:val="005C0005"/>
    <w:rsid w:val="005C1D10"/>
    <w:rsid w:val="005C7F5D"/>
    <w:rsid w:val="005D0936"/>
    <w:rsid w:val="005D0EFF"/>
    <w:rsid w:val="005D26B8"/>
    <w:rsid w:val="005D5CC6"/>
    <w:rsid w:val="005D624D"/>
    <w:rsid w:val="005D6E86"/>
    <w:rsid w:val="005D6FFF"/>
    <w:rsid w:val="005D7EC8"/>
    <w:rsid w:val="005E0A4C"/>
    <w:rsid w:val="005E11C7"/>
    <w:rsid w:val="005E12C6"/>
    <w:rsid w:val="005E1948"/>
    <w:rsid w:val="005E1E05"/>
    <w:rsid w:val="005E2B58"/>
    <w:rsid w:val="005E3A1E"/>
    <w:rsid w:val="005E5064"/>
    <w:rsid w:val="005E5E7D"/>
    <w:rsid w:val="005E6183"/>
    <w:rsid w:val="005E7F67"/>
    <w:rsid w:val="005F01FC"/>
    <w:rsid w:val="005F0216"/>
    <w:rsid w:val="005F0B84"/>
    <w:rsid w:val="005F0D1C"/>
    <w:rsid w:val="005F13D0"/>
    <w:rsid w:val="005F2C1A"/>
    <w:rsid w:val="005F3F79"/>
    <w:rsid w:val="006006AD"/>
    <w:rsid w:val="00600E24"/>
    <w:rsid w:val="00600EF0"/>
    <w:rsid w:val="0060135F"/>
    <w:rsid w:val="0060208C"/>
    <w:rsid w:val="006024B4"/>
    <w:rsid w:val="006035DA"/>
    <w:rsid w:val="006036D0"/>
    <w:rsid w:val="00603A35"/>
    <w:rsid w:val="0060400E"/>
    <w:rsid w:val="00604280"/>
    <w:rsid w:val="00604D64"/>
    <w:rsid w:val="00605A51"/>
    <w:rsid w:val="006063C9"/>
    <w:rsid w:val="00607910"/>
    <w:rsid w:val="00611ED8"/>
    <w:rsid w:val="0061255E"/>
    <w:rsid w:val="00612A96"/>
    <w:rsid w:val="00613521"/>
    <w:rsid w:val="00613AAD"/>
    <w:rsid w:val="00614810"/>
    <w:rsid w:val="00614FD4"/>
    <w:rsid w:val="00615D0C"/>
    <w:rsid w:val="006174AD"/>
    <w:rsid w:val="006208BA"/>
    <w:rsid w:val="006213F6"/>
    <w:rsid w:val="00621BB1"/>
    <w:rsid w:val="006224BC"/>
    <w:rsid w:val="00623BC5"/>
    <w:rsid w:val="00623EBC"/>
    <w:rsid w:val="00624B36"/>
    <w:rsid w:val="0062653D"/>
    <w:rsid w:val="0062710A"/>
    <w:rsid w:val="006274CB"/>
    <w:rsid w:val="00627EDD"/>
    <w:rsid w:val="0063047D"/>
    <w:rsid w:val="00630571"/>
    <w:rsid w:val="006310F8"/>
    <w:rsid w:val="0063211A"/>
    <w:rsid w:val="00633483"/>
    <w:rsid w:val="00634037"/>
    <w:rsid w:val="006345F4"/>
    <w:rsid w:val="00636234"/>
    <w:rsid w:val="006375E9"/>
    <w:rsid w:val="00637C50"/>
    <w:rsid w:val="00640AE2"/>
    <w:rsid w:val="006428CE"/>
    <w:rsid w:val="00643363"/>
    <w:rsid w:val="00643532"/>
    <w:rsid w:val="006438AE"/>
    <w:rsid w:val="006452B9"/>
    <w:rsid w:val="00645B6D"/>
    <w:rsid w:val="00646AB1"/>
    <w:rsid w:val="00647171"/>
    <w:rsid w:val="006500B4"/>
    <w:rsid w:val="00650869"/>
    <w:rsid w:val="0065157D"/>
    <w:rsid w:val="006537D0"/>
    <w:rsid w:val="00654F8A"/>
    <w:rsid w:val="0065559D"/>
    <w:rsid w:val="0065763B"/>
    <w:rsid w:val="00660565"/>
    <w:rsid w:val="00662517"/>
    <w:rsid w:val="006629D1"/>
    <w:rsid w:val="00662B5D"/>
    <w:rsid w:val="0066526B"/>
    <w:rsid w:val="006705EB"/>
    <w:rsid w:val="00670881"/>
    <w:rsid w:val="006711C2"/>
    <w:rsid w:val="00671829"/>
    <w:rsid w:val="00671E1F"/>
    <w:rsid w:val="00672091"/>
    <w:rsid w:val="00673C76"/>
    <w:rsid w:val="00675A7D"/>
    <w:rsid w:val="00675D39"/>
    <w:rsid w:val="0067695A"/>
    <w:rsid w:val="00676B79"/>
    <w:rsid w:val="00676D30"/>
    <w:rsid w:val="00680C22"/>
    <w:rsid w:val="00680D57"/>
    <w:rsid w:val="00682115"/>
    <w:rsid w:val="00683BF4"/>
    <w:rsid w:val="006845B3"/>
    <w:rsid w:val="00684B96"/>
    <w:rsid w:val="006855A5"/>
    <w:rsid w:val="0068684C"/>
    <w:rsid w:val="00687D7B"/>
    <w:rsid w:val="00690C84"/>
    <w:rsid w:val="00690F71"/>
    <w:rsid w:val="00692546"/>
    <w:rsid w:val="00693D93"/>
    <w:rsid w:val="00693E4C"/>
    <w:rsid w:val="00695559"/>
    <w:rsid w:val="006A0355"/>
    <w:rsid w:val="006A04D0"/>
    <w:rsid w:val="006A10F6"/>
    <w:rsid w:val="006A298A"/>
    <w:rsid w:val="006A2B0A"/>
    <w:rsid w:val="006A2CC4"/>
    <w:rsid w:val="006A333E"/>
    <w:rsid w:val="006A6142"/>
    <w:rsid w:val="006A67D1"/>
    <w:rsid w:val="006A6D17"/>
    <w:rsid w:val="006A6D33"/>
    <w:rsid w:val="006A74ED"/>
    <w:rsid w:val="006B0AC8"/>
    <w:rsid w:val="006B0FF4"/>
    <w:rsid w:val="006B36A5"/>
    <w:rsid w:val="006B3ECE"/>
    <w:rsid w:val="006B4AB8"/>
    <w:rsid w:val="006B5004"/>
    <w:rsid w:val="006B6BE9"/>
    <w:rsid w:val="006C0433"/>
    <w:rsid w:val="006C1637"/>
    <w:rsid w:val="006C3601"/>
    <w:rsid w:val="006C430A"/>
    <w:rsid w:val="006C483D"/>
    <w:rsid w:val="006C4974"/>
    <w:rsid w:val="006C7838"/>
    <w:rsid w:val="006C7D58"/>
    <w:rsid w:val="006D008F"/>
    <w:rsid w:val="006D0518"/>
    <w:rsid w:val="006D0DB6"/>
    <w:rsid w:val="006D133E"/>
    <w:rsid w:val="006D184B"/>
    <w:rsid w:val="006D22C8"/>
    <w:rsid w:val="006D2394"/>
    <w:rsid w:val="006D23BC"/>
    <w:rsid w:val="006D2888"/>
    <w:rsid w:val="006D579E"/>
    <w:rsid w:val="006D64E1"/>
    <w:rsid w:val="006E0338"/>
    <w:rsid w:val="006E1BB0"/>
    <w:rsid w:val="006E2679"/>
    <w:rsid w:val="006E323F"/>
    <w:rsid w:val="006E5632"/>
    <w:rsid w:val="006E5D37"/>
    <w:rsid w:val="006E601F"/>
    <w:rsid w:val="006E7F99"/>
    <w:rsid w:val="006F06FB"/>
    <w:rsid w:val="006F1778"/>
    <w:rsid w:val="006F1C63"/>
    <w:rsid w:val="006F1F38"/>
    <w:rsid w:val="006F21F4"/>
    <w:rsid w:val="006F4684"/>
    <w:rsid w:val="006F49F6"/>
    <w:rsid w:val="006F558B"/>
    <w:rsid w:val="006F614E"/>
    <w:rsid w:val="006F6291"/>
    <w:rsid w:val="006F7F83"/>
    <w:rsid w:val="007000C1"/>
    <w:rsid w:val="007009AC"/>
    <w:rsid w:val="00702873"/>
    <w:rsid w:val="00703970"/>
    <w:rsid w:val="00704976"/>
    <w:rsid w:val="00704F51"/>
    <w:rsid w:val="0070556C"/>
    <w:rsid w:val="007061CA"/>
    <w:rsid w:val="00706543"/>
    <w:rsid w:val="00710545"/>
    <w:rsid w:val="00712CDE"/>
    <w:rsid w:val="0071412F"/>
    <w:rsid w:val="007142C3"/>
    <w:rsid w:val="007150C4"/>
    <w:rsid w:val="007152E3"/>
    <w:rsid w:val="007155FE"/>
    <w:rsid w:val="00715A24"/>
    <w:rsid w:val="007177E8"/>
    <w:rsid w:val="0071796B"/>
    <w:rsid w:val="007216C5"/>
    <w:rsid w:val="00721828"/>
    <w:rsid w:val="00721A9F"/>
    <w:rsid w:val="00722406"/>
    <w:rsid w:val="0072263F"/>
    <w:rsid w:val="00725E3C"/>
    <w:rsid w:val="00726BE5"/>
    <w:rsid w:val="007271C0"/>
    <w:rsid w:val="00727ED6"/>
    <w:rsid w:val="00727FD4"/>
    <w:rsid w:val="007307B1"/>
    <w:rsid w:val="00733160"/>
    <w:rsid w:val="007344E1"/>
    <w:rsid w:val="007348D4"/>
    <w:rsid w:val="00735AD9"/>
    <w:rsid w:val="0073644C"/>
    <w:rsid w:val="00736580"/>
    <w:rsid w:val="00740E3D"/>
    <w:rsid w:val="00741155"/>
    <w:rsid w:val="00741D61"/>
    <w:rsid w:val="00743BBB"/>
    <w:rsid w:val="0074414C"/>
    <w:rsid w:val="00744483"/>
    <w:rsid w:val="00744BF6"/>
    <w:rsid w:val="00745396"/>
    <w:rsid w:val="00746AD4"/>
    <w:rsid w:val="0074701B"/>
    <w:rsid w:val="007476D1"/>
    <w:rsid w:val="007504B6"/>
    <w:rsid w:val="00750CAD"/>
    <w:rsid w:val="00753507"/>
    <w:rsid w:val="00754A0D"/>
    <w:rsid w:val="00756F81"/>
    <w:rsid w:val="00757080"/>
    <w:rsid w:val="007604E3"/>
    <w:rsid w:val="00762578"/>
    <w:rsid w:val="007644FD"/>
    <w:rsid w:val="007663FF"/>
    <w:rsid w:val="00767F57"/>
    <w:rsid w:val="00770CD4"/>
    <w:rsid w:val="00772076"/>
    <w:rsid w:val="007740DC"/>
    <w:rsid w:val="00774816"/>
    <w:rsid w:val="00774CB4"/>
    <w:rsid w:val="00774CCB"/>
    <w:rsid w:val="00775CCA"/>
    <w:rsid w:val="00780515"/>
    <w:rsid w:val="00780972"/>
    <w:rsid w:val="00780FC0"/>
    <w:rsid w:val="0078339F"/>
    <w:rsid w:val="00785ABA"/>
    <w:rsid w:val="0078763D"/>
    <w:rsid w:val="00787723"/>
    <w:rsid w:val="0078780F"/>
    <w:rsid w:val="0079102D"/>
    <w:rsid w:val="007917FC"/>
    <w:rsid w:val="00791E4D"/>
    <w:rsid w:val="00793C3B"/>
    <w:rsid w:val="00795526"/>
    <w:rsid w:val="00795E81"/>
    <w:rsid w:val="00796230"/>
    <w:rsid w:val="00796789"/>
    <w:rsid w:val="007973E8"/>
    <w:rsid w:val="007A16F4"/>
    <w:rsid w:val="007A17BF"/>
    <w:rsid w:val="007A1C0F"/>
    <w:rsid w:val="007A4478"/>
    <w:rsid w:val="007A46DB"/>
    <w:rsid w:val="007A511D"/>
    <w:rsid w:val="007A53BF"/>
    <w:rsid w:val="007A5A93"/>
    <w:rsid w:val="007A5D21"/>
    <w:rsid w:val="007A6B9C"/>
    <w:rsid w:val="007A7596"/>
    <w:rsid w:val="007A7AF6"/>
    <w:rsid w:val="007B06A2"/>
    <w:rsid w:val="007B16B9"/>
    <w:rsid w:val="007B1DDF"/>
    <w:rsid w:val="007B378C"/>
    <w:rsid w:val="007B42B7"/>
    <w:rsid w:val="007B4C8B"/>
    <w:rsid w:val="007B5DB2"/>
    <w:rsid w:val="007B6B35"/>
    <w:rsid w:val="007C2C9E"/>
    <w:rsid w:val="007C3B9E"/>
    <w:rsid w:val="007C4A47"/>
    <w:rsid w:val="007C5470"/>
    <w:rsid w:val="007C75B8"/>
    <w:rsid w:val="007D0207"/>
    <w:rsid w:val="007D153C"/>
    <w:rsid w:val="007D1666"/>
    <w:rsid w:val="007D219F"/>
    <w:rsid w:val="007D2677"/>
    <w:rsid w:val="007D2C74"/>
    <w:rsid w:val="007D3201"/>
    <w:rsid w:val="007D3700"/>
    <w:rsid w:val="007D383E"/>
    <w:rsid w:val="007D44E5"/>
    <w:rsid w:val="007D491E"/>
    <w:rsid w:val="007D50F6"/>
    <w:rsid w:val="007D5DF2"/>
    <w:rsid w:val="007D6614"/>
    <w:rsid w:val="007D69B0"/>
    <w:rsid w:val="007E0F5D"/>
    <w:rsid w:val="007E2472"/>
    <w:rsid w:val="007E269A"/>
    <w:rsid w:val="007E308B"/>
    <w:rsid w:val="007E369F"/>
    <w:rsid w:val="007E7792"/>
    <w:rsid w:val="007F009B"/>
    <w:rsid w:val="007F00FC"/>
    <w:rsid w:val="007F2D44"/>
    <w:rsid w:val="007F3AFE"/>
    <w:rsid w:val="007F502D"/>
    <w:rsid w:val="007F5072"/>
    <w:rsid w:val="007F5CBB"/>
    <w:rsid w:val="007F7C88"/>
    <w:rsid w:val="00800AA2"/>
    <w:rsid w:val="00801798"/>
    <w:rsid w:val="008021B2"/>
    <w:rsid w:val="008032A9"/>
    <w:rsid w:val="008035DA"/>
    <w:rsid w:val="0080361D"/>
    <w:rsid w:val="00804882"/>
    <w:rsid w:val="008073B8"/>
    <w:rsid w:val="00812F6A"/>
    <w:rsid w:val="00814252"/>
    <w:rsid w:val="008143E8"/>
    <w:rsid w:val="00814A2F"/>
    <w:rsid w:val="00814D9A"/>
    <w:rsid w:val="008177E1"/>
    <w:rsid w:val="00817F16"/>
    <w:rsid w:val="00820FD8"/>
    <w:rsid w:val="008224D4"/>
    <w:rsid w:val="00822E34"/>
    <w:rsid w:val="00823CF7"/>
    <w:rsid w:val="00824895"/>
    <w:rsid w:val="00825DA9"/>
    <w:rsid w:val="0082635E"/>
    <w:rsid w:val="008271C0"/>
    <w:rsid w:val="008274A9"/>
    <w:rsid w:val="00827E6A"/>
    <w:rsid w:val="0083068A"/>
    <w:rsid w:val="008311DD"/>
    <w:rsid w:val="0083216B"/>
    <w:rsid w:val="008326DD"/>
    <w:rsid w:val="00833936"/>
    <w:rsid w:val="00834545"/>
    <w:rsid w:val="0083467B"/>
    <w:rsid w:val="00834E1A"/>
    <w:rsid w:val="00835B41"/>
    <w:rsid w:val="00836A7E"/>
    <w:rsid w:val="0084052D"/>
    <w:rsid w:val="00842996"/>
    <w:rsid w:val="008436A7"/>
    <w:rsid w:val="00843F0B"/>
    <w:rsid w:val="0084456F"/>
    <w:rsid w:val="00844DB9"/>
    <w:rsid w:val="0084708C"/>
    <w:rsid w:val="008479F9"/>
    <w:rsid w:val="00847B57"/>
    <w:rsid w:val="00847FE4"/>
    <w:rsid w:val="0085036C"/>
    <w:rsid w:val="0085115D"/>
    <w:rsid w:val="00852791"/>
    <w:rsid w:val="00852FE1"/>
    <w:rsid w:val="00854949"/>
    <w:rsid w:val="00855B8A"/>
    <w:rsid w:val="00857CDA"/>
    <w:rsid w:val="00860DBC"/>
    <w:rsid w:val="008612C7"/>
    <w:rsid w:val="0086226B"/>
    <w:rsid w:val="008627BC"/>
    <w:rsid w:val="0086530A"/>
    <w:rsid w:val="00865EF9"/>
    <w:rsid w:val="008677CF"/>
    <w:rsid w:val="00870877"/>
    <w:rsid w:val="00871F0A"/>
    <w:rsid w:val="0087257D"/>
    <w:rsid w:val="008742DE"/>
    <w:rsid w:val="00876287"/>
    <w:rsid w:val="00876A66"/>
    <w:rsid w:val="00876CEA"/>
    <w:rsid w:val="00877756"/>
    <w:rsid w:val="008804AD"/>
    <w:rsid w:val="00880A1B"/>
    <w:rsid w:val="0088135E"/>
    <w:rsid w:val="008816A3"/>
    <w:rsid w:val="00882FFD"/>
    <w:rsid w:val="0088429B"/>
    <w:rsid w:val="00884FB6"/>
    <w:rsid w:val="0088570D"/>
    <w:rsid w:val="00885DFB"/>
    <w:rsid w:val="00887347"/>
    <w:rsid w:val="00887F77"/>
    <w:rsid w:val="00887FC2"/>
    <w:rsid w:val="0089005B"/>
    <w:rsid w:val="00890092"/>
    <w:rsid w:val="00890873"/>
    <w:rsid w:val="00891E45"/>
    <w:rsid w:val="00891EC1"/>
    <w:rsid w:val="00892759"/>
    <w:rsid w:val="008934C5"/>
    <w:rsid w:val="00894E4A"/>
    <w:rsid w:val="00895131"/>
    <w:rsid w:val="0089525B"/>
    <w:rsid w:val="00895368"/>
    <w:rsid w:val="0089569D"/>
    <w:rsid w:val="0089591F"/>
    <w:rsid w:val="00897626"/>
    <w:rsid w:val="008A1727"/>
    <w:rsid w:val="008A1D10"/>
    <w:rsid w:val="008A1D82"/>
    <w:rsid w:val="008A2DE0"/>
    <w:rsid w:val="008A6E60"/>
    <w:rsid w:val="008B0511"/>
    <w:rsid w:val="008B0BC3"/>
    <w:rsid w:val="008B10A7"/>
    <w:rsid w:val="008B3774"/>
    <w:rsid w:val="008B4230"/>
    <w:rsid w:val="008B4F59"/>
    <w:rsid w:val="008B6825"/>
    <w:rsid w:val="008B7F1B"/>
    <w:rsid w:val="008C0004"/>
    <w:rsid w:val="008C1B96"/>
    <w:rsid w:val="008C30DD"/>
    <w:rsid w:val="008C3510"/>
    <w:rsid w:val="008C394A"/>
    <w:rsid w:val="008C3E88"/>
    <w:rsid w:val="008C3F00"/>
    <w:rsid w:val="008C4FAE"/>
    <w:rsid w:val="008C687F"/>
    <w:rsid w:val="008C6A94"/>
    <w:rsid w:val="008C793C"/>
    <w:rsid w:val="008D037C"/>
    <w:rsid w:val="008D0EA4"/>
    <w:rsid w:val="008D29ED"/>
    <w:rsid w:val="008D33A8"/>
    <w:rsid w:val="008D41EE"/>
    <w:rsid w:val="008D5B89"/>
    <w:rsid w:val="008D6125"/>
    <w:rsid w:val="008D668F"/>
    <w:rsid w:val="008E0CFA"/>
    <w:rsid w:val="008E1C27"/>
    <w:rsid w:val="008E2188"/>
    <w:rsid w:val="008E3DA7"/>
    <w:rsid w:val="008E4674"/>
    <w:rsid w:val="008E47F3"/>
    <w:rsid w:val="008E4D56"/>
    <w:rsid w:val="008F0107"/>
    <w:rsid w:val="008F0D4D"/>
    <w:rsid w:val="008F1484"/>
    <w:rsid w:val="008F2E06"/>
    <w:rsid w:val="008F2E8D"/>
    <w:rsid w:val="008F2EA4"/>
    <w:rsid w:val="008F4111"/>
    <w:rsid w:val="008F4344"/>
    <w:rsid w:val="008F4875"/>
    <w:rsid w:val="008F56C3"/>
    <w:rsid w:val="008F6394"/>
    <w:rsid w:val="008F6BE2"/>
    <w:rsid w:val="008F7900"/>
    <w:rsid w:val="00902D5A"/>
    <w:rsid w:val="00903EA1"/>
    <w:rsid w:val="00904990"/>
    <w:rsid w:val="00904CB4"/>
    <w:rsid w:val="009050D0"/>
    <w:rsid w:val="00906324"/>
    <w:rsid w:val="009067CC"/>
    <w:rsid w:val="009077D1"/>
    <w:rsid w:val="009079E1"/>
    <w:rsid w:val="00910671"/>
    <w:rsid w:val="009106C5"/>
    <w:rsid w:val="0091206C"/>
    <w:rsid w:val="009125DE"/>
    <w:rsid w:val="00912BCF"/>
    <w:rsid w:val="00912DA6"/>
    <w:rsid w:val="00913D77"/>
    <w:rsid w:val="00913D89"/>
    <w:rsid w:val="00913F41"/>
    <w:rsid w:val="009144B0"/>
    <w:rsid w:val="0091500A"/>
    <w:rsid w:val="009155ED"/>
    <w:rsid w:val="009160AB"/>
    <w:rsid w:val="009208AD"/>
    <w:rsid w:val="00920C7A"/>
    <w:rsid w:val="0092321C"/>
    <w:rsid w:val="009238A6"/>
    <w:rsid w:val="00923F2D"/>
    <w:rsid w:val="00925B75"/>
    <w:rsid w:val="00925FA9"/>
    <w:rsid w:val="00926C21"/>
    <w:rsid w:val="0093023F"/>
    <w:rsid w:val="00933269"/>
    <w:rsid w:val="00933574"/>
    <w:rsid w:val="009337C1"/>
    <w:rsid w:val="00935ADD"/>
    <w:rsid w:val="0094076E"/>
    <w:rsid w:val="0094177B"/>
    <w:rsid w:val="00942B09"/>
    <w:rsid w:val="0094577B"/>
    <w:rsid w:val="00946485"/>
    <w:rsid w:val="00946B3C"/>
    <w:rsid w:val="00947837"/>
    <w:rsid w:val="00947E3C"/>
    <w:rsid w:val="00950EEE"/>
    <w:rsid w:val="00951163"/>
    <w:rsid w:val="009532A4"/>
    <w:rsid w:val="009559E0"/>
    <w:rsid w:val="00961174"/>
    <w:rsid w:val="00962977"/>
    <w:rsid w:val="0096446E"/>
    <w:rsid w:val="009650D1"/>
    <w:rsid w:val="00965AAA"/>
    <w:rsid w:val="00970BBB"/>
    <w:rsid w:val="009746C5"/>
    <w:rsid w:val="00974B82"/>
    <w:rsid w:val="0097592C"/>
    <w:rsid w:val="00975B9D"/>
    <w:rsid w:val="009767BF"/>
    <w:rsid w:val="009817EB"/>
    <w:rsid w:val="00982852"/>
    <w:rsid w:val="00982F39"/>
    <w:rsid w:val="00985ED6"/>
    <w:rsid w:val="00986796"/>
    <w:rsid w:val="00987FED"/>
    <w:rsid w:val="00990136"/>
    <w:rsid w:val="00992939"/>
    <w:rsid w:val="00992E4C"/>
    <w:rsid w:val="009931E0"/>
    <w:rsid w:val="00994619"/>
    <w:rsid w:val="0099472F"/>
    <w:rsid w:val="00995353"/>
    <w:rsid w:val="00995AD4"/>
    <w:rsid w:val="009A349B"/>
    <w:rsid w:val="009A3736"/>
    <w:rsid w:val="009A388C"/>
    <w:rsid w:val="009A4130"/>
    <w:rsid w:val="009A46E5"/>
    <w:rsid w:val="009A4EFF"/>
    <w:rsid w:val="009A50E5"/>
    <w:rsid w:val="009A7343"/>
    <w:rsid w:val="009A7737"/>
    <w:rsid w:val="009B098A"/>
    <w:rsid w:val="009B132B"/>
    <w:rsid w:val="009B1F13"/>
    <w:rsid w:val="009B315B"/>
    <w:rsid w:val="009B3250"/>
    <w:rsid w:val="009B5B56"/>
    <w:rsid w:val="009B708E"/>
    <w:rsid w:val="009B7A28"/>
    <w:rsid w:val="009C0D21"/>
    <w:rsid w:val="009C124F"/>
    <w:rsid w:val="009C1644"/>
    <w:rsid w:val="009C1947"/>
    <w:rsid w:val="009C2829"/>
    <w:rsid w:val="009C380F"/>
    <w:rsid w:val="009C62F4"/>
    <w:rsid w:val="009C6382"/>
    <w:rsid w:val="009C6A89"/>
    <w:rsid w:val="009C7D6F"/>
    <w:rsid w:val="009D0EF7"/>
    <w:rsid w:val="009D1E4E"/>
    <w:rsid w:val="009D267B"/>
    <w:rsid w:val="009D2983"/>
    <w:rsid w:val="009D39EA"/>
    <w:rsid w:val="009D4753"/>
    <w:rsid w:val="009D55DF"/>
    <w:rsid w:val="009D5E32"/>
    <w:rsid w:val="009E0C3B"/>
    <w:rsid w:val="009E170A"/>
    <w:rsid w:val="009E208A"/>
    <w:rsid w:val="009E29A6"/>
    <w:rsid w:val="009E37C5"/>
    <w:rsid w:val="009E7249"/>
    <w:rsid w:val="009E7D66"/>
    <w:rsid w:val="009F15BE"/>
    <w:rsid w:val="009F1866"/>
    <w:rsid w:val="009F2938"/>
    <w:rsid w:val="009F3E83"/>
    <w:rsid w:val="009F534D"/>
    <w:rsid w:val="009F6B57"/>
    <w:rsid w:val="009F73D2"/>
    <w:rsid w:val="009F76E7"/>
    <w:rsid w:val="00A0308C"/>
    <w:rsid w:val="00A03135"/>
    <w:rsid w:val="00A03F95"/>
    <w:rsid w:val="00A053F0"/>
    <w:rsid w:val="00A062D0"/>
    <w:rsid w:val="00A06ED0"/>
    <w:rsid w:val="00A1005A"/>
    <w:rsid w:val="00A10328"/>
    <w:rsid w:val="00A12E3E"/>
    <w:rsid w:val="00A1318D"/>
    <w:rsid w:val="00A134F5"/>
    <w:rsid w:val="00A1413E"/>
    <w:rsid w:val="00A1447A"/>
    <w:rsid w:val="00A15F77"/>
    <w:rsid w:val="00A16581"/>
    <w:rsid w:val="00A17B99"/>
    <w:rsid w:val="00A206D3"/>
    <w:rsid w:val="00A21097"/>
    <w:rsid w:val="00A2184C"/>
    <w:rsid w:val="00A219C3"/>
    <w:rsid w:val="00A21BA1"/>
    <w:rsid w:val="00A22F27"/>
    <w:rsid w:val="00A26F6B"/>
    <w:rsid w:val="00A2736D"/>
    <w:rsid w:val="00A30452"/>
    <w:rsid w:val="00A31387"/>
    <w:rsid w:val="00A33853"/>
    <w:rsid w:val="00A35BC4"/>
    <w:rsid w:val="00A36456"/>
    <w:rsid w:val="00A36EEA"/>
    <w:rsid w:val="00A37207"/>
    <w:rsid w:val="00A40C26"/>
    <w:rsid w:val="00A410D9"/>
    <w:rsid w:val="00A41868"/>
    <w:rsid w:val="00A4193D"/>
    <w:rsid w:val="00A41BC2"/>
    <w:rsid w:val="00A428E5"/>
    <w:rsid w:val="00A42B74"/>
    <w:rsid w:val="00A43451"/>
    <w:rsid w:val="00A444BE"/>
    <w:rsid w:val="00A45118"/>
    <w:rsid w:val="00A4557D"/>
    <w:rsid w:val="00A455ED"/>
    <w:rsid w:val="00A50243"/>
    <w:rsid w:val="00A50E19"/>
    <w:rsid w:val="00A53496"/>
    <w:rsid w:val="00A5419D"/>
    <w:rsid w:val="00A558F7"/>
    <w:rsid w:val="00A565D6"/>
    <w:rsid w:val="00A56971"/>
    <w:rsid w:val="00A57102"/>
    <w:rsid w:val="00A60213"/>
    <w:rsid w:val="00A61AEA"/>
    <w:rsid w:val="00A6526F"/>
    <w:rsid w:val="00A652CD"/>
    <w:rsid w:val="00A667B6"/>
    <w:rsid w:val="00A671E2"/>
    <w:rsid w:val="00A67FE0"/>
    <w:rsid w:val="00A703BC"/>
    <w:rsid w:val="00A71EAB"/>
    <w:rsid w:val="00A73167"/>
    <w:rsid w:val="00A768F8"/>
    <w:rsid w:val="00A76E45"/>
    <w:rsid w:val="00A778DD"/>
    <w:rsid w:val="00A81D0A"/>
    <w:rsid w:val="00A8356B"/>
    <w:rsid w:val="00A83AC6"/>
    <w:rsid w:val="00A84F86"/>
    <w:rsid w:val="00A8554F"/>
    <w:rsid w:val="00A86D5B"/>
    <w:rsid w:val="00A87533"/>
    <w:rsid w:val="00A90196"/>
    <w:rsid w:val="00A9023C"/>
    <w:rsid w:val="00A90254"/>
    <w:rsid w:val="00A91321"/>
    <w:rsid w:val="00A932A4"/>
    <w:rsid w:val="00A977D7"/>
    <w:rsid w:val="00A97D7E"/>
    <w:rsid w:val="00AA2656"/>
    <w:rsid w:val="00AA363C"/>
    <w:rsid w:val="00AA4671"/>
    <w:rsid w:val="00AA5E84"/>
    <w:rsid w:val="00AA70FD"/>
    <w:rsid w:val="00AA7E1B"/>
    <w:rsid w:val="00AB1B35"/>
    <w:rsid w:val="00AB1FA8"/>
    <w:rsid w:val="00AB379A"/>
    <w:rsid w:val="00AB4087"/>
    <w:rsid w:val="00AB437F"/>
    <w:rsid w:val="00AB45BF"/>
    <w:rsid w:val="00AB5808"/>
    <w:rsid w:val="00AB6ABD"/>
    <w:rsid w:val="00AB7B7D"/>
    <w:rsid w:val="00AC14A9"/>
    <w:rsid w:val="00AC3B56"/>
    <w:rsid w:val="00AC4E87"/>
    <w:rsid w:val="00AC5092"/>
    <w:rsid w:val="00AC56CA"/>
    <w:rsid w:val="00AC5F03"/>
    <w:rsid w:val="00AC73D6"/>
    <w:rsid w:val="00AC7C96"/>
    <w:rsid w:val="00AD02A5"/>
    <w:rsid w:val="00AD0F93"/>
    <w:rsid w:val="00AD21DF"/>
    <w:rsid w:val="00AD2D0A"/>
    <w:rsid w:val="00AD2F9E"/>
    <w:rsid w:val="00AD656A"/>
    <w:rsid w:val="00AD6F72"/>
    <w:rsid w:val="00AD72CD"/>
    <w:rsid w:val="00AD7D94"/>
    <w:rsid w:val="00AE0714"/>
    <w:rsid w:val="00AE103B"/>
    <w:rsid w:val="00AE1A1D"/>
    <w:rsid w:val="00AE2019"/>
    <w:rsid w:val="00AE2666"/>
    <w:rsid w:val="00AE392D"/>
    <w:rsid w:val="00AE3D7F"/>
    <w:rsid w:val="00AE49AE"/>
    <w:rsid w:val="00AE4C1F"/>
    <w:rsid w:val="00AE5A39"/>
    <w:rsid w:val="00AE5F51"/>
    <w:rsid w:val="00AF1333"/>
    <w:rsid w:val="00AF1ADE"/>
    <w:rsid w:val="00AF3C7F"/>
    <w:rsid w:val="00AF630A"/>
    <w:rsid w:val="00AF66C1"/>
    <w:rsid w:val="00AF6BAE"/>
    <w:rsid w:val="00AF7C07"/>
    <w:rsid w:val="00AF7E59"/>
    <w:rsid w:val="00B0095D"/>
    <w:rsid w:val="00B0114D"/>
    <w:rsid w:val="00B0129D"/>
    <w:rsid w:val="00B01468"/>
    <w:rsid w:val="00B02DE7"/>
    <w:rsid w:val="00B030F9"/>
    <w:rsid w:val="00B05E68"/>
    <w:rsid w:val="00B05EA1"/>
    <w:rsid w:val="00B06437"/>
    <w:rsid w:val="00B075E8"/>
    <w:rsid w:val="00B1176C"/>
    <w:rsid w:val="00B11BB1"/>
    <w:rsid w:val="00B12945"/>
    <w:rsid w:val="00B14587"/>
    <w:rsid w:val="00B14E2D"/>
    <w:rsid w:val="00B1502B"/>
    <w:rsid w:val="00B21705"/>
    <w:rsid w:val="00B21F92"/>
    <w:rsid w:val="00B2248C"/>
    <w:rsid w:val="00B23111"/>
    <w:rsid w:val="00B249D6"/>
    <w:rsid w:val="00B255BD"/>
    <w:rsid w:val="00B25904"/>
    <w:rsid w:val="00B2592C"/>
    <w:rsid w:val="00B269B9"/>
    <w:rsid w:val="00B26B21"/>
    <w:rsid w:val="00B3084A"/>
    <w:rsid w:val="00B3295C"/>
    <w:rsid w:val="00B33088"/>
    <w:rsid w:val="00B347DF"/>
    <w:rsid w:val="00B3525F"/>
    <w:rsid w:val="00B3540D"/>
    <w:rsid w:val="00B35EBA"/>
    <w:rsid w:val="00B36A06"/>
    <w:rsid w:val="00B37692"/>
    <w:rsid w:val="00B4024E"/>
    <w:rsid w:val="00B41A5D"/>
    <w:rsid w:val="00B428CC"/>
    <w:rsid w:val="00B42985"/>
    <w:rsid w:val="00B42FBA"/>
    <w:rsid w:val="00B430AF"/>
    <w:rsid w:val="00B44289"/>
    <w:rsid w:val="00B444D6"/>
    <w:rsid w:val="00B46100"/>
    <w:rsid w:val="00B46121"/>
    <w:rsid w:val="00B461EF"/>
    <w:rsid w:val="00B518A7"/>
    <w:rsid w:val="00B51940"/>
    <w:rsid w:val="00B52A13"/>
    <w:rsid w:val="00B53050"/>
    <w:rsid w:val="00B560C4"/>
    <w:rsid w:val="00B5674F"/>
    <w:rsid w:val="00B5698F"/>
    <w:rsid w:val="00B5706B"/>
    <w:rsid w:val="00B5785D"/>
    <w:rsid w:val="00B57D50"/>
    <w:rsid w:val="00B60D24"/>
    <w:rsid w:val="00B62465"/>
    <w:rsid w:val="00B63400"/>
    <w:rsid w:val="00B63DBE"/>
    <w:rsid w:val="00B63F6A"/>
    <w:rsid w:val="00B66E23"/>
    <w:rsid w:val="00B6711D"/>
    <w:rsid w:val="00B67CA7"/>
    <w:rsid w:val="00B70783"/>
    <w:rsid w:val="00B70CD7"/>
    <w:rsid w:val="00B72CC8"/>
    <w:rsid w:val="00B73EB6"/>
    <w:rsid w:val="00B749DA"/>
    <w:rsid w:val="00B766FC"/>
    <w:rsid w:val="00B775B4"/>
    <w:rsid w:val="00B810EA"/>
    <w:rsid w:val="00B8124C"/>
    <w:rsid w:val="00B81782"/>
    <w:rsid w:val="00B81998"/>
    <w:rsid w:val="00B81F72"/>
    <w:rsid w:val="00B8300A"/>
    <w:rsid w:val="00B83A2E"/>
    <w:rsid w:val="00B83AB6"/>
    <w:rsid w:val="00B83B4B"/>
    <w:rsid w:val="00B83B90"/>
    <w:rsid w:val="00B83CB9"/>
    <w:rsid w:val="00B86486"/>
    <w:rsid w:val="00B90029"/>
    <w:rsid w:val="00B90DD5"/>
    <w:rsid w:val="00B910E4"/>
    <w:rsid w:val="00B934F2"/>
    <w:rsid w:val="00B93655"/>
    <w:rsid w:val="00B93A23"/>
    <w:rsid w:val="00B95EFC"/>
    <w:rsid w:val="00B96321"/>
    <w:rsid w:val="00B96418"/>
    <w:rsid w:val="00B96794"/>
    <w:rsid w:val="00BA10D2"/>
    <w:rsid w:val="00BA257B"/>
    <w:rsid w:val="00BA3F58"/>
    <w:rsid w:val="00BA480A"/>
    <w:rsid w:val="00BA5CA6"/>
    <w:rsid w:val="00BA7E8F"/>
    <w:rsid w:val="00BB0F2C"/>
    <w:rsid w:val="00BB1DE4"/>
    <w:rsid w:val="00BB319F"/>
    <w:rsid w:val="00BB3C28"/>
    <w:rsid w:val="00BB529B"/>
    <w:rsid w:val="00BB57B8"/>
    <w:rsid w:val="00BB78A2"/>
    <w:rsid w:val="00BC2AF9"/>
    <w:rsid w:val="00BC2E8B"/>
    <w:rsid w:val="00BC3E98"/>
    <w:rsid w:val="00BC5469"/>
    <w:rsid w:val="00BC5A29"/>
    <w:rsid w:val="00BC6960"/>
    <w:rsid w:val="00BC7058"/>
    <w:rsid w:val="00BD0B5B"/>
    <w:rsid w:val="00BD1EA8"/>
    <w:rsid w:val="00BD3022"/>
    <w:rsid w:val="00BD3253"/>
    <w:rsid w:val="00BD415D"/>
    <w:rsid w:val="00BD4935"/>
    <w:rsid w:val="00BD4DF3"/>
    <w:rsid w:val="00BD5091"/>
    <w:rsid w:val="00BD522B"/>
    <w:rsid w:val="00BD6299"/>
    <w:rsid w:val="00BD6AA2"/>
    <w:rsid w:val="00BD6C0A"/>
    <w:rsid w:val="00BD7CF1"/>
    <w:rsid w:val="00BE0665"/>
    <w:rsid w:val="00BE142D"/>
    <w:rsid w:val="00BE22A5"/>
    <w:rsid w:val="00BE2732"/>
    <w:rsid w:val="00BE2DD7"/>
    <w:rsid w:val="00BE2EB8"/>
    <w:rsid w:val="00BE4060"/>
    <w:rsid w:val="00BE5F3A"/>
    <w:rsid w:val="00BE7BD9"/>
    <w:rsid w:val="00BE7C65"/>
    <w:rsid w:val="00BF3445"/>
    <w:rsid w:val="00BF34BA"/>
    <w:rsid w:val="00BF4049"/>
    <w:rsid w:val="00BF4434"/>
    <w:rsid w:val="00BF495D"/>
    <w:rsid w:val="00BF4A35"/>
    <w:rsid w:val="00BF6534"/>
    <w:rsid w:val="00C00117"/>
    <w:rsid w:val="00C03023"/>
    <w:rsid w:val="00C04139"/>
    <w:rsid w:val="00C04A7F"/>
    <w:rsid w:val="00C078AA"/>
    <w:rsid w:val="00C1029F"/>
    <w:rsid w:val="00C10493"/>
    <w:rsid w:val="00C10A12"/>
    <w:rsid w:val="00C11ECC"/>
    <w:rsid w:val="00C12B87"/>
    <w:rsid w:val="00C13432"/>
    <w:rsid w:val="00C13AB9"/>
    <w:rsid w:val="00C13C75"/>
    <w:rsid w:val="00C1519D"/>
    <w:rsid w:val="00C15AFC"/>
    <w:rsid w:val="00C16597"/>
    <w:rsid w:val="00C16A0C"/>
    <w:rsid w:val="00C17FFE"/>
    <w:rsid w:val="00C203E4"/>
    <w:rsid w:val="00C2169A"/>
    <w:rsid w:val="00C229B9"/>
    <w:rsid w:val="00C22F7A"/>
    <w:rsid w:val="00C22FDE"/>
    <w:rsid w:val="00C24AF2"/>
    <w:rsid w:val="00C24D91"/>
    <w:rsid w:val="00C259AA"/>
    <w:rsid w:val="00C25C97"/>
    <w:rsid w:val="00C26A0F"/>
    <w:rsid w:val="00C26B86"/>
    <w:rsid w:val="00C3087E"/>
    <w:rsid w:val="00C317F6"/>
    <w:rsid w:val="00C318F4"/>
    <w:rsid w:val="00C320EB"/>
    <w:rsid w:val="00C33064"/>
    <w:rsid w:val="00C33D39"/>
    <w:rsid w:val="00C34623"/>
    <w:rsid w:val="00C34F1C"/>
    <w:rsid w:val="00C352DB"/>
    <w:rsid w:val="00C3575F"/>
    <w:rsid w:val="00C37C57"/>
    <w:rsid w:val="00C37D44"/>
    <w:rsid w:val="00C40F35"/>
    <w:rsid w:val="00C41044"/>
    <w:rsid w:val="00C421C8"/>
    <w:rsid w:val="00C42778"/>
    <w:rsid w:val="00C4309F"/>
    <w:rsid w:val="00C44A79"/>
    <w:rsid w:val="00C4612E"/>
    <w:rsid w:val="00C46148"/>
    <w:rsid w:val="00C50AD7"/>
    <w:rsid w:val="00C51933"/>
    <w:rsid w:val="00C52C12"/>
    <w:rsid w:val="00C54411"/>
    <w:rsid w:val="00C54FA9"/>
    <w:rsid w:val="00C55044"/>
    <w:rsid w:val="00C55B84"/>
    <w:rsid w:val="00C57EF5"/>
    <w:rsid w:val="00C604B2"/>
    <w:rsid w:val="00C62572"/>
    <w:rsid w:val="00C63C61"/>
    <w:rsid w:val="00C647E1"/>
    <w:rsid w:val="00C64C7F"/>
    <w:rsid w:val="00C65A93"/>
    <w:rsid w:val="00C67CBA"/>
    <w:rsid w:val="00C70AED"/>
    <w:rsid w:val="00C70E29"/>
    <w:rsid w:val="00C70FEE"/>
    <w:rsid w:val="00C71425"/>
    <w:rsid w:val="00C71715"/>
    <w:rsid w:val="00C727F7"/>
    <w:rsid w:val="00C72A3A"/>
    <w:rsid w:val="00C736DD"/>
    <w:rsid w:val="00C73932"/>
    <w:rsid w:val="00C73A90"/>
    <w:rsid w:val="00C73CAB"/>
    <w:rsid w:val="00C74024"/>
    <w:rsid w:val="00C74DDE"/>
    <w:rsid w:val="00C74F3A"/>
    <w:rsid w:val="00C75959"/>
    <w:rsid w:val="00C75D10"/>
    <w:rsid w:val="00C75D8B"/>
    <w:rsid w:val="00C75F58"/>
    <w:rsid w:val="00C76A2B"/>
    <w:rsid w:val="00C77111"/>
    <w:rsid w:val="00C80229"/>
    <w:rsid w:val="00C80C6E"/>
    <w:rsid w:val="00C82075"/>
    <w:rsid w:val="00C82119"/>
    <w:rsid w:val="00C825CF"/>
    <w:rsid w:val="00C83736"/>
    <w:rsid w:val="00C83BC5"/>
    <w:rsid w:val="00C862C4"/>
    <w:rsid w:val="00C87A1E"/>
    <w:rsid w:val="00C91DDF"/>
    <w:rsid w:val="00C92068"/>
    <w:rsid w:val="00C923AA"/>
    <w:rsid w:val="00C93CF8"/>
    <w:rsid w:val="00C9470A"/>
    <w:rsid w:val="00C94A36"/>
    <w:rsid w:val="00C95F4E"/>
    <w:rsid w:val="00C9685F"/>
    <w:rsid w:val="00C969CB"/>
    <w:rsid w:val="00CA1E56"/>
    <w:rsid w:val="00CA2233"/>
    <w:rsid w:val="00CA2BA9"/>
    <w:rsid w:val="00CA3E4A"/>
    <w:rsid w:val="00CA4096"/>
    <w:rsid w:val="00CA417D"/>
    <w:rsid w:val="00CA566E"/>
    <w:rsid w:val="00CA5674"/>
    <w:rsid w:val="00CA7631"/>
    <w:rsid w:val="00CB0C97"/>
    <w:rsid w:val="00CB0CFF"/>
    <w:rsid w:val="00CB1A1F"/>
    <w:rsid w:val="00CB2A67"/>
    <w:rsid w:val="00CB2C08"/>
    <w:rsid w:val="00CB4259"/>
    <w:rsid w:val="00CB425C"/>
    <w:rsid w:val="00CB43F3"/>
    <w:rsid w:val="00CB57C4"/>
    <w:rsid w:val="00CB5AA4"/>
    <w:rsid w:val="00CB629C"/>
    <w:rsid w:val="00CB64C3"/>
    <w:rsid w:val="00CB7735"/>
    <w:rsid w:val="00CB78D2"/>
    <w:rsid w:val="00CB7BDE"/>
    <w:rsid w:val="00CC157B"/>
    <w:rsid w:val="00CC1679"/>
    <w:rsid w:val="00CC1A83"/>
    <w:rsid w:val="00CC2554"/>
    <w:rsid w:val="00CC2E3E"/>
    <w:rsid w:val="00CC3AB0"/>
    <w:rsid w:val="00CC413D"/>
    <w:rsid w:val="00CC6529"/>
    <w:rsid w:val="00CC77DF"/>
    <w:rsid w:val="00CC7DB7"/>
    <w:rsid w:val="00CD127D"/>
    <w:rsid w:val="00CD24D8"/>
    <w:rsid w:val="00CD37BE"/>
    <w:rsid w:val="00CD4AF6"/>
    <w:rsid w:val="00CD611B"/>
    <w:rsid w:val="00CD654D"/>
    <w:rsid w:val="00CD6AD4"/>
    <w:rsid w:val="00CD7646"/>
    <w:rsid w:val="00CE6950"/>
    <w:rsid w:val="00CF1B63"/>
    <w:rsid w:val="00CF1E8A"/>
    <w:rsid w:val="00CF5F30"/>
    <w:rsid w:val="00CF6363"/>
    <w:rsid w:val="00CF6884"/>
    <w:rsid w:val="00D0029B"/>
    <w:rsid w:val="00D00680"/>
    <w:rsid w:val="00D0080B"/>
    <w:rsid w:val="00D00E92"/>
    <w:rsid w:val="00D00E97"/>
    <w:rsid w:val="00D01555"/>
    <w:rsid w:val="00D01C19"/>
    <w:rsid w:val="00D06269"/>
    <w:rsid w:val="00D105C7"/>
    <w:rsid w:val="00D11773"/>
    <w:rsid w:val="00D12053"/>
    <w:rsid w:val="00D12AA6"/>
    <w:rsid w:val="00D1311B"/>
    <w:rsid w:val="00D13355"/>
    <w:rsid w:val="00D1511B"/>
    <w:rsid w:val="00D16F6D"/>
    <w:rsid w:val="00D171D7"/>
    <w:rsid w:val="00D175F7"/>
    <w:rsid w:val="00D20590"/>
    <w:rsid w:val="00D20869"/>
    <w:rsid w:val="00D20C32"/>
    <w:rsid w:val="00D20FB0"/>
    <w:rsid w:val="00D228DE"/>
    <w:rsid w:val="00D22C61"/>
    <w:rsid w:val="00D23DF7"/>
    <w:rsid w:val="00D2411E"/>
    <w:rsid w:val="00D250D3"/>
    <w:rsid w:val="00D266DB"/>
    <w:rsid w:val="00D267CC"/>
    <w:rsid w:val="00D26909"/>
    <w:rsid w:val="00D26CB4"/>
    <w:rsid w:val="00D26F6E"/>
    <w:rsid w:val="00D27768"/>
    <w:rsid w:val="00D27A5F"/>
    <w:rsid w:val="00D317C4"/>
    <w:rsid w:val="00D31AB5"/>
    <w:rsid w:val="00D339E2"/>
    <w:rsid w:val="00D35064"/>
    <w:rsid w:val="00D35DE2"/>
    <w:rsid w:val="00D363D8"/>
    <w:rsid w:val="00D372D7"/>
    <w:rsid w:val="00D421EB"/>
    <w:rsid w:val="00D42477"/>
    <w:rsid w:val="00D43ABE"/>
    <w:rsid w:val="00D43B4B"/>
    <w:rsid w:val="00D44155"/>
    <w:rsid w:val="00D44377"/>
    <w:rsid w:val="00D44E47"/>
    <w:rsid w:val="00D457CB"/>
    <w:rsid w:val="00D45A7D"/>
    <w:rsid w:val="00D4647B"/>
    <w:rsid w:val="00D522A1"/>
    <w:rsid w:val="00D53E07"/>
    <w:rsid w:val="00D54608"/>
    <w:rsid w:val="00D54A51"/>
    <w:rsid w:val="00D54C5C"/>
    <w:rsid w:val="00D55213"/>
    <w:rsid w:val="00D552ED"/>
    <w:rsid w:val="00D5591E"/>
    <w:rsid w:val="00D55FC7"/>
    <w:rsid w:val="00D56044"/>
    <w:rsid w:val="00D56141"/>
    <w:rsid w:val="00D564F5"/>
    <w:rsid w:val="00D60AE3"/>
    <w:rsid w:val="00D627D8"/>
    <w:rsid w:val="00D62CBA"/>
    <w:rsid w:val="00D63540"/>
    <w:rsid w:val="00D647DF"/>
    <w:rsid w:val="00D6594F"/>
    <w:rsid w:val="00D6661A"/>
    <w:rsid w:val="00D66B59"/>
    <w:rsid w:val="00D70244"/>
    <w:rsid w:val="00D70411"/>
    <w:rsid w:val="00D70C3C"/>
    <w:rsid w:val="00D72712"/>
    <w:rsid w:val="00D732C5"/>
    <w:rsid w:val="00D7332F"/>
    <w:rsid w:val="00D73FCE"/>
    <w:rsid w:val="00D742B7"/>
    <w:rsid w:val="00D7440A"/>
    <w:rsid w:val="00D74B63"/>
    <w:rsid w:val="00D75694"/>
    <w:rsid w:val="00D75AA7"/>
    <w:rsid w:val="00D75BFF"/>
    <w:rsid w:val="00D7605B"/>
    <w:rsid w:val="00D76D31"/>
    <w:rsid w:val="00D777DA"/>
    <w:rsid w:val="00D800E6"/>
    <w:rsid w:val="00D80B29"/>
    <w:rsid w:val="00D82094"/>
    <w:rsid w:val="00D82134"/>
    <w:rsid w:val="00D86A4A"/>
    <w:rsid w:val="00D919BC"/>
    <w:rsid w:val="00D91A23"/>
    <w:rsid w:val="00D92876"/>
    <w:rsid w:val="00D92BC1"/>
    <w:rsid w:val="00D9383D"/>
    <w:rsid w:val="00D93A72"/>
    <w:rsid w:val="00D9406A"/>
    <w:rsid w:val="00D9495F"/>
    <w:rsid w:val="00D95B74"/>
    <w:rsid w:val="00D965F1"/>
    <w:rsid w:val="00D9662D"/>
    <w:rsid w:val="00D97421"/>
    <w:rsid w:val="00D97467"/>
    <w:rsid w:val="00DA171C"/>
    <w:rsid w:val="00DA2F2B"/>
    <w:rsid w:val="00DA4DDF"/>
    <w:rsid w:val="00DA6B4E"/>
    <w:rsid w:val="00DA7AE2"/>
    <w:rsid w:val="00DB067E"/>
    <w:rsid w:val="00DB06C0"/>
    <w:rsid w:val="00DB0CC1"/>
    <w:rsid w:val="00DB0F94"/>
    <w:rsid w:val="00DB108F"/>
    <w:rsid w:val="00DB3B6F"/>
    <w:rsid w:val="00DB44F1"/>
    <w:rsid w:val="00DB513F"/>
    <w:rsid w:val="00DB5197"/>
    <w:rsid w:val="00DB6EF0"/>
    <w:rsid w:val="00DB7194"/>
    <w:rsid w:val="00DC122F"/>
    <w:rsid w:val="00DC20C7"/>
    <w:rsid w:val="00DC3218"/>
    <w:rsid w:val="00DC3718"/>
    <w:rsid w:val="00DC4556"/>
    <w:rsid w:val="00DC4AEF"/>
    <w:rsid w:val="00DC4BF0"/>
    <w:rsid w:val="00DC617E"/>
    <w:rsid w:val="00DC6740"/>
    <w:rsid w:val="00DC7F6A"/>
    <w:rsid w:val="00DD1263"/>
    <w:rsid w:val="00DD12AC"/>
    <w:rsid w:val="00DD1804"/>
    <w:rsid w:val="00DD19C3"/>
    <w:rsid w:val="00DD1CC6"/>
    <w:rsid w:val="00DD26A1"/>
    <w:rsid w:val="00DD5BFA"/>
    <w:rsid w:val="00DE07F8"/>
    <w:rsid w:val="00DE0AEC"/>
    <w:rsid w:val="00DE398C"/>
    <w:rsid w:val="00DE3AED"/>
    <w:rsid w:val="00DE4552"/>
    <w:rsid w:val="00DE4DD7"/>
    <w:rsid w:val="00DE5194"/>
    <w:rsid w:val="00DE6980"/>
    <w:rsid w:val="00DE7CCB"/>
    <w:rsid w:val="00DF0751"/>
    <w:rsid w:val="00DF0BF0"/>
    <w:rsid w:val="00DF160A"/>
    <w:rsid w:val="00DF285C"/>
    <w:rsid w:val="00DF2BF3"/>
    <w:rsid w:val="00DF4ECD"/>
    <w:rsid w:val="00DF5472"/>
    <w:rsid w:val="00DF6261"/>
    <w:rsid w:val="00DF765A"/>
    <w:rsid w:val="00E02A1F"/>
    <w:rsid w:val="00E0349F"/>
    <w:rsid w:val="00E055F4"/>
    <w:rsid w:val="00E06C96"/>
    <w:rsid w:val="00E12750"/>
    <w:rsid w:val="00E130DC"/>
    <w:rsid w:val="00E13E48"/>
    <w:rsid w:val="00E145CE"/>
    <w:rsid w:val="00E1533B"/>
    <w:rsid w:val="00E21729"/>
    <w:rsid w:val="00E21882"/>
    <w:rsid w:val="00E21EF4"/>
    <w:rsid w:val="00E22E28"/>
    <w:rsid w:val="00E25658"/>
    <w:rsid w:val="00E25E95"/>
    <w:rsid w:val="00E27F9F"/>
    <w:rsid w:val="00E339C4"/>
    <w:rsid w:val="00E34CFB"/>
    <w:rsid w:val="00E35124"/>
    <w:rsid w:val="00E353A5"/>
    <w:rsid w:val="00E356E0"/>
    <w:rsid w:val="00E36DA8"/>
    <w:rsid w:val="00E37202"/>
    <w:rsid w:val="00E407B5"/>
    <w:rsid w:val="00E40C48"/>
    <w:rsid w:val="00E41260"/>
    <w:rsid w:val="00E41ADD"/>
    <w:rsid w:val="00E4249A"/>
    <w:rsid w:val="00E4291F"/>
    <w:rsid w:val="00E43E28"/>
    <w:rsid w:val="00E45442"/>
    <w:rsid w:val="00E45838"/>
    <w:rsid w:val="00E46781"/>
    <w:rsid w:val="00E46845"/>
    <w:rsid w:val="00E475E9"/>
    <w:rsid w:val="00E47BE4"/>
    <w:rsid w:val="00E5146C"/>
    <w:rsid w:val="00E51B59"/>
    <w:rsid w:val="00E51BB9"/>
    <w:rsid w:val="00E51D4B"/>
    <w:rsid w:val="00E52B39"/>
    <w:rsid w:val="00E52C1F"/>
    <w:rsid w:val="00E554AE"/>
    <w:rsid w:val="00E56572"/>
    <w:rsid w:val="00E57502"/>
    <w:rsid w:val="00E57BB9"/>
    <w:rsid w:val="00E6013F"/>
    <w:rsid w:val="00E60405"/>
    <w:rsid w:val="00E607DF"/>
    <w:rsid w:val="00E60A6A"/>
    <w:rsid w:val="00E62CD2"/>
    <w:rsid w:val="00E6330A"/>
    <w:rsid w:val="00E63AE0"/>
    <w:rsid w:val="00E6470F"/>
    <w:rsid w:val="00E649D3"/>
    <w:rsid w:val="00E663CE"/>
    <w:rsid w:val="00E66AFD"/>
    <w:rsid w:val="00E66D84"/>
    <w:rsid w:val="00E7076D"/>
    <w:rsid w:val="00E70D1D"/>
    <w:rsid w:val="00E7151A"/>
    <w:rsid w:val="00E7302E"/>
    <w:rsid w:val="00E730B2"/>
    <w:rsid w:val="00E742FA"/>
    <w:rsid w:val="00E743F7"/>
    <w:rsid w:val="00E74B71"/>
    <w:rsid w:val="00E76E3D"/>
    <w:rsid w:val="00E77396"/>
    <w:rsid w:val="00E80D07"/>
    <w:rsid w:val="00E8238A"/>
    <w:rsid w:val="00E83CA9"/>
    <w:rsid w:val="00E84FFF"/>
    <w:rsid w:val="00E90412"/>
    <w:rsid w:val="00E91114"/>
    <w:rsid w:val="00E921E2"/>
    <w:rsid w:val="00E93520"/>
    <w:rsid w:val="00E951BC"/>
    <w:rsid w:val="00E95B82"/>
    <w:rsid w:val="00E95E64"/>
    <w:rsid w:val="00E95F1E"/>
    <w:rsid w:val="00EA086C"/>
    <w:rsid w:val="00EA1CD4"/>
    <w:rsid w:val="00EA29A4"/>
    <w:rsid w:val="00EA349C"/>
    <w:rsid w:val="00EA3B16"/>
    <w:rsid w:val="00EA4C62"/>
    <w:rsid w:val="00EA54C9"/>
    <w:rsid w:val="00EA57AA"/>
    <w:rsid w:val="00EA5DB7"/>
    <w:rsid w:val="00EA7655"/>
    <w:rsid w:val="00EA7668"/>
    <w:rsid w:val="00EA793D"/>
    <w:rsid w:val="00EB017B"/>
    <w:rsid w:val="00EB07B3"/>
    <w:rsid w:val="00EB435E"/>
    <w:rsid w:val="00EB59DB"/>
    <w:rsid w:val="00EB5A4C"/>
    <w:rsid w:val="00EB6032"/>
    <w:rsid w:val="00EB7428"/>
    <w:rsid w:val="00EB7A4B"/>
    <w:rsid w:val="00EB7DEB"/>
    <w:rsid w:val="00EC0528"/>
    <w:rsid w:val="00EC1160"/>
    <w:rsid w:val="00EC19D0"/>
    <w:rsid w:val="00EC2D91"/>
    <w:rsid w:val="00EC3EC2"/>
    <w:rsid w:val="00EC3FB5"/>
    <w:rsid w:val="00EC4053"/>
    <w:rsid w:val="00EC4968"/>
    <w:rsid w:val="00EC59DD"/>
    <w:rsid w:val="00EC5CD3"/>
    <w:rsid w:val="00EC5FB8"/>
    <w:rsid w:val="00EC6908"/>
    <w:rsid w:val="00EC6A8C"/>
    <w:rsid w:val="00ED07AE"/>
    <w:rsid w:val="00ED1B55"/>
    <w:rsid w:val="00ED2131"/>
    <w:rsid w:val="00ED2C88"/>
    <w:rsid w:val="00ED3C5C"/>
    <w:rsid w:val="00ED4800"/>
    <w:rsid w:val="00ED4EAB"/>
    <w:rsid w:val="00ED57C5"/>
    <w:rsid w:val="00ED6CA3"/>
    <w:rsid w:val="00ED6F45"/>
    <w:rsid w:val="00ED7FCB"/>
    <w:rsid w:val="00EE03B1"/>
    <w:rsid w:val="00EE0C00"/>
    <w:rsid w:val="00EE15BF"/>
    <w:rsid w:val="00EE169C"/>
    <w:rsid w:val="00EE1B7E"/>
    <w:rsid w:val="00EE2AA4"/>
    <w:rsid w:val="00EE39BD"/>
    <w:rsid w:val="00EE598A"/>
    <w:rsid w:val="00EE61B1"/>
    <w:rsid w:val="00EE6802"/>
    <w:rsid w:val="00EE79FF"/>
    <w:rsid w:val="00EF063C"/>
    <w:rsid w:val="00EF0947"/>
    <w:rsid w:val="00EF0C4F"/>
    <w:rsid w:val="00EF25F8"/>
    <w:rsid w:val="00EF28DE"/>
    <w:rsid w:val="00EF2CA5"/>
    <w:rsid w:val="00EF2E95"/>
    <w:rsid w:val="00EF4278"/>
    <w:rsid w:val="00EF45ED"/>
    <w:rsid w:val="00EF4D14"/>
    <w:rsid w:val="00EF50AE"/>
    <w:rsid w:val="00EF6287"/>
    <w:rsid w:val="00EF6460"/>
    <w:rsid w:val="00EF69FD"/>
    <w:rsid w:val="00EF6EAD"/>
    <w:rsid w:val="00F01DD5"/>
    <w:rsid w:val="00F02ACA"/>
    <w:rsid w:val="00F03CA4"/>
    <w:rsid w:val="00F04EB5"/>
    <w:rsid w:val="00F05DF5"/>
    <w:rsid w:val="00F071CB"/>
    <w:rsid w:val="00F07B6D"/>
    <w:rsid w:val="00F07E70"/>
    <w:rsid w:val="00F1188F"/>
    <w:rsid w:val="00F11A72"/>
    <w:rsid w:val="00F125B2"/>
    <w:rsid w:val="00F12FF3"/>
    <w:rsid w:val="00F14027"/>
    <w:rsid w:val="00F145F0"/>
    <w:rsid w:val="00F15ABC"/>
    <w:rsid w:val="00F17D2C"/>
    <w:rsid w:val="00F202D1"/>
    <w:rsid w:val="00F20517"/>
    <w:rsid w:val="00F21A7B"/>
    <w:rsid w:val="00F21AFF"/>
    <w:rsid w:val="00F23B27"/>
    <w:rsid w:val="00F2404C"/>
    <w:rsid w:val="00F27C17"/>
    <w:rsid w:val="00F306C1"/>
    <w:rsid w:val="00F31332"/>
    <w:rsid w:val="00F31940"/>
    <w:rsid w:val="00F31A6D"/>
    <w:rsid w:val="00F31BF4"/>
    <w:rsid w:val="00F324AC"/>
    <w:rsid w:val="00F33EC9"/>
    <w:rsid w:val="00F33F3E"/>
    <w:rsid w:val="00F34F4C"/>
    <w:rsid w:val="00F3522E"/>
    <w:rsid w:val="00F3590C"/>
    <w:rsid w:val="00F367F3"/>
    <w:rsid w:val="00F37071"/>
    <w:rsid w:val="00F37633"/>
    <w:rsid w:val="00F42B01"/>
    <w:rsid w:val="00F4464E"/>
    <w:rsid w:val="00F457FA"/>
    <w:rsid w:val="00F4637B"/>
    <w:rsid w:val="00F47E8C"/>
    <w:rsid w:val="00F53AD9"/>
    <w:rsid w:val="00F540A1"/>
    <w:rsid w:val="00F541AB"/>
    <w:rsid w:val="00F55A09"/>
    <w:rsid w:val="00F56F6B"/>
    <w:rsid w:val="00F60003"/>
    <w:rsid w:val="00F60924"/>
    <w:rsid w:val="00F6182D"/>
    <w:rsid w:val="00F62404"/>
    <w:rsid w:val="00F663ED"/>
    <w:rsid w:val="00F67BBF"/>
    <w:rsid w:val="00F67DEE"/>
    <w:rsid w:val="00F71032"/>
    <w:rsid w:val="00F71A83"/>
    <w:rsid w:val="00F72706"/>
    <w:rsid w:val="00F73079"/>
    <w:rsid w:val="00F7346E"/>
    <w:rsid w:val="00F73984"/>
    <w:rsid w:val="00F745DF"/>
    <w:rsid w:val="00F7547C"/>
    <w:rsid w:val="00F75C99"/>
    <w:rsid w:val="00F76D18"/>
    <w:rsid w:val="00F77006"/>
    <w:rsid w:val="00F774FC"/>
    <w:rsid w:val="00F8063D"/>
    <w:rsid w:val="00F84018"/>
    <w:rsid w:val="00F84362"/>
    <w:rsid w:val="00F84783"/>
    <w:rsid w:val="00F84D3C"/>
    <w:rsid w:val="00F87F2E"/>
    <w:rsid w:val="00F932FC"/>
    <w:rsid w:val="00F9381F"/>
    <w:rsid w:val="00F94515"/>
    <w:rsid w:val="00F946E8"/>
    <w:rsid w:val="00F95177"/>
    <w:rsid w:val="00F95409"/>
    <w:rsid w:val="00F975A3"/>
    <w:rsid w:val="00FA2171"/>
    <w:rsid w:val="00FA22F0"/>
    <w:rsid w:val="00FA306E"/>
    <w:rsid w:val="00FA4D14"/>
    <w:rsid w:val="00FA5042"/>
    <w:rsid w:val="00FA52F7"/>
    <w:rsid w:val="00FA5B29"/>
    <w:rsid w:val="00FA60A0"/>
    <w:rsid w:val="00FB141D"/>
    <w:rsid w:val="00FB188E"/>
    <w:rsid w:val="00FB28BD"/>
    <w:rsid w:val="00FB2BCA"/>
    <w:rsid w:val="00FB34F5"/>
    <w:rsid w:val="00FB39EF"/>
    <w:rsid w:val="00FB3A3F"/>
    <w:rsid w:val="00FB516B"/>
    <w:rsid w:val="00FB56E8"/>
    <w:rsid w:val="00FC039A"/>
    <w:rsid w:val="00FC0B18"/>
    <w:rsid w:val="00FC0D77"/>
    <w:rsid w:val="00FC3289"/>
    <w:rsid w:val="00FC38BF"/>
    <w:rsid w:val="00FC396F"/>
    <w:rsid w:val="00FC4E52"/>
    <w:rsid w:val="00FC5795"/>
    <w:rsid w:val="00FC5BC0"/>
    <w:rsid w:val="00FC5C29"/>
    <w:rsid w:val="00FC5EEB"/>
    <w:rsid w:val="00FC69F3"/>
    <w:rsid w:val="00FC7637"/>
    <w:rsid w:val="00FC7EDC"/>
    <w:rsid w:val="00FD22BD"/>
    <w:rsid w:val="00FD23EA"/>
    <w:rsid w:val="00FD290B"/>
    <w:rsid w:val="00FD2A93"/>
    <w:rsid w:val="00FD2ACE"/>
    <w:rsid w:val="00FD3E1A"/>
    <w:rsid w:val="00FD606A"/>
    <w:rsid w:val="00FE00FA"/>
    <w:rsid w:val="00FE1BF9"/>
    <w:rsid w:val="00FE22F1"/>
    <w:rsid w:val="00FE3C03"/>
    <w:rsid w:val="00FE428E"/>
    <w:rsid w:val="00FE5685"/>
    <w:rsid w:val="00FE5EF3"/>
    <w:rsid w:val="00FE5FF0"/>
    <w:rsid w:val="00FE6BDE"/>
    <w:rsid w:val="00FE7739"/>
    <w:rsid w:val="00FE79CE"/>
    <w:rsid w:val="00FF0D35"/>
    <w:rsid w:val="00FF0E2E"/>
    <w:rsid w:val="00FF307C"/>
    <w:rsid w:val="00FF3531"/>
    <w:rsid w:val="00FF40A5"/>
    <w:rsid w:val="00FF6D59"/>
    <w:rsid w:val="05D7022B"/>
    <w:rsid w:val="0C1F1EFB"/>
    <w:rsid w:val="0F7B0D6D"/>
    <w:rsid w:val="157F09A1"/>
    <w:rsid w:val="17182C2F"/>
    <w:rsid w:val="182F10F1"/>
    <w:rsid w:val="1A750158"/>
    <w:rsid w:val="23B80C4F"/>
    <w:rsid w:val="24AA7567"/>
    <w:rsid w:val="263E6F8B"/>
    <w:rsid w:val="28175EB5"/>
    <w:rsid w:val="29C9692E"/>
    <w:rsid w:val="2AAB580F"/>
    <w:rsid w:val="454D612E"/>
    <w:rsid w:val="6DE22E9A"/>
    <w:rsid w:val="77045EB2"/>
    <w:rsid w:val="7B810197"/>
    <w:rsid w:val="7C710B10"/>
    <w:rsid w:val="7CB4231B"/>
    <w:rsid w:val="7FD840F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9" w:name="heading 4"/>
    <w:lsdException w:qFormat="1" w:uiPriority="9" w:name="heading 5"/>
    <w:lsdException w:qFormat="1"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51"/>
    <w:qFormat/>
    <w:uiPriority w:val="0"/>
    <w:pPr>
      <w:keepNext/>
      <w:keepLines/>
      <w:numPr>
        <w:ilvl w:val="0"/>
        <w:numId w:val="1"/>
      </w:numPr>
      <w:spacing w:before="397" w:after="397"/>
      <w:ind w:firstLineChars="0"/>
      <w:jc w:val="center"/>
      <w:outlineLvl w:val="0"/>
    </w:pPr>
    <w:rPr>
      <w:rFonts w:eastAsia="黑体"/>
      <w:bCs/>
      <w:kern w:val="44"/>
      <w:sz w:val="32"/>
      <w:szCs w:val="44"/>
    </w:rPr>
  </w:style>
  <w:style w:type="paragraph" w:styleId="3">
    <w:name w:val="heading 2"/>
    <w:basedOn w:val="1"/>
    <w:next w:val="1"/>
    <w:link w:val="36"/>
    <w:unhideWhenUsed/>
    <w:qFormat/>
    <w:uiPriority w:val="0"/>
    <w:pPr>
      <w:keepNext/>
      <w:keepLines/>
      <w:spacing w:before="397" w:after="397" w:line="240" w:lineRule="auto"/>
      <w:ind w:firstLine="0" w:firstLineChars="0"/>
      <w:jc w:val="left"/>
      <w:outlineLvl w:val="1"/>
    </w:pPr>
    <w:rPr>
      <w:rFonts w:eastAsia="黑体" w:cstheme="majorBidi"/>
      <w:bCs/>
      <w:sz w:val="28"/>
      <w:szCs w:val="28"/>
    </w:rPr>
  </w:style>
  <w:style w:type="paragraph" w:styleId="4">
    <w:name w:val="heading 3"/>
    <w:basedOn w:val="1"/>
    <w:next w:val="1"/>
    <w:link w:val="41"/>
    <w:unhideWhenUsed/>
    <w:qFormat/>
    <w:uiPriority w:val="9"/>
    <w:pPr>
      <w:keepNext/>
      <w:keepLines/>
      <w:spacing w:before="396" w:after="396" w:line="240" w:lineRule="auto"/>
      <w:ind w:firstLine="0" w:firstLineChars="0"/>
      <w:jc w:val="left"/>
      <w:outlineLvl w:val="2"/>
    </w:pPr>
    <w:rPr>
      <w:rFonts w:ascii="黑体" w:hAnsi="黑体" w:eastAsia="黑体" w:cs="黑体"/>
      <w:bCs/>
      <w:sz w:val="24"/>
      <w:szCs w:val="32"/>
    </w:rPr>
  </w:style>
  <w:style w:type="paragraph" w:styleId="5">
    <w:name w:val="heading 6"/>
    <w:basedOn w:val="1"/>
    <w:next w:val="1"/>
    <w:link w:val="34"/>
    <w:unhideWhenUsed/>
    <w:qFormat/>
    <w:uiPriority w:val="0"/>
    <w:pPr>
      <w:keepNext/>
      <w:keepLines/>
      <w:spacing w:before="240" w:after="64" w:line="317" w:lineRule="auto"/>
      <w:outlineLvl w:val="5"/>
    </w:pPr>
    <w:rPr>
      <w:rFonts w:ascii="Arial" w:hAnsi="Arial" w:eastAsia="黑体"/>
      <w:b/>
    </w:rPr>
  </w:style>
  <w:style w:type="paragraph" w:styleId="6">
    <w:name w:val="heading 7"/>
    <w:basedOn w:val="1"/>
    <w:next w:val="1"/>
    <w:link w:val="40"/>
    <w:semiHidden/>
    <w:unhideWhenUsed/>
    <w:qFormat/>
    <w:uiPriority w:val="9"/>
    <w:pPr>
      <w:keepNext/>
      <w:keepLines/>
      <w:spacing w:before="240" w:after="64" w:line="320" w:lineRule="auto"/>
      <w:outlineLvl w:val="6"/>
    </w:pPr>
    <w:rPr>
      <w:b/>
      <w:bCs/>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autoRedefine/>
    <w:unhideWhenUsed/>
    <w:qFormat/>
    <w:uiPriority w:val="39"/>
    <w:pPr>
      <w:ind w:left="1440"/>
      <w:jc w:val="left"/>
    </w:pPr>
    <w:rPr>
      <w:rFonts w:asciiTheme="minorHAnsi" w:eastAsiaTheme="minorHAnsi"/>
      <w:sz w:val="18"/>
      <w:szCs w:val="21"/>
    </w:rPr>
  </w:style>
  <w:style w:type="paragraph" w:styleId="8">
    <w:name w:val="caption"/>
    <w:basedOn w:val="1"/>
    <w:next w:val="1"/>
    <w:unhideWhenUsed/>
    <w:qFormat/>
    <w:uiPriority w:val="35"/>
    <w:pPr>
      <w:spacing w:line="240" w:lineRule="auto"/>
      <w:jc w:val="center"/>
    </w:pPr>
    <w:rPr>
      <w:rFonts w:eastAsia="楷体_GB2312" w:asciiTheme="majorBidi" w:hAnsiTheme="majorBidi" w:cstheme="majorBidi"/>
      <w:sz w:val="21"/>
      <w:szCs w:val="20"/>
    </w:rPr>
  </w:style>
  <w:style w:type="paragraph" w:styleId="9">
    <w:name w:val="annotation text"/>
    <w:basedOn w:val="1"/>
    <w:link w:val="38"/>
    <w:unhideWhenUsed/>
    <w:qFormat/>
    <w:uiPriority w:val="99"/>
    <w:pPr>
      <w:jc w:val="left"/>
    </w:pPr>
    <w:rPr>
      <w:rFonts w:asciiTheme="minorHAnsi" w:hAnsiTheme="minorHAnsi" w:eastAsiaTheme="minorEastAsia" w:cstheme="minorBidi"/>
      <w:szCs w:val="22"/>
    </w:rPr>
  </w:style>
  <w:style w:type="paragraph" w:styleId="10">
    <w:name w:val="toc 5"/>
    <w:basedOn w:val="1"/>
    <w:next w:val="1"/>
    <w:autoRedefine/>
    <w:unhideWhenUsed/>
    <w:qFormat/>
    <w:uiPriority w:val="39"/>
    <w:pPr>
      <w:ind w:left="960"/>
      <w:jc w:val="left"/>
    </w:pPr>
    <w:rPr>
      <w:rFonts w:asciiTheme="minorHAnsi" w:eastAsiaTheme="minorHAnsi"/>
      <w:sz w:val="18"/>
      <w:szCs w:val="21"/>
    </w:rPr>
  </w:style>
  <w:style w:type="paragraph" w:styleId="11">
    <w:name w:val="toc 3"/>
    <w:basedOn w:val="1"/>
    <w:next w:val="1"/>
    <w:autoRedefine/>
    <w:unhideWhenUsed/>
    <w:qFormat/>
    <w:uiPriority w:val="39"/>
    <w:pPr>
      <w:spacing w:line="300" w:lineRule="auto"/>
      <w:jc w:val="left"/>
    </w:pPr>
    <w:rPr>
      <w:iCs/>
    </w:rPr>
  </w:style>
  <w:style w:type="paragraph" w:styleId="12">
    <w:name w:val="toc 8"/>
    <w:basedOn w:val="1"/>
    <w:next w:val="1"/>
    <w:autoRedefine/>
    <w:unhideWhenUsed/>
    <w:qFormat/>
    <w:uiPriority w:val="39"/>
    <w:pPr>
      <w:ind w:left="1680"/>
      <w:jc w:val="left"/>
    </w:pPr>
    <w:rPr>
      <w:rFonts w:asciiTheme="minorHAnsi" w:eastAsiaTheme="minorHAnsi"/>
      <w:sz w:val="18"/>
      <w:szCs w:val="21"/>
    </w:rPr>
  </w:style>
  <w:style w:type="paragraph" w:styleId="13">
    <w:name w:val="Date"/>
    <w:basedOn w:val="1"/>
    <w:next w:val="1"/>
    <w:link w:val="48"/>
    <w:semiHidden/>
    <w:unhideWhenUsed/>
    <w:qFormat/>
    <w:uiPriority w:val="99"/>
    <w:pPr>
      <w:ind w:left="100" w:leftChars="2500"/>
    </w:pPr>
  </w:style>
  <w:style w:type="paragraph" w:styleId="14">
    <w:name w:val="footer"/>
    <w:basedOn w:val="1"/>
    <w:link w:val="33"/>
    <w:unhideWhenUsed/>
    <w:qFormat/>
    <w:uiPriority w:val="99"/>
    <w:pPr>
      <w:tabs>
        <w:tab w:val="center" w:pos="4153"/>
        <w:tab w:val="right" w:pos="8306"/>
      </w:tabs>
      <w:snapToGrid w:val="0"/>
      <w:jc w:val="left"/>
    </w:pPr>
    <w:rPr>
      <w:sz w:val="18"/>
      <w:szCs w:val="18"/>
    </w:rPr>
  </w:style>
  <w:style w:type="paragraph" w:styleId="15">
    <w:name w:val="header"/>
    <w:basedOn w:val="1"/>
    <w:link w:val="32"/>
    <w:unhideWhenUsed/>
    <w:qFormat/>
    <w:uiPriority w:val="99"/>
    <w:pPr>
      <w:tabs>
        <w:tab w:val="center" w:pos="4153"/>
        <w:tab w:val="right" w:pos="8306"/>
      </w:tabs>
      <w:snapToGrid w:val="0"/>
      <w:jc w:val="center"/>
    </w:pPr>
    <w:rPr>
      <w:sz w:val="18"/>
      <w:szCs w:val="18"/>
    </w:rPr>
  </w:style>
  <w:style w:type="paragraph" w:styleId="16">
    <w:name w:val="toc 1"/>
    <w:basedOn w:val="1"/>
    <w:next w:val="1"/>
    <w:autoRedefine/>
    <w:unhideWhenUsed/>
    <w:qFormat/>
    <w:uiPriority w:val="39"/>
    <w:pPr>
      <w:spacing w:line="300" w:lineRule="auto"/>
      <w:ind w:firstLine="0" w:firstLineChars="0"/>
      <w:jc w:val="left"/>
    </w:pPr>
    <w:rPr>
      <w:rFonts w:asciiTheme="majorBidi" w:hAnsiTheme="majorBidi"/>
      <w:bCs/>
      <w:caps/>
    </w:rPr>
  </w:style>
  <w:style w:type="paragraph" w:styleId="17">
    <w:name w:val="toc 4"/>
    <w:basedOn w:val="1"/>
    <w:next w:val="1"/>
    <w:autoRedefine/>
    <w:unhideWhenUsed/>
    <w:qFormat/>
    <w:uiPriority w:val="39"/>
    <w:pPr>
      <w:ind w:left="720"/>
      <w:jc w:val="left"/>
    </w:pPr>
    <w:rPr>
      <w:rFonts w:asciiTheme="minorHAnsi" w:eastAsiaTheme="minorHAnsi"/>
      <w:sz w:val="18"/>
      <w:szCs w:val="21"/>
    </w:rPr>
  </w:style>
  <w:style w:type="paragraph" w:styleId="18">
    <w:name w:val="toc 6"/>
    <w:basedOn w:val="1"/>
    <w:next w:val="1"/>
    <w:autoRedefine/>
    <w:unhideWhenUsed/>
    <w:qFormat/>
    <w:uiPriority w:val="39"/>
    <w:pPr>
      <w:ind w:left="1200"/>
      <w:jc w:val="left"/>
    </w:pPr>
    <w:rPr>
      <w:rFonts w:asciiTheme="minorHAnsi" w:eastAsiaTheme="minorHAnsi"/>
      <w:sz w:val="18"/>
      <w:szCs w:val="21"/>
    </w:rPr>
  </w:style>
  <w:style w:type="paragraph" w:styleId="19">
    <w:name w:val="table of figures"/>
    <w:basedOn w:val="1"/>
    <w:next w:val="1"/>
    <w:unhideWhenUsed/>
    <w:qFormat/>
    <w:uiPriority w:val="99"/>
    <w:pPr>
      <w:ind w:left="200" w:leftChars="200" w:hanging="200" w:hangingChars="200"/>
    </w:pPr>
  </w:style>
  <w:style w:type="paragraph" w:styleId="20">
    <w:name w:val="toc 2"/>
    <w:basedOn w:val="1"/>
    <w:next w:val="1"/>
    <w:autoRedefine/>
    <w:unhideWhenUsed/>
    <w:qFormat/>
    <w:uiPriority w:val="39"/>
    <w:pPr>
      <w:spacing w:line="300" w:lineRule="auto"/>
      <w:ind w:firstLine="100" w:firstLineChars="100"/>
      <w:jc w:val="left"/>
    </w:pPr>
    <w:rPr>
      <w:rFonts w:asciiTheme="majorBidi" w:hAnsiTheme="majorBidi"/>
      <w:smallCaps/>
    </w:rPr>
  </w:style>
  <w:style w:type="paragraph" w:styleId="21">
    <w:name w:val="toc 9"/>
    <w:basedOn w:val="1"/>
    <w:next w:val="1"/>
    <w:autoRedefine/>
    <w:unhideWhenUsed/>
    <w:qFormat/>
    <w:uiPriority w:val="39"/>
    <w:pPr>
      <w:ind w:left="1920"/>
      <w:jc w:val="left"/>
    </w:pPr>
    <w:rPr>
      <w:rFonts w:asciiTheme="minorHAnsi" w:eastAsiaTheme="minorHAnsi"/>
      <w:sz w:val="18"/>
      <w:szCs w:val="21"/>
    </w:rPr>
  </w:style>
  <w:style w:type="paragraph" w:styleId="22">
    <w:name w:val="HTML Preformatted"/>
    <w:basedOn w:val="1"/>
    <w:link w:val="46"/>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23">
    <w:name w:val="Normal (Web)"/>
    <w:basedOn w:val="1"/>
    <w:unhideWhenUsed/>
    <w:qFormat/>
    <w:uiPriority w:val="99"/>
    <w:pPr>
      <w:widowControl/>
      <w:spacing w:before="100" w:beforeAutospacing="1" w:after="100" w:afterAutospacing="1"/>
      <w:jc w:val="left"/>
    </w:pPr>
    <w:rPr>
      <w:rFonts w:ascii="宋体" w:hAnsi="宋体" w:cs="宋体"/>
      <w:kern w:val="0"/>
    </w:rPr>
  </w:style>
  <w:style w:type="paragraph" w:styleId="24">
    <w:name w:val="Title"/>
    <w:basedOn w:val="1"/>
    <w:link w:val="50"/>
    <w:qFormat/>
    <w:uiPriority w:val="0"/>
    <w:pPr>
      <w:spacing w:before="240" w:after="60"/>
      <w:jc w:val="center"/>
      <w:outlineLvl w:val="0"/>
    </w:pPr>
    <w:rPr>
      <w:rFonts w:ascii="Arial" w:hAnsi="Arial" w:cs="Arial"/>
      <w:b/>
      <w:bCs/>
      <w:sz w:val="32"/>
      <w:szCs w:val="32"/>
    </w:rPr>
  </w:style>
  <w:style w:type="paragraph" w:styleId="25">
    <w:name w:val="annotation subject"/>
    <w:basedOn w:val="9"/>
    <w:next w:val="9"/>
    <w:link w:val="47"/>
    <w:semiHidden/>
    <w:unhideWhenUsed/>
    <w:qFormat/>
    <w:uiPriority w:val="99"/>
    <w:rPr>
      <w:rFonts w:ascii="Times New Roman" w:hAnsi="Times New Roman" w:eastAsia="宋体" w:cs="Times New Roman"/>
      <w:b/>
      <w:bCs/>
      <w:szCs w:val="20"/>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page number"/>
    <w:basedOn w:val="28"/>
    <w:semiHidden/>
    <w:unhideWhenUsed/>
    <w:qFormat/>
    <w:uiPriority w:val="99"/>
  </w:style>
  <w:style w:type="character" w:styleId="30">
    <w:name w:val="Hyperlink"/>
    <w:basedOn w:val="28"/>
    <w:unhideWhenUsed/>
    <w:qFormat/>
    <w:uiPriority w:val="99"/>
    <w:rPr>
      <w:color w:val="0563C1" w:themeColor="hyperlink"/>
      <w:u w:val="single"/>
      <w14:textFill>
        <w14:solidFill>
          <w14:schemeClr w14:val="hlink"/>
        </w14:solidFill>
      </w14:textFill>
    </w:rPr>
  </w:style>
  <w:style w:type="character" w:styleId="31">
    <w:name w:val="annotation reference"/>
    <w:basedOn w:val="28"/>
    <w:semiHidden/>
    <w:unhideWhenUsed/>
    <w:qFormat/>
    <w:uiPriority w:val="99"/>
    <w:rPr>
      <w:sz w:val="21"/>
      <w:szCs w:val="21"/>
    </w:rPr>
  </w:style>
  <w:style w:type="character" w:customStyle="1" w:styleId="32">
    <w:name w:val="页眉 字符"/>
    <w:basedOn w:val="28"/>
    <w:link w:val="15"/>
    <w:qFormat/>
    <w:uiPriority w:val="99"/>
    <w:rPr>
      <w:sz w:val="18"/>
      <w:szCs w:val="18"/>
    </w:rPr>
  </w:style>
  <w:style w:type="character" w:customStyle="1" w:styleId="33">
    <w:name w:val="页脚 字符"/>
    <w:basedOn w:val="28"/>
    <w:link w:val="14"/>
    <w:qFormat/>
    <w:uiPriority w:val="99"/>
    <w:rPr>
      <w:sz w:val="18"/>
      <w:szCs w:val="18"/>
    </w:rPr>
  </w:style>
  <w:style w:type="character" w:customStyle="1" w:styleId="34">
    <w:name w:val="标题 6 字符"/>
    <w:basedOn w:val="28"/>
    <w:link w:val="5"/>
    <w:qFormat/>
    <w:uiPriority w:val="0"/>
    <w:rPr>
      <w:rFonts w:ascii="Arial" w:hAnsi="Arial" w:eastAsia="黑体" w:cs="Times New Roman"/>
      <w:b/>
      <w:sz w:val="24"/>
      <w:szCs w:val="20"/>
    </w:rPr>
  </w:style>
  <w:style w:type="paragraph" w:customStyle="1" w:styleId="35">
    <w:name w:val="论文正文"/>
    <w:basedOn w:val="1"/>
    <w:qFormat/>
    <w:uiPriority w:val="0"/>
    <w:pPr>
      <w:spacing w:line="300" w:lineRule="auto"/>
      <w:ind w:firstLine="480"/>
    </w:pPr>
  </w:style>
  <w:style w:type="character" w:customStyle="1" w:styleId="36">
    <w:name w:val="标题 2 字符"/>
    <w:basedOn w:val="28"/>
    <w:link w:val="3"/>
    <w:qFormat/>
    <w:uiPriority w:val="0"/>
    <w:rPr>
      <w:rFonts w:ascii="Times New Roman" w:hAnsi="Times New Roman" w:eastAsia="黑体" w:cstheme="majorBidi"/>
      <w:bCs/>
      <w:sz w:val="28"/>
      <w:szCs w:val="28"/>
    </w:rPr>
  </w:style>
  <w:style w:type="paragraph" w:customStyle="1" w:styleId="37">
    <w:name w:val="paragraph"/>
    <w:basedOn w:val="1"/>
    <w:semiHidden/>
    <w:qFormat/>
    <w:uiPriority w:val="0"/>
    <w:pPr>
      <w:widowControl/>
      <w:spacing w:before="100" w:beforeAutospacing="1" w:after="100" w:afterAutospacing="1"/>
      <w:jc w:val="left"/>
    </w:pPr>
    <w:rPr>
      <w:rFonts w:ascii="等线" w:hAnsi="等线" w:eastAsia="等线"/>
      <w:kern w:val="0"/>
    </w:rPr>
  </w:style>
  <w:style w:type="character" w:customStyle="1" w:styleId="38">
    <w:name w:val="批注文字 字符"/>
    <w:basedOn w:val="28"/>
    <w:link w:val="9"/>
    <w:qFormat/>
    <w:uiPriority w:val="99"/>
  </w:style>
  <w:style w:type="character" w:customStyle="1" w:styleId="39">
    <w:name w:val="abstract-text"/>
    <w:basedOn w:val="28"/>
    <w:qFormat/>
    <w:uiPriority w:val="0"/>
  </w:style>
  <w:style w:type="character" w:customStyle="1" w:styleId="40">
    <w:name w:val="标题 7 字符"/>
    <w:basedOn w:val="28"/>
    <w:link w:val="6"/>
    <w:semiHidden/>
    <w:qFormat/>
    <w:uiPriority w:val="9"/>
    <w:rPr>
      <w:rFonts w:ascii="Times New Roman" w:hAnsi="Times New Roman" w:eastAsia="宋体" w:cs="Times New Roman"/>
      <w:b/>
      <w:bCs/>
      <w:sz w:val="24"/>
      <w:szCs w:val="24"/>
    </w:rPr>
  </w:style>
  <w:style w:type="character" w:customStyle="1" w:styleId="41">
    <w:name w:val="标题 3 字符"/>
    <w:link w:val="4"/>
    <w:qFormat/>
    <w:uiPriority w:val="9"/>
    <w:rPr>
      <w:rFonts w:ascii="黑体" w:hAnsi="黑体" w:eastAsia="黑体" w:cs="黑体"/>
      <w:bCs/>
      <w:kern w:val="2"/>
      <w:sz w:val="24"/>
      <w:szCs w:val="32"/>
      <w:lang w:val="en-US" w:eastAsia="zh-CN" w:bidi="ar-SA"/>
    </w:rPr>
  </w:style>
  <w:style w:type="paragraph" w:styleId="42">
    <w:name w:val="List Paragraph"/>
    <w:basedOn w:val="1"/>
    <w:qFormat/>
    <w:uiPriority w:val="34"/>
    <w:pPr>
      <w:ind w:firstLine="420"/>
    </w:pPr>
    <w:rPr>
      <w:rFonts w:cstheme="minorBidi"/>
      <w:szCs w:val="22"/>
    </w:rPr>
  </w:style>
  <w:style w:type="paragraph" w:customStyle="1" w:styleId="43">
    <w:name w:val="公式"/>
    <w:basedOn w:val="1"/>
    <w:link w:val="44"/>
    <w:qFormat/>
    <w:uiPriority w:val="0"/>
    <w:pPr>
      <w:tabs>
        <w:tab w:val="center" w:pos="4200"/>
        <w:tab w:val="right" w:pos="7560"/>
      </w:tabs>
      <w:jc w:val="center"/>
    </w:pPr>
    <w:rPr>
      <w:rFonts w:asciiTheme="minorHAnsi" w:hAnsiTheme="minorHAnsi" w:eastAsiaTheme="minorEastAsia" w:cstheme="minorBidi"/>
      <w:szCs w:val="22"/>
    </w:rPr>
  </w:style>
  <w:style w:type="character" w:customStyle="1" w:styleId="44">
    <w:name w:val="公式 字符"/>
    <w:basedOn w:val="28"/>
    <w:link w:val="43"/>
    <w:qFormat/>
    <w:uiPriority w:val="0"/>
  </w:style>
  <w:style w:type="character" w:customStyle="1" w:styleId="45">
    <w:name w:val="mord"/>
    <w:basedOn w:val="28"/>
    <w:qFormat/>
    <w:uiPriority w:val="0"/>
  </w:style>
  <w:style w:type="character" w:customStyle="1" w:styleId="46">
    <w:name w:val="HTML 预设格式 字符"/>
    <w:basedOn w:val="28"/>
    <w:link w:val="22"/>
    <w:qFormat/>
    <w:uiPriority w:val="99"/>
    <w:rPr>
      <w:rFonts w:ascii="宋体" w:hAnsi="宋体" w:eastAsia="宋体" w:cs="宋体"/>
      <w:kern w:val="0"/>
      <w:sz w:val="24"/>
      <w:szCs w:val="24"/>
    </w:rPr>
  </w:style>
  <w:style w:type="character" w:customStyle="1" w:styleId="47">
    <w:name w:val="批注主题 字符"/>
    <w:basedOn w:val="38"/>
    <w:link w:val="25"/>
    <w:semiHidden/>
    <w:qFormat/>
    <w:uiPriority w:val="99"/>
    <w:rPr>
      <w:rFonts w:ascii="Times New Roman" w:hAnsi="Times New Roman" w:eastAsia="宋体" w:cs="Times New Roman"/>
      <w:b/>
      <w:bCs/>
      <w:szCs w:val="20"/>
    </w:rPr>
  </w:style>
  <w:style w:type="character" w:customStyle="1" w:styleId="48">
    <w:name w:val="日期 字符"/>
    <w:basedOn w:val="28"/>
    <w:link w:val="13"/>
    <w:semiHidden/>
    <w:qFormat/>
    <w:uiPriority w:val="99"/>
    <w:rPr>
      <w:rFonts w:ascii="Times New Roman" w:hAnsi="Times New Roman" w:eastAsia="宋体" w:cs="Times New Roman"/>
      <w:szCs w:val="20"/>
    </w:rPr>
  </w:style>
  <w:style w:type="character" w:styleId="49">
    <w:name w:val="Placeholder Text"/>
    <w:basedOn w:val="28"/>
    <w:semiHidden/>
    <w:qFormat/>
    <w:uiPriority w:val="99"/>
    <w:rPr>
      <w:color w:val="666666"/>
    </w:rPr>
  </w:style>
  <w:style w:type="character" w:customStyle="1" w:styleId="50">
    <w:name w:val="标题 字符"/>
    <w:basedOn w:val="28"/>
    <w:link w:val="24"/>
    <w:qFormat/>
    <w:uiPriority w:val="0"/>
    <w:rPr>
      <w:rFonts w:ascii="Arial" w:hAnsi="Arial" w:eastAsia="宋体" w:cs="Arial"/>
      <w:b/>
      <w:bCs/>
      <w:sz w:val="32"/>
      <w:szCs w:val="32"/>
    </w:rPr>
  </w:style>
  <w:style w:type="character" w:customStyle="1" w:styleId="51">
    <w:name w:val="标题 1 字符"/>
    <w:basedOn w:val="28"/>
    <w:link w:val="2"/>
    <w:qFormat/>
    <w:uiPriority w:val="0"/>
    <w:rPr>
      <w:rFonts w:ascii="Times New Roman" w:hAnsi="Times New Roman" w:eastAsia="黑体" w:cs="Times New Roman"/>
      <w:bCs/>
      <w:kern w:val="44"/>
      <w:sz w:val="32"/>
      <w:szCs w:val="44"/>
    </w:rPr>
  </w:style>
  <w:style w:type="paragraph" w:customStyle="1" w:styleId="52">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2F5597" w:themeColor="accent1" w:themeShade="BF"/>
      <w:kern w:val="0"/>
      <w:szCs w:val="32"/>
    </w:rPr>
  </w:style>
  <w:style w:type="paragraph" w:customStyle="1" w:styleId="53">
    <w:name w:val="摘要内容"/>
    <w:basedOn w:val="1"/>
    <w:qFormat/>
    <w:uiPriority w:val="0"/>
    <w:pPr>
      <w:spacing w:line="300" w:lineRule="auto"/>
      <w:ind w:firstLine="560"/>
    </w:pPr>
    <w:rPr>
      <w:sz w:val="28"/>
    </w:rPr>
  </w:style>
  <w:style w:type="character" w:customStyle="1" w:styleId="54">
    <w:name w:val="关键词"/>
    <w:qFormat/>
    <w:uiPriority w:val="0"/>
    <w:rPr>
      <w:rFonts w:ascii="黑体" w:hAnsi="黑体" w:eastAsia="黑体"/>
      <w:bCs/>
      <w:sz w:val="28"/>
    </w:rPr>
  </w:style>
  <w:style w:type="character" w:customStyle="1" w:styleId="55">
    <w:name w:val="关键词内容 Char"/>
    <w:link w:val="56"/>
    <w:qFormat/>
    <w:uiPriority w:val="0"/>
    <w:rPr>
      <w:sz w:val="28"/>
      <w:szCs w:val="28"/>
    </w:rPr>
  </w:style>
  <w:style w:type="paragraph" w:customStyle="1" w:styleId="56">
    <w:name w:val="关键词内容"/>
    <w:basedOn w:val="1"/>
    <w:link w:val="55"/>
    <w:qFormat/>
    <w:uiPriority w:val="0"/>
    <w:pPr>
      <w:ind w:left="2624" w:hanging="2624" w:hangingChars="937"/>
    </w:pPr>
    <w:rPr>
      <w:rFonts w:asciiTheme="minorHAnsi" w:hAnsiTheme="minorHAnsi" w:eastAsiaTheme="minorEastAsia" w:cstheme="minorBidi"/>
      <w:sz w:val="28"/>
      <w:szCs w:val="28"/>
    </w:rPr>
  </w:style>
  <w:style w:type="character" w:customStyle="1" w:styleId="57">
    <w:name w:val="英文封面-表单项"/>
    <w:qFormat/>
    <w:uiPriority w:val="0"/>
    <w:rPr>
      <w:rFonts w:ascii="Times New Roman" w:hAnsi="Times New Roman"/>
      <w:b/>
      <w:bCs/>
      <w:sz w:val="28"/>
    </w:rPr>
  </w:style>
  <w:style w:type="paragraph" w:customStyle="1" w:styleId="58">
    <w:name w:val="英文封面-表单内容"/>
    <w:basedOn w:val="1"/>
    <w:next w:val="1"/>
    <w:qFormat/>
    <w:uiPriority w:val="0"/>
    <w:pPr>
      <w:spacing w:before="120" w:after="120" w:line="240" w:lineRule="auto"/>
      <w:ind w:firstLine="0" w:firstLineChars="0"/>
    </w:pPr>
    <w:rPr>
      <w:sz w:val="28"/>
    </w:rPr>
  </w:style>
  <w:style w:type="paragraph" w:customStyle="1" w:styleId="59">
    <w:name w:val="表-中文题注"/>
    <w:basedOn w:val="1"/>
    <w:qFormat/>
    <w:uiPriority w:val="0"/>
    <w:pPr>
      <w:spacing w:line="240" w:lineRule="auto"/>
      <w:ind w:firstLine="0" w:firstLineChars="0"/>
      <w:jc w:val="center"/>
    </w:pPr>
    <w:rPr>
      <w:rFonts w:eastAsia="楷体_GB2312"/>
      <w:sz w:val="21"/>
    </w:rPr>
  </w:style>
  <w:style w:type="paragraph" w:customStyle="1" w:styleId="60">
    <w:name w:val="表-英文题注"/>
    <w:basedOn w:val="8"/>
    <w:qFormat/>
    <w:uiPriority w:val="0"/>
    <w:pPr>
      <w:ind w:firstLine="0" w:firstLineChars="0"/>
    </w:pPr>
    <w:rPr>
      <w:rFonts w:ascii="Times New Roman" w:hAnsi="Times New Roman" w:eastAsia="Times New Roman" w:cs="Arial"/>
    </w:rPr>
  </w:style>
  <w:style w:type="paragraph" w:customStyle="1" w:styleId="61">
    <w:name w:val="图-中文题注"/>
    <w:basedOn w:val="8"/>
    <w:qFormat/>
    <w:uiPriority w:val="0"/>
    <w:pPr>
      <w:ind w:firstLine="0" w:firstLineChars="0"/>
    </w:pPr>
    <w:rPr>
      <w:rFonts w:ascii="Times New Roman" w:hAnsi="Times New Roman" w:cs="Arial"/>
    </w:rPr>
  </w:style>
  <w:style w:type="paragraph" w:customStyle="1" w:styleId="62">
    <w:name w:val="参考文献内容"/>
    <w:basedOn w:val="1"/>
    <w:qFormat/>
    <w:uiPriority w:val="0"/>
    <w:pPr>
      <w:spacing w:line="300" w:lineRule="auto"/>
      <w:ind w:firstLine="0" w:firstLineChars="0"/>
    </w:pPr>
  </w:style>
  <w:style w:type="paragraph" w:customStyle="1" w:styleId="63">
    <w:name w:val="Revision"/>
    <w:hidden/>
    <w:semiHidden/>
    <w:qFormat/>
    <w:uiPriority w:val="99"/>
    <w:rPr>
      <w:rFonts w:ascii="Times New Roman" w:hAnsi="Times New Roman" w:eastAsia="宋体" w:cs="Times New Roman"/>
      <w:kern w:val="2"/>
      <w:sz w:val="24"/>
      <w:szCs w:val="24"/>
      <w:lang w:val="en-US" w:eastAsia="zh-CN" w:bidi="ar-SA"/>
    </w:rPr>
  </w:style>
  <w:style w:type="paragraph" w:customStyle="1" w:styleId="64">
    <w:name w:val="样式1"/>
    <w:basedOn w:val="1"/>
    <w:next w:val="1"/>
    <w:uiPriority w:val="0"/>
    <w:pPr>
      <w:keepNext/>
      <w:keepLines/>
      <w:spacing w:before="170" w:after="170" w:line="240" w:lineRule="auto"/>
      <w:ind w:firstLine="0" w:firstLineChars="0"/>
      <w:jc w:val="left"/>
      <w:outlineLvl w:val="2"/>
    </w:pPr>
    <w:rPr>
      <w:rFonts w:hint="eastAsia" w:ascii="黑体" w:hAnsi="黑体" w:eastAsia="黑体" w:cs="黑体"/>
      <w:bCs/>
      <w:color w:val="000000" w:themeColor="text1"/>
      <w14:textFill>
        <w14:solidFill>
          <w14:schemeClr w14:val="tx1"/>
        </w14:solidFill>
      </w14:textFill>
    </w:rPr>
  </w:style>
  <w:style w:type="paragraph" w:customStyle="1" w:styleId="65">
    <w:name w:val="样式2"/>
    <w:basedOn w:val="1"/>
    <w:next w:val="1"/>
    <w:uiPriority w:val="0"/>
    <w:pPr>
      <w:keepNext/>
      <w:keepLines/>
      <w:spacing w:before="170" w:after="170" w:line="240" w:lineRule="auto"/>
      <w:ind w:firstLine="0" w:firstLineChars="0"/>
      <w:jc w:val="left"/>
      <w:outlineLvl w:val="2"/>
    </w:pPr>
    <w:rPr>
      <w:rFonts w:hint="eastAsia" w:eastAsia="黑体"/>
      <w:bCs/>
      <w:szCs w:val="32"/>
    </w:rPr>
  </w:style>
</w:styles>
</file>

<file path=word/_rels/document.xml.rels><?xml version='1.0' encoding='UTF-8' standalone='yes'?>
<Relationships xmlns="http://schemas.openxmlformats.org/package/2006/relationships"><Relationship Id="rId92" Type="http://schemas.microsoft.com/office/2011/relationships/people" Target="people.xml"/><Relationship Id="rId91" Type="http://schemas.openxmlformats.org/officeDocument/2006/relationships/fontTable" Target="fontTable.xml"/><Relationship Id="rId90" Type="http://schemas.openxmlformats.org/officeDocument/2006/relationships/customXml" Target="../customXml/item2.xml"/><Relationship Id="rId9" Type="http://schemas.openxmlformats.org/officeDocument/2006/relationships/footer" Target="footer2.xml"/><Relationship Id="rId89" Type="http://schemas.openxmlformats.org/officeDocument/2006/relationships/numbering" Target="numbering.xml"/><Relationship Id="rId88" Type="http://schemas.openxmlformats.org/officeDocument/2006/relationships/customXml" Target="../customXml/item1.xml"/><Relationship Id="rId87" Type="http://schemas.openxmlformats.org/officeDocument/2006/relationships/image" Target="media/image33.png"/><Relationship Id="rId86" Type="http://schemas.openxmlformats.org/officeDocument/2006/relationships/image" Target="media/image32.png"/><Relationship Id="rId85" Type="http://schemas.openxmlformats.org/officeDocument/2006/relationships/image" Target="media/image31.png"/><Relationship Id="rId84" Type="http://schemas.openxmlformats.org/officeDocument/2006/relationships/image" Target="media/image30.png"/><Relationship Id="rId83" Type="http://schemas.openxmlformats.org/officeDocument/2006/relationships/image" Target="media/image29.png"/><Relationship Id="rId82" Type="http://schemas.openxmlformats.org/officeDocument/2006/relationships/image" Target="media/image28.png"/><Relationship Id="rId81" Type="http://schemas.openxmlformats.org/officeDocument/2006/relationships/image" Target="media/image27.png"/><Relationship Id="rId80" Type="http://schemas.openxmlformats.org/officeDocument/2006/relationships/image" Target="media/image26.png"/><Relationship Id="rId8" Type="http://schemas.openxmlformats.org/officeDocument/2006/relationships/footer" Target="footer1.xml"/><Relationship Id="rId79" Type="http://schemas.openxmlformats.org/officeDocument/2006/relationships/image" Target="media/image25.png"/><Relationship Id="rId78" Type="http://schemas.openxmlformats.org/officeDocument/2006/relationships/image" Target="media/image24.png"/><Relationship Id="rId77" Type="http://schemas.openxmlformats.org/officeDocument/2006/relationships/image" Target="media/image23.png"/><Relationship Id="rId76" Type="http://schemas.openxmlformats.org/officeDocument/2006/relationships/image" Target="media/image22.png"/><Relationship Id="rId75" Type="http://schemas.openxmlformats.org/officeDocument/2006/relationships/image" Target="media/image21.png"/><Relationship Id="rId74" Type="http://schemas.openxmlformats.org/officeDocument/2006/relationships/image" Target="media/image20.png"/><Relationship Id="rId73" Type="http://schemas.openxmlformats.org/officeDocument/2006/relationships/image" Target="media/image19.png"/><Relationship Id="rId72" Type="http://schemas.openxmlformats.org/officeDocument/2006/relationships/image" Target="media/image18.png"/><Relationship Id="rId71" Type="http://schemas.openxmlformats.org/officeDocument/2006/relationships/image" Target="media/image17.png"/><Relationship Id="rId70" Type="http://schemas.openxmlformats.org/officeDocument/2006/relationships/image" Target="media/image16.png"/><Relationship Id="rId7" Type="http://schemas.openxmlformats.org/officeDocument/2006/relationships/header" Target="header3.xml"/><Relationship Id="rId69" Type="http://schemas.openxmlformats.org/officeDocument/2006/relationships/image" Target="media/image15.png"/><Relationship Id="rId68" Type="http://schemas.openxmlformats.org/officeDocument/2006/relationships/image" Target="media/image14.png"/><Relationship Id="rId67" Type="http://schemas.openxmlformats.org/officeDocument/2006/relationships/image" Target="media/image13.png"/><Relationship Id="rId66" Type="http://schemas.openxmlformats.org/officeDocument/2006/relationships/image" Target="media/image12.png"/><Relationship Id="rId65" Type="http://schemas.openxmlformats.org/officeDocument/2006/relationships/image" Target="media/image11.png"/><Relationship Id="rId64" Type="http://schemas.openxmlformats.org/officeDocument/2006/relationships/image" Target="media/image10.png"/><Relationship Id="rId63" Type="http://schemas.openxmlformats.org/officeDocument/2006/relationships/image" Target="media/image9.png"/><Relationship Id="rId62" Type="http://schemas.openxmlformats.org/officeDocument/2006/relationships/image" Target="media/image8.png"/><Relationship Id="rId61" Type="http://schemas.openxmlformats.org/officeDocument/2006/relationships/image" Target="media/image7.png"/><Relationship Id="rId60" Type="http://schemas.openxmlformats.org/officeDocument/2006/relationships/image" Target="media/image6.png"/><Relationship Id="rId6" Type="http://schemas.openxmlformats.org/officeDocument/2006/relationships/header" Target="header2.xml"/><Relationship Id="rId59" Type="http://schemas.openxmlformats.org/officeDocument/2006/relationships/image" Target="media/image5.png"/><Relationship Id="rId58" Type="http://schemas.openxmlformats.org/officeDocument/2006/relationships/image" Target="media/image4.png"/><Relationship Id="rId57" Type="http://schemas.openxmlformats.org/officeDocument/2006/relationships/image" Target="media/image3.jpeg"/><Relationship Id="rId56" Type="http://schemas.openxmlformats.org/officeDocument/2006/relationships/image" Target="media/image2.png"/><Relationship Id="rId55" Type="http://schemas.openxmlformats.org/officeDocument/2006/relationships/image" Target="media/image1.png"/><Relationship Id="rId54" Type="http://schemas.openxmlformats.org/officeDocument/2006/relationships/theme" Target="theme/theme1.xml"/><Relationship Id="rId53" Type="http://schemas.openxmlformats.org/officeDocument/2006/relationships/header" Target="header37.xml"/><Relationship Id="rId52" Type="http://schemas.openxmlformats.org/officeDocument/2006/relationships/header" Target="header36.xml"/><Relationship Id="rId51" Type="http://schemas.openxmlformats.org/officeDocument/2006/relationships/footer" Target="footer12.xml"/><Relationship Id="rId50" Type="http://schemas.openxmlformats.org/officeDocument/2006/relationships/footer" Target="footer11.xml"/><Relationship Id="rId5" Type="http://schemas.openxmlformats.org/officeDocument/2006/relationships/header" Target="header1.xml"/><Relationship Id="rId49" Type="http://schemas.openxmlformats.org/officeDocument/2006/relationships/footer" Target="footer10.xml"/><Relationship Id="rId48" Type="http://schemas.openxmlformats.org/officeDocument/2006/relationships/header" Target="header35.xml"/><Relationship Id="rId47" Type="http://schemas.openxmlformats.org/officeDocument/2006/relationships/header" Target="header34.xml"/><Relationship Id="rId46" Type="http://schemas.openxmlformats.org/officeDocument/2006/relationships/header" Target="header33.xml"/><Relationship Id="rId45" Type="http://schemas.openxmlformats.org/officeDocument/2006/relationships/header" Target="header32.xml"/><Relationship Id="rId44" Type="http://schemas.openxmlformats.org/officeDocument/2006/relationships/header" Target="header31.xml"/><Relationship Id="rId43" Type="http://schemas.openxmlformats.org/officeDocument/2006/relationships/header" Target="header30.xml"/><Relationship Id="rId42" Type="http://schemas.openxmlformats.org/officeDocument/2006/relationships/header" Target="header29.xml"/><Relationship Id="rId41" Type="http://schemas.openxmlformats.org/officeDocument/2006/relationships/header" Target="header28.xml"/><Relationship Id="rId40" Type="http://schemas.openxmlformats.org/officeDocument/2006/relationships/header" Target="header27.xml"/><Relationship Id="rId4" Type="http://schemas.openxmlformats.org/officeDocument/2006/relationships/endnotes" Target="endnotes.xml"/><Relationship Id="rId39" Type="http://schemas.openxmlformats.org/officeDocument/2006/relationships/header" Target="header26.xml"/><Relationship Id="rId38" Type="http://schemas.openxmlformats.org/officeDocument/2006/relationships/header" Target="header25.xml"/><Relationship Id="rId37" Type="http://schemas.openxmlformats.org/officeDocument/2006/relationships/header" Target="header24.xml"/><Relationship Id="rId36" Type="http://schemas.openxmlformats.org/officeDocument/2006/relationships/header" Target="header23.xml"/><Relationship Id="rId35" Type="http://schemas.openxmlformats.org/officeDocument/2006/relationships/header" Target="header22.xml"/><Relationship Id="rId34" Type="http://schemas.openxmlformats.org/officeDocument/2006/relationships/header" Target="header21.xml"/><Relationship Id="rId33" Type="http://schemas.openxmlformats.org/officeDocument/2006/relationships/footer" Target="footer9.xml"/><Relationship Id="rId32" Type="http://schemas.openxmlformats.org/officeDocument/2006/relationships/header" Target="header20.xml"/><Relationship Id="rId31" Type="http://schemas.openxmlformats.org/officeDocument/2006/relationships/header" Target="header19.xml"/><Relationship Id="rId30" Type="http://schemas.openxmlformats.org/officeDocument/2006/relationships/header" Target="header18.xml"/><Relationship Id="rId3" Type="http://schemas.openxmlformats.org/officeDocument/2006/relationships/footnotes" Target="footnotes.xml"/><Relationship Id="rId29" Type="http://schemas.openxmlformats.org/officeDocument/2006/relationships/header" Target="header17.xml"/><Relationship Id="rId28" Type="http://schemas.openxmlformats.org/officeDocument/2006/relationships/header" Target="header16.xml"/><Relationship Id="rId27" Type="http://schemas.openxmlformats.org/officeDocument/2006/relationships/header" Target="header15.xml"/><Relationship Id="rId26" Type="http://schemas.openxmlformats.org/officeDocument/2006/relationships/header" Target="header14.xml"/><Relationship Id="rId25" Type="http://schemas.openxmlformats.org/officeDocument/2006/relationships/header" Target="header13.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header" Target="header10.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 Id="rId93"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D9983AC-82C9-4C1F-93F0-CABDB0F3B153}">
  <ds:schemaRefs/>
</ds:datastoreItem>
</file>

<file path=docProps/app.xml><?xml version="1.0" encoding="utf-8"?>
<Properties xmlns="http://schemas.openxmlformats.org/officeDocument/2006/extended-properties" xmlns:vt="http://schemas.openxmlformats.org/officeDocument/2006/docPropsVTypes">
  <Template>Normal.dotm</Template>
  <Pages>91</Pages>
  <Words>3226</Words>
  <Characters>7624</Characters>
  <Lines>563</Lines>
  <Paragraphs>158</Paragraphs>
  <TotalTime>826</TotalTime>
  <ScaleCrop>false</ScaleCrop>
  <LinksUpToDate>false</LinksUpToDate>
  <CharactersWithSpaces>8663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2025-03-15T03:56:00Z</dcterms:created>
  <dc:creator>梓馨 李</dc:creator>
  <cp:lastModifiedBy>摘星</cp:lastModifiedBy>
  <dcterms:modified xsi:type="dcterms:W3CDTF">2025-12-22T03:27:35Z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C9B0C05469DE4BBBAF27F774E1C39A39_13</vt:lpwstr>
  </property>
  <property fmtid="{D5CDD505-2E9C-101B-9397-08002B2CF9AE}" pid="4" name="KSOTemplateDocerSaveRecord">
    <vt:lpwstr>eyJoZGlkIjoiNTUzYjczMzMzOTMxNTUwODJmNGJhMzJhNTNkOWZlN2EiLCJ1c2VySWQiOiIxMTY0OTc2MTcyIn0=</vt:lpwstr>
  </property>
</Properties>
</file>